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media/image19.wmf" ContentType="image/x-wmf"/>
  <Override PartName="/word/media/image21.gif" ContentType="image/gif"/>
  <Override PartName="/word/diagrams/data18.xml" ContentType="application/vnd.openxmlformats-officedocument.drawingml.diagramData+xml"/>
  <Override PartName="/word/diagrams/colors33.xml" ContentType="application/vnd.openxmlformats-officedocument.drawingml.diagramColors+xml"/>
  <Override PartName="/word/diagrams/drawing33.xml" ContentType="application/vnd.ms-office.drawingml.diagramDrawing+xml"/>
  <Override PartName="/word/diagrams/layout18.xml" ContentType="application/vnd.openxmlformats-officedocument.drawingml.diagramLayout+xml"/>
  <Override PartName="/word/diagrams/colors18.xml" ContentType="application/vnd.openxmlformats-officedocument.drawingml.diagramColors+xml"/>
  <Override PartName="/word/diagrams/drawing18.xml" ContentType="application/vnd.ms-office.drawingml.diagramDrawing+xml"/>
  <Override PartName="/word/diagrams/quickStyle18.xml" ContentType="application/vnd.openxmlformats-officedocument.drawingml.diagramStyle+xml"/>
  <Override PartName="/word/diagrams/quickStyle33.xml" ContentType="application/vnd.openxmlformats-officedocument.drawingml.diagramStyle+xml"/>
  <Override PartName="/word/diagrams/data33.xml" ContentType="application/vnd.openxmlformats-officedocument.drawingml.diagramData+xml"/>
  <Override PartName="/word/diagrams/layout33.xml" ContentType="application/vnd.openxmlformats-officedocument.drawingml.diagramLayout+xml"/>
  <Override PartName="/word/comments.xml" ContentType="application/vnd.openxmlformats-officedocument.wordprocessingml.comments+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0"/>
            <w:ind w:hanging="0" w:start="0"/>
            <w:rPr>
              <w:rFonts w:ascii="Calibri" w:hAnsi="Calibri" w:cs="Calibri" w:asciiTheme="minorHAnsi" w:cstheme="minorHAnsi" w:hAnsiTheme="minorHAnsi"/>
            </w:rPr>
          </w:pPr>
          <w:bookmarkStart w:id="0" w:name="_Toc418493983"/>
          <w:bookmarkStart w:id="1" w:name="_Toc378604371"/>
          <w:bookmarkStart w:id="2" w:name="_Toc513535583"/>
          <w:bookmarkStart w:id="3" w:name="_Toc483909787"/>
          <w:r>
            <w:rPr>
              <w:rFonts w:cs="Calibri" w:ascii="Calibri" w:hAnsi="Calibri" w:asciiTheme="minorHAnsi" w:cstheme="minorHAnsi" w:hAnsiTheme="minorHAnsi"/>
            </w:rPr>
            <w:t>Table of Contents</w:t>
          </w:r>
        </w:p>
        <w:p>
          <w:pPr>
            <w:pStyle w:val="TOC1"/>
            <w:rPr>
              <w:rFonts w:ascii="Calibri" w:hAnsi="Calibri" w:eastAsia="" w:cs="" w:asciiTheme="minorHAnsi" w:cstheme="minorBidi" w:eastAsiaTheme="minorEastAsia" w:hAnsiTheme="minorHAnsi"/>
              <w:b w:val="false"/>
              <w:bCs w:val="false"/>
              <w:color w:val="auto"/>
              <w:sz w:val="22"/>
              <w:szCs w:val="22"/>
              <w:lang w:eastAsia="en-US"/>
            </w:rPr>
          </w:pPr>
          <w:r>
            <w:fldChar w:fldCharType="begin"/>
          </w:r>
          <w:r>
            <w:rPr>
              <w:rStyle w:val="IndexLink"/>
              <w:webHidden/>
            </w:rPr>
            <w:instrText xml:space="preserve"> TOC \z \o "1-4" \u \h</w:instrText>
          </w:r>
          <w:r>
            <w:rPr>
              <w:rStyle w:val="IndexLink"/>
              <w:webHidden/>
            </w:rPr>
            <w:fldChar w:fldCharType="separate"/>
          </w:r>
          <w:hyperlink w:anchor="_Toc514930965">
            <w:r>
              <w:rPr>
                <w:rStyle w:val="IndexLink"/>
                <w:webHidden/>
              </w:rPr>
              <w:t>Foreword</w:t>
            </w:r>
            <w:r>
              <w:rPr>
                <w:webHidden/>
              </w:rPr>
              <w:fldChar w:fldCharType="begin"/>
            </w:r>
            <w:r>
              <w:rPr>
                <w:webHidden/>
              </w:rPr>
              <w:instrText xml:space="preserve">PAGEREF _Toc514930965 \h</w:instrText>
            </w:r>
            <w:r>
              <w:rPr>
                <w:webHidden/>
              </w:rPr>
              <w:fldChar w:fldCharType="separate"/>
            </w:r>
            <w:r>
              <w:rPr>
                <w:rStyle w:val="IndexLink"/>
                <w:vanish w:val="false"/>
              </w:rPr>
              <w:tab/>
              <w:t>8</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sz w:val="22"/>
              <w:szCs w:val="22"/>
              <w:lang w:eastAsia="en-US"/>
            </w:rPr>
          </w:pPr>
          <w:hyperlink w:anchor="_Toc514930966">
            <w:r>
              <w:rPr>
                <w:rStyle w:val="IndexLink"/>
                <w:rFonts w:cs="Calibri" w:cstheme="minorHAnsi"/>
                <w:webHidden/>
              </w:rPr>
              <w:t>1.</w:t>
            </w:r>
            <w:r>
              <w:rPr>
                <w:rStyle w:val="IndexLink"/>
                <w:rFonts w:eastAsia="" w:cs="" w:ascii="Calibri" w:hAnsi="Calibri" w:asciiTheme="minorHAnsi" w:cstheme="minorBidi" w:eastAsiaTheme="minorEastAsia" w:hAnsiTheme="minorHAnsi"/>
                <w:b w:val="false"/>
                <w:bCs w:val="false"/>
                <w:color w:val="auto"/>
                <w:sz w:val="22"/>
                <w:szCs w:val="22"/>
                <w:lang w:eastAsia="en-US"/>
              </w:rPr>
              <w:tab/>
            </w:r>
            <w:r>
              <w:rPr>
                <w:rStyle w:val="IndexLink"/>
                <w:rFonts w:cs="Calibri" w:cstheme="minorHAnsi"/>
              </w:rPr>
              <w:t>Introduction</w:t>
            </w:r>
            <w:r>
              <w:rPr>
                <w:webHidden/>
              </w:rPr>
              <w:fldChar w:fldCharType="begin"/>
            </w:r>
            <w:r>
              <w:rPr>
                <w:webHidden/>
              </w:rPr>
              <w:instrText xml:space="preserve">PAGEREF _Toc514930966 \h</w:instrText>
            </w:r>
            <w:r>
              <w:rPr>
                <w:webHidden/>
              </w:rPr>
              <w:fldChar w:fldCharType="separate"/>
            </w:r>
            <w:r>
              <w:rPr>
                <w:rStyle w:val="IndexLink"/>
                <w:vanish w:val="false"/>
              </w:rPr>
              <w:tab/>
              <w:t>10</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sz w:val="22"/>
              <w:szCs w:val="22"/>
              <w:lang w:eastAsia="en-US"/>
            </w:rPr>
          </w:pPr>
          <w:hyperlink w:anchor="_Toc514930967">
            <w:r>
              <w:rPr>
                <w:rStyle w:val="IndexLink"/>
                <w:rFonts w:cs="Calibri" w:cstheme="minorHAnsi"/>
                <w:webHidden/>
              </w:rPr>
              <w:t>1.1.</w:t>
            </w:r>
            <w:r>
              <w:rPr>
                <w:rStyle w:val="IndexLink"/>
                <w:rFonts w:eastAsia="" w:cs="" w:ascii="Calibri" w:hAnsi="Calibri" w:asciiTheme="minorHAnsi" w:cstheme="minorBidi" w:eastAsiaTheme="minorEastAsia" w:hAnsiTheme="minorHAnsi"/>
                <w:b w:val="false"/>
                <w:bCs w:val="false"/>
                <w:color w:val="auto"/>
                <w:sz w:val="22"/>
                <w:szCs w:val="22"/>
                <w:lang w:eastAsia="en-US"/>
              </w:rPr>
              <w:tab/>
            </w:r>
            <w:r>
              <w:rPr>
                <w:rStyle w:val="IndexLink"/>
                <w:rFonts w:cs="Calibri" w:cstheme="minorHAnsi"/>
              </w:rPr>
              <w:t>Development Methodology</w:t>
            </w:r>
            <w:r>
              <w:rPr>
                <w:webHidden/>
              </w:rPr>
              <w:fldChar w:fldCharType="begin"/>
            </w:r>
            <w:r>
              <w:rPr>
                <w:webHidden/>
              </w:rPr>
              <w:instrText xml:space="preserve">PAGEREF _Toc514930967 \h</w:instrText>
            </w:r>
            <w:r>
              <w:rPr>
                <w:webHidden/>
              </w:rPr>
              <w:fldChar w:fldCharType="separate"/>
            </w:r>
            <w:r>
              <w:rPr>
                <w:rStyle w:val="IndexLink"/>
                <w:vanish w:val="false"/>
              </w:rPr>
              <w:tab/>
              <w:t>11</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sz w:val="22"/>
              <w:szCs w:val="22"/>
              <w:lang w:eastAsia="en-US"/>
            </w:rPr>
          </w:pPr>
          <w:hyperlink w:anchor="_Toc514930968">
            <w:r>
              <w:rPr>
                <w:rStyle w:val="IndexLink"/>
                <w:rFonts w:cs="Calibri" w:cstheme="minorHAnsi"/>
                <w:webHidden/>
              </w:rPr>
              <w:t>1.2.</w:t>
            </w:r>
            <w:r>
              <w:rPr>
                <w:rStyle w:val="IndexLink"/>
                <w:rFonts w:eastAsia="" w:cs="" w:ascii="Calibri" w:hAnsi="Calibri" w:asciiTheme="minorHAnsi" w:cstheme="minorBidi" w:eastAsiaTheme="minorEastAsia" w:hAnsiTheme="minorHAnsi"/>
                <w:b w:val="false"/>
                <w:bCs w:val="false"/>
                <w:color w:val="auto"/>
                <w:sz w:val="22"/>
                <w:szCs w:val="22"/>
                <w:lang w:eastAsia="en-US"/>
              </w:rPr>
              <w:tab/>
            </w:r>
            <w:r>
              <w:rPr>
                <w:rStyle w:val="IndexLink"/>
                <w:rFonts w:cs="Calibri" w:cstheme="minorHAnsi"/>
              </w:rPr>
              <w:t>Reference Manual MSDS Clinical / Pathology Laboratories</w:t>
            </w:r>
            <w:r>
              <w:rPr>
                <w:webHidden/>
              </w:rPr>
              <w:fldChar w:fldCharType="begin"/>
            </w:r>
            <w:r>
              <w:rPr>
                <w:webHidden/>
              </w:rPr>
              <w:instrText xml:space="preserve">PAGEREF _Toc514930968 \h</w:instrText>
            </w:r>
            <w:r>
              <w:rPr>
                <w:webHidden/>
              </w:rPr>
              <w:fldChar w:fldCharType="separate"/>
            </w:r>
            <w:r>
              <w:rPr>
                <w:rStyle w:val="IndexLink"/>
                <w:vanish w:val="false"/>
              </w:rPr>
              <w:tab/>
              <w:t>11</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sz w:val="22"/>
              <w:szCs w:val="22"/>
              <w:lang w:eastAsia="en-US"/>
            </w:rPr>
          </w:pPr>
          <w:hyperlink w:anchor="_Toc514930969">
            <w:r>
              <w:rPr>
                <w:rStyle w:val="IndexLink"/>
                <w:rFonts w:cs="Calibri" w:cstheme="minorHAnsi"/>
                <w:webHidden/>
              </w:rPr>
              <w:t>2.</w:t>
            </w:r>
            <w:r>
              <w:rPr>
                <w:rStyle w:val="IndexLink"/>
                <w:rFonts w:eastAsia="" w:cs="" w:ascii="Calibri" w:hAnsi="Calibri" w:asciiTheme="minorHAnsi" w:cstheme="minorBidi" w:eastAsiaTheme="minorEastAsia" w:hAnsiTheme="minorHAnsi"/>
                <w:b w:val="false"/>
                <w:bCs w:val="false"/>
                <w:color w:val="auto"/>
                <w:sz w:val="22"/>
                <w:szCs w:val="22"/>
                <w:lang w:eastAsia="en-US"/>
              </w:rPr>
              <w:tab/>
            </w:r>
            <w:r>
              <w:rPr>
                <w:rStyle w:val="IndexLink"/>
                <w:rFonts w:cs="Calibri" w:cstheme="minorHAnsi"/>
              </w:rPr>
              <w:t>Standards and Indicators</w:t>
            </w:r>
            <w:r>
              <w:rPr>
                <w:webHidden/>
              </w:rPr>
              <w:fldChar w:fldCharType="begin"/>
            </w:r>
            <w:r>
              <w:rPr>
                <w:webHidden/>
              </w:rPr>
              <w:instrText xml:space="preserve">PAGEREF _Toc514930969 \h</w:instrText>
            </w:r>
            <w:r>
              <w:rPr>
                <w:webHidden/>
              </w:rPr>
              <w:fldChar w:fldCharType="separate"/>
            </w:r>
            <w:r>
              <w:rPr>
                <w:rStyle w:val="IndexLink"/>
                <w:vanish w:val="false"/>
              </w:rPr>
              <w:tab/>
              <w:t>13</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sz w:val="22"/>
              <w:szCs w:val="22"/>
              <w:lang w:eastAsia="en-US"/>
            </w:rPr>
          </w:pPr>
          <w:hyperlink w:anchor="_Toc514930970">
            <w:r>
              <w:rPr>
                <w:rStyle w:val="IndexLink"/>
                <w:rFonts w:cs="Calibri" w:cstheme="minorHAnsi"/>
                <w:webHidden/>
              </w:rPr>
              <w:t>2.1.</w:t>
            </w:r>
            <w:r>
              <w:rPr>
                <w:rStyle w:val="IndexLink"/>
                <w:rFonts w:eastAsia="" w:cs="" w:ascii="Calibri" w:hAnsi="Calibri" w:asciiTheme="minorHAnsi" w:cstheme="minorBidi" w:eastAsiaTheme="minorEastAsia" w:hAnsiTheme="minorHAnsi"/>
                <w:b w:val="false"/>
                <w:bCs w:val="false"/>
                <w:color w:val="auto"/>
                <w:sz w:val="22"/>
                <w:szCs w:val="22"/>
                <w:lang w:eastAsia="en-US"/>
              </w:rPr>
              <w:tab/>
            </w:r>
            <w:r>
              <w:rPr>
                <w:rStyle w:val="IndexLink"/>
                <w:rFonts w:cs="Calibri" w:cstheme="minorHAnsi"/>
              </w:rPr>
              <w:t>Responsibilities of Management (ROM)</w:t>
            </w:r>
            <w:r>
              <w:rPr>
                <w:webHidden/>
              </w:rPr>
              <w:fldChar w:fldCharType="begin"/>
            </w:r>
            <w:r>
              <w:rPr>
                <w:webHidden/>
              </w:rPr>
              <w:instrText xml:space="preserve">PAGEREF _Toc514930970 \h</w:instrText>
            </w:r>
            <w:r>
              <w:rPr>
                <w:webHidden/>
              </w:rPr>
              <w:fldChar w:fldCharType="separate"/>
            </w:r>
            <w:r>
              <w:rPr>
                <w:rStyle w:val="IndexLink"/>
                <w:vanish w:val="false"/>
              </w:rPr>
              <w:tab/>
              <w:t>13</w:t>
            </w:r>
            <w:r>
              <w:rPr>
                <w:webHidden/>
              </w:rPr>
              <w:fldChar w:fldCharType="end"/>
            </w:r>
          </w:hyperlink>
        </w:p>
        <w:p>
          <w:pPr>
            <w:pStyle w:val="TOC3"/>
            <w:tabs>
              <w:tab w:val="clear" w:pos="720"/>
              <w:tab w:val="right" w:pos="9350" w:leader="dot"/>
            </w:tabs>
            <w:rPr>
              <w:rFonts w:eastAsia="" w:eastAsiaTheme="minorEastAsia"/>
            </w:rPr>
          </w:pPr>
          <w:hyperlink w:anchor="_Toc514930971">
            <w:r>
              <w:rPr>
                <w:rStyle w:val="IndexLink"/>
                <w:webHidden/>
              </w:rPr>
              <w:t>Standard 1. ROM-1: The laboratory is easily identifiable.</w:t>
            </w:r>
            <w:r>
              <w:rPr>
                <w:webHidden/>
              </w:rPr>
              <w:fldChar w:fldCharType="begin"/>
            </w:r>
            <w:r>
              <w:rPr>
                <w:webHidden/>
              </w:rPr>
              <w:instrText xml:space="preserve">PAGEREF _Toc514930971 \h</w:instrText>
            </w:r>
            <w:r>
              <w:rPr>
                <w:webHidden/>
              </w:rPr>
              <w:fldChar w:fldCharType="separate"/>
            </w:r>
            <w:r>
              <w:rPr>
                <w:rStyle w:val="IndexLink"/>
                <w:vanish w:val="false"/>
              </w:rPr>
              <w:tab/>
              <w:t>14</w:t>
            </w:r>
            <w:r>
              <w:rPr>
                <w:webHidden/>
              </w:rPr>
              <w:fldChar w:fldCharType="end"/>
            </w:r>
          </w:hyperlink>
        </w:p>
        <w:p>
          <w:pPr>
            <w:pStyle w:val="TOC4"/>
            <w:tabs>
              <w:tab w:val="clear" w:pos="720"/>
              <w:tab w:val="right" w:pos="9350" w:leader="dot"/>
            </w:tabs>
            <w:rPr>
              <w:rFonts w:eastAsia="" w:eastAsiaTheme="minorEastAsia"/>
            </w:rPr>
          </w:pPr>
          <w:hyperlink w:anchor="_Toc514930972">
            <w:r>
              <w:rPr>
                <w:rStyle w:val="IndexLink"/>
                <w:rFonts w:cs="Calibri" w:cstheme="minorHAnsi"/>
                <w:webHidden/>
              </w:rPr>
              <w:t>Ind. 1: The laboratory is identifiable with name on a sign board</w:t>
            </w:r>
            <w:r>
              <w:rPr>
                <w:webHidden/>
              </w:rPr>
              <w:fldChar w:fldCharType="begin"/>
            </w:r>
            <w:r>
              <w:rPr>
                <w:webHidden/>
              </w:rPr>
              <w:instrText xml:space="preserve">PAGEREF _Toc514930972 \h</w:instrText>
            </w:r>
            <w:r>
              <w:rPr>
                <w:webHidden/>
              </w:rPr>
              <w:fldChar w:fldCharType="separate"/>
            </w:r>
            <w:r>
              <w:rPr>
                <w:rStyle w:val="IndexLink"/>
                <w:vanish w:val="false"/>
              </w:rPr>
              <w:tab/>
              <w:t>14</w:t>
            </w:r>
            <w:r>
              <w:rPr>
                <w:webHidden/>
              </w:rPr>
              <w:fldChar w:fldCharType="end"/>
            </w:r>
          </w:hyperlink>
        </w:p>
        <w:p>
          <w:pPr>
            <w:pStyle w:val="TOC4"/>
            <w:tabs>
              <w:tab w:val="clear" w:pos="720"/>
              <w:tab w:val="right" w:pos="9350" w:leader="dot"/>
            </w:tabs>
            <w:rPr>
              <w:rFonts w:eastAsia="" w:eastAsiaTheme="minorEastAsia"/>
            </w:rPr>
          </w:pPr>
          <w:hyperlink w:anchor="_Toc514930973">
            <w:r>
              <w:rPr>
                <w:rStyle w:val="IndexLink"/>
                <w:rFonts w:cs="Calibri" w:cstheme="minorHAnsi"/>
                <w:webHidden/>
              </w:rPr>
              <w:t>Ind. 2: The laboratory sign board conforms to the prescribed local legal standards</w:t>
            </w:r>
            <w:r>
              <w:rPr>
                <w:webHidden/>
              </w:rPr>
              <w:fldChar w:fldCharType="begin"/>
            </w:r>
            <w:r>
              <w:rPr>
                <w:webHidden/>
              </w:rPr>
              <w:instrText xml:space="preserve">PAGEREF _Toc514930973 \h</w:instrText>
            </w:r>
            <w:r>
              <w:rPr>
                <w:webHidden/>
              </w:rPr>
              <w:fldChar w:fldCharType="separate"/>
            </w:r>
            <w:r>
              <w:rPr>
                <w:rStyle w:val="IndexLink"/>
                <w:vanish w:val="false"/>
              </w:rPr>
              <w:tab/>
              <w:t>14</w:t>
            </w:r>
            <w:r>
              <w:rPr>
                <w:webHidden/>
              </w:rPr>
              <w:fldChar w:fldCharType="end"/>
            </w:r>
          </w:hyperlink>
        </w:p>
        <w:p>
          <w:pPr>
            <w:pStyle w:val="TOC4"/>
            <w:tabs>
              <w:tab w:val="clear" w:pos="720"/>
              <w:tab w:val="right" w:pos="9350" w:leader="dot"/>
            </w:tabs>
            <w:rPr>
              <w:rFonts w:eastAsia="" w:eastAsiaTheme="minorEastAsia"/>
            </w:rPr>
          </w:pPr>
          <w:hyperlink w:anchor="_Toc514930974">
            <w:r>
              <w:rPr>
                <w:rStyle w:val="IndexLink"/>
                <w:rFonts w:cs="Calibri" w:cstheme="minorHAnsi"/>
                <w:webHidden/>
              </w:rPr>
              <w:t>Ind. 3: The laboratory is registered / licensed with the PHC</w:t>
            </w:r>
            <w:r>
              <w:rPr>
                <w:webHidden/>
              </w:rPr>
              <w:fldChar w:fldCharType="begin"/>
            </w:r>
            <w:r>
              <w:rPr>
                <w:webHidden/>
              </w:rPr>
              <w:instrText xml:space="preserve">PAGEREF _Toc514930974 \h</w:instrText>
            </w:r>
            <w:r>
              <w:rPr>
                <w:webHidden/>
              </w:rPr>
              <w:fldChar w:fldCharType="separate"/>
            </w:r>
            <w:r>
              <w:rPr>
                <w:rStyle w:val="IndexLink"/>
                <w:vanish w:val="false"/>
              </w:rPr>
              <w:tab/>
              <w:t>14</w:t>
            </w:r>
            <w:r>
              <w:rPr>
                <w:webHidden/>
              </w:rPr>
              <w:fldChar w:fldCharType="end"/>
            </w:r>
          </w:hyperlink>
        </w:p>
        <w:p>
          <w:pPr>
            <w:pStyle w:val="TOC4"/>
            <w:tabs>
              <w:tab w:val="clear" w:pos="720"/>
              <w:tab w:val="right" w:pos="9350" w:leader="dot"/>
            </w:tabs>
            <w:rPr>
              <w:rFonts w:eastAsia="" w:eastAsiaTheme="minorEastAsia"/>
            </w:rPr>
          </w:pPr>
          <w:hyperlink w:anchor="_Toc514930975">
            <w:r>
              <w:rPr>
                <w:rStyle w:val="IndexLink"/>
                <w:rFonts w:cs="Calibri" w:cstheme="minorHAnsi"/>
                <w:webHidden/>
              </w:rPr>
              <w:t>Ind. 4: Associated collection c</w:t>
            </w:r>
            <w:ins w:id="0" w:author="Dr. Shafiq-ur-Rehman" w:date="2018-07-07T14:27:00Z">
              <w:r>
                <w:rPr>
                  <w:rStyle w:val="IndexLink"/>
                  <w:rFonts w:cs="Calibri" w:cstheme="minorHAnsi"/>
                </w:rPr>
                <w:t>e</w:t>
              </w:r>
            </w:ins>
            <w:del w:id="1" w:author="Dr. Shafiq-ur-Rehman" w:date="2018-07-07T14:27:00Z">
              <w:r>
                <w:rPr>
                  <w:rStyle w:val="IndexLink"/>
                  <w:rFonts w:cs="Calibri" w:cstheme="minorHAnsi"/>
                </w:rPr>
                <w:delText>a</w:delText>
              </w:r>
            </w:del>
            <w:r>
              <w:rPr>
                <w:rStyle w:val="IndexLink"/>
                <w:rFonts w:cs="Calibri" w:cstheme="minorHAnsi"/>
              </w:rPr>
              <w:t>nters are reflected in the registration certificate / license issued by the PHC</w:t>
            </w:r>
            <w:r>
              <w:rPr>
                <w:webHidden/>
              </w:rPr>
              <w:fldChar w:fldCharType="begin"/>
            </w:r>
            <w:r>
              <w:rPr>
                <w:webHidden/>
              </w:rPr>
              <w:instrText xml:space="preserve">PAGEREF _Toc514930975 \h</w:instrText>
            </w:r>
            <w:r>
              <w:rPr>
                <w:webHidden/>
              </w:rPr>
              <w:fldChar w:fldCharType="separate"/>
            </w:r>
            <w:r>
              <w:rPr>
                <w:rStyle w:val="IndexLink"/>
                <w:vanish w:val="false"/>
              </w:rPr>
              <w:tab/>
              <w:t>15</w:t>
            </w:r>
            <w:r>
              <w:rPr>
                <w:webHidden/>
              </w:rPr>
              <w:fldChar w:fldCharType="end"/>
            </w:r>
          </w:hyperlink>
        </w:p>
        <w:p>
          <w:pPr>
            <w:pStyle w:val="TOC4"/>
            <w:tabs>
              <w:tab w:val="clear" w:pos="720"/>
              <w:tab w:val="right" w:pos="9350" w:leader="dot"/>
            </w:tabs>
            <w:rPr>
              <w:rFonts w:eastAsia="" w:eastAsiaTheme="minorEastAsia"/>
            </w:rPr>
          </w:pPr>
          <w:hyperlink w:anchor="_Toc514930976">
            <w:r>
              <w:rPr>
                <w:rStyle w:val="IndexLink"/>
                <w:rFonts w:cs="Calibri" w:cstheme="minorHAnsi"/>
                <w:webHidden/>
              </w:rPr>
              <w:t>Ind. 5:  Signed valid MOU, showing linkage with any other laboratory or organization for referral of specialized tests, exists.</w:t>
            </w:r>
            <w:r>
              <w:rPr>
                <w:webHidden/>
              </w:rPr>
              <w:fldChar w:fldCharType="begin"/>
            </w:r>
            <w:r>
              <w:rPr>
                <w:webHidden/>
              </w:rPr>
              <w:instrText xml:space="preserve">PAGEREF _Toc514930976 \h</w:instrText>
            </w:r>
            <w:r>
              <w:rPr>
                <w:webHidden/>
              </w:rPr>
              <w:fldChar w:fldCharType="separate"/>
            </w:r>
            <w:r>
              <w:rPr>
                <w:rStyle w:val="IndexLink"/>
                <w:vanish w:val="false"/>
              </w:rPr>
              <w:tab/>
              <w:t>16</w:t>
            </w:r>
            <w:r>
              <w:rPr>
                <w:webHidden/>
              </w:rPr>
              <w:fldChar w:fldCharType="end"/>
            </w:r>
          </w:hyperlink>
        </w:p>
        <w:p>
          <w:pPr>
            <w:pStyle w:val="TOC3"/>
            <w:tabs>
              <w:tab w:val="clear" w:pos="720"/>
              <w:tab w:val="right" w:pos="9350" w:leader="dot"/>
            </w:tabs>
            <w:rPr>
              <w:rFonts w:eastAsia="" w:eastAsiaTheme="minorEastAsia"/>
            </w:rPr>
          </w:pPr>
          <w:hyperlink w:anchor="_Toc514930977">
            <w:r>
              <w:rPr>
                <w:rStyle w:val="IndexLink"/>
                <w:webHidden/>
              </w:rPr>
              <w:t>Standard 2. ROM-2: A technically qualified and experienced individual heads the laboratory</w:t>
            </w:r>
            <w:r>
              <w:rPr>
                <w:webHidden/>
              </w:rPr>
              <w:fldChar w:fldCharType="begin"/>
            </w:r>
            <w:r>
              <w:rPr>
                <w:webHidden/>
              </w:rPr>
              <w:instrText xml:space="preserve">PAGEREF _Toc514930977 \h</w:instrText>
            </w:r>
            <w:r>
              <w:rPr>
                <w:webHidden/>
              </w:rPr>
              <w:fldChar w:fldCharType="separate"/>
            </w:r>
            <w:r>
              <w:rPr>
                <w:rStyle w:val="IndexLink"/>
                <w:vanish w:val="false"/>
              </w:rPr>
              <w:tab/>
              <w:t>20</w:t>
            </w:r>
            <w:r>
              <w:rPr>
                <w:webHidden/>
              </w:rPr>
              <w:fldChar w:fldCharType="end"/>
            </w:r>
          </w:hyperlink>
        </w:p>
        <w:p>
          <w:pPr>
            <w:pStyle w:val="TOC4"/>
            <w:tabs>
              <w:tab w:val="clear" w:pos="720"/>
              <w:tab w:val="right" w:pos="9350" w:leader="dot"/>
            </w:tabs>
            <w:rPr>
              <w:rFonts w:eastAsia="" w:eastAsiaTheme="minorEastAsia"/>
            </w:rPr>
          </w:pPr>
          <w:hyperlink w:anchor="_Toc514930978">
            <w:r>
              <w:rPr>
                <w:rStyle w:val="IndexLink"/>
                <w:rFonts w:cs="Calibri" w:cstheme="minorHAnsi"/>
                <w:webHidden/>
              </w:rPr>
              <w:t>Ind. 6: The individual heading the laboratory has requisite and appropriate technical qualification and experience</w:t>
            </w:r>
            <w:r>
              <w:rPr>
                <w:webHidden/>
              </w:rPr>
              <w:fldChar w:fldCharType="begin"/>
            </w:r>
            <w:r>
              <w:rPr>
                <w:webHidden/>
              </w:rPr>
              <w:instrText xml:space="preserve">PAGEREF _Toc514930978 \h</w:instrText>
            </w:r>
            <w:r>
              <w:rPr>
                <w:webHidden/>
              </w:rPr>
              <w:fldChar w:fldCharType="separate"/>
            </w:r>
            <w:r>
              <w:rPr>
                <w:rStyle w:val="IndexLink"/>
                <w:vanish w:val="false"/>
              </w:rPr>
              <w:tab/>
              <w:t>20</w:t>
            </w:r>
            <w:r>
              <w:rPr>
                <w:webHidden/>
              </w:rPr>
              <w:fldChar w:fldCharType="end"/>
            </w:r>
          </w:hyperlink>
        </w:p>
        <w:p>
          <w:pPr>
            <w:pStyle w:val="TOC3"/>
            <w:tabs>
              <w:tab w:val="clear" w:pos="720"/>
              <w:tab w:val="right" w:pos="9350" w:leader="dot"/>
            </w:tabs>
            <w:rPr>
              <w:rFonts w:eastAsia="" w:eastAsiaTheme="minorEastAsia"/>
            </w:rPr>
          </w:pPr>
          <w:hyperlink w:anchor="_Toc514930979">
            <w:r>
              <w:rPr>
                <w:rStyle w:val="IndexLink"/>
                <w:webHidden/>
              </w:rPr>
              <w:t>Standard 3. ROM-3: Responsibilities of management are defined</w:t>
            </w:r>
            <w:r>
              <w:rPr>
                <w:webHidden/>
              </w:rPr>
              <w:fldChar w:fldCharType="begin"/>
            </w:r>
            <w:r>
              <w:rPr>
                <w:webHidden/>
              </w:rPr>
              <w:instrText xml:space="preserve">PAGEREF _Toc514930979 \h</w:instrText>
            </w:r>
            <w:r>
              <w:rPr>
                <w:webHidden/>
              </w:rPr>
              <w:fldChar w:fldCharType="separate"/>
            </w:r>
            <w:r>
              <w:rPr>
                <w:rStyle w:val="IndexLink"/>
                <w:vanish w:val="false"/>
              </w:rPr>
              <w:tab/>
              <w:t>25</w:t>
            </w:r>
            <w:r>
              <w:rPr>
                <w:webHidden/>
              </w:rPr>
              <w:fldChar w:fldCharType="end"/>
            </w:r>
          </w:hyperlink>
        </w:p>
        <w:p>
          <w:pPr>
            <w:pStyle w:val="TOC4"/>
            <w:tabs>
              <w:tab w:val="clear" w:pos="720"/>
              <w:tab w:val="right" w:pos="9350" w:leader="dot"/>
            </w:tabs>
            <w:rPr>
              <w:rFonts w:eastAsia="" w:eastAsiaTheme="minorEastAsia"/>
            </w:rPr>
          </w:pPr>
          <w:hyperlink w:anchor="_Toc514930980">
            <w:r>
              <w:rPr>
                <w:rStyle w:val="IndexLink"/>
                <w:rFonts w:cs="Calibri" w:cstheme="minorHAnsi"/>
                <w:webHidden/>
              </w:rPr>
              <w:t>Ind. 7: Those responsible for lab management lay down the laboratory's mission statement.</w:t>
            </w:r>
            <w:r>
              <w:rPr>
                <w:webHidden/>
              </w:rPr>
              <w:fldChar w:fldCharType="begin"/>
            </w:r>
            <w:r>
              <w:rPr>
                <w:webHidden/>
              </w:rPr>
              <w:instrText xml:space="preserve">PAGEREF _Toc514930980 \h</w:instrText>
            </w:r>
            <w:r>
              <w:rPr>
                <w:webHidden/>
              </w:rPr>
              <w:fldChar w:fldCharType="separate"/>
            </w:r>
            <w:r>
              <w:rPr>
                <w:rStyle w:val="IndexLink"/>
                <w:vanish w:val="false"/>
              </w:rPr>
              <w:tab/>
              <w:t>25</w:t>
            </w:r>
            <w:r>
              <w:rPr>
                <w:webHidden/>
              </w:rPr>
              <w:fldChar w:fldCharType="end"/>
            </w:r>
          </w:hyperlink>
        </w:p>
        <w:p>
          <w:pPr>
            <w:pStyle w:val="TOC4"/>
            <w:tabs>
              <w:tab w:val="clear" w:pos="720"/>
              <w:tab w:val="right" w:pos="9350" w:leader="dot"/>
            </w:tabs>
            <w:rPr>
              <w:rFonts w:eastAsia="" w:eastAsiaTheme="minorEastAsia"/>
            </w:rPr>
          </w:pPr>
          <w:hyperlink w:anchor="_Toc514930981">
            <w:r>
              <w:rPr>
                <w:rStyle w:val="IndexLink"/>
                <w:rFonts w:cs="Calibri" w:cstheme="minorHAnsi"/>
                <w:webHidden/>
              </w:rPr>
              <w:t>Ind. 8: Those responsible for management lay down detailed Laboratory Policy and Standard Operating Procedures (SOPs).</w:t>
            </w:r>
            <w:r>
              <w:rPr>
                <w:webHidden/>
              </w:rPr>
              <w:fldChar w:fldCharType="begin"/>
            </w:r>
            <w:r>
              <w:rPr>
                <w:webHidden/>
              </w:rPr>
              <w:instrText xml:space="preserve">PAGEREF _Toc514930981 \h</w:instrText>
            </w:r>
            <w:r>
              <w:rPr>
                <w:webHidden/>
              </w:rPr>
              <w:fldChar w:fldCharType="separate"/>
            </w:r>
            <w:r>
              <w:rPr>
                <w:rStyle w:val="IndexLink"/>
                <w:vanish w:val="false"/>
              </w:rPr>
              <w:tab/>
              <w:t>25</w:t>
            </w:r>
            <w:r>
              <w:rPr>
                <w:webHidden/>
              </w:rPr>
              <w:fldChar w:fldCharType="end"/>
            </w:r>
          </w:hyperlink>
        </w:p>
        <w:p>
          <w:pPr>
            <w:pStyle w:val="TOC4"/>
            <w:tabs>
              <w:tab w:val="clear" w:pos="720"/>
              <w:tab w:val="right" w:pos="9350" w:leader="dot"/>
            </w:tabs>
            <w:rPr>
              <w:rFonts w:eastAsia="" w:eastAsiaTheme="minorEastAsia"/>
            </w:rPr>
          </w:pPr>
          <w:hyperlink w:anchor="_Toc514930982">
            <w:r>
              <w:rPr>
                <w:rStyle w:val="IndexLink"/>
                <w:rFonts w:cs="Calibri" w:cstheme="minorHAnsi"/>
                <w:webHidden/>
              </w:rPr>
              <w:t>Ind. 9: Those responsible for management lay down emergency policy and Standard Operating Procedures.</w:t>
            </w:r>
            <w:r>
              <w:rPr>
                <w:webHidden/>
              </w:rPr>
              <w:fldChar w:fldCharType="begin"/>
            </w:r>
            <w:r>
              <w:rPr>
                <w:webHidden/>
              </w:rPr>
              <w:instrText xml:space="preserve">PAGEREF _Toc514930982 \h</w:instrText>
            </w:r>
            <w:r>
              <w:rPr>
                <w:webHidden/>
              </w:rPr>
              <w:fldChar w:fldCharType="separate"/>
            </w:r>
            <w:r>
              <w:rPr>
                <w:rStyle w:val="IndexLink"/>
                <w:vanish w:val="false"/>
              </w:rPr>
              <w:tab/>
              <w:t>26</w:t>
            </w:r>
            <w:r>
              <w:rPr>
                <w:webHidden/>
              </w:rPr>
              <w:fldChar w:fldCharType="end"/>
            </w:r>
          </w:hyperlink>
        </w:p>
        <w:p>
          <w:pPr>
            <w:pStyle w:val="TOC4"/>
            <w:tabs>
              <w:tab w:val="clear" w:pos="720"/>
              <w:tab w:val="right" w:pos="9350" w:leader="dot"/>
            </w:tabs>
            <w:rPr>
              <w:rFonts w:eastAsia="" w:eastAsiaTheme="minorEastAsia"/>
            </w:rPr>
          </w:pPr>
          <w:hyperlink w:anchor="_Toc514930983">
            <w:r>
              <w:rPr>
                <w:rStyle w:val="IndexLink"/>
                <w:rFonts w:cs="Calibri" w:cstheme="minorHAnsi"/>
                <w:webHidden/>
              </w:rPr>
              <w:t>Ind. 10: Those responsible for management approve sufficient laboratory budget and allocate the resources required to accomplish the mission.</w:t>
            </w:r>
            <w:r>
              <w:rPr>
                <w:webHidden/>
              </w:rPr>
              <w:fldChar w:fldCharType="begin"/>
            </w:r>
            <w:r>
              <w:rPr>
                <w:webHidden/>
              </w:rPr>
              <w:instrText xml:space="preserve">PAGEREF _Toc514930983 \h</w:instrText>
            </w:r>
            <w:r>
              <w:rPr>
                <w:webHidden/>
              </w:rPr>
              <w:fldChar w:fldCharType="separate"/>
            </w:r>
            <w:r>
              <w:rPr>
                <w:rStyle w:val="IndexLink"/>
                <w:vanish w:val="false"/>
              </w:rPr>
              <w:tab/>
              <w:t>26</w:t>
            </w:r>
            <w:r>
              <w:rPr>
                <w:webHidden/>
              </w:rPr>
              <w:fldChar w:fldCharType="end"/>
            </w:r>
          </w:hyperlink>
        </w:p>
        <w:p>
          <w:pPr>
            <w:pStyle w:val="TOC4"/>
            <w:tabs>
              <w:tab w:val="clear" w:pos="720"/>
              <w:tab w:val="right" w:pos="9350" w:leader="dot"/>
            </w:tabs>
            <w:rPr>
              <w:rFonts w:eastAsia="" w:eastAsiaTheme="minorEastAsia"/>
            </w:rPr>
          </w:pPr>
          <w:hyperlink w:anchor="_Toc514930984">
            <w:r>
              <w:rPr>
                <w:rStyle w:val="IndexLink"/>
                <w:rFonts w:cs="Calibri" w:cstheme="minorHAnsi"/>
                <w:webHidden/>
              </w:rPr>
              <w:t>Ind. 11: Those responsible for management establish the laboratory's organogram.</w:t>
            </w:r>
            <w:r>
              <w:rPr>
                <w:webHidden/>
              </w:rPr>
              <w:fldChar w:fldCharType="begin"/>
            </w:r>
            <w:r>
              <w:rPr>
                <w:webHidden/>
              </w:rPr>
              <w:instrText xml:space="preserve">PAGEREF _Toc514930984 \h</w:instrText>
            </w:r>
            <w:r>
              <w:rPr>
                <w:webHidden/>
              </w:rPr>
              <w:fldChar w:fldCharType="separate"/>
            </w:r>
            <w:r>
              <w:rPr>
                <w:rStyle w:val="IndexLink"/>
                <w:vanish w:val="false"/>
              </w:rPr>
              <w:tab/>
              <w:t>27</w:t>
            </w:r>
            <w:r>
              <w:rPr>
                <w:webHidden/>
              </w:rPr>
              <w:fldChar w:fldCharType="end"/>
            </w:r>
          </w:hyperlink>
        </w:p>
        <w:p>
          <w:pPr>
            <w:pStyle w:val="TOC4"/>
            <w:tabs>
              <w:tab w:val="clear" w:pos="720"/>
              <w:tab w:val="right" w:pos="9350" w:leader="dot"/>
            </w:tabs>
            <w:rPr>
              <w:rFonts w:eastAsia="" w:eastAsiaTheme="minorEastAsia"/>
            </w:rPr>
          </w:pPr>
          <w:hyperlink w:anchor="_Toc514930985">
            <w:r>
              <w:rPr>
                <w:rStyle w:val="IndexLink"/>
                <w:rFonts w:cs="Calibri" w:cstheme="minorHAnsi"/>
                <w:webHidden/>
              </w:rPr>
              <w:t>Ind. 12: Those responsible for management appoint the section heads in the laboratory.</w:t>
            </w:r>
            <w:r>
              <w:rPr>
                <w:webHidden/>
              </w:rPr>
              <w:fldChar w:fldCharType="begin"/>
            </w:r>
            <w:r>
              <w:rPr>
                <w:webHidden/>
              </w:rPr>
              <w:instrText xml:space="preserve">PAGEREF _Toc514930985 \h</w:instrText>
            </w:r>
            <w:r>
              <w:rPr>
                <w:webHidden/>
              </w:rPr>
              <w:fldChar w:fldCharType="separate"/>
            </w:r>
            <w:r>
              <w:rPr>
                <w:rStyle w:val="IndexLink"/>
                <w:vanish w:val="false"/>
              </w:rPr>
              <w:tab/>
              <w:t>27</w:t>
            </w:r>
            <w:r>
              <w:rPr>
                <w:webHidden/>
              </w:rPr>
              <w:fldChar w:fldCharType="end"/>
            </w:r>
          </w:hyperlink>
        </w:p>
        <w:p>
          <w:pPr>
            <w:pStyle w:val="TOC4"/>
            <w:tabs>
              <w:tab w:val="clear" w:pos="720"/>
              <w:tab w:val="right" w:pos="9350" w:leader="dot"/>
            </w:tabs>
            <w:rPr>
              <w:rFonts w:eastAsia="" w:eastAsiaTheme="minorEastAsia"/>
            </w:rPr>
          </w:pPr>
          <w:hyperlink w:anchor="_Toc514930986">
            <w:r>
              <w:rPr>
                <w:rStyle w:val="IndexLink"/>
                <w:rFonts w:cs="Calibri" w:cstheme="minorHAnsi"/>
                <w:webHidden/>
              </w:rPr>
              <w:t>Ind. 13: Those responsible for management support research activities.</w:t>
            </w:r>
            <w:r>
              <w:rPr>
                <w:webHidden/>
              </w:rPr>
              <w:fldChar w:fldCharType="begin"/>
            </w:r>
            <w:r>
              <w:rPr>
                <w:webHidden/>
              </w:rPr>
              <w:instrText xml:space="preserve">PAGEREF _Toc514930986 \h</w:instrText>
            </w:r>
            <w:r>
              <w:rPr>
                <w:webHidden/>
              </w:rPr>
              <w:fldChar w:fldCharType="separate"/>
            </w:r>
            <w:r>
              <w:rPr>
                <w:rStyle w:val="IndexLink"/>
                <w:vanish w:val="false"/>
              </w:rPr>
              <w:tab/>
              <w:t>28</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sz w:val="22"/>
              <w:szCs w:val="22"/>
              <w:lang w:eastAsia="en-US"/>
            </w:rPr>
          </w:pPr>
          <w:hyperlink w:anchor="_Toc514930987">
            <w:r>
              <w:rPr>
                <w:rStyle w:val="IndexLink"/>
                <w:rFonts w:cs="Calibri" w:cstheme="minorHAnsi"/>
                <w:webHidden/>
              </w:rPr>
              <w:t>2.2.</w:t>
            </w:r>
            <w:r>
              <w:rPr>
                <w:rStyle w:val="IndexLink"/>
                <w:rFonts w:eastAsia="" w:cs="" w:ascii="Calibri" w:hAnsi="Calibri" w:asciiTheme="minorHAnsi" w:cstheme="minorBidi" w:eastAsiaTheme="minorEastAsia" w:hAnsiTheme="minorHAnsi"/>
                <w:b w:val="false"/>
                <w:bCs w:val="false"/>
                <w:color w:val="auto"/>
                <w:sz w:val="22"/>
                <w:szCs w:val="22"/>
                <w:lang w:eastAsia="en-US"/>
              </w:rPr>
              <w:tab/>
            </w:r>
            <w:r>
              <w:rPr>
                <w:rStyle w:val="IndexLink"/>
                <w:rFonts w:cs="Calibri" w:cstheme="minorHAnsi"/>
              </w:rPr>
              <w:t>Facility Management and Safety (FMS)</w:t>
            </w:r>
            <w:r>
              <w:rPr>
                <w:webHidden/>
              </w:rPr>
              <w:fldChar w:fldCharType="begin"/>
            </w:r>
            <w:r>
              <w:rPr>
                <w:webHidden/>
              </w:rPr>
              <w:instrText xml:space="preserve">PAGEREF _Toc514930987 \h</w:instrText>
            </w:r>
            <w:r>
              <w:rPr>
                <w:webHidden/>
              </w:rPr>
              <w:fldChar w:fldCharType="separate"/>
            </w:r>
            <w:r>
              <w:rPr>
                <w:rStyle w:val="IndexLink"/>
                <w:vanish w:val="false"/>
              </w:rPr>
              <w:tab/>
              <w:t>39</w:t>
            </w:r>
            <w:r>
              <w:rPr>
                <w:webHidden/>
              </w:rPr>
              <w:fldChar w:fldCharType="end"/>
            </w:r>
          </w:hyperlink>
        </w:p>
        <w:p>
          <w:pPr>
            <w:pStyle w:val="TOC3"/>
            <w:tabs>
              <w:tab w:val="clear" w:pos="720"/>
              <w:tab w:val="right" w:pos="9350" w:leader="dot"/>
            </w:tabs>
            <w:rPr>
              <w:rFonts w:eastAsia="" w:eastAsiaTheme="minorEastAsia"/>
            </w:rPr>
          </w:pPr>
          <w:hyperlink w:anchor="_Toc514930988">
            <w:r>
              <w:rPr>
                <w:rStyle w:val="IndexLink"/>
                <w:webHidden/>
              </w:rPr>
              <w:t>Standard 4. FMS-1: The management is aware of and complies with the relevant laws, bylaws, rules and regulations, and facility inspection requirements under the relevant building and associated codes applicable to laboratories.</w:t>
            </w:r>
            <w:r>
              <w:rPr>
                <w:webHidden/>
              </w:rPr>
              <w:fldChar w:fldCharType="begin"/>
            </w:r>
            <w:r>
              <w:rPr>
                <w:webHidden/>
              </w:rPr>
              <w:instrText xml:space="preserve">PAGEREF _Toc514930988 \h</w:instrText>
            </w:r>
            <w:r>
              <w:rPr>
                <w:webHidden/>
              </w:rPr>
              <w:fldChar w:fldCharType="separate"/>
            </w:r>
            <w:r>
              <w:rPr>
                <w:rStyle w:val="IndexLink"/>
                <w:vanish w:val="false"/>
              </w:rPr>
              <w:tab/>
              <w:t>40</w:t>
            </w:r>
            <w:r>
              <w:rPr>
                <w:webHidden/>
              </w:rPr>
              <w:fldChar w:fldCharType="end"/>
            </w:r>
          </w:hyperlink>
        </w:p>
        <w:p>
          <w:pPr>
            <w:pStyle w:val="TOC4"/>
            <w:tabs>
              <w:tab w:val="clear" w:pos="720"/>
              <w:tab w:val="right" w:pos="9350" w:leader="dot"/>
            </w:tabs>
            <w:rPr>
              <w:rFonts w:eastAsia="" w:eastAsiaTheme="minorEastAsia"/>
            </w:rPr>
          </w:pPr>
          <w:hyperlink w:anchor="_Toc514930989">
            <w:r>
              <w:rPr>
                <w:rStyle w:val="IndexLink"/>
                <w:rFonts w:cs="Calibri" w:cstheme="minorHAnsi"/>
                <w:webHidden/>
              </w:rPr>
              <w:t>Ind. 14: The management is conversant with the relevant laws and regulations and knows their applicability to the laboratory</w:t>
            </w:r>
            <w:r>
              <w:rPr>
                <w:webHidden/>
              </w:rPr>
              <w:fldChar w:fldCharType="begin"/>
            </w:r>
            <w:r>
              <w:rPr>
                <w:webHidden/>
              </w:rPr>
              <w:instrText xml:space="preserve">PAGEREF _Toc514930989 \h</w:instrText>
            </w:r>
            <w:r>
              <w:rPr>
                <w:webHidden/>
              </w:rPr>
              <w:fldChar w:fldCharType="separate"/>
            </w:r>
            <w:r>
              <w:rPr>
                <w:rStyle w:val="IndexLink"/>
                <w:vanish w:val="false"/>
              </w:rPr>
              <w:tab/>
              <w:t>40</w:t>
            </w:r>
            <w:r>
              <w:rPr>
                <w:webHidden/>
              </w:rPr>
              <w:fldChar w:fldCharType="end"/>
            </w:r>
          </w:hyperlink>
        </w:p>
        <w:p>
          <w:pPr>
            <w:pStyle w:val="TOC4"/>
            <w:tabs>
              <w:tab w:val="clear" w:pos="720"/>
              <w:tab w:val="right" w:pos="9350" w:leader="dot"/>
            </w:tabs>
            <w:rPr>
              <w:rFonts w:eastAsia="" w:eastAsiaTheme="minorEastAsia"/>
            </w:rPr>
          </w:pPr>
          <w:hyperlink w:anchor="_Toc514930990">
            <w:r>
              <w:rPr>
                <w:rStyle w:val="IndexLink"/>
                <w:rFonts w:cs="Calibri" w:cstheme="minorHAnsi"/>
                <w:webHidden/>
              </w:rPr>
              <w:t>Ind. 15: The management regularly updates any amendments in the prevailing relevant laws and rules</w:t>
            </w:r>
            <w:r>
              <w:rPr>
                <w:webHidden/>
              </w:rPr>
              <w:fldChar w:fldCharType="begin"/>
            </w:r>
            <w:r>
              <w:rPr>
                <w:webHidden/>
              </w:rPr>
              <w:instrText xml:space="preserve">PAGEREF _Toc514930990 \h</w:instrText>
            </w:r>
            <w:r>
              <w:rPr>
                <w:webHidden/>
              </w:rPr>
              <w:fldChar w:fldCharType="separate"/>
            </w:r>
            <w:r>
              <w:rPr>
                <w:rStyle w:val="IndexLink"/>
                <w:vanish w:val="false"/>
              </w:rPr>
              <w:tab/>
              <w:t>40</w:t>
            </w:r>
            <w:r>
              <w:rPr>
                <w:webHidden/>
              </w:rPr>
              <w:fldChar w:fldCharType="end"/>
            </w:r>
          </w:hyperlink>
        </w:p>
        <w:p>
          <w:pPr>
            <w:pStyle w:val="TOC4"/>
            <w:tabs>
              <w:tab w:val="clear" w:pos="720"/>
              <w:tab w:val="right" w:pos="9350" w:leader="dot"/>
            </w:tabs>
            <w:rPr>
              <w:rFonts w:eastAsia="" w:eastAsiaTheme="minorEastAsia"/>
            </w:rPr>
          </w:pPr>
          <w:hyperlink w:anchor="_Toc514930991">
            <w:r>
              <w:rPr>
                <w:rStyle w:val="IndexLink"/>
                <w:rFonts w:cs="Calibri" w:cstheme="minorHAnsi"/>
                <w:webHidden/>
              </w:rPr>
              <w:t>Ind. 16: The management ensures implementation of these requirements</w:t>
            </w:r>
            <w:r>
              <w:rPr>
                <w:webHidden/>
              </w:rPr>
              <w:fldChar w:fldCharType="begin"/>
            </w:r>
            <w:r>
              <w:rPr>
                <w:webHidden/>
              </w:rPr>
              <w:instrText xml:space="preserve">PAGEREF _Toc514930991 \h</w:instrText>
            </w:r>
            <w:r>
              <w:rPr>
                <w:webHidden/>
              </w:rPr>
              <w:fldChar w:fldCharType="separate"/>
            </w:r>
            <w:r>
              <w:rPr>
                <w:rStyle w:val="IndexLink"/>
                <w:vanish w:val="false"/>
              </w:rPr>
              <w:tab/>
              <w:t>41</w:t>
            </w:r>
            <w:r>
              <w:rPr>
                <w:webHidden/>
              </w:rPr>
              <w:fldChar w:fldCharType="end"/>
            </w:r>
          </w:hyperlink>
        </w:p>
        <w:p>
          <w:pPr>
            <w:pStyle w:val="TOC3"/>
            <w:tabs>
              <w:tab w:val="clear" w:pos="720"/>
              <w:tab w:val="right" w:pos="9350" w:leader="dot"/>
            </w:tabs>
            <w:rPr>
              <w:rFonts w:eastAsia="" w:eastAsiaTheme="minorEastAsia"/>
            </w:rPr>
          </w:pPr>
          <w:hyperlink w:anchor="_Toc514930992">
            <w:r>
              <w:rPr>
                <w:rStyle w:val="IndexLink"/>
                <w:webHidden/>
                <w:lang w:val="en-GB" w:eastAsia="ar-SA"/>
              </w:rPr>
              <w:t>Standard 5. FMS-2: Facility work flow design conforms the scope of services.</w:t>
            </w:r>
            <w:r>
              <w:rPr>
                <w:webHidden/>
              </w:rPr>
              <w:fldChar w:fldCharType="begin"/>
            </w:r>
            <w:r>
              <w:rPr>
                <w:webHidden/>
              </w:rPr>
              <w:instrText xml:space="preserve">PAGEREF _Toc514930992 \h</w:instrText>
            </w:r>
            <w:r>
              <w:rPr>
                <w:webHidden/>
              </w:rPr>
              <w:fldChar w:fldCharType="separate"/>
            </w:r>
            <w:r>
              <w:rPr>
                <w:rStyle w:val="IndexLink"/>
                <w:vanish w:val="false"/>
              </w:rPr>
              <w:tab/>
              <w:t>45</w:t>
            </w:r>
            <w:r>
              <w:rPr>
                <w:webHidden/>
              </w:rPr>
              <w:fldChar w:fldCharType="end"/>
            </w:r>
          </w:hyperlink>
        </w:p>
        <w:p>
          <w:pPr>
            <w:pStyle w:val="TOC4"/>
            <w:tabs>
              <w:tab w:val="clear" w:pos="720"/>
              <w:tab w:val="right" w:pos="9350" w:leader="dot"/>
            </w:tabs>
            <w:rPr>
              <w:rFonts w:eastAsia="" w:eastAsiaTheme="minorEastAsia"/>
            </w:rPr>
          </w:pPr>
          <w:hyperlink w:anchor="_Toc514930993">
            <w:r>
              <w:rPr>
                <w:rStyle w:val="IndexLink"/>
                <w:rFonts w:cs="Calibri" w:cstheme="minorHAnsi"/>
                <w:webHidden/>
              </w:rPr>
              <w:t>Ind. 17: Space allocation and effective separation between administrative and technical laboratory areas</w:t>
            </w:r>
            <w:r>
              <w:rPr>
                <w:webHidden/>
              </w:rPr>
              <w:fldChar w:fldCharType="begin"/>
            </w:r>
            <w:r>
              <w:rPr>
                <w:webHidden/>
              </w:rPr>
              <w:instrText xml:space="preserve">PAGEREF _Toc514930993 \h</w:instrText>
            </w:r>
            <w:r>
              <w:rPr>
                <w:webHidden/>
              </w:rPr>
              <w:fldChar w:fldCharType="separate"/>
            </w:r>
            <w:r>
              <w:rPr>
                <w:rStyle w:val="IndexLink"/>
                <w:vanish w:val="false"/>
              </w:rPr>
              <w:tab/>
              <w:t>45</w:t>
            </w:r>
            <w:r>
              <w:rPr>
                <w:webHidden/>
              </w:rPr>
              <w:fldChar w:fldCharType="end"/>
            </w:r>
          </w:hyperlink>
        </w:p>
        <w:p>
          <w:pPr>
            <w:pStyle w:val="TOC4"/>
            <w:tabs>
              <w:tab w:val="clear" w:pos="720"/>
              <w:tab w:val="right" w:pos="9350" w:leader="dot"/>
            </w:tabs>
            <w:rPr>
              <w:rFonts w:eastAsia="" w:eastAsiaTheme="minorEastAsia"/>
            </w:rPr>
          </w:pPr>
          <w:hyperlink w:anchor="_Toc514930994">
            <w:r>
              <w:rPr>
                <w:rStyle w:val="IndexLink"/>
                <w:rFonts w:cs="Calibri" w:cstheme="minorHAnsi"/>
                <w:webHidden/>
              </w:rPr>
              <w:t>Ind. 18: Measures to limit unauthorized access to work areas of the laboratory</w:t>
            </w:r>
            <w:r>
              <w:rPr>
                <w:webHidden/>
              </w:rPr>
              <w:fldChar w:fldCharType="begin"/>
            </w:r>
            <w:r>
              <w:rPr>
                <w:webHidden/>
              </w:rPr>
              <w:instrText xml:space="preserve">PAGEREF _Toc514930994 \h</w:instrText>
            </w:r>
            <w:r>
              <w:rPr>
                <w:webHidden/>
              </w:rPr>
              <w:fldChar w:fldCharType="separate"/>
            </w:r>
            <w:r>
              <w:rPr>
                <w:rStyle w:val="IndexLink"/>
                <w:vanish w:val="false"/>
              </w:rPr>
              <w:tab/>
              <w:t>45</w:t>
            </w:r>
            <w:r>
              <w:rPr>
                <w:webHidden/>
              </w:rPr>
              <w:fldChar w:fldCharType="end"/>
            </w:r>
          </w:hyperlink>
        </w:p>
        <w:p>
          <w:pPr>
            <w:pStyle w:val="TOC3"/>
            <w:tabs>
              <w:tab w:val="clear" w:pos="720"/>
              <w:tab w:val="right" w:pos="9350" w:leader="dot"/>
            </w:tabs>
            <w:rPr>
              <w:rFonts w:eastAsia="" w:eastAsiaTheme="minorEastAsia"/>
            </w:rPr>
          </w:pPr>
          <w:hyperlink w:anchor="_Toc514930995">
            <w:r>
              <w:rPr>
                <w:rStyle w:val="IndexLink"/>
                <w:webHidden/>
              </w:rPr>
              <w:t>Standard 6. FMS-3: The laboratory has plans for fire and non-fire emergencies within the sections.</w:t>
            </w:r>
            <w:r>
              <w:rPr>
                <w:webHidden/>
              </w:rPr>
              <w:fldChar w:fldCharType="begin"/>
            </w:r>
            <w:r>
              <w:rPr>
                <w:webHidden/>
              </w:rPr>
              <w:instrText xml:space="preserve">PAGEREF _Toc514930995 \h</w:instrText>
            </w:r>
            <w:r>
              <w:rPr>
                <w:webHidden/>
              </w:rPr>
              <w:fldChar w:fldCharType="separate"/>
            </w:r>
            <w:r>
              <w:rPr>
                <w:rStyle w:val="IndexLink"/>
                <w:vanish w:val="false"/>
              </w:rPr>
              <w:tab/>
              <w:t>47</w:t>
            </w:r>
            <w:r>
              <w:rPr>
                <w:webHidden/>
              </w:rPr>
              <w:fldChar w:fldCharType="end"/>
            </w:r>
          </w:hyperlink>
        </w:p>
        <w:p>
          <w:pPr>
            <w:pStyle w:val="TOC4"/>
            <w:tabs>
              <w:tab w:val="clear" w:pos="720"/>
              <w:tab w:val="right" w:pos="9350" w:leader="dot"/>
            </w:tabs>
            <w:rPr>
              <w:rFonts w:eastAsia="" w:eastAsiaTheme="minorEastAsia"/>
            </w:rPr>
          </w:pPr>
          <w:hyperlink w:anchor="_Toc514930996">
            <w:r>
              <w:rPr>
                <w:rStyle w:val="IndexLink"/>
                <w:rFonts w:cs="Calibri" w:cstheme="minorHAnsi"/>
                <w:webHidden/>
              </w:rPr>
              <w:t>Ind. 19: Plans and provisions for early detection of fire and non-fire emergencies exist</w:t>
            </w:r>
            <w:r>
              <w:rPr>
                <w:webHidden/>
              </w:rPr>
              <w:fldChar w:fldCharType="begin"/>
            </w:r>
            <w:r>
              <w:rPr>
                <w:webHidden/>
              </w:rPr>
              <w:instrText xml:space="preserve">PAGEREF _Toc514930996 \h</w:instrText>
            </w:r>
            <w:r>
              <w:rPr>
                <w:webHidden/>
              </w:rPr>
              <w:fldChar w:fldCharType="separate"/>
            </w:r>
            <w:r>
              <w:rPr>
                <w:rStyle w:val="IndexLink"/>
                <w:vanish w:val="false"/>
              </w:rPr>
              <w:tab/>
              <w:t>47</w:t>
            </w:r>
            <w:r>
              <w:rPr>
                <w:webHidden/>
              </w:rPr>
              <w:fldChar w:fldCharType="end"/>
            </w:r>
          </w:hyperlink>
        </w:p>
        <w:p>
          <w:pPr>
            <w:pStyle w:val="TOC4"/>
            <w:tabs>
              <w:tab w:val="clear" w:pos="720"/>
              <w:tab w:val="right" w:pos="9350" w:leader="dot"/>
            </w:tabs>
            <w:rPr>
              <w:rFonts w:eastAsia="" w:eastAsiaTheme="minorEastAsia"/>
            </w:rPr>
          </w:pPr>
          <w:hyperlink w:anchor="_Toc514930997">
            <w:r>
              <w:rPr>
                <w:rStyle w:val="IndexLink"/>
                <w:rFonts w:cs="Calibri" w:cstheme="minorHAnsi"/>
                <w:webHidden/>
              </w:rPr>
              <w:t>Ind. 20: Provisions for abatement of fire and non-fire emergencies exist</w:t>
            </w:r>
            <w:r>
              <w:rPr>
                <w:webHidden/>
              </w:rPr>
              <w:fldChar w:fldCharType="begin"/>
            </w:r>
            <w:r>
              <w:rPr>
                <w:webHidden/>
              </w:rPr>
              <w:instrText xml:space="preserve">PAGEREF _Toc514930997 \h</w:instrText>
            </w:r>
            <w:r>
              <w:rPr>
                <w:webHidden/>
              </w:rPr>
              <w:fldChar w:fldCharType="separate"/>
            </w:r>
            <w:r>
              <w:rPr>
                <w:rStyle w:val="IndexLink"/>
                <w:vanish w:val="false"/>
              </w:rPr>
              <w:tab/>
              <w:t>47</w:t>
            </w:r>
            <w:r>
              <w:rPr>
                <w:webHidden/>
              </w:rPr>
              <w:fldChar w:fldCharType="end"/>
            </w:r>
          </w:hyperlink>
        </w:p>
        <w:p>
          <w:pPr>
            <w:pStyle w:val="TOC4"/>
            <w:tabs>
              <w:tab w:val="clear" w:pos="720"/>
              <w:tab w:val="right" w:pos="9350" w:leader="dot"/>
            </w:tabs>
            <w:rPr>
              <w:rFonts w:eastAsia="" w:eastAsiaTheme="minorEastAsia"/>
            </w:rPr>
          </w:pPr>
          <w:hyperlink w:anchor="_Toc514930998">
            <w:r>
              <w:rPr>
                <w:rStyle w:val="IndexLink"/>
                <w:rFonts w:cs="Calibri" w:cstheme="minorHAnsi"/>
                <w:webHidden/>
              </w:rPr>
              <w:t>Ind. 21: Provisions for containment of fire emergencies exist</w:t>
            </w:r>
            <w:r>
              <w:rPr>
                <w:webHidden/>
              </w:rPr>
              <w:fldChar w:fldCharType="begin"/>
            </w:r>
            <w:r>
              <w:rPr>
                <w:webHidden/>
              </w:rPr>
              <w:instrText xml:space="preserve">PAGEREF _Toc514930998 \h</w:instrText>
            </w:r>
            <w:r>
              <w:rPr>
                <w:webHidden/>
              </w:rPr>
              <w:fldChar w:fldCharType="separate"/>
            </w:r>
            <w:r>
              <w:rPr>
                <w:rStyle w:val="IndexLink"/>
                <w:vanish w:val="false"/>
              </w:rPr>
              <w:tab/>
              <w:t>48</w:t>
            </w:r>
            <w:r>
              <w:rPr>
                <w:webHidden/>
              </w:rPr>
              <w:fldChar w:fldCharType="end"/>
            </w:r>
          </w:hyperlink>
        </w:p>
        <w:p>
          <w:pPr>
            <w:pStyle w:val="TOC4"/>
            <w:tabs>
              <w:tab w:val="clear" w:pos="720"/>
              <w:tab w:val="right" w:pos="9350" w:leader="dot"/>
            </w:tabs>
            <w:rPr>
              <w:rFonts w:eastAsia="" w:eastAsiaTheme="minorEastAsia"/>
            </w:rPr>
          </w:pPr>
          <w:hyperlink w:anchor="_Toc514930999">
            <w:r>
              <w:rPr>
                <w:rStyle w:val="IndexLink"/>
                <w:rFonts w:cs="Calibri" w:cstheme="minorHAnsi"/>
                <w:webHidden/>
              </w:rPr>
              <w:t>Ind. 22: Displayed safe exit points in case of fire and non-fire emergencies exist</w:t>
            </w:r>
            <w:r>
              <w:rPr>
                <w:webHidden/>
              </w:rPr>
              <w:fldChar w:fldCharType="begin"/>
            </w:r>
            <w:r>
              <w:rPr>
                <w:webHidden/>
              </w:rPr>
              <w:instrText xml:space="preserve">PAGEREF _Toc514930999 \h</w:instrText>
            </w:r>
            <w:r>
              <w:rPr>
                <w:webHidden/>
              </w:rPr>
              <w:fldChar w:fldCharType="separate"/>
            </w:r>
            <w:r>
              <w:rPr>
                <w:rStyle w:val="IndexLink"/>
                <w:vanish w:val="false"/>
              </w:rPr>
              <w:tab/>
              <w:t>49</w:t>
            </w:r>
            <w:r>
              <w:rPr>
                <w:webHidden/>
              </w:rPr>
              <w:fldChar w:fldCharType="end"/>
            </w:r>
          </w:hyperlink>
        </w:p>
        <w:p>
          <w:pPr>
            <w:pStyle w:val="TOC4"/>
            <w:tabs>
              <w:tab w:val="clear" w:pos="720"/>
              <w:tab w:val="right" w:pos="9350" w:leader="dot"/>
            </w:tabs>
            <w:rPr>
              <w:rFonts w:eastAsia="" w:eastAsiaTheme="minorEastAsia"/>
            </w:rPr>
          </w:pPr>
          <w:hyperlink w:anchor="_Toc514931000">
            <w:r>
              <w:rPr>
                <w:rStyle w:val="IndexLink"/>
                <w:rFonts w:cs="Calibri" w:cstheme="minorHAnsi"/>
                <w:webHidden/>
              </w:rPr>
              <w:t>Ind. 23: Mock drills are held at least once in a year</w:t>
            </w:r>
            <w:r>
              <w:rPr>
                <w:webHidden/>
              </w:rPr>
              <w:fldChar w:fldCharType="begin"/>
            </w:r>
            <w:r>
              <w:rPr>
                <w:webHidden/>
              </w:rPr>
              <w:instrText xml:space="preserve">PAGEREF _Toc514931000 \h</w:instrText>
            </w:r>
            <w:r>
              <w:rPr>
                <w:webHidden/>
              </w:rPr>
              <w:fldChar w:fldCharType="separate"/>
            </w:r>
            <w:r>
              <w:rPr>
                <w:rStyle w:val="IndexLink"/>
                <w:vanish w:val="false"/>
              </w:rPr>
              <w:tab/>
              <w:t>49</w:t>
            </w:r>
            <w:r>
              <w:rPr>
                <w:webHidden/>
              </w:rPr>
              <w:fldChar w:fldCharType="end"/>
            </w:r>
          </w:hyperlink>
        </w:p>
        <w:p>
          <w:pPr>
            <w:pStyle w:val="TOC4"/>
            <w:tabs>
              <w:tab w:val="clear" w:pos="720"/>
              <w:tab w:val="right" w:pos="9350" w:leader="dot"/>
            </w:tabs>
            <w:rPr>
              <w:rFonts w:eastAsia="" w:eastAsiaTheme="minorEastAsia"/>
            </w:rPr>
          </w:pPr>
          <w:hyperlink w:anchor="_Toc514931001">
            <w:r>
              <w:rPr>
                <w:rStyle w:val="IndexLink"/>
                <w:rFonts w:cs="Calibri" w:cstheme="minorHAnsi"/>
                <w:webHidden/>
              </w:rPr>
              <w:t>Ind. 24: Staff members are trained for their role in case of such emergencies</w:t>
            </w:r>
            <w:r>
              <w:rPr>
                <w:webHidden/>
              </w:rPr>
              <w:fldChar w:fldCharType="begin"/>
            </w:r>
            <w:r>
              <w:rPr>
                <w:webHidden/>
              </w:rPr>
              <w:instrText xml:space="preserve">PAGEREF _Toc514931001 \h</w:instrText>
            </w:r>
            <w:r>
              <w:rPr>
                <w:webHidden/>
              </w:rPr>
              <w:fldChar w:fldCharType="separate"/>
            </w:r>
            <w:r>
              <w:rPr>
                <w:rStyle w:val="IndexLink"/>
                <w:vanish w:val="false"/>
              </w:rPr>
              <w:tab/>
              <w:t>49</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sz w:val="22"/>
              <w:szCs w:val="22"/>
              <w:lang w:eastAsia="en-US"/>
            </w:rPr>
          </w:pPr>
          <w:hyperlink w:anchor="_Toc514931002">
            <w:r>
              <w:rPr>
                <w:rStyle w:val="IndexLink"/>
                <w:rFonts w:cs="Calibri" w:cstheme="minorHAnsi"/>
                <w:webHidden/>
              </w:rPr>
              <w:t>2.3.</w:t>
            </w:r>
            <w:r>
              <w:rPr>
                <w:rStyle w:val="IndexLink"/>
                <w:rFonts w:eastAsia="" w:cs="" w:ascii="Calibri" w:hAnsi="Calibri" w:asciiTheme="minorHAnsi" w:cstheme="minorBidi" w:eastAsiaTheme="minorEastAsia" w:hAnsiTheme="minorHAnsi"/>
                <w:b w:val="false"/>
                <w:bCs w:val="false"/>
                <w:color w:val="auto"/>
                <w:sz w:val="22"/>
                <w:szCs w:val="22"/>
                <w:lang w:eastAsia="en-US"/>
              </w:rPr>
              <w:tab/>
            </w:r>
            <w:r>
              <w:rPr>
                <w:rStyle w:val="IndexLink"/>
                <w:rFonts w:cs="Calibri" w:cstheme="minorHAnsi"/>
              </w:rPr>
              <w:t>Human Resource Management (HRM)</w:t>
            </w:r>
            <w:r>
              <w:rPr>
                <w:webHidden/>
              </w:rPr>
              <w:fldChar w:fldCharType="begin"/>
            </w:r>
            <w:r>
              <w:rPr>
                <w:webHidden/>
              </w:rPr>
              <w:instrText xml:space="preserve">PAGEREF _Toc514931002 \h</w:instrText>
            </w:r>
            <w:r>
              <w:rPr>
                <w:webHidden/>
              </w:rPr>
              <w:fldChar w:fldCharType="separate"/>
            </w:r>
            <w:r>
              <w:rPr>
                <w:rStyle w:val="IndexLink"/>
                <w:vanish w:val="false"/>
              </w:rPr>
              <w:tab/>
              <w:t>57</w:t>
            </w:r>
            <w:r>
              <w:rPr>
                <w:webHidden/>
              </w:rPr>
              <w:fldChar w:fldCharType="end"/>
            </w:r>
          </w:hyperlink>
        </w:p>
        <w:p>
          <w:pPr>
            <w:pStyle w:val="TOC3"/>
            <w:tabs>
              <w:tab w:val="clear" w:pos="720"/>
              <w:tab w:val="right" w:pos="9350" w:leader="dot"/>
            </w:tabs>
            <w:rPr>
              <w:rFonts w:eastAsia="" w:eastAsiaTheme="minorEastAsia"/>
            </w:rPr>
          </w:pPr>
          <w:hyperlink w:anchor="_Toc514931003">
            <w:r>
              <w:rPr>
                <w:rStyle w:val="IndexLink"/>
                <w:webHidden/>
              </w:rPr>
              <w:t>Standard 7. HRM-1: Staff deployment is in accordance with the scope of laboratory work</w:t>
            </w:r>
            <w:r>
              <w:rPr>
                <w:webHidden/>
              </w:rPr>
              <w:fldChar w:fldCharType="begin"/>
            </w:r>
            <w:r>
              <w:rPr>
                <w:webHidden/>
              </w:rPr>
              <w:instrText xml:space="preserve">PAGEREF _Toc514931003 \h</w:instrText>
            </w:r>
            <w:r>
              <w:rPr>
                <w:webHidden/>
              </w:rPr>
              <w:fldChar w:fldCharType="separate"/>
            </w:r>
            <w:r>
              <w:rPr>
                <w:rStyle w:val="IndexLink"/>
                <w:vanish w:val="false"/>
              </w:rPr>
              <w:tab/>
              <w:t>58</w:t>
            </w:r>
            <w:r>
              <w:rPr>
                <w:webHidden/>
              </w:rPr>
              <w:fldChar w:fldCharType="end"/>
            </w:r>
          </w:hyperlink>
        </w:p>
        <w:p>
          <w:pPr>
            <w:pStyle w:val="TOC4"/>
            <w:tabs>
              <w:tab w:val="clear" w:pos="720"/>
              <w:tab w:val="right" w:pos="9350" w:leader="dot"/>
            </w:tabs>
            <w:rPr>
              <w:rFonts w:eastAsia="" w:eastAsiaTheme="minorEastAsia"/>
            </w:rPr>
          </w:pPr>
          <w:hyperlink w:anchor="_Toc514931004">
            <w:r>
              <w:rPr>
                <w:rStyle w:val="IndexLink"/>
                <w:rFonts w:cs="Calibri" w:cstheme="minorHAnsi"/>
                <w:webHidden/>
              </w:rPr>
              <w:t>Ind. 25:  Job description for every post is identified and documented</w:t>
            </w:r>
            <w:r>
              <w:rPr>
                <w:webHidden/>
              </w:rPr>
              <w:fldChar w:fldCharType="begin"/>
            </w:r>
            <w:r>
              <w:rPr>
                <w:webHidden/>
              </w:rPr>
              <w:instrText xml:space="preserve">PAGEREF _Toc514931004 \h</w:instrText>
            </w:r>
            <w:r>
              <w:rPr>
                <w:webHidden/>
              </w:rPr>
              <w:fldChar w:fldCharType="separate"/>
            </w:r>
            <w:r>
              <w:rPr>
                <w:rStyle w:val="IndexLink"/>
                <w:vanish w:val="false"/>
              </w:rPr>
              <w:tab/>
              <w:t>58</w:t>
            </w:r>
            <w:r>
              <w:rPr>
                <w:webHidden/>
              </w:rPr>
              <w:fldChar w:fldCharType="end"/>
            </w:r>
          </w:hyperlink>
        </w:p>
        <w:p>
          <w:pPr>
            <w:pStyle w:val="TOC4"/>
            <w:tabs>
              <w:tab w:val="clear" w:pos="720"/>
              <w:tab w:val="right" w:pos="9350" w:leader="dot"/>
            </w:tabs>
            <w:rPr>
              <w:rFonts w:eastAsia="" w:eastAsiaTheme="minorEastAsia"/>
            </w:rPr>
          </w:pPr>
          <w:hyperlink w:anchor="_Toc514931005">
            <w:r>
              <w:rPr>
                <w:rStyle w:val="IndexLink"/>
                <w:rFonts w:cs="Calibri" w:cstheme="minorHAnsi"/>
                <w:webHidden/>
              </w:rPr>
              <w:t>Ind. 26:  Eligibility criteria regarding qualification and experience for each job is available</w:t>
            </w:r>
            <w:r>
              <w:rPr>
                <w:webHidden/>
              </w:rPr>
              <w:fldChar w:fldCharType="begin"/>
            </w:r>
            <w:r>
              <w:rPr>
                <w:webHidden/>
              </w:rPr>
              <w:instrText xml:space="preserve">PAGEREF _Toc514931005 \h</w:instrText>
            </w:r>
            <w:r>
              <w:rPr>
                <w:webHidden/>
              </w:rPr>
              <w:fldChar w:fldCharType="separate"/>
            </w:r>
            <w:r>
              <w:rPr>
                <w:rStyle w:val="IndexLink"/>
                <w:vanish w:val="false"/>
              </w:rPr>
              <w:tab/>
              <w:t>58</w:t>
            </w:r>
            <w:r>
              <w:rPr>
                <w:webHidden/>
              </w:rPr>
              <w:fldChar w:fldCharType="end"/>
            </w:r>
          </w:hyperlink>
        </w:p>
        <w:p>
          <w:pPr>
            <w:pStyle w:val="TOC4"/>
            <w:tabs>
              <w:tab w:val="clear" w:pos="720"/>
              <w:tab w:val="right" w:pos="9350" w:leader="dot"/>
            </w:tabs>
            <w:rPr>
              <w:rFonts w:eastAsia="" w:eastAsiaTheme="minorEastAsia"/>
            </w:rPr>
          </w:pPr>
          <w:hyperlink w:anchor="_Toc514931006">
            <w:r>
              <w:rPr>
                <w:rStyle w:val="IndexLink"/>
                <w:rFonts w:cs="Calibri" w:cstheme="minorHAnsi"/>
                <w:webHidden/>
              </w:rPr>
              <w:t>Ind. 27: Recruitments are made according to laid down eligibility criteria</w:t>
            </w:r>
            <w:r>
              <w:rPr>
                <w:webHidden/>
              </w:rPr>
              <w:fldChar w:fldCharType="begin"/>
            </w:r>
            <w:r>
              <w:rPr>
                <w:webHidden/>
              </w:rPr>
              <w:instrText xml:space="preserve">PAGEREF _Toc514931006 \h</w:instrText>
            </w:r>
            <w:r>
              <w:rPr>
                <w:webHidden/>
              </w:rPr>
              <w:fldChar w:fldCharType="separate"/>
            </w:r>
            <w:r>
              <w:rPr>
                <w:rStyle w:val="IndexLink"/>
                <w:vanish w:val="false"/>
              </w:rPr>
              <w:tab/>
              <w:t>59</w:t>
            </w:r>
            <w:r>
              <w:rPr>
                <w:webHidden/>
              </w:rPr>
              <w:fldChar w:fldCharType="end"/>
            </w:r>
          </w:hyperlink>
        </w:p>
        <w:p>
          <w:pPr>
            <w:pStyle w:val="TOC3"/>
            <w:tabs>
              <w:tab w:val="clear" w:pos="720"/>
              <w:tab w:val="right" w:pos="9350" w:leader="dot"/>
            </w:tabs>
            <w:rPr>
              <w:rFonts w:eastAsia="" w:eastAsiaTheme="minorEastAsia"/>
            </w:rPr>
          </w:pPr>
          <w:hyperlink w:anchor="_Toc514931007">
            <w:r>
              <w:rPr>
                <w:rStyle w:val="IndexLink"/>
                <w:webHidden/>
                <w:lang w:val="en-GB" w:eastAsia="ar-SA"/>
              </w:rPr>
              <w:t>Standard 8. HRM-2: The staff members joining the laboratory are oriented to the laboratory environment, the laboratory sections and their individual jobs.</w:t>
            </w:r>
            <w:r>
              <w:rPr>
                <w:webHidden/>
              </w:rPr>
              <w:fldChar w:fldCharType="begin"/>
            </w:r>
            <w:r>
              <w:rPr>
                <w:webHidden/>
              </w:rPr>
              <w:instrText xml:space="preserve">PAGEREF _Toc514931007 \h</w:instrText>
            </w:r>
            <w:r>
              <w:rPr>
                <w:webHidden/>
              </w:rPr>
              <w:fldChar w:fldCharType="separate"/>
            </w:r>
            <w:r>
              <w:rPr>
                <w:rStyle w:val="IndexLink"/>
                <w:vanish w:val="false"/>
              </w:rPr>
              <w:tab/>
              <w:t>64</w:t>
            </w:r>
            <w:r>
              <w:rPr>
                <w:webHidden/>
              </w:rPr>
              <w:fldChar w:fldCharType="end"/>
            </w:r>
          </w:hyperlink>
        </w:p>
        <w:p>
          <w:pPr>
            <w:pStyle w:val="TOC4"/>
            <w:tabs>
              <w:tab w:val="clear" w:pos="720"/>
              <w:tab w:val="right" w:pos="9350" w:leader="dot"/>
            </w:tabs>
            <w:rPr>
              <w:rFonts w:eastAsia="" w:eastAsiaTheme="minorEastAsia"/>
            </w:rPr>
          </w:pPr>
          <w:hyperlink w:anchor="_Toc514931008">
            <w:r>
              <w:rPr>
                <w:rStyle w:val="IndexLink"/>
                <w:rFonts w:cs="Calibri" w:cstheme="minorHAnsi"/>
                <w:webHidden/>
              </w:rPr>
              <w:t>Ind. 28:  Appropriate orientation plan for new inducted employee exists</w:t>
            </w:r>
            <w:r>
              <w:rPr>
                <w:webHidden/>
              </w:rPr>
              <w:fldChar w:fldCharType="begin"/>
            </w:r>
            <w:r>
              <w:rPr>
                <w:webHidden/>
              </w:rPr>
              <w:instrText xml:space="preserve">PAGEREF _Toc514931008 \h</w:instrText>
            </w:r>
            <w:r>
              <w:rPr>
                <w:webHidden/>
              </w:rPr>
              <w:fldChar w:fldCharType="separate"/>
            </w:r>
            <w:r>
              <w:rPr>
                <w:rStyle w:val="IndexLink"/>
                <w:vanish w:val="false"/>
              </w:rPr>
              <w:tab/>
              <w:t>64</w:t>
            </w:r>
            <w:r>
              <w:rPr>
                <w:webHidden/>
              </w:rPr>
              <w:fldChar w:fldCharType="end"/>
            </w:r>
          </w:hyperlink>
        </w:p>
        <w:p>
          <w:pPr>
            <w:pStyle w:val="TOC4"/>
            <w:tabs>
              <w:tab w:val="clear" w:pos="720"/>
              <w:tab w:val="right" w:pos="9350" w:leader="dot"/>
            </w:tabs>
            <w:rPr>
              <w:rFonts w:eastAsia="" w:eastAsiaTheme="minorEastAsia"/>
            </w:rPr>
          </w:pPr>
          <w:hyperlink w:anchor="_Toc514931009">
            <w:r>
              <w:rPr>
                <w:rStyle w:val="IndexLink"/>
                <w:rFonts w:cs="Calibri" w:cstheme="minorHAnsi"/>
                <w:webHidden/>
              </w:rPr>
              <w:t>Ind. 29: Each staff member is made aware of laboratory wide policies and procedures as well as section/unit/service/program specific policies and procedures</w:t>
            </w:r>
            <w:r>
              <w:rPr>
                <w:webHidden/>
              </w:rPr>
              <w:fldChar w:fldCharType="begin"/>
            </w:r>
            <w:r>
              <w:rPr>
                <w:webHidden/>
              </w:rPr>
              <w:instrText xml:space="preserve">PAGEREF _Toc514931009 \h</w:instrText>
            </w:r>
            <w:r>
              <w:rPr>
                <w:webHidden/>
              </w:rPr>
              <w:fldChar w:fldCharType="separate"/>
            </w:r>
            <w:r>
              <w:rPr>
                <w:rStyle w:val="IndexLink"/>
                <w:vanish w:val="false"/>
              </w:rPr>
              <w:tab/>
              <w:t>65</w:t>
            </w:r>
            <w:r>
              <w:rPr>
                <w:webHidden/>
              </w:rPr>
              <w:fldChar w:fldCharType="end"/>
            </w:r>
          </w:hyperlink>
        </w:p>
        <w:p>
          <w:pPr>
            <w:pStyle w:val="TOC4"/>
            <w:tabs>
              <w:tab w:val="clear" w:pos="720"/>
              <w:tab w:val="right" w:pos="9350" w:leader="dot"/>
            </w:tabs>
            <w:rPr>
              <w:rFonts w:eastAsia="" w:eastAsiaTheme="minorEastAsia"/>
            </w:rPr>
          </w:pPr>
          <w:hyperlink w:anchor="_Toc514931010">
            <w:r>
              <w:rPr>
                <w:rStyle w:val="IndexLink"/>
                <w:rFonts w:cs="Calibri" w:cstheme="minorHAnsi"/>
                <w:webHidden/>
              </w:rPr>
              <w:t>Ind. 30: Each staff member is made aware of his/her rights and responsibilities</w:t>
            </w:r>
            <w:r>
              <w:rPr>
                <w:webHidden/>
              </w:rPr>
              <w:fldChar w:fldCharType="begin"/>
            </w:r>
            <w:r>
              <w:rPr>
                <w:webHidden/>
              </w:rPr>
              <w:instrText xml:space="preserve">PAGEREF _Toc514931010 \h</w:instrText>
            </w:r>
            <w:r>
              <w:rPr>
                <w:webHidden/>
              </w:rPr>
              <w:fldChar w:fldCharType="separate"/>
            </w:r>
            <w:r>
              <w:rPr>
                <w:rStyle w:val="IndexLink"/>
                <w:vanish w:val="false"/>
              </w:rPr>
              <w:tab/>
              <w:t>65</w:t>
            </w:r>
            <w:r>
              <w:rPr>
                <w:webHidden/>
              </w:rPr>
              <w:fldChar w:fldCharType="end"/>
            </w:r>
          </w:hyperlink>
        </w:p>
        <w:p>
          <w:pPr>
            <w:pStyle w:val="TOC4"/>
            <w:tabs>
              <w:tab w:val="clear" w:pos="720"/>
              <w:tab w:val="right" w:pos="9350" w:leader="dot"/>
            </w:tabs>
            <w:rPr>
              <w:rFonts w:eastAsia="" w:eastAsiaTheme="minorEastAsia"/>
            </w:rPr>
          </w:pPr>
          <w:hyperlink w:anchor="_Toc514931011">
            <w:r>
              <w:rPr>
                <w:rStyle w:val="IndexLink"/>
                <w:rFonts w:cs="Calibri" w:cstheme="minorHAnsi"/>
                <w:webHidden/>
              </w:rPr>
              <w:t>Ind. 31: All employees are educated with regard to patients' rights and responsibilities</w:t>
            </w:r>
            <w:r>
              <w:rPr>
                <w:webHidden/>
              </w:rPr>
              <w:fldChar w:fldCharType="begin"/>
            </w:r>
            <w:r>
              <w:rPr>
                <w:webHidden/>
              </w:rPr>
              <w:instrText xml:space="preserve">PAGEREF _Toc514931011 \h</w:instrText>
            </w:r>
            <w:r>
              <w:rPr>
                <w:webHidden/>
              </w:rPr>
              <w:fldChar w:fldCharType="separate"/>
            </w:r>
            <w:r>
              <w:rPr>
                <w:rStyle w:val="IndexLink"/>
                <w:vanish w:val="false"/>
              </w:rPr>
              <w:tab/>
              <w:t>66</w:t>
            </w:r>
            <w:r>
              <w:rPr>
                <w:webHidden/>
              </w:rPr>
              <w:fldChar w:fldCharType="end"/>
            </w:r>
          </w:hyperlink>
        </w:p>
        <w:p>
          <w:pPr>
            <w:pStyle w:val="TOC3"/>
            <w:tabs>
              <w:tab w:val="clear" w:pos="720"/>
              <w:tab w:val="right" w:pos="9350" w:leader="dot"/>
            </w:tabs>
            <w:rPr>
              <w:rFonts w:eastAsia="" w:eastAsiaTheme="minorEastAsia"/>
            </w:rPr>
          </w:pPr>
          <w:hyperlink w:anchor="_Toc514931012">
            <w:r>
              <w:rPr>
                <w:rStyle w:val="IndexLink"/>
                <w:webHidden/>
              </w:rPr>
              <w:t>Standard 9. HRM-3: An appraisal system for evaluating the performance of employees exists as an integral part of the human resource management process.</w:t>
            </w:r>
            <w:r>
              <w:rPr>
                <w:webHidden/>
              </w:rPr>
              <w:fldChar w:fldCharType="begin"/>
            </w:r>
            <w:r>
              <w:rPr>
                <w:webHidden/>
              </w:rPr>
              <w:instrText xml:space="preserve">PAGEREF _Toc514931012 \h</w:instrText>
            </w:r>
            <w:r>
              <w:rPr>
                <w:webHidden/>
              </w:rPr>
              <w:fldChar w:fldCharType="separate"/>
            </w:r>
            <w:r>
              <w:rPr>
                <w:rStyle w:val="IndexLink"/>
                <w:vanish w:val="false"/>
              </w:rPr>
              <w:tab/>
              <w:t>69</w:t>
            </w:r>
            <w:r>
              <w:rPr>
                <w:webHidden/>
              </w:rPr>
              <w:fldChar w:fldCharType="end"/>
            </w:r>
          </w:hyperlink>
        </w:p>
        <w:p>
          <w:pPr>
            <w:pStyle w:val="TOC4"/>
            <w:tabs>
              <w:tab w:val="clear" w:pos="720"/>
              <w:tab w:val="right" w:pos="9350" w:leader="dot"/>
            </w:tabs>
            <w:rPr>
              <w:rFonts w:eastAsia="" w:eastAsiaTheme="minorEastAsia"/>
            </w:rPr>
          </w:pPr>
          <w:hyperlink w:anchor="_Toc514931013">
            <w:r>
              <w:rPr>
                <w:rStyle w:val="IndexLink"/>
                <w:rFonts w:cs="Calibri" w:cstheme="minorHAnsi"/>
                <w:webHidden/>
              </w:rPr>
              <w:t>Ind. 32: Well-documented performance appraisal tools exist in the laboratory</w:t>
            </w:r>
            <w:r>
              <w:rPr>
                <w:webHidden/>
              </w:rPr>
              <w:fldChar w:fldCharType="begin"/>
            </w:r>
            <w:r>
              <w:rPr>
                <w:webHidden/>
              </w:rPr>
              <w:instrText xml:space="preserve">PAGEREF _Toc514931013 \h</w:instrText>
            </w:r>
            <w:r>
              <w:rPr>
                <w:webHidden/>
              </w:rPr>
              <w:fldChar w:fldCharType="separate"/>
            </w:r>
            <w:r>
              <w:rPr>
                <w:rStyle w:val="IndexLink"/>
                <w:vanish w:val="false"/>
              </w:rPr>
              <w:tab/>
              <w:t>69</w:t>
            </w:r>
            <w:r>
              <w:rPr>
                <w:webHidden/>
              </w:rPr>
              <w:fldChar w:fldCharType="end"/>
            </w:r>
          </w:hyperlink>
        </w:p>
        <w:p>
          <w:pPr>
            <w:pStyle w:val="TOC4"/>
            <w:tabs>
              <w:tab w:val="clear" w:pos="720"/>
              <w:tab w:val="right" w:pos="9350" w:leader="dot"/>
            </w:tabs>
            <w:rPr>
              <w:rFonts w:eastAsia="" w:eastAsiaTheme="minorEastAsia"/>
            </w:rPr>
          </w:pPr>
          <w:hyperlink w:anchor="_Toc514931014">
            <w:r>
              <w:rPr>
                <w:rStyle w:val="IndexLink"/>
                <w:rFonts w:cs="Calibri" w:cstheme="minorHAnsi"/>
                <w:webHidden/>
              </w:rPr>
              <w:t xml:space="preserve">Ind. 33: All of </w:t>
            </w:r>
            <w:ins w:id="2" w:author="Dr. Shafiq-ur-Rehman" w:date="2018-07-07T14:28:00Z">
              <w:r>
                <w:rPr>
                  <w:rStyle w:val="IndexLink"/>
                  <w:rFonts w:cs="Calibri" w:cstheme="minorHAnsi"/>
                </w:rPr>
                <w:t>t</w:t>
              </w:r>
            </w:ins>
            <w:del w:id="3" w:author="Dr. Shafiq-ur-Rehman" w:date="2018-07-07T14:28:00Z">
              <w:r>
                <w:rPr>
                  <w:rStyle w:val="IndexLink"/>
                  <w:rFonts w:cs="Calibri" w:cstheme="minorHAnsi"/>
                </w:rPr>
                <w:delText>T</w:delText>
              </w:r>
            </w:del>
            <w:r>
              <w:rPr>
                <w:rStyle w:val="IndexLink"/>
                <w:rFonts w:cs="Calibri" w:cstheme="minorHAnsi"/>
              </w:rPr>
              <w:t>he employees / Consultants / Students / voluntary workers are made aware of the performance appraisal tools at the time of induction</w:t>
            </w:r>
            <w:r>
              <w:rPr>
                <w:webHidden/>
              </w:rPr>
              <w:fldChar w:fldCharType="begin"/>
            </w:r>
            <w:r>
              <w:rPr>
                <w:webHidden/>
              </w:rPr>
              <w:instrText xml:space="preserve">PAGEREF _Toc514931014 \h</w:instrText>
            </w:r>
            <w:r>
              <w:rPr>
                <w:webHidden/>
              </w:rPr>
              <w:fldChar w:fldCharType="separate"/>
            </w:r>
            <w:r>
              <w:rPr>
                <w:rStyle w:val="IndexLink"/>
                <w:vanish w:val="false"/>
              </w:rPr>
              <w:tab/>
              <w:t>69</w:t>
            </w:r>
            <w:r>
              <w:rPr>
                <w:webHidden/>
              </w:rPr>
              <w:fldChar w:fldCharType="end"/>
            </w:r>
          </w:hyperlink>
        </w:p>
        <w:p>
          <w:pPr>
            <w:pStyle w:val="TOC4"/>
            <w:tabs>
              <w:tab w:val="clear" w:pos="720"/>
              <w:tab w:val="right" w:pos="9350" w:leader="dot"/>
            </w:tabs>
            <w:rPr>
              <w:rFonts w:eastAsia="" w:eastAsiaTheme="minorEastAsia"/>
            </w:rPr>
          </w:pPr>
          <w:hyperlink w:anchor="_Toc514931015">
            <w:r>
              <w:rPr>
                <w:rStyle w:val="IndexLink"/>
                <w:rFonts w:cs="Calibri" w:cstheme="minorHAnsi"/>
                <w:webHidden/>
              </w:rPr>
              <w:t>Ind. 34: The appraisal is used as a tool for further development.</w:t>
            </w:r>
            <w:r>
              <w:rPr>
                <w:webHidden/>
              </w:rPr>
              <w:fldChar w:fldCharType="begin"/>
            </w:r>
            <w:r>
              <w:rPr>
                <w:webHidden/>
              </w:rPr>
              <w:instrText xml:space="preserve">PAGEREF _Toc514931015 \h</w:instrText>
            </w:r>
            <w:r>
              <w:rPr>
                <w:webHidden/>
              </w:rPr>
              <w:fldChar w:fldCharType="separate"/>
            </w:r>
            <w:r>
              <w:rPr>
                <w:rStyle w:val="IndexLink"/>
                <w:vanish w:val="false"/>
              </w:rPr>
              <w:tab/>
              <w:t>70</w:t>
            </w:r>
            <w:r>
              <w:rPr>
                <w:webHidden/>
              </w:rPr>
              <w:fldChar w:fldCharType="end"/>
            </w:r>
          </w:hyperlink>
        </w:p>
        <w:p>
          <w:pPr>
            <w:pStyle w:val="TOC4"/>
            <w:tabs>
              <w:tab w:val="clear" w:pos="720"/>
              <w:tab w:val="right" w:pos="9350" w:leader="dot"/>
            </w:tabs>
            <w:rPr>
              <w:rFonts w:eastAsia="" w:eastAsiaTheme="minorEastAsia"/>
            </w:rPr>
          </w:pPr>
          <w:hyperlink w:anchor="_Toc514931016">
            <w:r>
              <w:rPr>
                <w:rStyle w:val="IndexLink"/>
                <w:rFonts w:cs="Calibri" w:cstheme="minorHAnsi"/>
                <w:webHidden/>
              </w:rPr>
              <w:t>Ind. 35: Performance appraisal is carried out at pre-defined intervals and is documented</w:t>
            </w:r>
            <w:r>
              <w:rPr>
                <w:webHidden/>
              </w:rPr>
              <w:fldChar w:fldCharType="begin"/>
            </w:r>
            <w:r>
              <w:rPr>
                <w:webHidden/>
              </w:rPr>
              <w:instrText xml:space="preserve">PAGEREF _Toc514931016 \h</w:instrText>
            </w:r>
            <w:r>
              <w:rPr>
                <w:webHidden/>
              </w:rPr>
              <w:fldChar w:fldCharType="separate"/>
            </w:r>
            <w:r>
              <w:rPr>
                <w:rStyle w:val="IndexLink"/>
                <w:vanish w:val="false"/>
              </w:rPr>
              <w:tab/>
              <w:t>70</w:t>
            </w:r>
            <w:r>
              <w:rPr>
                <w:webHidden/>
              </w:rPr>
              <w:fldChar w:fldCharType="end"/>
            </w:r>
          </w:hyperlink>
        </w:p>
        <w:p>
          <w:pPr>
            <w:pStyle w:val="TOC3"/>
            <w:tabs>
              <w:tab w:val="clear" w:pos="720"/>
              <w:tab w:val="right" w:pos="9350" w:leader="dot"/>
            </w:tabs>
            <w:rPr>
              <w:rFonts w:eastAsia="" w:eastAsiaTheme="minorEastAsia"/>
            </w:rPr>
          </w:pPr>
          <w:hyperlink w:anchor="_Toc514931017">
            <w:r>
              <w:rPr>
                <w:rStyle w:val="IndexLink"/>
                <w:webHidden/>
              </w:rPr>
              <w:t>Standard 10. HRM-4: Documented personal record for each staff member exists.</w:t>
            </w:r>
            <w:r>
              <w:rPr>
                <w:webHidden/>
              </w:rPr>
              <w:fldChar w:fldCharType="begin"/>
            </w:r>
            <w:r>
              <w:rPr>
                <w:webHidden/>
              </w:rPr>
              <w:instrText xml:space="preserve">PAGEREF _Toc514931017 \h</w:instrText>
            </w:r>
            <w:r>
              <w:rPr>
                <w:webHidden/>
              </w:rPr>
              <w:fldChar w:fldCharType="separate"/>
            </w:r>
            <w:r>
              <w:rPr>
                <w:rStyle w:val="IndexLink"/>
                <w:vanish w:val="false"/>
              </w:rPr>
              <w:tab/>
              <w:t>74</w:t>
            </w:r>
            <w:r>
              <w:rPr>
                <w:webHidden/>
              </w:rPr>
              <w:fldChar w:fldCharType="end"/>
            </w:r>
          </w:hyperlink>
        </w:p>
        <w:p>
          <w:pPr>
            <w:pStyle w:val="TOC4"/>
            <w:tabs>
              <w:tab w:val="clear" w:pos="720"/>
              <w:tab w:val="right" w:pos="9350" w:leader="dot"/>
            </w:tabs>
            <w:rPr>
              <w:rFonts w:eastAsia="" w:eastAsiaTheme="minorEastAsia"/>
            </w:rPr>
          </w:pPr>
          <w:hyperlink w:anchor="_Toc514931018">
            <w:r>
              <w:rPr>
                <w:rStyle w:val="IndexLink"/>
                <w:rFonts w:cs="Calibri" w:cstheme="minorHAnsi"/>
                <w:webHidden/>
              </w:rPr>
              <w:t>Ind. 36: Personal files are maintained in respect of all full time/part time employees</w:t>
            </w:r>
            <w:r>
              <w:rPr>
                <w:webHidden/>
              </w:rPr>
              <w:fldChar w:fldCharType="begin"/>
            </w:r>
            <w:r>
              <w:rPr>
                <w:webHidden/>
              </w:rPr>
              <w:instrText xml:space="preserve">PAGEREF _Toc514931018 \h</w:instrText>
            </w:r>
            <w:r>
              <w:rPr>
                <w:webHidden/>
              </w:rPr>
              <w:fldChar w:fldCharType="separate"/>
            </w:r>
            <w:r>
              <w:rPr>
                <w:rStyle w:val="IndexLink"/>
                <w:vanish w:val="false"/>
              </w:rPr>
              <w:tab/>
              <w:t>74</w:t>
            </w:r>
            <w:r>
              <w:rPr>
                <w:webHidden/>
              </w:rPr>
              <w:fldChar w:fldCharType="end"/>
            </w:r>
          </w:hyperlink>
        </w:p>
        <w:p>
          <w:pPr>
            <w:pStyle w:val="TOC3"/>
            <w:tabs>
              <w:tab w:val="clear" w:pos="720"/>
              <w:tab w:val="right" w:pos="9350" w:leader="dot"/>
            </w:tabs>
            <w:rPr>
              <w:rFonts w:eastAsia="" w:eastAsiaTheme="minorEastAsia"/>
            </w:rPr>
          </w:pPr>
          <w:hyperlink w:anchor="_Toc514931019">
            <w:r>
              <w:rPr>
                <w:rStyle w:val="IndexLink"/>
                <w:webHidden/>
              </w:rPr>
              <w:t>Standard 11. HRM-5: In-service staff capacity building record is documented.</w:t>
            </w:r>
            <w:r>
              <w:rPr>
                <w:webHidden/>
              </w:rPr>
              <w:fldChar w:fldCharType="begin"/>
            </w:r>
            <w:r>
              <w:rPr>
                <w:webHidden/>
              </w:rPr>
              <w:instrText xml:space="preserve">PAGEREF _Toc514931019 \h</w:instrText>
            </w:r>
            <w:r>
              <w:rPr>
                <w:webHidden/>
              </w:rPr>
              <w:fldChar w:fldCharType="separate"/>
            </w:r>
            <w:r>
              <w:rPr>
                <w:rStyle w:val="IndexLink"/>
                <w:vanish w:val="false"/>
              </w:rPr>
              <w:tab/>
              <w:t>78</w:t>
            </w:r>
            <w:r>
              <w:rPr>
                <w:webHidden/>
              </w:rPr>
              <w:fldChar w:fldCharType="end"/>
            </w:r>
          </w:hyperlink>
        </w:p>
        <w:p>
          <w:pPr>
            <w:pStyle w:val="TOC4"/>
            <w:tabs>
              <w:tab w:val="clear" w:pos="720"/>
              <w:tab w:val="right" w:pos="9350" w:leader="dot"/>
            </w:tabs>
            <w:rPr>
              <w:rFonts w:eastAsia="" w:eastAsiaTheme="minorEastAsia"/>
            </w:rPr>
          </w:pPr>
          <w:hyperlink w:anchor="_Toc514931020">
            <w:r>
              <w:rPr>
                <w:rStyle w:val="IndexLink"/>
                <w:rFonts w:cs="Calibri" w:cstheme="minorHAnsi"/>
                <w:webHidden/>
              </w:rPr>
              <w:t>Ind. 37:  In-service training plan for staff members is available</w:t>
            </w:r>
            <w:r>
              <w:rPr>
                <w:webHidden/>
              </w:rPr>
              <w:fldChar w:fldCharType="begin"/>
            </w:r>
            <w:r>
              <w:rPr>
                <w:webHidden/>
              </w:rPr>
              <w:instrText xml:space="preserve">PAGEREF _Toc514931020 \h</w:instrText>
            </w:r>
            <w:r>
              <w:rPr>
                <w:webHidden/>
              </w:rPr>
              <w:fldChar w:fldCharType="separate"/>
            </w:r>
            <w:r>
              <w:rPr>
                <w:rStyle w:val="IndexLink"/>
                <w:vanish w:val="false"/>
              </w:rPr>
              <w:tab/>
              <w:t>78</w:t>
            </w:r>
            <w:r>
              <w:rPr>
                <w:webHidden/>
              </w:rPr>
              <w:fldChar w:fldCharType="end"/>
            </w:r>
          </w:hyperlink>
        </w:p>
        <w:p>
          <w:pPr>
            <w:pStyle w:val="TOC4"/>
            <w:tabs>
              <w:tab w:val="clear" w:pos="720"/>
              <w:tab w:val="right" w:pos="9350" w:leader="dot"/>
            </w:tabs>
            <w:rPr>
              <w:rFonts w:eastAsia="" w:eastAsiaTheme="minorEastAsia"/>
            </w:rPr>
          </w:pPr>
          <w:hyperlink w:anchor="_Toc514931021">
            <w:r>
              <w:rPr>
                <w:rStyle w:val="IndexLink"/>
                <w:rFonts w:cs="Calibri" w:cstheme="minorHAnsi"/>
                <w:webHidden/>
              </w:rPr>
              <w:t>Ind. 38: A</w:t>
            </w:r>
            <w:ins w:id="4" w:author="Dr. Shafiq-ur-Rehman" w:date="2018-07-07T14:28:00Z">
              <w:r>
                <w:rPr>
                  <w:rStyle w:val="IndexLink"/>
                  <w:rFonts w:cs="Calibri" w:cstheme="minorHAnsi"/>
                </w:rPr>
                <w:t>ll</w:t>
              </w:r>
            </w:ins>
            <w:del w:id="5" w:author="Dr. Shafiq-ur-Rehman" w:date="2018-07-07T14:28:00Z">
              <w:r>
                <w:rPr>
                  <w:rStyle w:val="IndexLink"/>
                  <w:rFonts w:cs="Calibri" w:cstheme="minorHAnsi"/>
                </w:rPr>
                <w:delText>LL</w:delText>
              </w:r>
            </w:del>
            <w:r>
              <w:rPr>
                <w:rStyle w:val="IndexLink"/>
                <w:rFonts w:cs="Calibri" w:cstheme="minorHAnsi"/>
              </w:rPr>
              <w:t xml:space="preserve"> records of in-service training and education are contained in the personal files</w:t>
            </w:r>
            <w:r>
              <w:rPr>
                <w:webHidden/>
              </w:rPr>
              <w:fldChar w:fldCharType="begin"/>
            </w:r>
            <w:r>
              <w:rPr>
                <w:webHidden/>
              </w:rPr>
              <w:instrText xml:space="preserve">PAGEREF _Toc514931021 \h</w:instrText>
            </w:r>
            <w:r>
              <w:rPr>
                <w:webHidden/>
              </w:rPr>
              <w:fldChar w:fldCharType="separate"/>
            </w:r>
            <w:r>
              <w:rPr>
                <w:rStyle w:val="IndexLink"/>
                <w:vanish w:val="false"/>
              </w:rPr>
              <w:tab/>
              <w:t>78</w:t>
            </w:r>
            <w:r>
              <w:rPr>
                <w:webHidden/>
              </w:rPr>
              <w:fldChar w:fldCharType="end"/>
            </w:r>
          </w:hyperlink>
        </w:p>
        <w:p>
          <w:pPr>
            <w:pStyle w:val="TOC4"/>
            <w:tabs>
              <w:tab w:val="clear" w:pos="720"/>
              <w:tab w:val="right" w:pos="9350" w:leader="dot"/>
            </w:tabs>
            <w:rPr>
              <w:rFonts w:eastAsia="" w:eastAsiaTheme="minorEastAsia"/>
            </w:rPr>
          </w:pPr>
          <w:hyperlink w:anchor="_Toc514931022">
            <w:r>
              <w:rPr>
                <w:rStyle w:val="IndexLink"/>
                <w:rFonts w:cs="Calibri" w:cstheme="minorHAnsi"/>
                <w:webHidden/>
              </w:rPr>
              <w:t>Ind. 39: System for verification of documents and certificates of employees exists in the laboratory</w:t>
            </w:r>
            <w:r>
              <w:rPr>
                <w:webHidden/>
              </w:rPr>
              <w:fldChar w:fldCharType="begin"/>
            </w:r>
            <w:r>
              <w:rPr>
                <w:webHidden/>
              </w:rPr>
              <w:instrText xml:space="preserve">PAGEREF _Toc514931022 \h</w:instrText>
            </w:r>
            <w:r>
              <w:rPr>
                <w:webHidden/>
              </w:rPr>
              <w:fldChar w:fldCharType="separate"/>
            </w:r>
            <w:r>
              <w:rPr>
                <w:rStyle w:val="IndexLink"/>
                <w:vanish w:val="false"/>
              </w:rPr>
              <w:tab/>
              <w:t>80</w:t>
            </w:r>
            <w:r>
              <w:rPr>
                <w:webHidden/>
              </w:rPr>
              <w:fldChar w:fldCharType="end"/>
            </w:r>
          </w:hyperlink>
        </w:p>
        <w:p>
          <w:pPr>
            <w:pStyle w:val="TOC4"/>
            <w:tabs>
              <w:tab w:val="clear" w:pos="720"/>
              <w:tab w:val="right" w:pos="9350" w:leader="dot"/>
            </w:tabs>
            <w:rPr>
              <w:rFonts w:eastAsia="" w:eastAsiaTheme="minorEastAsia"/>
            </w:rPr>
          </w:pPr>
          <w:hyperlink w:anchor="_Toc514931023">
            <w:r>
              <w:rPr>
                <w:rStyle w:val="IndexLink"/>
                <w:rFonts w:cs="Calibri" w:cstheme="minorHAnsi"/>
                <w:webHidden/>
              </w:rPr>
              <w:t>Ind. 40: Verification of credentials/documents is done in the laboratory for any newly added qualification/training certificate</w:t>
            </w:r>
            <w:r>
              <w:rPr>
                <w:webHidden/>
              </w:rPr>
              <w:fldChar w:fldCharType="begin"/>
            </w:r>
            <w:r>
              <w:rPr>
                <w:webHidden/>
              </w:rPr>
              <w:instrText xml:space="preserve">PAGEREF _Toc514931023 \h</w:instrText>
            </w:r>
            <w:r>
              <w:rPr>
                <w:webHidden/>
              </w:rPr>
              <w:fldChar w:fldCharType="separate"/>
            </w:r>
            <w:r>
              <w:rPr>
                <w:rStyle w:val="IndexLink"/>
                <w:vanish w:val="false"/>
              </w:rPr>
              <w:tab/>
              <w:t>80</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sz w:val="22"/>
              <w:szCs w:val="22"/>
              <w:lang w:eastAsia="en-US"/>
            </w:rPr>
          </w:pPr>
          <w:hyperlink w:anchor="_Toc514931024">
            <w:r>
              <w:rPr>
                <w:rStyle w:val="IndexLink"/>
                <w:rFonts w:cs="Calibri" w:cstheme="minorHAnsi"/>
                <w:webHidden/>
              </w:rPr>
              <w:t>2.4.</w:t>
            </w:r>
            <w:r>
              <w:rPr>
                <w:rStyle w:val="IndexLink"/>
                <w:rFonts w:eastAsia="" w:cs="" w:ascii="Calibri" w:hAnsi="Calibri" w:asciiTheme="minorHAnsi" w:cstheme="minorBidi" w:eastAsiaTheme="minorEastAsia" w:hAnsiTheme="minorHAnsi"/>
                <w:b w:val="false"/>
                <w:bCs w:val="false"/>
                <w:color w:val="auto"/>
                <w:sz w:val="22"/>
                <w:szCs w:val="22"/>
                <w:lang w:eastAsia="en-US"/>
              </w:rPr>
              <w:tab/>
            </w:r>
            <w:r>
              <w:rPr>
                <w:rStyle w:val="IndexLink"/>
                <w:rFonts w:cs="Calibri" w:cstheme="minorHAnsi"/>
              </w:rPr>
              <w:t>Management of Equipment and Reagents (MER)</w:t>
            </w:r>
            <w:r>
              <w:rPr>
                <w:webHidden/>
              </w:rPr>
              <w:fldChar w:fldCharType="begin"/>
            </w:r>
            <w:r>
              <w:rPr>
                <w:webHidden/>
              </w:rPr>
              <w:instrText xml:space="preserve">PAGEREF _Toc514931024 \h</w:instrText>
            </w:r>
            <w:r>
              <w:rPr>
                <w:webHidden/>
              </w:rPr>
              <w:fldChar w:fldCharType="separate"/>
            </w:r>
            <w:r>
              <w:rPr>
                <w:rStyle w:val="IndexLink"/>
                <w:vanish w:val="false"/>
              </w:rPr>
              <w:tab/>
              <w:t>84</w:t>
            </w:r>
            <w:r>
              <w:rPr>
                <w:webHidden/>
              </w:rPr>
              <w:fldChar w:fldCharType="end"/>
            </w:r>
          </w:hyperlink>
        </w:p>
        <w:p>
          <w:pPr>
            <w:pStyle w:val="TOC3"/>
            <w:tabs>
              <w:tab w:val="clear" w:pos="720"/>
              <w:tab w:val="right" w:pos="9350" w:leader="dot"/>
            </w:tabs>
            <w:rPr>
              <w:rFonts w:eastAsia="" w:eastAsiaTheme="minorEastAsia"/>
            </w:rPr>
          </w:pPr>
          <w:hyperlink w:anchor="_Toc514931025">
            <w:r>
              <w:rPr>
                <w:rStyle w:val="IndexLink"/>
                <w:webHidden/>
              </w:rPr>
              <w:t>Standard 13. MER-1: Ensure quality of equipment and reagents through standardized procurement procedures.</w:t>
            </w:r>
            <w:r>
              <w:rPr>
                <w:webHidden/>
              </w:rPr>
              <w:fldChar w:fldCharType="begin"/>
            </w:r>
            <w:r>
              <w:rPr>
                <w:webHidden/>
              </w:rPr>
              <w:instrText xml:space="preserve">PAGEREF _Toc514931025 \h</w:instrText>
            </w:r>
            <w:r>
              <w:rPr>
                <w:webHidden/>
              </w:rPr>
              <w:fldChar w:fldCharType="separate"/>
            </w:r>
            <w:r>
              <w:rPr>
                <w:rStyle w:val="IndexLink"/>
                <w:vanish w:val="false"/>
              </w:rPr>
              <w:tab/>
              <w:t>85</w:t>
            </w:r>
            <w:r>
              <w:rPr>
                <w:webHidden/>
              </w:rPr>
              <w:fldChar w:fldCharType="end"/>
            </w:r>
          </w:hyperlink>
        </w:p>
        <w:p>
          <w:pPr>
            <w:pStyle w:val="TOC4"/>
            <w:tabs>
              <w:tab w:val="clear" w:pos="720"/>
              <w:tab w:val="right" w:pos="9350" w:leader="dot"/>
            </w:tabs>
            <w:rPr>
              <w:rFonts w:eastAsia="" w:eastAsiaTheme="minorEastAsia"/>
            </w:rPr>
          </w:pPr>
          <w:hyperlink w:anchor="_Toc514931026">
            <w:r>
              <w:rPr>
                <w:rStyle w:val="IndexLink"/>
                <w:rFonts w:cs="Calibri" w:cstheme="minorHAnsi"/>
                <w:webHidden/>
              </w:rPr>
              <w:t>Ind. 41:  The procurement procedure of laboratory is laid down</w:t>
            </w:r>
            <w:r>
              <w:rPr>
                <w:webHidden/>
              </w:rPr>
              <w:fldChar w:fldCharType="begin"/>
            </w:r>
            <w:r>
              <w:rPr>
                <w:webHidden/>
              </w:rPr>
              <w:instrText xml:space="preserve">PAGEREF _Toc514931026 \h</w:instrText>
            </w:r>
            <w:r>
              <w:rPr>
                <w:webHidden/>
              </w:rPr>
              <w:fldChar w:fldCharType="separate"/>
            </w:r>
            <w:r>
              <w:rPr>
                <w:rStyle w:val="IndexLink"/>
                <w:vanish w:val="false"/>
              </w:rPr>
              <w:tab/>
              <w:t>85</w:t>
            </w:r>
            <w:r>
              <w:rPr>
                <w:webHidden/>
              </w:rPr>
              <w:fldChar w:fldCharType="end"/>
            </w:r>
          </w:hyperlink>
        </w:p>
        <w:p>
          <w:pPr>
            <w:pStyle w:val="TOC4"/>
            <w:tabs>
              <w:tab w:val="clear" w:pos="720"/>
              <w:tab w:val="right" w:pos="9350" w:leader="dot"/>
            </w:tabs>
            <w:rPr>
              <w:rFonts w:eastAsia="" w:eastAsiaTheme="minorEastAsia"/>
            </w:rPr>
          </w:pPr>
          <w:hyperlink w:anchor="_Toc514931027">
            <w:r>
              <w:rPr>
                <w:rStyle w:val="IndexLink"/>
                <w:rFonts w:cs="Calibri" w:cstheme="minorHAnsi"/>
                <w:webHidden/>
              </w:rPr>
              <w:t>Ind. 42: Specifications for all the equipment and reagents / kits / consumables to be purchased are documented</w:t>
            </w:r>
            <w:r>
              <w:rPr>
                <w:webHidden/>
              </w:rPr>
              <w:fldChar w:fldCharType="begin"/>
            </w:r>
            <w:r>
              <w:rPr>
                <w:webHidden/>
              </w:rPr>
              <w:instrText xml:space="preserve">PAGEREF _Toc514931027 \h</w:instrText>
            </w:r>
            <w:r>
              <w:rPr>
                <w:webHidden/>
              </w:rPr>
              <w:fldChar w:fldCharType="separate"/>
            </w:r>
            <w:r>
              <w:rPr>
                <w:rStyle w:val="IndexLink"/>
                <w:vanish w:val="false"/>
              </w:rPr>
              <w:tab/>
              <w:t>85</w:t>
            </w:r>
            <w:r>
              <w:rPr>
                <w:webHidden/>
              </w:rPr>
              <w:fldChar w:fldCharType="end"/>
            </w:r>
          </w:hyperlink>
        </w:p>
        <w:p>
          <w:pPr>
            <w:pStyle w:val="TOC4"/>
            <w:tabs>
              <w:tab w:val="clear" w:pos="720"/>
              <w:tab w:val="right" w:pos="9350" w:leader="dot"/>
            </w:tabs>
            <w:rPr>
              <w:rFonts w:eastAsia="" w:eastAsiaTheme="minorEastAsia"/>
            </w:rPr>
          </w:pPr>
          <w:hyperlink w:anchor="_Toc514931028">
            <w:r>
              <w:rPr>
                <w:rStyle w:val="IndexLink"/>
                <w:rFonts w:cs="Calibri" w:cstheme="minorHAnsi"/>
                <w:webHidden/>
              </w:rPr>
              <w:t>Ind. 43:  Procurement orders are clear, dated and signed</w:t>
            </w:r>
            <w:r>
              <w:rPr>
                <w:webHidden/>
              </w:rPr>
              <w:fldChar w:fldCharType="begin"/>
            </w:r>
            <w:r>
              <w:rPr>
                <w:webHidden/>
              </w:rPr>
              <w:instrText xml:space="preserve">PAGEREF _Toc514931028 \h</w:instrText>
            </w:r>
            <w:r>
              <w:rPr>
                <w:webHidden/>
              </w:rPr>
              <w:fldChar w:fldCharType="separate"/>
            </w:r>
            <w:r>
              <w:rPr>
                <w:rStyle w:val="IndexLink"/>
                <w:vanish w:val="false"/>
              </w:rPr>
              <w:tab/>
              <w:t>86</w:t>
            </w:r>
            <w:r>
              <w:rPr>
                <w:webHidden/>
              </w:rPr>
              <w:fldChar w:fldCharType="end"/>
            </w:r>
          </w:hyperlink>
        </w:p>
        <w:p>
          <w:pPr>
            <w:pStyle w:val="TOC4"/>
            <w:tabs>
              <w:tab w:val="clear" w:pos="720"/>
              <w:tab w:val="right" w:pos="9350" w:leader="dot"/>
            </w:tabs>
            <w:rPr>
              <w:rFonts w:eastAsia="" w:eastAsiaTheme="minorEastAsia"/>
            </w:rPr>
          </w:pPr>
          <w:hyperlink w:anchor="_Toc514931029">
            <w:r>
              <w:rPr>
                <w:rStyle w:val="IndexLink"/>
                <w:rFonts w:cs="Calibri" w:cstheme="minorHAnsi"/>
                <w:webHidden/>
              </w:rPr>
              <w:t>Ind. 44:  Procured items are regularly entered into stock registers</w:t>
            </w:r>
            <w:r>
              <w:rPr>
                <w:webHidden/>
              </w:rPr>
              <w:fldChar w:fldCharType="begin"/>
            </w:r>
            <w:r>
              <w:rPr>
                <w:webHidden/>
              </w:rPr>
              <w:instrText xml:space="preserve">PAGEREF _Toc514931029 \h</w:instrText>
            </w:r>
            <w:r>
              <w:rPr>
                <w:webHidden/>
              </w:rPr>
              <w:fldChar w:fldCharType="separate"/>
            </w:r>
            <w:r>
              <w:rPr>
                <w:rStyle w:val="IndexLink"/>
                <w:vanish w:val="false"/>
              </w:rPr>
              <w:tab/>
              <w:t>86</w:t>
            </w:r>
            <w:r>
              <w:rPr>
                <w:webHidden/>
              </w:rPr>
              <w:fldChar w:fldCharType="end"/>
            </w:r>
          </w:hyperlink>
        </w:p>
        <w:p>
          <w:pPr>
            <w:pStyle w:val="TOC3"/>
            <w:tabs>
              <w:tab w:val="clear" w:pos="720"/>
              <w:tab w:val="right" w:pos="9350" w:leader="dot"/>
            </w:tabs>
            <w:rPr>
              <w:rFonts w:eastAsia="" w:eastAsiaTheme="minorEastAsia"/>
            </w:rPr>
          </w:pPr>
          <w:hyperlink w:anchor="_Toc514931030">
            <w:r>
              <w:rPr>
                <w:rStyle w:val="IndexLink"/>
                <w:webHidden/>
              </w:rPr>
              <w:t>Standard 14. MER-2:  Safe handling and storage of laboratory reagents.</w:t>
            </w:r>
            <w:r>
              <w:rPr>
                <w:webHidden/>
              </w:rPr>
              <w:fldChar w:fldCharType="begin"/>
            </w:r>
            <w:r>
              <w:rPr>
                <w:webHidden/>
              </w:rPr>
              <w:instrText xml:space="preserve">PAGEREF _Toc514931030 \h</w:instrText>
            </w:r>
            <w:r>
              <w:rPr>
                <w:webHidden/>
              </w:rPr>
              <w:fldChar w:fldCharType="separate"/>
            </w:r>
            <w:r>
              <w:rPr>
                <w:rStyle w:val="IndexLink"/>
                <w:vanish w:val="false"/>
              </w:rPr>
              <w:tab/>
              <w:t>89</w:t>
            </w:r>
            <w:r>
              <w:rPr>
                <w:webHidden/>
              </w:rPr>
              <w:fldChar w:fldCharType="end"/>
            </w:r>
          </w:hyperlink>
        </w:p>
        <w:p>
          <w:pPr>
            <w:pStyle w:val="TOC4"/>
            <w:tabs>
              <w:tab w:val="clear" w:pos="720"/>
              <w:tab w:val="right" w:pos="9350" w:leader="dot"/>
            </w:tabs>
            <w:rPr>
              <w:rFonts w:eastAsia="" w:eastAsiaTheme="minorEastAsia"/>
            </w:rPr>
          </w:pPr>
          <w:hyperlink w:anchor="_Toc514931031">
            <w:r>
              <w:rPr>
                <w:rStyle w:val="IndexLink"/>
                <w:rFonts w:cs="Calibri" w:cstheme="minorHAnsi"/>
                <w:webHidden/>
              </w:rPr>
              <w:t>Ind. 45: Documented policies and procedures guide the safe storage and use of reagents</w:t>
            </w:r>
            <w:r>
              <w:rPr>
                <w:webHidden/>
              </w:rPr>
              <w:fldChar w:fldCharType="begin"/>
            </w:r>
            <w:r>
              <w:rPr>
                <w:webHidden/>
              </w:rPr>
              <w:instrText xml:space="preserve">PAGEREF _Toc514931031 \h</w:instrText>
            </w:r>
            <w:r>
              <w:rPr>
                <w:webHidden/>
              </w:rPr>
              <w:fldChar w:fldCharType="separate"/>
            </w:r>
            <w:r>
              <w:rPr>
                <w:rStyle w:val="IndexLink"/>
                <w:vanish w:val="false"/>
              </w:rPr>
              <w:tab/>
              <w:t>89</w:t>
            </w:r>
            <w:r>
              <w:rPr>
                <w:webHidden/>
              </w:rPr>
              <w:fldChar w:fldCharType="end"/>
            </w:r>
          </w:hyperlink>
        </w:p>
        <w:p>
          <w:pPr>
            <w:pStyle w:val="TOC4"/>
            <w:tabs>
              <w:tab w:val="clear" w:pos="720"/>
              <w:tab w:val="right" w:pos="9350" w:leader="dot"/>
            </w:tabs>
            <w:rPr>
              <w:rFonts w:eastAsia="" w:eastAsiaTheme="minorEastAsia"/>
            </w:rPr>
          </w:pPr>
          <w:hyperlink w:anchor="_Toc514931032">
            <w:r>
              <w:rPr>
                <w:rStyle w:val="IndexLink"/>
                <w:rFonts w:cs="Calibri" w:cstheme="minorHAnsi"/>
                <w:webHidden/>
              </w:rPr>
              <w:t>Ind. 46: Inventory of reagents is maintained</w:t>
            </w:r>
            <w:r>
              <w:rPr>
                <w:webHidden/>
              </w:rPr>
              <w:fldChar w:fldCharType="begin"/>
            </w:r>
            <w:r>
              <w:rPr>
                <w:webHidden/>
              </w:rPr>
              <w:instrText xml:space="preserve">PAGEREF _Toc514931032 \h</w:instrText>
            </w:r>
            <w:r>
              <w:rPr>
                <w:webHidden/>
              </w:rPr>
              <w:fldChar w:fldCharType="separate"/>
            </w:r>
            <w:r>
              <w:rPr>
                <w:rStyle w:val="IndexLink"/>
                <w:vanish w:val="false"/>
              </w:rPr>
              <w:tab/>
              <w:t>89</w:t>
            </w:r>
            <w:r>
              <w:rPr>
                <w:webHidden/>
              </w:rPr>
              <w:fldChar w:fldCharType="end"/>
            </w:r>
          </w:hyperlink>
        </w:p>
        <w:p>
          <w:pPr>
            <w:pStyle w:val="TOC4"/>
            <w:tabs>
              <w:tab w:val="clear" w:pos="720"/>
              <w:tab w:val="right" w:pos="9350" w:leader="dot"/>
            </w:tabs>
            <w:rPr>
              <w:rFonts w:eastAsia="" w:eastAsiaTheme="minorEastAsia"/>
            </w:rPr>
          </w:pPr>
          <w:hyperlink w:anchor="_Toc514931033">
            <w:r>
              <w:rPr>
                <w:rStyle w:val="IndexLink"/>
                <w:rFonts w:cs="Calibri" w:cstheme="minorHAnsi"/>
                <w:webHidden/>
              </w:rPr>
              <w:t>Ind. 47: The policies of reagent management include a procedure of alert for near expiry reagents</w:t>
            </w:r>
            <w:r>
              <w:rPr>
                <w:webHidden/>
              </w:rPr>
              <w:fldChar w:fldCharType="begin"/>
            </w:r>
            <w:r>
              <w:rPr>
                <w:webHidden/>
              </w:rPr>
              <w:instrText xml:space="preserve">PAGEREF _Toc514931033 \h</w:instrText>
            </w:r>
            <w:r>
              <w:rPr>
                <w:webHidden/>
              </w:rPr>
              <w:fldChar w:fldCharType="separate"/>
            </w:r>
            <w:r>
              <w:rPr>
                <w:rStyle w:val="IndexLink"/>
                <w:vanish w:val="false"/>
              </w:rPr>
              <w:tab/>
              <w:t>90</w:t>
            </w:r>
            <w:r>
              <w:rPr>
                <w:webHidden/>
              </w:rPr>
              <w:fldChar w:fldCharType="end"/>
            </w:r>
          </w:hyperlink>
        </w:p>
        <w:p>
          <w:pPr>
            <w:pStyle w:val="TOC4"/>
            <w:tabs>
              <w:tab w:val="clear" w:pos="720"/>
              <w:tab w:val="right" w:pos="9350" w:leader="dot"/>
            </w:tabs>
            <w:rPr>
              <w:rFonts w:eastAsia="" w:eastAsiaTheme="minorEastAsia"/>
            </w:rPr>
          </w:pPr>
          <w:hyperlink w:anchor="_Toc514931034">
            <w:r>
              <w:rPr>
                <w:rStyle w:val="IndexLink"/>
                <w:rFonts w:cs="Calibri" w:cstheme="minorHAnsi"/>
                <w:webHidden/>
              </w:rPr>
              <w:t>Ind. 48:  Labelling of reagents is as per SOPs</w:t>
            </w:r>
            <w:r>
              <w:rPr>
                <w:webHidden/>
              </w:rPr>
              <w:fldChar w:fldCharType="begin"/>
            </w:r>
            <w:r>
              <w:rPr>
                <w:webHidden/>
              </w:rPr>
              <w:instrText xml:space="preserve">PAGEREF _Toc514931034 \h</w:instrText>
            </w:r>
            <w:r>
              <w:rPr>
                <w:webHidden/>
              </w:rPr>
              <w:fldChar w:fldCharType="separate"/>
            </w:r>
            <w:r>
              <w:rPr>
                <w:rStyle w:val="IndexLink"/>
                <w:vanish w:val="false"/>
              </w:rPr>
              <w:tab/>
              <w:t>90</w:t>
            </w:r>
            <w:r>
              <w:rPr>
                <w:webHidden/>
              </w:rPr>
              <w:fldChar w:fldCharType="end"/>
            </w:r>
          </w:hyperlink>
        </w:p>
        <w:p>
          <w:pPr>
            <w:pStyle w:val="TOC3"/>
            <w:tabs>
              <w:tab w:val="clear" w:pos="720"/>
              <w:tab w:val="right" w:pos="9350" w:leader="dot"/>
            </w:tabs>
            <w:rPr>
              <w:rFonts w:eastAsia="" w:eastAsiaTheme="minorEastAsia"/>
            </w:rPr>
          </w:pPr>
          <w:hyperlink w:anchor="_Toc514931035">
            <w:r>
              <w:rPr>
                <w:rStyle w:val="IndexLink"/>
                <w:webHidden/>
              </w:rPr>
              <w:t>Standard 15. MER-3: Comprehensive procedures for equipment management and maintenance exist in the laboratory.</w:t>
            </w:r>
            <w:r>
              <w:rPr>
                <w:webHidden/>
              </w:rPr>
              <w:fldChar w:fldCharType="begin"/>
            </w:r>
            <w:r>
              <w:rPr>
                <w:webHidden/>
              </w:rPr>
              <w:instrText xml:space="preserve">PAGEREF _Toc514931035 \h</w:instrText>
            </w:r>
            <w:r>
              <w:rPr>
                <w:webHidden/>
              </w:rPr>
              <w:fldChar w:fldCharType="separate"/>
            </w:r>
            <w:r>
              <w:rPr>
                <w:rStyle w:val="IndexLink"/>
                <w:vanish w:val="false"/>
              </w:rPr>
              <w:tab/>
              <w:t>93</w:t>
            </w:r>
            <w:r>
              <w:rPr>
                <w:webHidden/>
              </w:rPr>
              <w:fldChar w:fldCharType="end"/>
            </w:r>
          </w:hyperlink>
        </w:p>
        <w:p>
          <w:pPr>
            <w:pStyle w:val="TOC4"/>
            <w:tabs>
              <w:tab w:val="clear" w:pos="720"/>
              <w:tab w:val="right" w:pos="9350" w:leader="dot"/>
            </w:tabs>
            <w:rPr>
              <w:rFonts w:eastAsia="" w:eastAsiaTheme="minorEastAsia"/>
            </w:rPr>
          </w:pPr>
          <w:hyperlink w:anchor="_Toc514931036">
            <w:r>
              <w:rPr>
                <w:rStyle w:val="IndexLink"/>
                <w:rFonts w:cs="Calibri" w:cstheme="minorHAnsi"/>
                <w:webHidden/>
              </w:rPr>
              <w:t>Ind. 49:  Log books of all equipment are available</w:t>
            </w:r>
            <w:r>
              <w:rPr>
                <w:webHidden/>
              </w:rPr>
              <w:fldChar w:fldCharType="begin"/>
            </w:r>
            <w:r>
              <w:rPr>
                <w:webHidden/>
              </w:rPr>
              <w:instrText xml:space="preserve">PAGEREF _Toc514931036 \h</w:instrText>
            </w:r>
            <w:r>
              <w:rPr>
                <w:webHidden/>
              </w:rPr>
              <w:fldChar w:fldCharType="separate"/>
            </w:r>
            <w:r>
              <w:rPr>
                <w:rStyle w:val="IndexLink"/>
                <w:vanish w:val="false"/>
              </w:rPr>
              <w:tab/>
              <w:t>93</w:t>
            </w:r>
            <w:r>
              <w:rPr>
                <w:webHidden/>
              </w:rPr>
              <w:fldChar w:fldCharType="end"/>
            </w:r>
          </w:hyperlink>
        </w:p>
        <w:p>
          <w:pPr>
            <w:pStyle w:val="TOC4"/>
            <w:tabs>
              <w:tab w:val="clear" w:pos="720"/>
              <w:tab w:val="right" w:pos="9350" w:leader="dot"/>
            </w:tabs>
            <w:rPr>
              <w:rFonts w:eastAsia="" w:eastAsiaTheme="minorEastAsia"/>
            </w:rPr>
          </w:pPr>
          <w:hyperlink w:anchor="_Toc514931037">
            <w:r>
              <w:rPr>
                <w:rStyle w:val="IndexLink"/>
                <w:rFonts w:cs="Calibri" w:cstheme="minorHAnsi"/>
                <w:webHidden/>
              </w:rPr>
              <w:t>Ind. 50: Regular periodic maintenance and calibration record of all the equipment is available in the log books</w:t>
            </w:r>
            <w:r>
              <w:rPr>
                <w:webHidden/>
              </w:rPr>
              <w:fldChar w:fldCharType="begin"/>
            </w:r>
            <w:r>
              <w:rPr>
                <w:webHidden/>
              </w:rPr>
              <w:instrText xml:space="preserve">PAGEREF _Toc514931037 \h</w:instrText>
            </w:r>
            <w:r>
              <w:rPr>
                <w:webHidden/>
              </w:rPr>
              <w:fldChar w:fldCharType="separate"/>
            </w:r>
            <w:r>
              <w:rPr>
                <w:rStyle w:val="IndexLink"/>
                <w:vanish w:val="false"/>
              </w:rPr>
              <w:tab/>
              <w:t>93</w:t>
            </w:r>
            <w:r>
              <w:rPr>
                <w:webHidden/>
              </w:rPr>
              <w:fldChar w:fldCharType="end"/>
            </w:r>
          </w:hyperlink>
        </w:p>
        <w:p>
          <w:pPr>
            <w:pStyle w:val="TOC4"/>
            <w:tabs>
              <w:tab w:val="clear" w:pos="720"/>
              <w:tab w:val="right" w:pos="9350" w:leader="dot"/>
            </w:tabs>
            <w:rPr>
              <w:rFonts w:eastAsia="" w:eastAsiaTheme="minorEastAsia"/>
            </w:rPr>
          </w:pPr>
          <w:hyperlink w:anchor="_Toc514931038">
            <w:r>
              <w:rPr>
                <w:rStyle w:val="IndexLink"/>
                <w:rFonts w:cs="Calibri" w:cstheme="minorHAnsi"/>
                <w:webHidden/>
              </w:rPr>
              <w:t>Ind. 51: Documented and relevant log sheet is displayed on each equipment</w:t>
            </w:r>
            <w:r>
              <w:rPr>
                <w:webHidden/>
              </w:rPr>
              <w:fldChar w:fldCharType="begin"/>
            </w:r>
            <w:r>
              <w:rPr>
                <w:webHidden/>
              </w:rPr>
              <w:instrText xml:space="preserve">PAGEREF _Toc514931038 \h</w:instrText>
            </w:r>
            <w:r>
              <w:rPr>
                <w:webHidden/>
              </w:rPr>
              <w:fldChar w:fldCharType="separate"/>
            </w:r>
            <w:r>
              <w:rPr>
                <w:rStyle w:val="IndexLink"/>
                <w:vanish w:val="false"/>
              </w:rPr>
              <w:tab/>
              <w:t>94</w:t>
            </w:r>
            <w:r>
              <w:rPr>
                <w:webHidden/>
              </w:rPr>
              <w:fldChar w:fldCharType="end"/>
            </w:r>
          </w:hyperlink>
        </w:p>
        <w:p>
          <w:pPr>
            <w:pStyle w:val="TOC4"/>
            <w:tabs>
              <w:tab w:val="clear" w:pos="720"/>
              <w:tab w:val="right" w:pos="9350" w:leader="dot"/>
            </w:tabs>
            <w:rPr>
              <w:rFonts w:eastAsia="" w:eastAsiaTheme="minorEastAsia"/>
            </w:rPr>
          </w:pPr>
          <w:hyperlink w:anchor="_Toc514931039">
            <w:r>
              <w:rPr>
                <w:rStyle w:val="IndexLink"/>
                <w:rFonts w:cs="Calibri" w:cstheme="minorHAnsi"/>
                <w:webHidden/>
              </w:rPr>
              <w:t>Ind. 52:  Emergency contact number/s is displayed on all equipment</w:t>
            </w:r>
            <w:r>
              <w:rPr>
                <w:webHidden/>
              </w:rPr>
              <w:fldChar w:fldCharType="begin"/>
            </w:r>
            <w:r>
              <w:rPr>
                <w:webHidden/>
              </w:rPr>
              <w:instrText xml:space="preserve">PAGEREF _Toc514931039 \h</w:instrText>
            </w:r>
            <w:r>
              <w:rPr>
                <w:webHidden/>
              </w:rPr>
              <w:fldChar w:fldCharType="separate"/>
            </w:r>
            <w:r>
              <w:rPr>
                <w:rStyle w:val="IndexLink"/>
                <w:vanish w:val="false"/>
              </w:rPr>
              <w:tab/>
              <w:t>94</w:t>
            </w:r>
            <w:r>
              <w:rPr>
                <w:webHidden/>
              </w:rPr>
              <w:fldChar w:fldCharType="end"/>
            </w:r>
          </w:hyperlink>
        </w:p>
        <w:p>
          <w:pPr>
            <w:pStyle w:val="TOC4"/>
            <w:tabs>
              <w:tab w:val="clear" w:pos="720"/>
              <w:tab w:val="right" w:pos="9350" w:leader="dot"/>
            </w:tabs>
            <w:rPr>
              <w:rFonts w:eastAsia="" w:eastAsiaTheme="minorEastAsia"/>
            </w:rPr>
          </w:pPr>
          <w:hyperlink w:anchor="_Toc514931040">
            <w:r>
              <w:rPr>
                <w:rStyle w:val="IndexLink"/>
                <w:rFonts w:cs="Calibri" w:cstheme="minorHAnsi"/>
                <w:webHidden/>
              </w:rPr>
              <w:t>Ind. 53:  Equipment inventory is maintained</w:t>
            </w:r>
            <w:r>
              <w:rPr>
                <w:webHidden/>
              </w:rPr>
              <w:fldChar w:fldCharType="begin"/>
            </w:r>
            <w:r>
              <w:rPr>
                <w:webHidden/>
              </w:rPr>
              <w:instrText xml:space="preserve">PAGEREF _Toc514931040 \h</w:instrText>
            </w:r>
            <w:r>
              <w:rPr>
                <w:webHidden/>
              </w:rPr>
              <w:fldChar w:fldCharType="separate"/>
            </w:r>
            <w:r>
              <w:rPr>
                <w:rStyle w:val="IndexLink"/>
                <w:vanish w:val="false"/>
              </w:rPr>
              <w:tab/>
              <w:t>94</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sz w:val="22"/>
              <w:szCs w:val="22"/>
              <w:lang w:eastAsia="en-US"/>
            </w:rPr>
          </w:pPr>
          <w:hyperlink w:anchor="_Toc514931041">
            <w:r>
              <w:rPr>
                <w:rStyle w:val="IndexLink"/>
                <w:rFonts w:cs="Calibri" w:cstheme="minorHAnsi"/>
                <w:webHidden/>
                <w:spacing w:val="5"/>
              </w:rPr>
              <w:t>2.5.</w:t>
            </w:r>
            <w:r>
              <w:rPr>
                <w:rStyle w:val="IndexLink"/>
                <w:rFonts w:eastAsia="" w:cs="" w:ascii="Calibri" w:hAnsi="Calibri" w:asciiTheme="minorHAnsi" w:cstheme="minorBidi" w:eastAsiaTheme="minorEastAsia" w:hAnsiTheme="minorHAnsi"/>
                <w:b w:val="false"/>
                <w:bCs w:val="false"/>
                <w:color w:val="auto"/>
                <w:sz w:val="22"/>
                <w:szCs w:val="22"/>
                <w:lang w:eastAsia="en-US"/>
              </w:rPr>
              <w:tab/>
            </w:r>
            <w:r>
              <w:rPr>
                <w:rStyle w:val="IndexLink"/>
                <w:rFonts w:cs="Calibri" w:cstheme="minorHAnsi"/>
              </w:rPr>
              <w:t>Recording and Reporting System (RRS)</w:t>
            </w:r>
            <w:r>
              <w:rPr>
                <w:webHidden/>
              </w:rPr>
              <w:fldChar w:fldCharType="begin"/>
            </w:r>
            <w:r>
              <w:rPr>
                <w:webHidden/>
              </w:rPr>
              <w:instrText xml:space="preserve">PAGEREF _Toc514931041 \h</w:instrText>
            </w:r>
            <w:r>
              <w:rPr>
                <w:webHidden/>
              </w:rPr>
              <w:fldChar w:fldCharType="separate"/>
            </w:r>
            <w:r>
              <w:rPr>
                <w:rStyle w:val="IndexLink"/>
                <w:vanish w:val="false"/>
              </w:rPr>
              <w:tab/>
              <w:t>102</w:t>
            </w:r>
            <w:r>
              <w:rPr>
                <w:webHidden/>
              </w:rPr>
              <w:fldChar w:fldCharType="end"/>
            </w:r>
          </w:hyperlink>
        </w:p>
        <w:p>
          <w:pPr>
            <w:pStyle w:val="TOC3"/>
            <w:tabs>
              <w:tab w:val="clear" w:pos="720"/>
              <w:tab w:val="right" w:pos="9350" w:leader="dot"/>
            </w:tabs>
            <w:rPr>
              <w:rFonts w:eastAsia="" w:eastAsiaTheme="minorEastAsia"/>
            </w:rPr>
          </w:pPr>
          <w:hyperlink w:anchor="_Toc514931042">
            <w:r>
              <w:rPr>
                <w:rStyle w:val="IndexLink"/>
                <w:webHidden/>
              </w:rPr>
              <w:t>Standard 16. RRS-1: The laboratory has a complete and accurate laboratory record for every patient.</w:t>
            </w:r>
            <w:r>
              <w:rPr>
                <w:webHidden/>
              </w:rPr>
              <w:fldChar w:fldCharType="begin"/>
            </w:r>
            <w:r>
              <w:rPr>
                <w:webHidden/>
              </w:rPr>
              <w:instrText xml:space="preserve">PAGEREF _Toc514931042 \h</w:instrText>
            </w:r>
            <w:r>
              <w:rPr>
                <w:webHidden/>
              </w:rPr>
              <w:fldChar w:fldCharType="separate"/>
            </w:r>
            <w:r>
              <w:rPr>
                <w:rStyle w:val="IndexLink"/>
                <w:vanish w:val="false"/>
              </w:rPr>
              <w:tab/>
              <w:t>103</w:t>
            </w:r>
            <w:r>
              <w:rPr>
                <w:webHidden/>
              </w:rPr>
              <w:fldChar w:fldCharType="end"/>
            </w:r>
          </w:hyperlink>
        </w:p>
        <w:p>
          <w:pPr>
            <w:pStyle w:val="TOC4"/>
            <w:tabs>
              <w:tab w:val="clear" w:pos="720"/>
              <w:tab w:val="right" w:pos="9350" w:leader="dot"/>
            </w:tabs>
            <w:rPr>
              <w:rFonts w:eastAsia="" w:eastAsiaTheme="minorEastAsia"/>
            </w:rPr>
          </w:pPr>
          <w:hyperlink w:anchor="_Toc514931043">
            <w:r>
              <w:rPr>
                <w:rStyle w:val="IndexLink"/>
                <w:rFonts w:cs="Calibri" w:cstheme="minorHAnsi"/>
                <w:webHidden/>
              </w:rPr>
              <w:t>Ind. 54:  Electronic record of every patient is maintained</w:t>
            </w:r>
            <w:r>
              <w:rPr>
                <w:webHidden/>
              </w:rPr>
              <w:fldChar w:fldCharType="begin"/>
            </w:r>
            <w:r>
              <w:rPr>
                <w:webHidden/>
              </w:rPr>
              <w:instrText xml:space="preserve">PAGEREF _Toc514931043 \h</w:instrText>
            </w:r>
            <w:r>
              <w:rPr>
                <w:webHidden/>
              </w:rPr>
              <w:fldChar w:fldCharType="separate"/>
            </w:r>
            <w:r>
              <w:rPr>
                <w:rStyle w:val="IndexLink"/>
                <w:vanish w:val="false"/>
              </w:rPr>
              <w:tab/>
              <w:t>103</w:t>
            </w:r>
            <w:r>
              <w:rPr>
                <w:webHidden/>
              </w:rPr>
              <w:fldChar w:fldCharType="end"/>
            </w:r>
          </w:hyperlink>
        </w:p>
        <w:p>
          <w:pPr>
            <w:pStyle w:val="TOC4"/>
            <w:tabs>
              <w:tab w:val="clear" w:pos="720"/>
              <w:tab w:val="right" w:pos="9350" w:leader="dot"/>
            </w:tabs>
            <w:rPr>
              <w:rFonts w:eastAsia="" w:eastAsiaTheme="minorEastAsia"/>
            </w:rPr>
          </w:pPr>
          <w:hyperlink w:anchor="_Toc514931044">
            <w:r>
              <w:rPr>
                <w:rStyle w:val="IndexLink"/>
                <w:rFonts w:cs="Calibri" w:cstheme="minorHAnsi"/>
                <w:webHidden/>
              </w:rPr>
              <w:t>Ind. 55:  Every laboratory record has a unique identifier</w:t>
            </w:r>
            <w:r>
              <w:rPr>
                <w:webHidden/>
              </w:rPr>
              <w:fldChar w:fldCharType="begin"/>
            </w:r>
            <w:r>
              <w:rPr>
                <w:webHidden/>
              </w:rPr>
              <w:instrText xml:space="preserve">PAGEREF _Toc514931044 \h</w:instrText>
            </w:r>
            <w:r>
              <w:rPr>
                <w:webHidden/>
              </w:rPr>
              <w:fldChar w:fldCharType="separate"/>
            </w:r>
            <w:r>
              <w:rPr>
                <w:rStyle w:val="IndexLink"/>
                <w:vanish w:val="false"/>
              </w:rPr>
              <w:tab/>
              <w:t>103</w:t>
            </w:r>
            <w:r>
              <w:rPr>
                <w:webHidden/>
              </w:rPr>
              <w:fldChar w:fldCharType="end"/>
            </w:r>
          </w:hyperlink>
        </w:p>
        <w:p>
          <w:pPr>
            <w:pStyle w:val="TOC4"/>
            <w:tabs>
              <w:tab w:val="clear" w:pos="720"/>
              <w:tab w:val="right" w:pos="9350" w:leader="dot"/>
            </w:tabs>
            <w:rPr>
              <w:rFonts w:eastAsia="" w:eastAsiaTheme="minorEastAsia"/>
            </w:rPr>
          </w:pPr>
          <w:hyperlink w:anchor="_Toc514931045">
            <w:r>
              <w:rPr>
                <w:rStyle w:val="IndexLink"/>
                <w:rFonts w:cs="Calibri" w:cstheme="minorHAnsi"/>
                <w:webHidden/>
              </w:rPr>
              <w:t>Ind. 56:  The record provides an up-to-date and chronological account of each patient’s record of tests</w:t>
            </w:r>
            <w:r>
              <w:rPr>
                <w:webHidden/>
              </w:rPr>
              <w:fldChar w:fldCharType="begin"/>
            </w:r>
            <w:r>
              <w:rPr>
                <w:webHidden/>
              </w:rPr>
              <w:instrText xml:space="preserve">PAGEREF _Toc514931045 \h</w:instrText>
            </w:r>
            <w:r>
              <w:rPr>
                <w:webHidden/>
              </w:rPr>
              <w:fldChar w:fldCharType="separate"/>
            </w:r>
            <w:r>
              <w:rPr>
                <w:rStyle w:val="IndexLink"/>
                <w:vanish w:val="false"/>
              </w:rPr>
              <w:tab/>
              <w:t>104</w:t>
            </w:r>
            <w:r>
              <w:rPr>
                <w:webHidden/>
              </w:rPr>
              <w:fldChar w:fldCharType="end"/>
            </w:r>
          </w:hyperlink>
        </w:p>
        <w:p>
          <w:pPr>
            <w:pStyle w:val="TOC4"/>
            <w:tabs>
              <w:tab w:val="clear" w:pos="720"/>
              <w:tab w:val="right" w:pos="9350" w:leader="dot"/>
            </w:tabs>
            <w:rPr>
              <w:rFonts w:eastAsia="" w:eastAsiaTheme="minorEastAsia"/>
            </w:rPr>
          </w:pPr>
          <w:hyperlink w:anchor="_Toc514931046">
            <w:r>
              <w:rPr>
                <w:rStyle w:val="IndexLink"/>
                <w:rFonts w:cs="Calibri" w:cstheme="minorHAnsi"/>
                <w:webHidden/>
              </w:rPr>
              <w:t>Ind. 57: Only authorized person to make entries in the laboratory record</w:t>
            </w:r>
            <w:r>
              <w:rPr>
                <w:webHidden/>
              </w:rPr>
              <w:fldChar w:fldCharType="begin"/>
            </w:r>
            <w:r>
              <w:rPr>
                <w:webHidden/>
              </w:rPr>
              <w:instrText xml:space="preserve">PAGEREF _Toc514931046 \h</w:instrText>
            </w:r>
            <w:r>
              <w:rPr>
                <w:webHidden/>
              </w:rPr>
              <w:fldChar w:fldCharType="separate"/>
            </w:r>
            <w:r>
              <w:rPr>
                <w:rStyle w:val="IndexLink"/>
                <w:vanish w:val="false"/>
              </w:rPr>
              <w:tab/>
              <w:t>104</w:t>
            </w:r>
            <w:r>
              <w:rPr>
                <w:webHidden/>
              </w:rPr>
              <w:fldChar w:fldCharType="end"/>
            </w:r>
          </w:hyperlink>
        </w:p>
        <w:p>
          <w:pPr>
            <w:pStyle w:val="TOC4"/>
            <w:tabs>
              <w:tab w:val="clear" w:pos="720"/>
              <w:tab w:val="right" w:pos="9350" w:leader="dot"/>
            </w:tabs>
            <w:rPr>
              <w:rFonts w:eastAsia="" w:eastAsiaTheme="minorEastAsia"/>
            </w:rPr>
          </w:pPr>
          <w:hyperlink w:anchor="_Toc514931047">
            <w:r>
              <w:rPr>
                <w:rStyle w:val="IndexLink"/>
                <w:rFonts w:cs="Calibri" w:cstheme="minorHAnsi"/>
                <w:webHidden/>
              </w:rPr>
              <w:t>Ind. 58: Every laboratory record entry is dated, timed and person making entries can be identified</w:t>
            </w:r>
            <w:r>
              <w:rPr>
                <w:webHidden/>
              </w:rPr>
              <w:fldChar w:fldCharType="begin"/>
            </w:r>
            <w:r>
              <w:rPr>
                <w:webHidden/>
              </w:rPr>
              <w:instrText xml:space="preserve">PAGEREF _Toc514931047 \h</w:instrText>
            </w:r>
            <w:r>
              <w:rPr>
                <w:webHidden/>
              </w:rPr>
              <w:fldChar w:fldCharType="separate"/>
            </w:r>
            <w:r>
              <w:rPr>
                <w:rStyle w:val="IndexLink"/>
                <w:vanish w:val="false"/>
              </w:rPr>
              <w:tab/>
              <w:t>104</w:t>
            </w:r>
            <w:r>
              <w:rPr>
                <w:webHidden/>
              </w:rPr>
              <w:fldChar w:fldCharType="end"/>
            </w:r>
          </w:hyperlink>
        </w:p>
        <w:p>
          <w:pPr>
            <w:pStyle w:val="TOC3"/>
            <w:tabs>
              <w:tab w:val="clear" w:pos="720"/>
              <w:tab w:val="right" w:pos="9350" w:leader="dot"/>
            </w:tabs>
            <w:rPr>
              <w:rFonts w:eastAsia="" w:eastAsiaTheme="minorEastAsia"/>
            </w:rPr>
          </w:pPr>
          <w:hyperlink w:anchor="_Toc514931048">
            <w:r>
              <w:rPr>
                <w:rStyle w:val="IndexLink"/>
                <w:webHidden/>
              </w:rPr>
              <w:t>Standard 17. RRS-2: Comprehensive reporting system exists in the laboratory</w:t>
            </w:r>
            <w:r>
              <w:rPr>
                <w:webHidden/>
              </w:rPr>
              <w:fldChar w:fldCharType="begin"/>
            </w:r>
            <w:r>
              <w:rPr>
                <w:webHidden/>
              </w:rPr>
              <w:instrText xml:space="preserve">PAGEREF _Toc514931048 \h</w:instrText>
            </w:r>
            <w:r>
              <w:rPr>
                <w:webHidden/>
              </w:rPr>
              <w:fldChar w:fldCharType="separate"/>
            </w:r>
            <w:r>
              <w:rPr>
                <w:rStyle w:val="IndexLink"/>
                <w:vanish w:val="false"/>
              </w:rPr>
              <w:tab/>
              <w:t>109</w:t>
            </w:r>
            <w:r>
              <w:rPr>
                <w:webHidden/>
              </w:rPr>
              <w:fldChar w:fldCharType="end"/>
            </w:r>
          </w:hyperlink>
        </w:p>
        <w:p>
          <w:pPr>
            <w:pStyle w:val="TOC4"/>
            <w:tabs>
              <w:tab w:val="clear" w:pos="720"/>
              <w:tab w:val="right" w:pos="9350" w:leader="dot"/>
            </w:tabs>
            <w:rPr>
              <w:rFonts w:eastAsia="" w:eastAsiaTheme="minorEastAsia"/>
            </w:rPr>
          </w:pPr>
          <w:hyperlink w:anchor="_Toc514931049">
            <w:r>
              <w:rPr>
                <w:rStyle w:val="IndexLink"/>
                <w:rFonts w:cs="Calibri" w:cstheme="minorHAnsi"/>
                <w:webHidden/>
              </w:rPr>
              <w:t>Ind. 59: Computerised reporting system is available</w:t>
            </w:r>
            <w:r>
              <w:rPr>
                <w:webHidden/>
              </w:rPr>
              <w:fldChar w:fldCharType="begin"/>
            </w:r>
            <w:r>
              <w:rPr>
                <w:webHidden/>
              </w:rPr>
              <w:instrText xml:space="preserve">PAGEREF _Toc514931049 \h</w:instrText>
            </w:r>
            <w:r>
              <w:rPr>
                <w:webHidden/>
              </w:rPr>
              <w:fldChar w:fldCharType="separate"/>
            </w:r>
            <w:r>
              <w:rPr>
                <w:rStyle w:val="IndexLink"/>
                <w:vanish w:val="false"/>
              </w:rPr>
              <w:tab/>
              <w:t>109</w:t>
            </w:r>
            <w:r>
              <w:rPr>
                <w:webHidden/>
              </w:rPr>
              <w:fldChar w:fldCharType="end"/>
            </w:r>
          </w:hyperlink>
        </w:p>
        <w:p>
          <w:pPr>
            <w:pStyle w:val="TOC4"/>
            <w:tabs>
              <w:tab w:val="clear" w:pos="720"/>
              <w:tab w:val="right" w:pos="9350" w:leader="dot"/>
            </w:tabs>
            <w:rPr>
              <w:rFonts w:eastAsia="" w:eastAsiaTheme="minorEastAsia"/>
            </w:rPr>
          </w:pPr>
          <w:hyperlink w:anchor="_Toc514931050">
            <w:r>
              <w:rPr>
                <w:rStyle w:val="IndexLink"/>
                <w:rFonts w:cs="Calibri" w:cstheme="minorHAnsi"/>
                <w:webHidden/>
              </w:rPr>
              <w:t>Ind. 60: Critical Results and Notifiable diseases are reported</w:t>
            </w:r>
            <w:r>
              <w:rPr>
                <w:webHidden/>
              </w:rPr>
              <w:fldChar w:fldCharType="begin"/>
            </w:r>
            <w:r>
              <w:rPr>
                <w:webHidden/>
              </w:rPr>
              <w:instrText xml:space="preserve">PAGEREF _Toc514931050 \h</w:instrText>
            </w:r>
            <w:r>
              <w:rPr>
                <w:webHidden/>
              </w:rPr>
              <w:fldChar w:fldCharType="separate"/>
            </w:r>
            <w:r>
              <w:rPr>
                <w:rStyle w:val="IndexLink"/>
                <w:vanish w:val="false"/>
              </w:rPr>
              <w:tab/>
              <w:t>109</w:t>
            </w:r>
            <w:r>
              <w:rPr>
                <w:webHidden/>
              </w:rPr>
              <w:fldChar w:fldCharType="end"/>
            </w:r>
          </w:hyperlink>
        </w:p>
        <w:p>
          <w:pPr>
            <w:pStyle w:val="TOC3"/>
            <w:tabs>
              <w:tab w:val="clear" w:pos="720"/>
              <w:tab w:val="right" w:pos="9350" w:leader="dot"/>
            </w:tabs>
            <w:rPr>
              <w:rFonts w:eastAsia="" w:eastAsiaTheme="minorEastAsia"/>
            </w:rPr>
          </w:pPr>
          <w:hyperlink w:anchor="_Toc514931051">
            <w:r>
              <w:rPr>
                <w:rStyle w:val="IndexLink"/>
                <w:webHidden/>
              </w:rPr>
              <w:t>Standard 18. RRS-3: The laboratory record supports continuity of patient care</w:t>
            </w:r>
            <w:r>
              <w:rPr>
                <w:webHidden/>
              </w:rPr>
              <w:fldChar w:fldCharType="begin"/>
            </w:r>
            <w:r>
              <w:rPr>
                <w:webHidden/>
              </w:rPr>
              <w:instrText xml:space="preserve">PAGEREF _Toc514931051 \h</w:instrText>
            </w:r>
            <w:r>
              <w:rPr>
                <w:webHidden/>
              </w:rPr>
              <w:fldChar w:fldCharType="separate"/>
            </w:r>
            <w:r>
              <w:rPr>
                <w:rStyle w:val="IndexLink"/>
                <w:vanish w:val="false"/>
              </w:rPr>
              <w:tab/>
              <w:t>111</w:t>
            </w:r>
            <w:r>
              <w:rPr>
                <w:webHidden/>
              </w:rPr>
              <w:fldChar w:fldCharType="end"/>
            </w:r>
          </w:hyperlink>
        </w:p>
        <w:p>
          <w:pPr>
            <w:pStyle w:val="TOC4"/>
            <w:tabs>
              <w:tab w:val="clear" w:pos="720"/>
              <w:tab w:val="right" w:pos="9350" w:leader="dot"/>
            </w:tabs>
            <w:rPr>
              <w:rFonts w:eastAsia="" w:eastAsiaTheme="minorEastAsia"/>
            </w:rPr>
          </w:pPr>
          <w:hyperlink w:anchor="_Toc514931052">
            <w:r>
              <w:rPr>
                <w:rStyle w:val="IndexLink"/>
                <w:rFonts w:cs="Calibri" w:cstheme="minorHAnsi"/>
                <w:webHidden/>
              </w:rPr>
              <w:t>Ind. 61: Minimum reporting time for every test is documented</w:t>
            </w:r>
            <w:r>
              <w:rPr>
                <w:webHidden/>
              </w:rPr>
              <w:fldChar w:fldCharType="begin"/>
            </w:r>
            <w:r>
              <w:rPr>
                <w:webHidden/>
              </w:rPr>
              <w:instrText xml:space="preserve">PAGEREF _Toc514931052 \h</w:instrText>
            </w:r>
            <w:r>
              <w:rPr>
                <w:webHidden/>
              </w:rPr>
              <w:fldChar w:fldCharType="separate"/>
            </w:r>
            <w:r>
              <w:rPr>
                <w:rStyle w:val="IndexLink"/>
                <w:vanish w:val="false"/>
              </w:rPr>
              <w:tab/>
              <w:t>111</w:t>
            </w:r>
            <w:r>
              <w:rPr>
                <w:webHidden/>
              </w:rPr>
              <w:fldChar w:fldCharType="end"/>
            </w:r>
          </w:hyperlink>
        </w:p>
        <w:p>
          <w:pPr>
            <w:pStyle w:val="TOC4"/>
            <w:tabs>
              <w:tab w:val="clear" w:pos="720"/>
              <w:tab w:val="right" w:pos="9350" w:leader="dot"/>
            </w:tabs>
            <w:rPr>
              <w:rFonts w:eastAsia="" w:eastAsiaTheme="minorEastAsia"/>
            </w:rPr>
          </w:pPr>
          <w:hyperlink w:anchor="_Toc514931053">
            <w:r>
              <w:rPr>
                <w:rStyle w:val="IndexLink"/>
                <w:rFonts w:cs="Calibri" w:cstheme="minorHAnsi"/>
                <w:webHidden/>
              </w:rPr>
              <w:t>Ind. 62: Reports are accessible to individual patients through a specific code</w:t>
            </w:r>
            <w:r>
              <w:rPr>
                <w:webHidden/>
              </w:rPr>
              <w:fldChar w:fldCharType="begin"/>
            </w:r>
            <w:r>
              <w:rPr>
                <w:webHidden/>
              </w:rPr>
              <w:instrText xml:space="preserve">PAGEREF _Toc514931053 \h</w:instrText>
            </w:r>
            <w:r>
              <w:rPr>
                <w:webHidden/>
              </w:rPr>
              <w:fldChar w:fldCharType="separate"/>
            </w:r>
            <w:r>
              <w:rPr>
                <w:rStyle w:val="IndexLink"/>
                <w:vanish w:val="false"/>
              </w:rPr>
              <w:tab/>
              <w:t>111</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sz w:val="22"/>
              <w:szCs w:val="22"/>
              <w:lang w:eastAsia="en-US"/>
            </w:rPr>
          </w:pPr>
          <w:hyperlink w:anchor="_Toc514931054">
            <w:r>
              <w:rPr>
                <w:rStyle w:val="IndexLink"/>
                <w:rFonts w:cs="Calibri" w:cstheme="minorHAnsi"/>
                <w:webHidden/>
              </w:rPr>
              <w:t>2.6.</w:t>
            </w:r>
            <w:r>
              <w:rPr>
                <w:rStyle w:val="IndexLink"/>
                <w:rFonts w:eastAsia="" w:cs="" w:ascii="Calibri" w:hAnsi="Calibri" w:asciiTheme="minorHAnsi" w:cstheme="minorBidi" w:eastAsiaTheme="minorEastAsia" w:hAnsiTheme="minorHAnsi"/>
                <w:b w:val="false"/>
                <w:bCs w:val="false"/>
                <w:color w:val="auto"/>
                <w:sz w:val="22"/>
                <w:szCs w:val="22"/>
                <w:lang w:eastAsia="en-US"/>
              </w:rPr>
              <w:tab/>
            </w:r>
            <w:r>
              <w:rPr>
                <w:rStyle w:val="IndexLink"/>
                <w:rFonts w:cs="Calibri" w:cstheme="minorHAnsi"/>
              </w:rPr>
              <w:t>Quality Assurance (QA)</w:t>
            </w:r>
            <w:r>
              <w:rPr>
                <w:webHidden/>
              </w:rPr>
              <w:fldChar w:fldCharType="begin"/>
            </w:r>
            <w:r>
              <w:rPr>
                <w:webHidden/>
              </w:rPr>
              <w:instrText xml:space="preserve">PAGEREF _Toc514931054 \h</w:instrText>
            </w:r>
            <w:r>
              <w:rPr>
                <w:webHidden/>
              </w:rPr>
              <w:fldChar w:fldCharType="separate"/>
            </w:r>
            <w:r>
              <w:rPr>
                <w:rStyle w:val="IndexLink"/>
                <w:vanish w:val="false"/>
              </w:rPr>
              <w:tab/>
              <w:t>113</w:t>
            </w:r>
            <w:r>
              <w:rPr>
                <w:webHidden/>
              </w:rPr>
              <w:fldChar w:fldCharType="end"/>
            </w:r>
          </w:hyperlink>
        </w:p>
        <w:p>
          <w:pPr>
            <w:pStyle w:val="TOC3"/>
            <w:tabs>
              <w:tab w:val="clear" w:pos="720"/>
              <w:tab w:val="right" w:pos="9350" w:leader="dot"/>
            </w:tabs>
            <w:rPr>
              <w:rFonts w:eastAsia="" w:eastAsiaTheme="minorEastAsia"/>
            </w:rPr>
          </w:pPr>
          <w:hyperlink w:anchor="_Toc514931055">
            <w:r>
              <w:rPr>
                <w:rStyle w:val="IndexLink"/>
                <w:webHidden/>
              </w:rPr>
              <w:t>Standard 19. QA-1: The laboratory has a comprehensive and documented Quality Assurance program.</w:t>
            </w:r>
            <w:r>
              <w:rPr>
                <w:webHidden/>
              </w:rPr>
              <w:fldChar w:fldCharType="begin"/>
            </w:r>
            <w:r>
              <w:rPr>
                <w:webHidden/>
              </w:rPr>
              <w:instrText xml:space="preserve">PAGEREF _Toc514931055 \h</w:instrText>
            </w:r>
            <w:r>
              <w:rPr>
                <w:webHidden/>
              </w:rPr>
              <w:fldChar w:fldCharType="separate"/>
            </w:r>
            <w:r>
              <w:rPr>
                <w:rStyle w:val="IndexLink"/>
                <w:vanish w:val="false"/>
              </w:rPr>
              <w:tab/>
              <w:t>114</w:t>
            </w:r>
            <w:r>
              <w:rPr>
                <w:webHidden/>
              </w:rPr>
              <w:fldChar w:fldCharType="end"/>
            </w:r>
          </w:hyperlink>
        </w:p>
        <w:p>
          <w:pPr>
            <w:pStyle w:val="TOC4"/>
            <w:tabs>
              <w:tab w:val="clear" w:pos="720"/>
              <w:tab w:val="right" w:pos="9350" w:leader="dot"/>
            </w:tabs>
            <w:rPr>
              <w:rFonts w:eastAsia="" w:eastAsiaTheme="minorEastAsia"/>
            </w:rPr>
          </w:pPr>
          <w:hyperlink w:anchor="_Toc514931056">
            <w:r>
              <w:rPr>
                <w:rStyle w:val="IndexLink"/>
                <w:rFonts w:cs="Calibri" w:cstheme="minorHAnsi"/>
                <w:webHidden/>
              </w:rPr>
              <w:t>Ind. 63:  The laboratory has Quality Assurance SOPs</w:t>
            </w:r>
            <w:r>
              <w:rPr>
                <w:webHidden/>
              </w:rPr>
              <w:fldChar w:fldCharType="begin"/>
            </w:r>
            <w:r>
              <w:rPr>
                <w:webHidden/>
              </w:rPr>
              <w:instrText xml:space="preserve">PAGEREF _Toc514931056 \h</w:instrText>
            </w:r>
            <w:r>
              <w:rPr>
                <w:webHidden/>
              </w:rPr>
              <w:fldChar w:fldCharType="separate"/>
            </w:r>
            <w:r>
              <w:rPr>
                <w:rStyle w:val="IndexLink"/>
                <w:vanish w:val="false"/>
              </w:rPr>
              <w:tab/>
              <w:t>114</w:t>
            </w:r>
            <w:r>
              <w:rPr>
                <w:webHidden/>
              </w:rPr>
              <w:fldChar w:fldCharType="end"/>
            </w:r>
          </w:hyperlink>
        </w:p>
        <w:p>
          <w:pPr>
            <w:pStyle w:val="TOC4"/>
            <w:tabs>
              <w:tab w:val="clear" w:pos="720"/>
              <w:tab w:val="right" w:pos="9350" w:leader="dot"/>
            </w:tabs>
            <w:rPr>
              <w:rFonts w:eastAsia="" w:eastAsiaTheme="minorEastAsia"/>
            </w:rPr>
          </w:pPr>
          <w:hyperlink w:anchor="_Toc514931057">
            <w:r>
              <w:rPr>
                <w:rStyle w:val="IndexLink"/>
                <w:rFonts w:cs="Calibri" w:cstheme="minorHAnsi"/>
                <w:webHidden/>
              </w:rPr>
              <w:t>Ind. 64:  There is designated focal person responsible for Quality Assurance (QA) activities in laboratory</w:t>
            </w:r>
            <w:r>
              <w:rPr>
                <w:webHidden/>
              </w:rPr>
              <w:fldChar w:fldCharType="begin"/>
            </w:r>
            <w:r>
              <w:rPr>
                <w:webHidden/>
              </w:rPr>
              <w:instrText xml:space="preserve">PAGEREF _Toc514931057 \h</w:instrText>
            </w:r>
            <w:r>
              <w:rPr>
                <w:webHidden/>
              </w:rPr>
              <w:fldChar w:fldCharType="separate"/>
            </w:r>
            <w:r>
              <w:rPr>
                <w:rStyle w:val="IndexLink"/>
                <w:vanish w:val="false"/>
              </w:rPr>
              <w:tab/>
              <w:t>114</w:t>
            </w:r>
            <w:r>
              <w:rPr>
                <w:webHidden/>
              </w:rPr>
              <w:fldChar w:fldCharType="end"/>
            </w:r>
          </w:hyperlink>
        </w:p>
        <w:p>
          <w:pPr>
            <w:pStyle w:val="TOC4"/>
            <w:tabs>
              <w:tab w:val="clear" w:pos="720"/>
              <w:tab w:val="right" w:pos="9350" w:leader="dot"/>
            </w:tabs>
            <w:rPr>
              <w:rFonts w:eastAsia="" w:eastAsiaTheme="minorEastAsia"/>
            </w:rPr>
          </w:pPr>
          <w:hyperlink w:anchor="_Toc514931058">
            <w:r>
              <w:rPr>
                <w:rStyle w:val="IndexLink"/>
                <w:rFonts w:cs="Calibri" w:cstheme="minorHAnsi"/>
                <w:bCs/>
                <w:iCs/>
                <w:webHidden/>
              </w:rPr>
              <w:t xml:space="preserve">Ind. 65: </w:t>
            </w:r>
            <w:r>
              <w:rPr>
                <w:rStyle w:val="IndexLink"/>
                <w:rFonts w:cs="Calibri" w:cstheme="minorHAnsi"/>
              </w:rPr>
              <w:t>QA SOPs are communicated and coordinated among the staff</w:t>
            </w:r>
            <w:r>
              <w:rPr>
                <w:webHidden/>
              </w:rPr>
              <w:fldChar w:fldCharType="begin"/>
            </w:r>
            <w:r>
              <w:rPr>
                <w:webHidden/>
              </w:rPr>
              <w:instrText xml:space="preserve">PAGEREF _Toc514931058 \h</w:instrText>
            </w:r>
            <w:r>
              <w:rPr>
                <w:webHidden/>
              </w:rPr>
              <w:fldChar w:fldCharType="separate"/>
            </w:r>
            <w:r>
              <w:rPr>
                <w:rStyle w:val="IndexLink"/>
                <w:vanish w:val="false"/>
              </w:rPr>
              <w:tab/>
              <w:t>115</w:t>
            </w:r>
            <w:r>
              <w:rPr>
                <w:webHidden/>
              </w:rPr>
              <w:fldChar w:fldCharType="end"/>
            </w:r>
          </w:hyperlink>
        </w:p>
        <w:p>
          <w:pPr>
            <w:pStyle w:val="TOC3"/>
            <w:tabs>
              <w:tab w:val="clear" w:pos="720"/>
              <w:tab w:val="right" w:pos="9350" w:leader="dot"/>
            </w:tabs>
            <w:rPr>
              <w:rFonts w:eastAsia="" w:eastAsiaTheme="minorEastAsia"/>
            </w:rPr>
          </w:pPr>
          <w:hyperlink w:anchor="_Toc514931059">
            <w:r>
              <w:rPr>
                <w:rStyle w:val="IndexLink"/>
                <w:webHidden/>
              </w:rPr>
              <w:t>Standard 20. QA-2: EQA compliance procedures and tools are available in the laboratory.</w:t>
            </w:r>
            <w:r>
              <w:rPr>
                <w:webHidden/>
              </w:rPr>
              <w:fldChar w:fldCharType="begin"/>
            </w:r>
            <w:r>
              <w:rPr>
                <w:webHidden/>
              </w:rPr>
              <w:instrText xml:space="preserve">PAGEREF _Toc514931059 \h</w:instrText>
            </w:r>
            <w:r>
              <w:rPr>
                <w:webHidden/>
              </w:rPr>
              <w:fldChar w:fldCharType="separate"/>
            </w:r>
            <w:r>
              <w:rPr>
                <w:rStyle w:val="IndexLink"/>
                <w:vanish w:val="false"/>
              </w:rPr>
              <w:tab/>
              <w:t>119</w:t>
            </w:r>
            <w:r>
              <w:rPr>
                <w:webHidden/>
              </w:rPr>
              <w:fldChar w:fldCharType="end"/>
            </w:r>
          </w:hyperlink>
        </w:p>
        <w:p>
          <w:pPr>
            <w:pStyle w:val="TOC4"/>
            <w:tabs>
              <w:tab w:val="clear" w:pos="720"/>
              <w:tab w:val="right" w:pos="9350" w:leader="dot"/>
            </w:tabs>
            <w:rPr>
              <w:rFonts w:eastAsia="" w:eastAsiaTheme="minorEastAsia"/>
            </w:rPr>
          </w:pPr>
          <w:hyperlink w:anchor="_Toc514931060">
            <w:r>
              <w:rPr>
                <w:rStyle w:val="IndexLink"/>
                <w:rFonts w:cs="Calibri" w:cstheme="minorHAnsi"/>
                <w:bCs/>
                <w:iCs/>
                <w:webHidden/>
              </w:rPr>
              <w:t xml:space="preserve">Ind. 66: </w:t>
            </w:r>
            <w:r>
              <w:rPr>
                <w:rStyle w:val="IndexLink"/>
                <w:rFonts w:cs="Calibri" w:cstheme="minorHAnsi"/>
              </w:rPr>
              <w:t xml:space="preserve"> EQA of the laboratory is ensured through external assessment by nationally / internationally recognised bodies</w:t>
            </w:r>
            <w:r>
              <w:rPr>
                <w:webHidden/>
              </w:rPr>
              <w:fldChar w:fldCharType="begin"/>
            </w:r>
            <w:r>
              <w:rPr>
                <w:webHidden/>
              </w:rPr>
              <w:instrText xml:space="preserve">PAGEREF _Toc514931060 \h</w:instrText>
            </w:r>
            <w:r>
              <w:rPr>
                <w:webHidden/>
              </w:rPr>
              <w:fldChar w:fldCharType="separate"/>
            </w:r>
            <w:r>
              <w:rPr>
                <w:rStyle w:val="IndexLink"/>
                <w:vanish w:val="false"/>
              </w:rPr>
              <w:tab/>
              <w:t>119</w:t>
            </w:r>
            <w:r>
              <w:rPr>
                <w:webHidden/>
              </w:rPr>
              <w:fldChar w:fldCharType="end"/>
            </w:r>
          </w:hyperlink>
        </w:p>
        <w:p>
          <w:pPr>
            <w:pStyle w:val="TOC4"/>
            <w:tabs>
              <w:tab w:val="clear" w:pos="720"/>
              <w:tab w:val="right" w:pos="9350" w:leader="dot"/>
            </w:tabs>
            <w:rPr>
              <w:rFonts w:eastAsia="" w:eastAsiaTheme="minorEastAsia"/>
            </w:rPr>
          </w:pPr>
          <w:hyperlink w:anchor="_Toc514931061">
            <w:r>
              <w:rPr>
                <w:rStyle w:val="IndexLink"/>
                <w:rFonts w:cs="Calibri" w:cstheme="minorHAnsi"/>
                <w:bCs/>
                <w:iCs/>
                <w:webHidden/>
              </w:rPr>
              <w:t xml:space="preserve">Ind. 67: </w:t>
            </w:r>
            <w:r>
              <w:rPr>
                <w:rStyle w:val="IndexLink"/>
                <w:rFonts w:cs="Calibri" w:cstheme="minorHAnsi"/>
              </w:rPr>
              <w:t xml:space="preserve"> Record of EQA reports is maintained</w:t>
            </w:r>
            <w:r>
              <w:rPr>
                <w:webHidden/>
              </w:rPr>
              <w:fldChar w:fldCharType="begin"/>
            </w:r>
            <w:r>
              <w:rPr>
                <w:webHidden/>
              </w:rPr>
              <w:instrText xml:space="preserve">PAGEREF _Toc514931061 \h</w:instrText>
            </w:r>
            <w:r>
              <w:rPr>
                <w:webHidden/>
              </w:rPr>
              <w:fldChar w:fldCharType="separate"/>
            </w:r>
            <w:r>
              <w:rPr>
                <w:rStyle w:val="IndexLink"/>
                <w:vanish w:val="false"/>
              </w:rPr>
              <w:tab/>
              <w:t>119</w:t>
            </w:r>
            <w:r>
              <w:rPr>
                <w:webHidden/>
              </w:rPr>
              <w:fldChar w:fldCharType="end"/>
            </w:r>
          </w:hyperlink>
        </w:p>
        <w:p>
          <w:pPr>
            <w:pStyle w:val="TOC3"/>
            <w:tabs>
              <w:tab w:val="clear" w:pos="720"/>
              <w:tab w:val="right" w:pos="9350" w:leader="dot"/>
            </w:tabs>
            <w:rPr>
              <w:rFonts w:eastAsia="" w:eastAsiaTheme="minorEastAsia"/>
            </w:rPr>
          </w:pPr>
          <w:hyperlink w:anchor="_Toc514931062">
            <w:r>
              <w:rPr>
                <w:rStyle w:val="IndexLink"/>
                <w:webHidden/>
              </w:rPr>
              <w:t>Standard 21. QA-3: IQA is ensured through standardized laboratory practices.</w:t>
            </w:r>
            <w:r>
              <w:rPr>
                <w:webHidden/>
              </w:rPr>
              <w:fldChar w:fldCharType="begin"/>
            </w:r>
            <w:r>
              <w:rPr>
                <w:webHidden/>
              </w:rPr>
              <w:instrText xml:space="preserve">PAGEREF _Toc514931062 \h</w:instrText>
            </w:r>
            <w:r>
              <w:rPr>
                <w:webHidden/>
              </w:rPr>
              <w:fldChar w:fldCharType="separate"/>
            </w:r>
            <w:r>
              <w:rPr>
                <w:rStyle w:val="IndexLink"/>
                <w:vanish w:val="false"/>
              </w:rPr>
              <w:tab/>
              <w:t>121</w:t>
            </w:r>
            <w:r>
              <w:rPr>
                <w:webHidden/>
              </w:rPr>
              <w:fldChar w:fldCharType="end"/>
            </w:r>
          </w:hyperlink>
        </w:p>
        <w:p>
          <w:pPr>
            <w:pStyle w:val="TOC4"/>
            <w:tabs>
              <w:tab w:val="clear" w:pos="720"/>
              <w:tab w:val="right" w:pos="9350" w:leader="dot"/>
            </w:tabs>
            <w:rPr>
              <w:rFonts w:eastAsia="" w:eastAsiaTheme="minorEastAsia"/>
            </w:rPr>
          </w:pPr>
          <w:hyperlink w:anchor="_Toc514931063">
            <w:r>
              <w:rPr>
                <w:rStyle w:val="IndexLink"/>
                <w:rFonts w:cs="Calibri" w:cstheme="minorHAnsi"/>
                <w:webHidden/>
              </w:rPr>
              <w:t>Ind. 68: Policies and procedures guide the safe collection of specimens</w:t>
            </w:r>
            <w:r>
              <w:rPr>
                <w:webHidden/>
              </w:rPr>
              <w:fldChar w:fldCharType="begin"/>
            </w:r>
            <w:r>
              <w:rPr>
                <w:webHidden/>
              </w:rPr>
              <w:instrText xml:space="preserve">PAGEREF _Toc514931063 \h</w:instrText>
            </w:r>
            <w:r>
              <w:rPr>
                <w:webHidden/>
              </w:rPr>
              <w:fldChar w:fldCharType="separate"/>
            </w:r>
            <w:r>
              <w:rPr>
                <w:rStyle w:val="IndexLink"/>
                <w:vanish w:val="false"/>
              </w:rPr>
              <w:tab/>
              <w:t>121</w:t>
            </w:r>
            <w:r>
              <w:rPr>
                <w:webHidden/>
              </w:rPr>
              <w:fldChar w:fldCharType="end"/>
            </w:r>
          </w:hyperlink>
        </w:p>
        <w:p>
          <w:pPr>
            <w:pStyle w:val="TOC4"/>
            <w:tabs>
              <w:tab w:val="clear" w:pos="720"/>
              <w:tab w:val="right" w:pos="9350" w:leader="dot"/>
            </w:tabs>
            <w:rPr>
              <w:rFonts w:eastAsia="" w:eastAsiaTheme="minorEastAsia"/>
            </w:rPr>
          </w:pPr>
          <w:hyperlink w:anchor="_Toc514931064">
            <w:r>
              <w:rPr>
                <w:rStyle w:val="IndexLink"/>
                <w:rFonts w:cs="Calibri" w:cstheme="minorHAnsi"/>
                <w:webHidden/>
              </w:rPr>
              <w:t>Ind. 69: Policies and procedures guide the Identification and proper labelling of specimens</w:t>
            </w:r>
            <w:r>
              <w:rPr>
                <w:webHidden/>
              </w:rPr>
              <w:fldChar w:fldCharType="begin"/>
            </w:r>
            <w:r>
              <w:rPr>
                <w:webHidden/>
              </w:rPr>
              <w:instrText xml:space="preserve">PAGEREF _Toc514931064 \h</w:instrText>
            </w:r>
            <w:r>
              <w:rPr>
                <w:webHidden/>
              </w:rPr>
              <w:fldChar w:fldCharType="separate"/>
            </w:r>
            <w:r>
              <w:rPr>
                <w:rStyle w:val="IndexLink"/>
                <w:vanish w:val="false"/>
              </w:rPr>
              <w:tab/>
              <w:t>121</w:t>
            </w:r>
            <w:r>
              <w:rPr>
                <w:webHidden/>
              </w:rPr>
              <w:fldChar w:fldCharType="end"/>
            </w:r>
          </w:hyperlink>
        </w:p>
        <w:p>
          <w:pPr>
            <w:pStyle w:val="TOC4"/>
            <w:tabs>
              <w:tab w:val="clear" w:pos="720"/>
              <w:tab w:val="right" w:pos="9350" w:leader="dot"/>
            </w:tabs>
            <w:rPr>
              <w:rFonts w:eastAsia="" w:eastAsiaTheme="minorEastAsia"/>
            </w:rPr>
          </w:pPr>
          <w:hyperlink w:anchor="_Toc514931065">
            <w:r>
              <w:rPr>
                <w:rStyle w:val="IndexLink"/>
                <w:rFonts w:cs="Calibri" w:cstheme="minorHAnsi"/>
                <w:webHidden/>
              </w:rPr>
              <w:t>Ind. 70: Policies and procedures guide the safe handling of specimens</w:t>
            </w:r>
            <w:r>
              <w:rPr>
                <w:webHidden/>
              </w:rPr>
              <w:fldChar w:fldCharType="begin"/>
            </w:r>
            <w:r>
              <w:rPr>
                <w:webHidden/>
              </w:rPr>
              <w:instrText xml:space="preserve">PAGEREF _Toc514931065 \h</w:instrText>
            </w:r>
            <w:r>
              <w:rPr>
                <w:webHidden/>
              </w:rPr>
              <w:fldChar w:fldCharType="separate"/>
            </w:r>
            <w:r>
              <w:rPr>
                <w:rStyle w:val="IndexLink"/>
                <w:vanish w:val="false"/>
              </w:rPr>
              <w:tab/>
              <w:t>122</w:t>
            </w:r>
            <w:r>
              <w:rPr>
                <w:webHidden/>
              </w:rPr>
              <w:fldChar w:fldCharType="end"/>
            </w:r>
          </w:hyperlink>
        </w:p>
        <w:p>
          <w:pPr>
            <w:pStyle w:val="TOC4"/>
            <w:tabs>
              <w:tab w:val="clear" w:pos="720"/>
              <w:tab w:val="right" w:pos="9350" w:leader="dot"/>
            </w:tabs>
            <w:rPr>
              <w:rFonts w:eastAsia="" w:eastAsiaTheme="minorEastAsia"/>
            </w:rPr>
          </w:pPr>
          <w:hyperlink w:anchor="_Toc514931066">
            <w:r>
              <w:rPr>
                <w:rStyle w:val="IndexLink"/>
                <w:rFonts w:cs="Calibri" w:cstheme="minorHAnsi"/>
                <w:webHidden/>
              </w:rPr>
              <w:t>Ind. 71: Policies and procedures guide the safe transportation of specimens</w:t>
            </w:r>
            <w:r>
              <w:rPr>
                <w:webHidden/>
              </w:rPr>
              <w:fldChar w:fldCharType="begin"/>
            </w:r>
            <w:r>
              <w:rPr>
                <w:webHidden/>
              </w:rPr>
              <w:instrText xml:space="preserve">PAGEREF _Toc514931066 \h</w:instrText>
            </w:r>
            <w:r>
              <w:rPr>
                <w:webHidden/>
              </w:rPr>
              <w:fldChar w:fldCharType="separate"/>
            </w:r>
            <w:r>
              <w:rPr>
                <w:rStyle w:val="IndexLink"/>
                <w:vanish w:val="false"/>
              </w:rPr>
              <w:tab/>
              <w:t>122</w:t>
            </w:r>
            <w:r>
              <w:rPr>
                <w:webHidden/>
              </w:rPr>
              <w:fldChar w:fldCharType="end"/>
            </w:r>
          </w:hyperlink>
        </w:p>
        <w:p>
          <w:pPr>
            <w:pStyle w:val="TOC4"/>
            <w:tabs>
              <w:tab w:val="clear" w:pos="720"/>
              <w:tab w:val="right" w:pos="9350" w:leader="dot"/>
            </w:tabs>
            <w:rPr>
              <w:rFonts w:eastAsia="" w:eastAsiaTheme="minorEastAsia"/>
            </w:rPr>
          </w:pPr>
          <w:hyperlink w:anchor="_Toc514931067">
            <w:r>
              <w:rPr>
                <w:rStyle w:val="IndexLink"/>
                <w:rFonts w:cs="Calibri" w:cstheme="minorHAnsi"/>
                <w:webHidden/>
              </w:rPr>
              <w:t>Ind. 72: Policies and procedures guide the safe processing of specimens</w:t>
            </w:r>
            <w:r>
              <w:rPr>
                <w:webHidden/>
              </w:rPr>
              <w:fldChar w:fldCharType="begin"/>
            </w:r>
            <w:r>
              <w:rPr>
                <w:webHidden/>
              </w:rPr>
              <w:instrText xml:space="preserve">PAGEREF _Toc514931067 \h</w:instrText>
            </w:r>
            <w:r>
              <w:rPr>
                <w:webHidden/>
              </w:rPr>
              <w:fldChar w:fldCharType="separate"/>
            </w:r>
            <w:r>
              <w:rPr>
                <w:rStyle w:val="IndexLink"/>
                <w:vanish w:val="false"/>
              </w:rPr>
              <w:tab/>
              <w:t>122</w:t>
            </w:r>
            <w:r>
              <w:rPr>
                <w:webHidden/>
              </w:rPr>
              <w:fldChar w:fldCharType="end"/>
            </w:r>
          </w:hyperlink>
        </w:p>
        <w:p>
          <w:pPr>
            <w:pStyle w:val="TOC4"/>
            <w:tabs>
              <w:tab w:val="clear" w:pos="720"/>
              <w:tab w:val="right" w:pos="9350" w:leader="dot"/>
            </w:tabs>
            <w:rPr>
              <w:rFonts w:eastAsia="" w:eastAsiaTheme="minorEastAsia"/>
            </w:rPr>
          </w:pPr>
          <w:hyperlink w:anchor="_Toc514931068">
            <w:r>
              <w:rPr>
                <w:rStyle w:val="IndexLink"/>
                <w:rFonts w:cs="Calibri" w:cstheme="minorHAnsi"/>
                <w:webHidden/>
              </w:rPr>
              <w:t>Ind. 73:  Policies and procedures guide the safe disposal of specimens</w:t>
            </w:r>
            <w:r>
              <w:rPr>
                <w:webHidden/>
              </w:rPr>
              <w:fldChar w:fldCharType="begin"/>
            </w:r>
            <w:r>
              <w:rPr>
                <w:webHidden/>
              </w:rPr>
              <w:instrText xml:space="preserve">PAGEREF _Toc514931068 \h</w:instrText>
            </w:r>
            <w:r>
              <w:rPr>
                <w:webHidden/>
              </w:rPr>
              <w:fldChar w:fldCharType="separate"/>
            </w:r>
            <w:r>
              <w:rPr>
                <w:rStyle w:val="IndexLink"/>
                <w:vanish w:val="false"/>
              </w:rPr>
              <w:tab/>
              <w:t>123</w:t>
            </w:r>
            <w:r>
              <w:rPr>
                <w:webHidden/>
              </w:rPr>
              <w:fldChar w:fldCharType="end"/>
            </w:r>
          </w:hyperlink>
        </w:p>
        <w:p>
          <w:pPr>
            <w:pStyle w:val="TOC4"/>
            <w:tabs>
              <w:tab w:val="clear" w:pos="720"/>
              <w:tab w:val="right" w:pos="9350" w:leader="dot"/>
            </w:tabs>
            <w:rPr>
              <w:rFonts w:eastAsia="" w:eastAsiaTheme="minorEastAsia"/>
            </w:rPr>
          </w:pPr>
          <w:hyperlink w:anchor="_Toc514931069">
            <w:r>
              <w:rPr>
                <w:rStyle w:val="IndexLink"/>
                <w:rFonts w:cs="Calibri" w:cstheme="minorHAnsi"/>
                <w:webHidden/>
              </w:rPr>
              <w:t>Ind. 74:  Availability of controls for IQA is ensured</w:t>
            </w:r>
            <w:r>
              <w:rPr>
                <w:webHidden/>
              </w:rPr>
              <w:fldChar w:fldCharType="begin"/>
            </w:r>
            <w:r>
              <w:rPr>
                <w:webHidden/>
              </w:rPr>
              <w:instrText xml:space="preserve">PAGEREF _Toc514931069 \h</w:instrText>
            </w:r>
            <w:r>
              <w:rPr>
                <w:webHidden/>
              </w:rPr>
              <w:fldChar w:fldCharType="separate"/>
            </w:r>
            <w:r>
              <w:rPr>
                <w:rStyle w:val="IndexLink"/>
                <w:vanish w:val="false"/>
              </w:rPr>
              <w:tab/>
              <w:t>123</w:t>
            </w:r>
            <w:r>
              <w:rPr>
                <w:webHidden/>
              </w:rPr>
              <w:fldChar w:fldCharType="end"/>
            </w:r>
          </w:hyperlink>
        </w:p>
        <w:p>
          <w:pPr>
            <w:pStyle w:val="TOC4"/>
            <w:tabs>
              <w:tab w:val="clear" w:pos="720"/>
              <w:tab w:val="right" w:pos="9350" w:leader="dot"/>
            </w:tabs>
            <w:rPr>
              <w:rFonts w:eastAsia="" w:eastAsiaTheme="minorEastAsia"/>
            </w:rPr>
          </w:pPr>
          <w:hyperlink w:anchor="_Toc514931070">
            <w:r>
              <w:rPr>
                <w:rStyle w:val="IndexLink"/>
                <w:rFonts w:cs="Calibri" w:cstheme="minorHAnsi"/>
                <w:webHidden/>
              </w:rPr>
              <w:t>Ind. 75:  Process cycle records are maintained</w:t>
            </w:r>
            <w:r>
              <w:rPr>
                <w:webHidden/>
              </w:rPr>
              <w:fldChar w:fldCharType="begin"/>
            </w:r>
            <w:r>
              <w:rPr>
                <w:webHidden/>
              </w:rPr>
              <w:instrText xml:space="preserve">PAGEREF _Toc514931070 \h</w:instrText>
            </w:r>
            <w:r>
              <w:rPr>
                <w:webHidden/>
              </w:rPr>
              <w:fldChar w:fldCharType="separate"/>
            </w:r>
            <w:r>
              <w:rPr>
                <w:rStyle w:val="IndexLink"/>
                <w:vanish w:val="false"/>
              </w:rPr>
              <w:tab/>
              <w:t>124</w:t>
            </w:r>
            <w:r>
              <w:rPr>
                <w:webHidden/>
              </w:rPr>
              <w:fldChar w:fldCharType="end"/>
            </w:r>
          </w:hyperlink>
        </w:p>
        <w:p>
          <w:pPr>
            <w:pStyle w:val="TOC3"/>
            <w:tabs>
              <w:tab w:val="clear" w:pos="720"/>
              <w:tab w:val="right" w:pos="9350" w:leader="dot"/>
            </w:tabs>
            <w:rPr>
              <w:rFonts w:eastAsia="" w:eastAsiaTheme="minorEastAsia"/>
            </w:rPr>
          </w:pPr>
          <w:hyperlink w:anchor="_Toc514931071">
            <w:r>
              <w:rPr>
                <w:rStyle w:val="IndexLink"/>
                <w:webHidden/>
              </w:rPr>
              <w:t>Standard 22. QA-4:  Continuous laboratory improvement is documented.</w:t>
            </w:r>
            <w:r>
              <w:rPr>
                <w:webHidden/>
              </w:rPr>
              <w:fldChar w:fldCharType="begin"/>
            </w:r>
            <w:r>
              <w:rPr>
                <w:webHidden/>
              </w:rPr>
              <w:instrText xml:space="preserve">PAGEREF _Toc514931071 \h</w:instrText>
            </w:r>
            <w:r>
              <w:rPr>
                <w:webHidden/>
              </w:rPr>
              <w:fldChar w:fldCharType="separate"/>
            </w:r>
            <w:r>
              <w:rPr>
                <w:rStyle w:val="IndexLink"/>
                <w:vanish w:val="false"/>
              </w:rPr>
              <w:tab/>
              <w:t>147</w:t>
            </w:r>
            <w:r>
              <w:rPr>
                <w:webHidden/>
              </w:rPr>
              <w:fldChar w:fldCharType="end"/>
            </w:r>
          </w:hyperlink>
        </w:p>
        <w:p>
          <w:pPr>
            <w:pStyle w:val="TOC4"/>
            <w:tabs>
              <w:tab w:val="clear" w:pos="720"/>
              <w:tab w:val="right" w:pos="9350" w:leader="dot"/>
            </w:tabs>
            <w:rPr>
              <w:rFonts w:eastAsia="" w:eastAsiaTheme="minorEastAsia"/>
            </w:rPr>
          </w:pPr>
          <w:hyperlink w:anchor="_Toc514931072">
            <w:r>
              <w:rPr>
                <w:rStyle w:val="IndexLink"/>
                <w:rFonts w:cs="Calibri" w:cstheme="minorHAnsi"/>
                <w:webHidden/>
              </w:rPr>
              <w:t>Ind. 76: Gaps are identified through QA reports and used as tool for improvement</w:t>
            </w:r>
            <w:r>
              <w:rPr>
                <w:webHidden/>
              </w:rPr>
              <w:fldChar w:fldCharType="begin"/>
            </w:r>
            <w:r>
              <w:rPr>
                <w:webHidden/>
              </w:rPr>
              <w:instrText xml:space="preserve">PAGEREF _Toc514931072 \h</w:instrText>
            </w:r>
            <w:r>
              <w:rPr>
                <w:webHidden/>
              </w:rPr>
              <w:fldChar w:fldCharType="separate"/>
            </w:r>
            <w:r>
              <w:rPr>
                <w:rStyle w:val="IndexLink"/>
                <w:vanish w:val="false"/>
              </w:rPr>
              <w:tab/>
              <w:t>147</w:t>
            </w:r>
            <w:r>
              <w:rPr>
                <w:webHidden/>
              </w:rPr>
              <w:fldChar w:fldCharType="end"/>
            </w:r>
          </w:hyperlink>
        </w:p>
        <w:p>
          <w:pPr>
            <w:pStyle w:val="TOC4"/>
            <w:tabs>
              <w:tab w:val="clear" w:pos="720"/>
              <w:tab w:val="right" w:pos="9350" w:leader="dot"/>
            </w:tabs>
            <w:rPr>
              <w:rFonts w:eastAsia="" w:eastAsiaTheme="minorEastAsia"/>
            </w:rPr>
          </w:pPr>
          <w:hyperlink w:anchor="_Toc514931073">
            <w:r>
              <w:rPr>
                <w:rStyle w:val="IndexLink"/>
                <w:rFonts w:cs="Calibri" w:cstheme="minorHAnsi"/>
                <w:webHidden/>
              </w:rPr>
              <w:t>Ind. 77:  Corrective actions are implemented upon identification of gaps</w:t>
            </w:r>
            <w:r>
              <w:rPr>
                <w:webHidden/>
              </w:rPr>
              <w:fldChar w:fldCharType="begin"/>
            </w:r>
            <w:r>
              <w:rPr>
                <w:webHidden/>
              </w:rPr>
              <w:instrText xml:space="preserve">PAGEREF _Toc514931073 \h</w:instrText>
            </w:r>
            <w:r>
              <w:rPr>
                <w:webHidden/>
              </w:rPr>
              <w:fldChar w:fldCharType="separate"/>
            </w:r>
            <w:r>
              <w:rPr>
                <w:rStyle w:val="IndexLink"/>
                <w:vanish w:val="false"/>
              </w:rPr>
              <w:tab/>
              <w:t>147</w:t>
            </w:r>
            <w:r>
              <w:rPr>
                <w:webHidden/>
              </w:rPr>
              <w:fldChar w:fldCharType="end"/>
            </w:r>
          </w:hyperlink>
        </w:p>
        <w:p>
          <w:pPr>
            <w:pStyle w:val="TOC4"/>
            <w:tabs>
              <w:tab w:val="clear" w:pos="720"/>
              <w:tab w:val="right" w:pos="9350" w:leader="dot"/>
            </w:tabs>
            <w:rPr>
              <w:rFonts w:eastAsia="" w:eastAsiaTheme="minorEastAsia"/>
            </w:rPr>
          </w:pPr>
          <w:hyperlink w:anchor="_Toc514931074">
            <w:r>
              <w:rPr>
                <w:rStyle w:val="IndexLink"/>
                <w:rFonts w:cs="Calibri" w:cstheme="minorHAnsi"/>
                <w:webHidden/>
              </w:rPr>
              <w:t>Ind. 78:  Measures are taken to minimise recurrence of errors</w:t>
            </w:r>
            <w:r>
              <w:rPr>
                <w:webHidden/>
              </w:rPr>
              <w:fldChar w:fldCharType="begin"/>
            </w:r>
            <w:r>
              <w:rPr>
                <w:webHidden/>
              </w:rPr>
              <w:instrText xml:space="preserve">PAGEREF _Toc514931074 \h</w:instrText>
            </w:r>
            <w:r>
              <w:rPr>
                <w:webHidden/>
              </w:rPr>
              <w:fldChar w:fldCharType="separate"/>
            </w:r>
            <w:r>
              <w:rPr>
                <w:rStyle w:val="IndexLink"/>
                <w:vanish w:val="false"/>
              </w:rPr>
              <w:tab/>
              <w:t>147</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sz w:val="22"/>
              <w:szCs w:val="22"/>
              <w:lang w:eastAsia="en-US"/>
            </w:rPr>
          </w:pPr>
          <w:hyperlink w:anchor="_Toc514931075">
            <w:r>
              <w:rPr>
                <w:rStyle w:val="IndexLink"/>
                <w:rFonts w:cs="Calibri" w:cstheme="minorHAnsi"/>
                <w:webHidden/>
              </w:rPr>
              <w:t>2.7.</w:t>
            </w:r>
            <w:r>
              <w:rPr>
                <w:rStyle w:val="IndexLink"/>
                <w:rFonts w:eastAsia="" w:cs="" w:ascii="Calibri" w:hAnsi="Calibri" w:asciiTheme="minorHAnsi" w:cstheme="minorBidi" w:eastAsiaTheme="minorEastAsia" w:hAnsiTheme="minorHAnsi"/>
                <w:b w:val="false"/>
                <w:bCs w:val="false"/>
                <w:color w:val="auto"/>
                <w:sz w:val="22"/>
                <w:szCs w:val="22"/>
                <w:lang w:eastAsia="en-US"/>
              </w:rPr>
              <w:tab/>
            </w:r>
            <w:r>
              <w:rPr>
                <w:rStyle w:val="IndexLink"/>
                <w:rFonts w:cs="Calibri" w:cstheme="minorHAnsi"/>
              </w:rPr>
              <w:t>Bio Safety and Bio Security (BSBS)</w:t>
            </w:r>
            <w:r>
              <w:rPr>
                <w:webHidden/>
              </w:rPr>
              <w:fldChar w:fldCharType="begin"/>
            </w:r>
            <w:r>
              <w:rPr>
                <w:webHidden/>
              </w:rPr>
              <w:instrText xml:space="preserve">PAGEREF _Toc514931075 \h</w:instrText>
            </w:r>
            <w:r>
              <w:rPr>
                <w:webHidden/>
              </w:rPr>
              <w:fldChar w:fldCharType="separate"/>
            </w:r>
            <w:r>
              <w:rPr>
                <w:rStyle w:val="IndexLink"/>
                <w:vanish w:val="false"/>
              </w:rPr>
              <w:tab/>
              <w:t>151</w:t>
            </w:r>
            <w:r>
              <w:rPr>
                <w:webHidden/>
              </w:rPr>
              <w:fldChar w:fldCharType="end"/>
            </w:r>
          </w:hyperlink>
        </w:p>
        <w:p>
          <w:pPr>
            <w:pStyle w:val="TOC3"/>
            <w:tabs>
              <w:tab w:val="clear" w:pos="720"/>
              <w:tab w:val="right" w:pos="9350" w:leader="dot"/>
            </w:tabs>
            <w:rPr>
              <w:rFonts w:eastAsia="" w:eastAsiaTheme="minorEastAsia"/>
            </w:rPr>
          </w:pPr>
          <w:hyperlink w:anchor="_Toc514931076">
            <w:r>
              <w:rPr>
                <w:rStyle w:val="IndexLink"/>
                <w:webHidden/>
              </w:rPr>
              <w:t>Standard 23. BSBS-1: Laboratory has comprehensive and coordinated Biosafety Program</w:t>
            </w:r>
            <w:r>
              <w:rPr>
                <w:webHidden/>
              </w:rPr>
              <w:fldChar w:fldCharType="begin"/>
            </w:r>
            <w:r>
              <w:rPr>
                <w:webHidden/>
              </w:rPr>
              <w:instrText xml:space="preserve">PAGEREF _Toc514931076 \h</w:instrText>
            </w:r>
            <w:r>
              <w:rPr>
                <w:webHidden/>
              </w:rPr>
              <w:fldChar w:fldCharType="separate"/>
            </w:r>
            <w:r>
              <w:rPr>
                <w:rStyle w:val="IndexLink"/>
                <w:vanish w:val="false"/>
              </w:rPr>
              <w:tab/>
              <w:t>152</w:t>
            </w:r>
            <w:r>
              <w:rPr>
                <w:webHidden/>
              </w:rPr>
              <w:fldChar w:fldCharType="end"/>
            </w:r>
          </w:hyperlink>
        </w:p>
        <w:p>
          <w:pPr>
            <w:pStyle w:val="TOC4"/>
            <w:tabs>
              <w:tab w:val="clear" w:pos="720"/>
              <w:tab w:val="right" w:pos="9350" w:leader="dot"/>
            </w:tabs>
            <w:rPr>
              <w:rFonts w:eastAsia="" w:eastAsiaTheme="minorEastAsia"/>
            </w:rPr>
          </w:pPr>
          <w:hyperlink w:anchor="_Toc514931077">
            <w:r>
              <w:rPr>
                <w:rStyle w:val="IndexLink"/>
                <w:rFonts w:cs="Calibri" w:cstheme="minorHAnsi"/>
                <w:webHidden/>
              </w:rPr>
              <w:t>Ind. 79:  Availability of laboratory Biosafety SOPs</w:t>
            </w:r>
            <w:r>
              <w:rPr>
                <w:webHidden/>
              </w:rPr>
              <w:fldChar w:fldCharType="begin"/>
            </w:r>
            <w:r>
              <w:rPr>
                <w:webHidden/>
              </w:rPr>
              <w:instrText xml:space="preserve">PAGEREF _Toc514931077 \h</w:instrText>
            </w:r>
            <w:r>
              <w:rPr>
                <w:webHidden/>
              </w:rPr>
              <w:fldChar w:fldCharType="separate"/>
            </w:r>
            <w:r>
              <w:rPr>
                <w:rStyle w:val="IndexLink"/>
                <w:vanish w:val="false"/>
              </w:rPr>
              <w:tab/>
              <w:t>152</w:t>
            </w:r>
            <w:r>
              <w:rPr>
                <w:webHidden/>
              </w:rPr>
              <w:fldChar w:fldCharType="end"/>
            </w:r>
          </w:hyperlink>
        </w:p>
        <w:p>
          <w:pPr>
            <w:pStyle w:val="TOC4"/>
            <w:tabs>
              <w:tab w:val="clear" w:pos="720"/>
              <w:tab w:val="right" w:pos="9350" w:leader="dot"/>
            </w:tabs>
            <w:rPr>
              <w:rFonts w:eastAsia="" w:eastAsiaTheme="minorEastAsia"/>
            </w:rPr>
          </w:pPr>
          <w:hyperlink w:anchor="_Toc514931078">
            <w:r>
              <w:rPr>
                <w:rStyle w:val="IndexLink"/>
                <w:rFonts w:cs="Calibri" w:cstheme="minorHAnsi"/>
                <w:webHidden/>
              </w:rPr>
              <w:t>Ind. 80: Biosafety SOPs are communicated to the laboratory employees</w:t>
            </w:r>
            <w:r>
              <w:rPr>
                <w:webHidden/>
              </w:rPr>
              <w:fldChar w:fldCharType="begin"/>
            </w:r>
            <w:r>
              <w:rPr>
                <w:webHidden/>
              </w:rPr>
              <w:instrText xml:space="preserve">PAGEREF _Toc514931078 \h</w:instrText>
            </w:r>
            <w:r>
              <w:rPr>
                <w:webHidden/>
              </w:rPr>
              <w:fldChar w:fldCharType="separate"/>
            </w:r>
            <w:r>
              <w:rPr>
                <w:rStyle w:val="IndexLink"/>
                <w:vanish w:val="false"/>
              </w:rPr>
              <w:tab/>
              <w:t>152</w:t>
            </w:r>
            <w:r>
              <w:rPr>
                <w:webHidden/>
              </w:rPr>
              <w:fldChar w:fldCharType="end"/>
            </w:r>
          </w:hyperlink>
        </w:p>
        <w:p>
          <w:pPr>
            <w:pStyle w:val="TOC4"/>
            <w:tabs>
              <w:tab w:val="clear" w:pos="720"/>
              <w:tab w:val="right" w:pos="9350" w:leader="dot"/>
            </w:tabs>
            <w:rPr>
              <w:rFonts w:eastAsia="" w:eastAsiaTheme="minorEastAsia"/>
            </w:rPr>
          </w:pPr>
          <w:hyperlink w:anchor="_Toc514931079">
            <w:r>
              <w:rPr>
                <w:rStyle w:val="IndexLink"/>
                <w:rFonts w:cs="Calibri" w:cstheme="minorHAnsi"/>
                <w:webHidden/>
              </w:rPr>
              <w:t>Ind. 81: The laboratory has designated qualified technician for ensuring biosafety activities</w:t>
            </w:r>
            <w:r>
              <w:rPr>
                <w:webHidden/>
              </w:rPr>
              <w:fldChar w:fldCharType="begin"/>
            </w:r>
            <w:r>
              <w:rPr>
                <w:webHidden/>
              </w:rPr>
              <w:instrText xml:space="preserve">PAGEREF _Toc514931079 \h</w:instrText>
            </w:r>
            <w:r>
              <w:rPr>
                <w:webHidden/>
              </w:rPr>
              <w:fldChar w:fldCharType="separate"/>
            </w:r>
            <w:r>
              <w:rPr>
                <w:rStyle w:val="IndexLink"/>
                <w:vanish w:val="false"/>
              </w:rPr>
              <w:tab/>
              <w:t>153</w:t>
            </w:r>
            <w:r>
              <w:rPr>
                <w:webHidden/>
              </w:rPr>
              <w:fldChar w:fldCharType="end"/>
            </w:r>
          </w:hyperlink>
        </w:p>
        <w:p>
          <w:pPr>
            <w:pStyle w:val="TOC4"/>
            <w:tabs>
              <w:tab w:val="clear" w:pos="720"/>
              <w:tab w:val="right" w:pos="9350" w:leader="dot"/>
            </w:tabs>
            <w:rPr>
              <w:rFonts w:eastAsia="" w:eastAsiaTheme="minorEastAsia"/>
            </w:rPr>
          </w:pPr>
          <w:hyperlink w:anchor="_Toc514931080">
            <w:r>
              <w:rPr>
                <w:rStyle w:val="IndexLink"/>
                <w:rFonts w:cs="Calibri" w:cstheme="minorHAnsi"/>
                <w:webHidden/>
              </w:rPr>
              <w:t>Ind. 82: Regular biosafety monitoring reports are generated in the laboratory</w:t>
            </w:r>
            <w:r>
              <w:rPr>
                <w:webHidden/>
              </w:rPr>
              <w:fldChar w:fldCharType="begin"/>
            </w:r>
            <w:r>
              <w:rPr>
                <w:webHidden/>
              </w:rPr>
              <w:instrText xml:space="preserve">PAGEREF _Toc514931080 \h</w:instrText>
            </w:r>
            <w:r>
              <w:rPr>
                <w:webHidden/>
              </w:rPr>
              <w:fldChar w:fldCharType="separate"/>
            </w:r>
            <w:r>
              <w:rPr>
                <w:rStyle w:val="IndexLink"/>
                <w:vanish w:val="false"/>
              </w:rPr>
              <w:tab/>
              <w:t>153</w:t>
            </w:r>
            <w:r>
              <w:rPr>
                <w:webHidden/>
              </w:rPr>
              <w:fldChar w:fldCharType="end"/>
            </w:r>
          </w:hyperlink>
        </w:p>
        <w:p>
          <w:pPr>
            <w:pStyle w:val="TOC3"/>
            <w:tabs>
              <w:tab w:val="clear" w:pos="720"/>
              <w:tab w:val="right" w:pos="9350" w:leader="dot"/>
            </w:tabs>
            <w:rPr>
              <w:rFonts w:eastAsia="" w:eastAsiaTheme="minorEastAsia"/>
            </w:rPr>
          </w:pPr>
          <w:hyperlink w:anchor="_Toc514931081">
            <w:r>
              <w:rPr>
                <w:rStyle w:val="IndexLink"/>
                <w:webHidden/>
              </w:rPr>
              <w:t>Standard 24. BSBS-2:  Continuous staff biosafety measures are ensured and documented.</w:t>
            </w:r>
            <w:r>
              <w:rPr>
                <w:webHidden/>
              </w:rPr>
              <w:fldChar w:fldCharType="begin"/>
            </w:r>
            <w:r>
              <w:rPr>
                <w:webHidden/>
              </w:rPr>
              <w:instrText xml:space="preserve">PAGEREF _Toc514931081 \h</w:instrText>
            </w:r>
            <w:r>
              <w:rPr>
                <w:webHidden/>
              </w:rPr>
              <w:fldChar w:fldCharType="separate"/>
            </w:r>
            <w:r>
              <w:rPr>
                <w:rStyle w:val="IndexLink"/>
                <w:vanish w:val="false"/>
              </w:rPr>
              <w:tab/>
              <w:t>159</w:t>
            </w:r>
            <w:r>
              <w:rPr>
                <w:webHidden/>
              </w:rPr>
              <w:fldChar w:fldCharType="end"/>
            </w:r>
          </w:hyperlink>
        </w:p>
        <w:p>
          <w:pPr>
            <w:pStyle w:val="TOC4"/>
            <w:tabs>
              <w:tab w:val="clear" w:pos="720"/>
              <w:tab w:val="right" w:pos="9350" w:leader="dot"/>
            </w:tabs>
            <w:rPr>
              <w:rFonts w:eastAsia="" w:eastAsiaTheme="minorEastAsia"/>
            </w:rPr>
          </w:pPr>
          <w:hyperlink w:anchor="_Toc514931082">
            <w:r>
              <w:rPr>
                <w:rStyle w:val="IndexLink"/>
                <w:rFonts w:cs="Calibri" w:cstheme="minorHAnsi"/>
                <w:webHidden/>
              </w:rPr>
              <w:t>Ind. 83:  The laboratory has appropriate consumables, equipment and facilities to ensure biosafety</w:t>
            </w:r>
            <w:r>
              <w:rPr>
                <w:webHidden/>
              </w:rPr>
              <w:fldChar w:fldCharType="begin"/>
            </w:r>
            <w:r>
              <w:rPr>
                <w:webHidden/>
              </w:rPr>
              <w:instrText xml:space="preserve">PAGEREF _Toc514931082 \h</w:instrText>
            </w:r>
            <w:r>
              <w:rPr>
                <w:webHidden/>
              </w:rPr>
              <w:fldChar w:fldCharType="separate"/>
            </w:r>
            <w:r>
              <w:rPr>
                <w:rStyle w:val="IndexLink"/>
                <w:vanish w:val="false"/>
              </w:rPr>
              <w:tab/>
              <w:t>159</w:t>
            </w:r>
            <w:r>
              <w:rPr>
                <w:webHidden/>
              </w:rPr>
              <w:fldChar w:fldCharType="end"/>
            </w:r>
          </w:hyperlink>
        </w:p>
        <w:p>
          <w:pPr>
            <w:pStyle w:val="TOC4"/>
            <w:tabs>
              <w:tab w:val="clear" w:pos="720"/>
              <w:tab w:val="right" w:pos="9350" w:leader="dot"/>
            </w:tabs>
            <w:rPr>
              <w:rFonts w:eastAsia="" w:eastAsiaTheme="minorEastAsia"/>
            </w:rPr>
          </w:pPr>
          <w:hyperlink w:anchor="_Toc514931083">
            <w:r>
              <w:rPr>
                <w:rStyle w:val="IndexLink"/>
                <w:rFonts w:cs="Calibri" w:cstheme="minorHAnsi"/>
                <w:webHidden/>
              </w:rPr>
              <w:t>Ind. 84:  All staff involved in the handling and disposal of laboratory waste shall receive regular vaccination</w:t>
            </w:r>
            <w:r>
              <w:rPr>
                <w:webHidden/>
              </w:rPr>
              <w:fldChar w:fldCharType="begin"/>
            </w:r>
            <w:r>
              <w:rPr>
                <w:webHidden/>
              </w:rPr>
              <w:instrText xml:space="preserve">PAGEREF _Toc514931083 \h</w:instrText>
            </w:r>
            <w:r>
              <w:rPr>
                <w:webHidden/>
              </w:rPr>
              <w:fldChar w:fldCharType="separate"/>
            </w:r>
            <w:r>
              <w:rPr>
                <w:rStyle w:val="IndexLink"/>
                <w:vanish w:val="false"/>
              </w:rPr>
              <w:tab/>
              <w:t>159</w:t>
            </w:r>
            <w:r>
              <w:rPr>
                <w:webHidden/>
              </w:rPr>
              <w:fldChar w:fldCharType="end"/>
            </w:r>
          </w:hyperlink>
        </w:p>
        <w:p>
          <w:pPr>
            <w:pStyle w:val="TOC4"/>
            <w:tabs>
              <w:tab w:val="clear" w:pos="720"/>
              <w:tab w:val="right" w:pos="9350" w:leader="dot"/>
            </w:tabs>
            <w:rPr>
              <w:rFonts w:eastAsia="" w:eastAsiaTheme="minorEastAsia"/>
            </w:rPr>
          </w:pPr>
          <w:hyperlink w:anchor="_Toc514931084">
            <w:r>
              <w:rPr>
                <w:rStyle w:val="IndexLink"/>
                <w:rFonts w:cs="Calibri" w:cstheme="minorHAnsi"/>
                <w:webHidden/>
              </w:rPr>
              <w:t>Ind. 85:  Annual medical check-up of all staff is documented</w:t>
            </w:r>
            <w:r>
              <w:rPr>
                <w:webHidden/>
              </w:rPr>
              <w:fldChar w:fldCharType="begin"/>
            </w:r>
            <w:r>
              <w:rPr>
                <w:webHidden/>
              </w:rPr>
              <w:instrText xml:space="preserve">PAGEREF _Toc514931084 \h</w:instrText>
            </w:r>
            <w:r>
              <w:rPr>
                <w:webHidden/>
              </w:rPr>
              <w:fldChar w:fldCharType="separate"/>
            </w:r>
            <w:r>
              <w:rPr>
                <w:rStyle w:val="IndexLink"/>
                <w:vanish w:val="false"/>
              </w:rPr>
              <w:tab/>
              <w:t>159</w:t>
            </w:r>
            <w:r>
              <w:rPr>
                <w:webHidden/>
              </w:rPr>
              <w:fldChar w:fldCharType="end"/>
            </w:r>
          </w:hyperlink>
        </w:p>
        <w:p>
          <w:pPr>
            <w:pStyle w:val="TOC3"/>
            <w:tabs>
              <w:tab w:val="clear" w:pos="720"/>
              <w:tab w:val="right" w:pos="9350" w:leader="dot"/>
            </w:tabs>
            <w:rPr>
              <w:rFonts w:eastAsia="" w:eastAsiaTheme="minorEastAsia"/>
            </w:rPr>
          </w:pPr>
          <w:hyperlink w:anchor="_Toc514931085">
            <w:r>
              <w:rPr>
                <w:rStyle w:val="IndexLink"/>
                <w:webHidden/>
              </w:rPr>
              <w:t>Standard 25. BSBS-3: Patient biosafety is ensured and documented.</w:t>
            </w:r>
            <w:r>
              <w:rPr>
                <w:webHidden/>
              </w:rPr>
              <w:fldChar w:fldCharType="begin"/>
            </w:r>
            <w:r>
              <w:rPr>
                <w:webHidden/>
              </w:rPr>
              <w:instrText xml:space="preserve">PAGEREF _Toc514931085 \h</w:instrText>
            </w:r>
            <w:r>
              <w:rPr>
                <w:webHidden/>
              </w:rPr>
              <w:fldChar w:fldCharType="separate"/>
            </w:r>
            <w:r>
              <w:rPr>
                <w:rStyle w:val="IndexLink"/>
                <w:vanish w:val="false"/>
              </w:rPr>
              <w:tab/>
              <w:t>163</w:t>
            </w:r>
            <w:r>
              <w:rPr>
                <w:webHidden/>
              </w:rPr>
              <w:fldChar w:fldCharType="end"/>
            </w:r>
          </w:hyperlink>
        </w:p>
        <w:p>
          <w:pPr>
            <w:pStyle w:val="TOC4"/>
            <w:tabs>
              <w:tab w:val="clear" w:pos="720"/>
              <w:tab w:val="right" w:pos="9350" w:leader="dot"/>
            </w:tabs>
            <w:rPr>
              <w:rFonts w:eastAsia="" w:eastAsiaTheme="minorEastAsia"/>
            </w:rPr>
          </w:pPr>
          <w:hyperlink w:anchor="_Toc514931086">
            <w:r>
              <w:rPr>
                <w:rStyle w:val="IndexLink"/>
                <w:rFonts w:cs="Calibri" w:cstheme="minorHAnsi"/>
                <w:webHidden/>
              </w:rPr>
              <w:t>Ind. 86: Proper ventilated waiting areas for patients are available</w:t>
            </w:r>
            <w:r>
              <w:rPr>
                <w:webHidden/>
              </w:rPr>
              <w:fldChar w:fldCharType="begin"/>
            </w:r>
            <w:r>
              <w:rPr>
                <w:webHidden/>
              </w:rPr>
              <w:instrText xml:space="preserve">PAGEREF _Toc514931086 \h</w:instrText>
            </w:r>
            <w:r>
              <w:rPr>
                <w:webHidden/>
              </w:rPr>
              <w:fldChar w:fldCharType="separate"/>
            </w:r>
            <w:r>
              <w:rPr>
                <w:rStyle w:val="IndexLink"/>
                <w:vanish w:val="false"/>
              </w:rPr>
              <w:tab/>
              <w:t>163</w:t>
            </w:r>
            <w:r>
              <w:rPr>
                <w:webHidden/>
              </w:rPr>
              <w:fldChar w:fldCharType="end"/>
            </w:r>
          </w:hyperlink>
        </w:p>
        <w:p>
          <w:pPr>
            <w:pStyle w:val="TOC4"/>
            <w:tabs>
              <w:tab w:val="clear" w:pos="720"/>
              <w:tab w:val="right" w:pos="9350" w:leader="dot"/>
            </w:tabs>
            <w:rPr>
              <w:rFonts w:eastAsia="" w:eastAsiaTheme="minorEastAsia"/>
            </w:rPr>
          </w:pPr>
          <w:hyperlink w:anchor="_Toc514931087">
            <w:r>
              <w:rPr>
                <w:rStyle w:val="IndexLink"/>
                <w:rFonts w:cs="Calibri" w:cstheme="minorHAnsi"/>
                <w:webHidden/>
              </w:rPr>
              <w:t>Ind. 87: Patients are not allowed inside the laboratory working area</w:t>
            </w:r>
            <w:r>
              <w:rPr>
                <w:webHidden/>
              </w:rPr>
              <w:fldChar w:fldCharType="begin"/>
            </w:r>
            <w:r>
              <w:rPr>
                <w:webHidden/>
              </w:rPr>
              <w:instrText xml:space="preserve">PAGEREF _Toc514931087 \h</w:instrText>
            </w:r>
            <w:r>
              <w:rPr>
                <w:webHidden/>
              </w:rPr>
              <w:fldChar w:fldCharType="separate"/>
            </w:r>
            <w:r>
              <w:rPr>
                <w:rStyle w:val="IndexLink"/>
                <w:vanish w:val="false"/>
              </w:rPr>
              <w:tab/>
              <w:t>163</w:t>
            </w:r>
            <w:r>
              <w:rPr>
                <w:webHidden/>
              </w:rPr>
              <w:fldChar w:fldCharType="end"/>
            </w:r>
          </w:hyperlink>
        </w:p>
        <w:p>
          <w:pPr>
            <w:pStyle w:val="TOC3"/>
            <w:tabs>
              <w:tab w:val="clear" w:pos="720"/>
              <w:tab w:val="right" w:pos="9350" w:leader="dot"/>
            </w:tabs>
            <w:rPr>
              <w:rFonts w:eastAsia="" w:eastAsiaTheme="minorEastAsia"/>
            </w:rPr>
          </w:pPr>
          <w:hyperlink w:anchor="_Toc514931088">
            <w:r>
              <w:rPr>
                <w:rStyle w:val="IndexLink"/>
                <w:webHidden/>
              </w:rPr>
              <w:t>Standard 26. BSBS-4: Documented procedure of bio risk management.</w:t>
            </w:r>
            <w:r>
              <w:rPr>
                <w:webHidden/>
              </w:rPr>
              <w:fldChar w:fldCharType="begin"/>
            </w:r>
            <w:r>
              <w:rPr>
                <w:webHidden/>
              </w:rPr>
              <w:instrText xml:space="preserve">PAGEREF _Toc514931088 \h</w:instrText>
            </w:r>
            <w:r>
              <w:rPr>
                <w:webHidden/>
              </w:rPr>
              <w:fldChar w:fldCharType="separate"/>
            </w:r>
            <w:r>
              <w:rPr>
                <w:rStyle w:val="IndexLink"/>
                <w:vanish w:val="false"/>
              </w:rPr>
              <w:tab/>
              <w:t>165</w:t>
            </w:r>
            <w:r>
              <w:rPr>
                <w:webHidden/>
              </w:rPr>
              <w:fldChar w:fldCharType="end"/>
            </w:r>
          </w:hyperlink>
        </w:p>
        <w:p>
          <w:pPr>
            <w:pStyle w:val="TOC4"/>
            <w:tabs>
              <w:tab w:val="clear" w:pos="720"/>
              <w:tab w:val="right" w:pos="9350" w:leader="dot"/>
            </w:tabs>
            <w:rPr>
              <w:rFonts w:eastAsia="" w:eastAsiaTheme="minorEastAsia"/>
            </w:rPr>
          </w:pPr>
          <w:hyperlink w:anchor="_Toc514931089">
            <w:r>
              <w:rPr>
                <w:rStyle w:val="IndexLink"/>
                <w:rFonts w:cs="Calibri" w:cstheme="minorHAnsi"/>
                <w:webHidden/>
              </w:rPr>
              <w:t>Ind. 88:  All incident reports are documented</w:t>
            </w:r>
            <w:r>
              <w:rPr>
                <w:webHidden/>
              </w:rPr>
              <w:fldChar w:fldCharType="begin"/>
            </w:r>
            <w:r>
              <w:rPr>
                <w:webHidden/>
              </w:rPr>
              <w:instrText xml:space="preserve">PAGEREF _Toc514931089 \h</w:instrText>
            </w:r>
            <w:r>
              <w:rPr>
                <w:webHidden/>
              </w:rPr>
              <w:fldChar w:fldCharType="separate"/>
            </w:r>
            <w:r>
              <w:rPr>
                <w:rStyle w:val="IndexLink"/>
                <w:vanish w:val="false"/>
              </w:rPr>
              <w:tab/>
              <w:t>165</w:t>
            </w:r>
            <w:r>
              <w:rPr>
                <w:webHidden/>
              </w:rPr>
              <w:fldChar w:fldCharType="end"/>
            </w:r>
          </w:hyperlink>
        </w:p>
        <w:p>
          <w:pPr>
            <w:pStyle w:val="TOC4"/>
            <w:tabs>
              <w:tab w:val="clear" w:pos="720"/>
              <w:tab w:val="right" w:pos="9350" w:leader="dot"/>
            </w:tabs>
            <w:rPr>
              <w:rFonts w:eastAsia="" w:eastAsiaTheme="minorEastAsia"/>
            </w:rPr>
          </w:pPr>
          <w:hyperlink w:anchor="_Toc514931090">
            <w:r>
              <w:rPr>
                <w:rStyle w:val="IndexLink"/>
                <w:rFonts w:cs="Calibri" w:cstheme="minorHAnsi"/>
                <w:webHidden/>
              </w:rPr>
              <w:t>Ind. 89:  Required disinfectants/spill kits are available in the laboratory</w:t>
            </w:r>
            <w:r>
              <w:rPr>
                <w:webHidden/>
              </w:rPr>
              <w:fldChar w:fldCharType="begin"/>
            </w:r>
            <w:r>
              <w:rPr>
                <w:webHidden/>
              </w:rPr>
              <w:instrText xml:space="preserve">PAGEREF _Toc514931090 \h</w:instrText>
            </w:r>
            <w:r>
              <w:rPr>
                <w:webHidden/>
              </w:rPr>
              <w:fldChar w:fldCharType="separate"/>
            </w:r>
            <w:r>
              <w:rPr>
                <w:rStyle w:val="IndexLink"/>
                <w:vanish w:val="false"/>
              </w:rPr>
              <w:tab/>
              <w:t>165</w:t>
            </w:r>
            <w:r>
              <w:rPr>
                <w:webHidden/>
              </w:rPr>
              <w:fldChar w:fldCharType="end"/>
            </w:r>
          </w:hyperlink>
        </w:p>
        <w:p>
          <w:pPr>
            <w:pStyle w:val="TOC3"/>
            <w:tabs>
              <w:tab w:val="clear" w:pos="720"/>
              <w:tab w:val="right" w:pos="9350" w:leader="dot"/>
            </w:tabs>
            <w:rPr>
              <w:rFonts w:eastAsia="" w:eastAsiaTheme="minorEastAsia"/>
            </w:rPr>
          </w:pPr>
          <w:hyperlink w:anchor="_Toc514931091">
            <w:r>
              <w:rPr>
                <w:rStyle w:val="IndexLink"/>
                <w:webHidden/>
              </w:rPr>
              <w:t>Standard 27. BSBS-5: Measures to ensure biosecurity in the laboratory are practiced.</w:t>
            </w:r>
            <w:r>
              <w:rPr>
                <w:webHidden/>
              </w:rPr>
              <w:fldChar w:fldCharType="begin"/>
            </w:r>
            <w:r>
              <w:rPr>
                <w:webHidden/>
              </w:rPr>
              <w:instrText xml:space="preserve">PAGEREF _Toc514931091 \h</w:instrText>
            </w:r>
            <w:r>
              <w:rPr>
                <w:webHidden/>
              </w:rPr>
              <w:fldChar w:fldCharType="separate"/>
            </w:r>
            <w:r>
              <w:rPr>
                <w:rStyle w:val="IndexLink"/>
                <w:vanish w:val="false"/>
              </w:rPr>
              <w:tab/>
              <w:t>169</w:t>
            </w:r>
            <w:r>
              <w:rPr>
                <w:webHidden/>
              </w:rPr>
              <w:fldChar w:fldCharType="end"/>
            </w:r>
          </w:hyperlink>
        </w:p>
        <w:p>
          <w:pPr>
            <w:pStyle w:val="TOC4"/>
            <w:tabs>
              <w:tab w:val="clear" w:pos="720"/>
              <w:tab w:val="right" w:pos="9350" w:leader="dot"/>
            </w:tabs>
            <w:rPr>
              <w:rFonts w:eastAsia="" w:eastAsiaTheme="minorEastAsia"/>
            </w:rPr>
          </w:pPr>
          <w:hyperlink w:anchor="_Toc514931092">
            <w:r>
              <w:rPr>
                <w:rStyle w:val="IndexLink"/>
                <w:rFonts w:cs="Calibri" w:cstheme="minorHAnsi"/>
                <w:webHidden/>
              </w:rPr>
              <w:t>Ind. 90:  Only authorised persons are permitted to enter sample storage area</w:t>
            </w:r>
            <w:r>
              <w:rPr>
                <w:webHidden/>
              </w:rPr>
              <w:fldChar w:fldCharType="begin"/>
            </w:r>
            <w:r>
              <w:rPr>
                <w:webHidden/>
              </w:rPr>
              <w:instrText xml:space="preserve">PAGEREF _Toc514931092 \h</w:instrText>
            </w:r>
            <w:r>
              <w:rPr>
                <w:webHidden/>
              </w:rPr>
              <w:fldChar w:fldCharType="separate"/>
            </w:r>
            <w:r>
              <w:rPr>
                <w:rStyle w:val="IndexLink"/>
                <w:vanish w:val="false"/>
              </w:rPr>
              <w:tab/>
              <w:t>169</w:t>
            </w:r>
            <w:r>
              <w:rPr>
                <w:webHidden/>
              </w:rPr>
              <w:fldChar w:fldCharType="end"/>
            </w:r>
          </w:hyperlink>
        </w:p>
        <w:p>
          <w:pPr>
            <w:pStyle w:val="TOC4"/>
            <w:tabs>
              <w:tab w:val="clear" w:pos="720"/>
              <w:tab w:val="right" w:pos="9350" w:leader="dot"/>
            </w:tabs>
            <w:rPr>
              <w:rFonts w:eastAsia="" w:eastAsiaTheme="minorEastAsia"/>
            </w:rPr>
          </w:pPr>
          <w:hyperlink w:anchor="_Toc514931093">
            <w:r>
              <w:rPr>
                <w:rStyle w:val="IndexLink"/>
                <w:rFonts w:cs="Calibri" w:cstheme="minorHAnsi"/>
                <w:webHidden/>
              </w:rPr>
              <w:t>Ind. 91:  Any transportation of samples are properly recorded</w:t>
            </w:r>
            <w:r>
              <w:rPr>
                <w:webHidden/>
              </w:rPr>
              <w:fldChar w:fldCharType="begin"/>
            </w:r>
            <w:r>
              <w:rPr>
                <w:webHidden/>
              </w:rPr>
              <w:instrText xml:space="preserve">PAGEREF _Toc514931093 \h</w:instrText>
            </w:r>
            <w:r>
              <w:rPr>
                <w:webHidden/>
              </w:rPr>
              <w:fldChar w:fldCharType="separate"/>
            </w:r>
            <w:r>
              <w:rPr>
                <w:rStyle w:val="IndexLink"/>
                <w:vanish w:val="false"/>
              </w:rPr>
              <w:tab/>
              <w:t>169</w:t>
            </w:r>
            <w:r>
              <w:rPr>
                <w:webHidden/>
              </w:rPr>
              <w:fldChar w:fldCharType="end"/>
            </w:r>
          </w:hyperlink>
        </w:p>
        <w:p>
          <w:pPr>
            <w:pStyle w:val="TOC3"/>
            <w:tabs>
              <w:tab w:val="clear" w:pos="720"/>
              <w:tab w:val="right" w:pos="9350" w:leader="dot"/>
            </w:tabs>
            <w:rPr>
              <w:rFonts w:eastAsia="" w:eastAsiaTheme="minorEastAsia"/>
            </w:rPr>
          </w:pPr>
          <w:hyperlink w:anchor="_Toc514931094">
            <w:r>
              <w:rPr>
                <w:rStyle w:val="IndexLink"/>
                <w:webHidden/>
              </w:rPr>
              <w:t>Standard 28. BSBS-6: The Laboratory has a well-designed, comprehensive and coordinated waste management plan.</w:t>
            </w:r>
            <w:r>
              <w:rPr>
                <w:webHidden/>
              </w:rPr>
              <w:fldChar w:fldCharType="begin"/>
            </w:r>
            <w:r>
              <w:rPr>
                <w:webHidden/>
              </w:rPr>
              <w:instrText xml:space="preserve">PAGEREF _Toc514931094 \h</w:instrText>
            </w:r>
            <w:r>
              <w:rPr>
                <w:webHidden/>
              </w:rPr>
              <w:fldChar w:fldCharType="separate"/>
            </w:r>
            <w:r>
              <w:rPr>
                <w:rStyle w:val="IndexLink"/>
                <w:vanish w:val="false"/>
              </w:rPr>
              <w:tab/>
              <w:t>171</w:t>
            </w:r>
            <w:r>
              <w:rPr>
                <w:webHidden/>
              </w:rPr>
              <w:fldChar w:fldCharType="end"/>
            </w:r>
          </w:hyperlink>
        </w:p>
        <w:p>
          <w:pPr>
            <w:pStyle w:val="TOC4"/>
            <w:tabs>
              <w:tab w:val="clear" w:pos="720"/>
              <w:tab w:val="right" w:pos="9350" w:leader="dot"/>
            </w:tabs>
            <w:rPr>
              <w:rFonts w:eastAsia="" w:eastAsiaTheme="minorEastAsia"/>
            </w:rPr>
          </w:pPr>
          <w:hyperlink w:anchor="_Toc514931095">
            <w:r>
              <w:rPr>
                <w:rStyle w:val="IndexLink"/>
                <w:rFonts w:cs="Calibri" w:cstheme="minorHAnsi"/>
                <w:webHidden/>
              </w:rPr>
              <w:t>Ind. 92:  Written laboratory waste management SOPs are available</w:t>
            </w:r>
            <w:r>
              <w:rPr>
                <w:webHidden/>
              </w:rPr>
              <w:fldChar w:fldCharType="begin"/>
            </w:r>
            <w:r>
              <w:rPr>
                <w:webHidden/>
              </w:rPr>
              <w:instrText xml:space="preserve">PAGEREF _Toc514931095 \h</w:instrText>
            </w:r>
            <w:r>
              <w:rPr>
                <w:webHidden/>
              </w:rPr>
              <w:fldChar w:fldCharType="separate"/>
            </w:r>
            <w:r>
              <w:rPr>
                <w:rStyle w:val="IndexLink"/>
                <w:vanish w:val="false"/>
              </w:rPr>
              <w:tab/>
              <w:t>171</w:t>
            </w:r>
            <w:r>
              <w:rPr>
                <w:webHidden/>
              </w:rPr>
              <w:fldChar w:fldCharType="end"/>
            </w:r>
          </w:hyperlink>
        </w:p>
        <w:p>
          <w:pPr>
            <w:pStyle w:val="TOC4"/>
            <w:tabs>
              <w:tab w:val="clear" w:pos="720"/>
              <w:tab w:val="right" w:pos="9350" w:leader="dot"/>
            </w:tabs>
            <w:rPr>
              <w:rFonts w:eastAsia="" w:eastAsiaTheme="minorEastAsia"/>
            </w:rPr>
          </w:pPr>
          <w:hyperlink w:anchor="_Toc514931096">
            <w:r>
              <w:rPr>
                <w:rStyle w:val="IndexLink"/>
                <w:rFonts w:cs="Calibri" w:cstheme="minorHAnsi"/>
                <w:webHidden/>
              </w:rPr>
              <w:t>Ind. 93; Waste management SOPs are communicated to the laboratory employees</w:t>
            </w:r>
            <w:r>
              <w:rPr>
                <w:webHidden/>
              </w:rPr>
              <w:fldChar w:fldCharType="begin"/>
            </w:r>
            <w:r>
              <w:rPr>
                <w:webHidden/>
              </w:rPr>
              <w:instrText xml:space="preserve">PAGEREF _Toc514931096 \h</w:instrText>
            </w:r>
            <w:r>
              <w:rPr>
                <w:webHidden/>
              </w:rPr>
              <w:fldChar w:fldCharType="separate"/>
            </w:r>
            <w:r>
              <w:rPr>
                <w:rStyle w:val="IndexLink"/>
                <w:vanish w:val="false"/>
              </w:rPr>
              <w:tab/>
              <w:t>171</w:t>
            </w:r>
            <w:r>
              <w:rPr>
                <w:webHidden/>
              </w:rPr>
              <w:fldChar w:fldCharType="end"/>
            </w:r>
          </w:hyperlink>
        </w:p>
        <w:p>
          <w:pPr>
            <w:pStyle w:val="TOC4"/>
            <w:tabs>
              <w:tab w:val="clear" w:pos="720"/>
              <w:tab w:val="right" w:pos="9350" w:leader="dot"/>
            </w:tabs>
            <w:rPr>
              <w:rFonts w:eastAsia="" w:eastAsiaTheme="minorEastAsia"/>
            </w:rPr>
          </w:pPr>
          <w:hyperlink w:anchor="_Toc514931097">
            <w:r>
              <w:rPr>
                <w:rStyle w:val="IndexLink"/>
                <w:rFonts w:cs="Calibri" w:cstheme="minorHAnsi"/>
                <w:webHidden/>
              </w:rPr>
              <w:t>Ind. 94: The laboratory has appropriate consumables, collection and handling systems and equipment for waste management</w:t>
            </w:r>
            <w:r>
              <w:rPr>
                <w:webHidden/>
              </w:rPr>
              <w:fldChar w:fldCharType="begin"/>
            </w:r>
            <w:r>
              <w:rPr>
                <w:webHidden/>
              </w:rPr>
              <w:instrText xml:space="preserve">PAGEREF _Toc514931097 \h</w:instrText>
            </w:r>
            <w:r>
              <w:rPr>
                <w:webHidden/>
              </w:rPr>
              <w:fldChar w:fldCharType="separate"/>
            </w:r>
            <w:r>
              <w:rPr>
                <w:rStyle w:val="IndexLink"/>
                <w:vanish w:val="false"/>
              </w:rPr>
              <w:tab/>
              <w:t>171</w:t>
            </w:r>
            <w:r>
              <w:rPr>
                <w:webHidden/>
              </w:rPr>
              <w:fldChar w:fldCharType="end"/>
            </w:r>
          </w:hyperlink>
        </w:p>
        <w:p>
          <w:pPr>
            <w:pStyle w:val="TOC4"/>
            <w:tabs>
              <w:tab w:val="clear" w:pos="720"/>
              <w:tab w:val="right" w:pos="9350" w:leader="dot"/>
            </w:tabs>
            <w:rPr>
              <w:rFonts w:eastAsia="" w:eastAsiaTheme="minorEastAsia"/>
            </w:rPr>
          </w:pPr>
          <w:hyperlink w:anchor="_Toc514931098">
            <w:r>
              <w:rPr>
                <w:rStyle w:val="IndexLink"/>
                <w:rFonts w:cs="Calibri" w:cstheme="minorHAnsi"/>
                <w:webHidden/>
              </w:rPr>
              <w:t>Ind. 95: Contracts with waste disposal service organisations are available</w:t>
            </w:r>
            <w:r>
              <w:rPr>
                <w:webHidden/>
              </w:rPr>
              <w:fldChar w:fldCharType="begin"/>
            </w:r>
            <w:r>
              <w:rPr>
                <w:webHidden/>
              </w:rPr>
              <w:instrText xml:space="preserve">PAGEREF _Toc514931098 \h</w:instrText>
            </w:r>
            <w:r>
              <w:rPr>
                <w:webHidden/>
              </w:rPr>
              <w:fldChar w:fldCharType="separate"/>
            </w:r>
            <w:r>
              <w:rPr>
                <w:rStyle w:val="IndexLink"/>
                <w:vanish w:val="false"/>
              </w:rPr>
              <w:tab/>
              <w:t>173</w:t>
            </w:r>
            <w:r>
              <w:rPr>
                <w:webHidden/>
              </w:rPr>
              <w:fldChar w:fldCharType="end"/>
            </w:r>
          </w:hyperlink>
        </w:p>
        <w:p>
          <w:pPr>
            <w:pStyle w:val="TOC4"/>
            <w:tabs>
              <w:tab w:val="clear" w:pos="720"/>
              <w:tab w:val="right" w:pos="9350" w:leader="dot"/>
            </w:tabs>
            <w:rPr>
              <w:rFonts w:eastAsia="" w:eastAsiaTheme="minorEastAsia"/>
            </w:rPr>
          </w:pPr>
          <w:hyperlink w:anchor="_Toc514931099">
            <w:r>
              <w:rPr>
                <w:rStyle w:val="IndexLink"/>
                <w:rFonts w:cs="Calibri" w:cstheme="minorHAnsi"/>
                <w:webHidden/>
              </w:rPr>
              <w:t>Ind. 96: Waste transported from collection centres for final disposal is recorded</w:t>
            </w:r>
            <w:r>
              <w:rPr>
                <w:webHidden/>
              </w:rPr>
              <w:fldChar w:fldCharType="begin"/>
            </w:r>
            <w:r>
              <w:rPr>
                <w:webHidden/>
              </w:rPr>
              <w:instrText xml:space="preserve">PAGEREF _Toc514931099 \h</w:instrText>
            </w:r>
            <w:r>
              <w:rPr>
                <w:webHidden/>
              </w:rPr>
              <w:fldChar w:fldCharType="separate"/>
            </w:r>
            <w:r>
              <w:rPr>
                <w:rStyle w:val="IndexLink"/>
                <w:vanish w:val="false"/>
              </w:rPr>
              <w:tab/>
              <w:t>173</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sz w:val="22"/>
              <w:szCs w:val="22"/>
              <w:lang w:eastAsia="en-US"/>
            </w:rPr>
          </w:pPr>
          <w:hyperlink w:anchor="_Toc514931100">
            <w:r>
              <w:rPr>
                <w:rStyle w:val="IndexLink"/>
                <w:rFonts w:cs="Calibri" w:cstheme="minorHAnsi"/>
                <w:webHidden/>
              </w:rPr>
              <w:t>2.8.</w:t>
            </w:r>
            <w:r>
              <w:rPr>
                <w:rStyle w:val="IndexLink"/>
                <w:rFonts w:eastAsia="" w:cs="" w:ascii="Calibri" w:hAnsi="Calibri" w:asciiTheme="minorHAnsi" w:cstheme="minorBidi" w:eastAsiaTheme="minorEastAsia" w:hAnsiTheme="minorHAnsi"/>
                <w:b w:val="false"/>
                <w:bCs w:val="false"/>
                <w:color w:val="auto"/>
                <w:sz w:val="22"/>
                <w:szCs w:val="22"/>
                <w:lang w:eastAsia="en-US"/>
              </w:rPr>
              <w:tab/>
            </w:r>
            <w:r>
              <w:rPr>
                <w:rStyle w:val="IndexLink"/>
                <w:rFonts w:cs="Calibri" w:cstheme="minorHAnsi"/>
              </w:rPr>
              <w:t>Access, Assessment, and Continuity of Care (AAC)</w:t>
            </w:r>
            <w:r>
              <w:rPr>
                <w:webHidden/>
              </w:rPr>
              <w:fldChar w:fldCharType="begin"/>
            </w:r>
            <w:r>
              <w:rPr>
                <w:webHidden/>
              </w:rPr>
              <w:instrText xml:space="preserve">PAGEREF _Toc514931100 \h</w:instrText>
            </w:r>
            <w:r>
              <w:rPr>
                <w:webHidden/>
              </w:rPr>
              <w:fldChar w:fldCharType="separate"/>
            </w:r>
            <w:r>
              <w:rPr>
                <w:rStyle w:val="IndexLink"/>
                <w:vanish w:val="false"/>
              </w:rPr>
              <w:tab/>
              <w:t>178</w:t>
            </w:r>
            <w:r>
              <w:rPr>
                <w:webHidden/>
              </w:rPr>
              <w:fldChar w:fldCharType="end"/>
            </w:r>
          </w:hyperlink>
        </w:p>
        <w:p>
          <w:pPr>
            <w:pStyle w:val="TOC3"/>
            <w:tabs>
              <w:tab w:val="clear" w:pos="720"/>
              <w:tab w:val="right" w:pos="9350" w:leader="dot"/>
            </w:tabs>
            <w:rPr>
              <w:rFonts w:eastAsia="" w:eastAsiaTheme="minorEastAsia"/>
            </w:rPr>
          </w:pPr>
          <w:hyperlink w:anchor="_Toc514931101">
            <w:r>
              <w:rPr>
                <w:rStyle w:val="IndexLink"/>
                <w:webHidden/>
              </w:rPr>
              <w:t>Standard 29. AAC-1: Laboratory services are easily accessible.</w:t>
            </w:r>
            <w:r>
              <w:rPr>
                <w:webHidden/>
              </w:rPr>
              <w:fldChar w:fldCharType="begin"/>
            </w:r>
            <w:r>
              <w:rPr>
                <w:webHidden/>
              </w:rPr>
              <w:instrText xml:space="preserve">PAGEREF _Toc514931101 \h</w:instrText>
            </w:r>
            <w:r>
              <w:rPr>
                <w:webHidden/>
              </w:rPr>
              <w:fldChar w:fldCharType="separate"/>
            </w:r>
            <w:r>
              <w:rPr>
                <w:rStyle w:val="IndexLink"/>
                <w:vanish w:val="false"/>
              </w:rPr>
              <w:tab/>
              <w:t>179</w:t>
            </w:r>
            <w:r>
              <w:rPr>
                <w:webHidden/>
              </w:rPr>
              <w:fldChar w:fldCharType="end"/>
            </w:r>
          </w:hyperlink>
        </w:p>
        <w:p>
          <w:pPr>
            <w:pStyle w:val="TOC4"/>
            <w:tabs>
              <w:tab w:val="clear" w:pos="720"/>
              <w:tab w:val="right" w:pos="9350" w:leader="dot"/>
            </w:tabs>
            <w:rPr>
              <w:rFonts w:eastAsia="" w:eastAsiaTheme="minorEastAsia"/>
            </w:rPr>
          </w:pPr>
          <w:hyperlink w:anchor="_Toc514931102">
            <w:r>
              <w:rPr>
                <w:rStyle w:val="IndexLink"/>
                <w:rFonts w:cs="Calibri" w:cstheme="minorHAnsi"/>
                <w:webHidden/>
              </w:rPr>
              <w:t>Ind. 97: Laboratory location is easily accessible</w:t>
            </w:r>
            <w:r>
              <w:rPr>
                <w:webHidden/>
              </w:rPr>
              <w:fldChar w:fldCharType="begin"/>
            </w:r>
            <w:r>
              <w:rPr>
                <w:webHidden/>
              </w:rPr>
              <w:instrText xml:space="preserve">PAGEREF _Toc514931102 \h</w:instrText>
            </w:r>
            <w:r>
              <w:rPr>
                <w:webHidden/>
              </w:rPr>
              <w:fldChar w:fldCharType="separate"/>
            </w:r>
            <w:r>
              <w:rPr>
                <w:rStyle w:val="IndexLink"/>
                <w:vanish w:val="false"/>
              </w:rPr>
              <w:tab/>
              <w:t>179</w:t>
            </w:r>
            <w:r>
              <w:rPr>
                <w:webHidden/>
              </w:rPr>
              <w:fldChar w:fldCharType="end"/>
            </w:r>
          </w:hyperlink>
        </w:p>
        <w:p>
          <w:pPr>
            <w:pStyle w:val="TOC4"/>
            <w:tabs>
              <w:tab w:val="clear" w:pos="720"/>
              <w:tab w:val="right" w:pos="9350" w:leader="dot"/>
            </w:tabs>
            <w:rPr>
              <w:rFonts w:eastAsia="" w:eastAsiaTheme="minorEastAsia"/>
            </w:rPr>
          </w:pPr>
          <w:hyperlink w:anchor="_Toc514931103">
            <w:r>
              <w:rPr>
                <w:rStyle w:val="IndexLink"/>
                <w:rFonts w:cs="Calibri" w:cstheme="minorHAnsi"/>
                <w:webHidden/>
              </w:rPr>
              <w:t>Ind. 98: Basic facilities are accessible in the laboratory</w:t>
            </w:r>
            <w:r>
              <w:rPr>
                <w:webHidden/>
              </w:rPr>
              <w:fldChar w:fldCharType="begin"/>
            </w:r>
            <w:r>
              <w:rPr>
                <w:webHidden/>
              </w:rPr>
              <w:instrText xml:space="preserve">PAGEREF _Toc514931103 \h</w:instrText>
            </w:r>
            <w:r>
              <w:rPr>
                <w:webHidden/>
              </w:rPr>
              <w:fldChar w:fldCharType="separate"/>
            </w:r>
            <w:r>
              <w:rPr>
                <w:rStyle w:val="IndexLink"/>
                <w:vanish w:val="false"/>
              </w:rPr>
              <w:tab/>
              <w:t>179</w:t>
            </w:r>
            <w:r>
              <w:rPr>
                <w:webHidden/>
              </w:rPr>
              <w:fldChar w:fldCharType="end"/>
            </w:r>
          </w:hyperlink>
        </w:p>
        <w:p>
          <w:pPr>
            <w:pStyle w:val="TOC4"/>
            <w:tabs>
              <w:tab w:val="clear" w:pos="720"/>
              <w:tab w:val="right" w:pos="9350" w:leader="dot"/>
            </w:tabs>
            <w:rPr>
              <w:rFonts w:eastAsia="" w:eastAsiaTheme="minorEastAsia"/>
            </w:rPr>
          </w:pPr>
          <w:hyperlink w:anchor="_Toc514931104">
            <w:r>
              <w:rPr>
                <w:rStyle w:val="IndexLink"/>
                <w:rFonts w:cs="Calibri" w:cstheme="minorHAnsi"/>
                <w:webHidden/>
              </w:rPr>
              <w:t>Ind. 99: There are clean toilets / washrooms with bolts, preferably separate for males and females.</w:t>
            </w:r>
            <w:r>
              <w:rPr>
                <w:webHidden/>
              </w:rPr>
              <w:fldChar w:fldCharType="begin"/>
            </w:r>
            <w:r>
              <w:rPr>
                <w:webHidden/>
              </w:rPr>
              <w:instrText xml:space="preserve">PAGEREF _Toc514931104 \h</w:instrText>
            </w:r>
            <w:r>
              <w:rPr>
                <w:webHidden/>
              </w:rPr>
              <w:fldChar w:fldCharType="separate"/>
            </w:r>
            <w:r>
              <w:rPr>
                <w:rStyle w:val="IndexLink"/>
                <w:vanish w:val="false"/>
              </w:rPr>
              <w:tab/>
              <w:t>179</w:t>
            </w:r>
            <w:r>
              <w:rPr>
                <w:webHidden/>
              </w:rPr>
              <w:fldChar w:fldCharType="end"/>
            </w:r>
          </w:hyperlink>
        </w:p>
        <w:p>
          <w:pPr>
            <w:pStyle w:val="TOC4"/>
            <w:tabs>
              <w:tab w:val="clear" w:pos="720"/>
              <w:tab w:val="right" w:pos="9350" w:leader="dot"/>
            </w:tabs>
            <w:rPr>
              <w:rFonts w:eastAsia="" w:eastAsiaTheme="minorEastAsia"/>
            </w:rPr>
          </w:pPr>
          <w:hyperlink w:anchor="_Toc514931105">
            <w:r>
              <w:rPr>
                <w:rStyle w:val="IndexLink"/>
                <w:rFonts w:cs="Calibri" w:cstheme="minorHAnsi"/>
                <w:bCs/>
                <w:iCs/>
                <w:webHidden/>
              </w:rPr>
              <w:t xml:space="preserve">Ind. 100: </w:t>
            </w:r>
            <w:r>
              <w:rPr>
                <w:rStyle w:val="IndexLink"/>
                <w:rFonts w:cs="Calibri" w:cstheme="minorHAnsi"/>
              </w:rPr>
              <w:t>Facilitated toilets for disabled patients are available in the laboratory</w:t>
            </w:r>
            <w:r>
              <w:rPr>
                <w:webHidden/>
              </w:rPr>
              <w:fldChar w:fldCharType="begin"/>
            </w:r>
            <w:r>
              <w:rPr>
                <w:webHidden/>
              </w:rPr>
              <w:instrText xml:space="preserve">PAGEREF _Toc514931105 \h</w:instrText>
            </w:r>
            <w:r>
              <w:rPr>
                <w:webHidden/>
              </w:rPr>
              <w:fldChar w:fldCharType="separate"/>
            </w:r>
            <w:r>
              <w:rPr>
                <w:rStyle w:val="IndexLink"/>
                <w:vanish w:val="false"/>
              </w:rPr>
              <w:tab/>
              <w:t>180</w:t>
            </w:r>
            <w:r>
              <w:rPr>
                <w:webHidden/>
              </w:rPr>
              <w:fldChar w:fldCharType="end"/>
            </w:r>
          </w:hyperlink>
        </w:p>
        <w:p>
          <w:pPr>
            <w:pStyle w:val="TOC4"/>
            <w:tabs>
              <w:tab w:val="clear" w:pos="720"/>
              <w:tab w:val="right" w:pos="9350" w:leader="dot"/>
            </w:tabs>
            <w:rPr>
              <w:rFonts w:eastAsia="" w:eastAsiaTheme="minorEastAsia"/>
            </w:rPr>
          </w:pPr>
          <w:hyperlink w:anchor="_Toc514931106">
            <w:r>
              <w:rPr>
                <w:rStyle w:val="IndexLink"/>
                <w:rFonts w:cs="Calibri" w:cstheme="minorHAnsi"/>
                <w:webHidden/>
              </w:rPr>
              <w:t>Ind. 101: Disabled patients are facilitated for the phlebotomy</w:t>
            </w:r>
            <w:r>
              <w:rPr>
                <w:webHidden/>
              </w:rPr>
              <w:fldChar w:fldCharType="begin"/>
            </w:r>
            <w:r>
              <w:rPr>
                <w:webHidden/>
              </w:rPr>
              <w:instrText xml:space="preserve">PAGEREF _Toc514931106 \h</w:instrText>
            </w:r>
            <w:r>
              <w:rPr>
                <w:webHidden/>
              </w:rPr>
              <w:fldChar w:fldCharType="separate"/>
            </w:r>
            <w:r>
              <w:rPr>
                <w:rStyle w:val="IndexLink"/>
                <w:vanish w:val="false"/>
              </w:rPr>
              <w:tab/>
              <w:t>180</w:t>
            </w:r>
            <w:r>
              <w:rPr>
                <w:webHidden/>
              </w:rPr>
              <w:fldChar w:fldCharType="end"/>
            </w:r>
          </w:hyperlink>
        </w:p>
        <w:p>
          <w:pPr>
            <w:pStyle w:val="TOC4"/>
            <w:tabs>
              <w:tab w:val="clear" w:pos="720"/>
              <w:tab w:val="right" w:pos="9350" w:leader="dot"/>
            </w:tabs>
            <w:rPr>
              <w:rFonts w:eastAsia="" w:eastAsiaTheme="minorEastAsia"/>
            </w:rPr>
          </w:pPr>
          <w:hyperlink w:anchor="_Toc514931107">
            <w:r>
              <w:rPr>
                <w:rStyle w:val="IndexLink"/>
                <w:rFonts w:cs="Calibri" w:cstheme="minorHAnsi"/>
                <w:webHidden/>
              </w:rPr>
              <w:t>Ind. 102: Directional arrows pointing towards various important areas for patients are displayed in the laboratory</w:t>
            </w:r>
            <w:r>
              <w:rPr>
                <w:webHidden/>
              </w:rPr>
              <w:fldChar w:fldCharType="begin"/>
            </w:r>
            <w:r>
              <w:rPr>
                <w:webHidden/>
              </w:rPr>
              <w:instrText xml:space="preserve">PAGEREF _Toc514931107 \h</w:instrText>
            </w:r>
            <w:r>
              <w:rPr>
                <w:webHidden/>
              </w:rPr>
              <w:fldChar w:fldCharType="separate"/>
            </w:r>
            <w:r>
              <w:rPr>
                <w:rStyle w:val="IndexLink"/>
                <w:vanish w:val="false"/>
              </w:rPr>
              <w:tab/>
              <w:t>181</w:t>
            </w:r>
            <w:r>
              <w:rPr>
                <w:webHidden/>
              </w:rPr>
              <w:fldChar w:fldCharType="end"/>
            </w:r>
          </w:hyperlink>
        </w:p>
        <w:p>
          <w:pPr>
            <w:pStyle w:val="TOC3"/>
            <w:tabs>
              <w:tab w:val="clear" w:pos="720"/>
              <w:tab w:val="right" w:pos="9350" w:leader="dot"/>
            </w:tabs>
            <w:rPr>
              <w:rFonts w:eastAsia="" w:eastAsiaTheme="minorEastAsia"/>
            </w:rPr>
          </w:pPr>
          <w:hyperlink w:anchor="_Toc514931108">
            <w:r>
              <w:rPr>
                <w:rStyle w:val="IndexLink"/>
                <w:webHidden/>
              </w:rPr>
              <w:t>Standard 30. AAC-2: Standard 19. AAC-2: Laboratory services are provided as portrayed / claimed.</w:t>
            </w:r>
            <w:r>
              <w:rPr>
                <w:webHidden/>
              </w:rPr>
              <w:fldChar w:fldCharType="begin"/>
            </w:r>
            <w:r>
              <w:rPr>
                <w:webHidden/>
              </w:rPr>
              <w:instrText xml:space="preserve">PAGEREF _Toc514931108 \h</w:instrText>
            </w:r>
            <w:r>
              <w:rPr>
                <w:webHidden/>
              </w:rPr>
              <w:fldChar w:fldCharType="separate"/>
            </w:r>
            <w:r>
              <w:rPr>
                <w:rStyle w:val="IndexLink"/>
                <w:vanish w:val="false"/>
              </w:rPr>
              <w:tab/>
              <w:t>184</w:t>
            </w:r>
            <w:r>
              <w:rPr>
                <w:webHidden/>
              </w:rPr>
              <w:fldChar w:fldCharType="end"/>
            </w:r>
          </w:hyperlink>
        </w:p>
        <w:p>
          <w:pPr>
            <w:pStyle w:val="TOC4"/>
            <w:tabs>
              <w:tab w:val="clear" w:pos="720"/>
              <w:tab w:val="right" w:pos="9350" w:leader="dot"/>
            </w:tabs>
            <w:rPr>
              <w:rFonts w:eastAsia="" w:eastAsiaTheme="minorEastAsia"/>
            </w:rPr>
          </w:pPr>
          <w:hyperlink w:anchor="_Toc514931109">
            <w:r>
              <w:rPr>
                <w:rStyle w:val="IndexLink"/>
                <w:rFonts w:cs="Calibri" w:cstheme="minorHAnsi"/>
                <w:webHidden/>
              </w:rPr>
              <w:t>Ind. 103: Laboratory services being provided are displayed</w:t>
            </w:r>
            <w:r>
              <w:rPr>
                <w:webHidden/>
              </w:rPr>
              <w:fldChar w:fldCharType="begin"/>
            </w:r>
            <w:r>
              <w:rPr>
                <w:webHidden/>
              </w:rPr>
              <w:instrText xml:space="preserve">PAGEREF _Toc514931109 \h</w:instrText>
            </w:r>
            <w:r>
              <w:rPr>
                <w:webHidden/>
              </w:rPr>
              <w:fldChar w:fldCharType="separate"/>
            </w:r>
            <w:r>
              <w:rPr>
                <w:rStyle w:val="IndexLink"/>
                <w:vanish w:val="false"/>
              </w:rPr>
              <w:tab/>
              <w:t>184</w:t>
            </w:r>
            <w:r>
              <w:rPr>
                <w:webHidden/>
              </w:rPr>
              <w:fldChar w:fldCharType="end"/>
            </w:r>
          </w:hyperlink>
        </w:p>
        <w:p>
          <w:pPr>
            <w:pStyle w:val="TOC3"/>
            <w:tabs>
              <w:tab w:val="clear" w:pos="720"/>
              <w:tab w:val="right" w:pos="9350" w:leader="dot"/>
            </w:tabs>
            <w:rPr>
              <w:rFonts w:eastAsia="" w:eastAsiaTheme="minorEastAsia"/>
            </w:rPr>
          </w:pPr>
          <w:hyperlink w:anchor="_Toc514931110">
            <w:r>
              <w:rPr>
                <w:rStyle w:val="IndexLink"/>
                <w:webHidden/>
              </w:rPr>
              <w:t>Standard 31. AAC-3: Comprehensive audit system for laboratory performance assessment exists in the laboratory.</w:t>
            </w:r>
            <w:r>
              <w:rPr>
                <w:webHidden/>
              </w:rPr>
              <w:fldChar w:fldCharType="begin"/>
            </w:r>
            <w:r>
              <w:rPr>
                <w:webHidden/>
              </w:rPr>
              <w:instrText xml:space="preserve">PAGEREF _Toc514931110 \h</w:instrText>
            </w:r>
            <w:r>
              <w:rPr>
                <w:webHidden/>
              </w:rPr>
              <w:fldChar w:fldCharType="separate"/>
            </w:r>
            <w:r>
              <w:rPr>
                <w:rStyle w:val="IndexLink"/>
                <w:vanish w:val="false"/>
              </w:rPr>
              <w:tab/>
              <w:t>185</w:t>
            </w:r>
            <w:r>
              <w:rPr>
                <w:webHidden/>
              </w:rPr>
              <w:fldChar w:fldCharType="end"/>
            </w:r>
          </w:hyperlink>
        </w:p>
        <w:p>
          <w:pPr>
            <w:pStyle w:val="TOC4"/>
            <w:tabs>
              <w:tab w:val="clear" w:pos="720"/>
              <w:tab w:val="right" w:pos="9350" w:leader="dot"/>
            </w:tabs>
            <w:rPr>
              <w:rFonts w:eastAsia="" w:eastAsiaTheme="minorEastAsia"/>
            </w:rPr>
          </w:pPr>
          <w:hyperlink w:anchor="_Toc514931111">
            <w:r>
              <w:rPr>
                <w:rStyle w:val="IndexLink"/>
                <w:rFonts w:cs="Calibri" w:cstheme="minorHAnsi"/>
                <w:webHidden/>
              </w:rPr>
              <w:t>Ind. 104: There is a system to monitor and measure the performance of the laboratory biannually against the stated mission</w:t>
            </w:r>
            <w:r>
              <w:rPr>
                <w:webHidden/>
              </w:rPr>
              <w:fldChar w:fldCharType="begin"/>
            </w:r>
            <w:r>
              <w:rPr>
                <w:webHidden/>
              </w:rPr>
              <w:instrText xml:space="preserve">PAGEREF _Toc514931111 \h</w:instrText>
            </w:r>
            <w:r>
              <w:rPr>
                <w:webHidden/>
              </w:rPr>
              <w:fldChar w:fldCharType="separate"/>
            </w:r>
            <w:r>
              <w:rPr>
                <w:rStyle w:val="IndexLink"/>
                <w:vanish w:val="false"/>
              </w:rPr>
              <w:tab/>
              <w:t>185</w:t>
            </w:r>
            <w:r>
              <w:rPr>
                <w:webHidden/>
              </w:rPr>
              <w:fldChar w:fldCharType="end"/>
            </w:r>
          </w:hyperlink>
        </w:p>
        <w:p>
          <w:pPr>
            <w:pStyle w:val="TOC4"/>
            <w:tabs>
              <w:tab w:val="clear" w:pos="720"/>
              <w:tab w:val="right" w:pos="9350" w:leader="dot"/>
            </w:tabs>
            <w:rPr>
              <w:rFonts w:eastAsia="" w:eastAsiaTheme="minorEastAsia"/>
            </w:rPr>
          </w:pPr>
          <w:hyperlink w:anchor="_Toc514931112">
            <w:r>
              <w:rPr>
                <w:rStyle w:val="IndexLink"/>
                <w:rFonts w:cs="Calibri" w:cstheme="minorHAnsi"/>
                <w:webHidden/>
              </w:rPr>
              <w:t>Ind. 105: Compare kits procured with tests performed during laboratory performance audit</w:t>
            </w:r>
            <w:r>
              <w:rPr>
                <w:webHidden/>
              </w:rPr>
              <w:fldChar w:fldCharType="begin"/>
            </w:r>
            <w:r>
              <w:rPr>
                <w:webHidden/>
              </w:rPr>
              <w:instrText xml:space="preserve">PAGEREF _Toc514931112 \h</w:instrText>
            </w:r>
            <w:r>
              <w:rPr>
                <w:webHidden/>
              </w:rPr>
              <w:fldChar w:fldCharType="separate"/>
            </w:r>
            <w:r>
              <w:rPr>
                <w:rStyle w:val="IndexLink"/>
                <w:vanish w:val="false"/>
              </w:rPr>
              <w:tab/>
              <w:t>185</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sz w:val="22"/>
              <w:szCs w:val="22"/>
              <w:lang w:eastAsia="en-US"/>
            </w:rPr>
          </w:pPr>
          <w:hyperlink w:anchor="_Toc514931113">
            <w:r>
              <w:rPr>
                <w:rStyle w:val="IndexLink"/>
                <w:rFonts w:cs="Calibri" w:cstheme="minorHAnsi"/>
                <w:webHidden/>
              </w:rPr>
              <w:t>2.9.</w:t>
            </w:r>
            <w:r>
              <w:rPr>
                <w:rStyle w:val="IndexLink"/>
                <w:rFonts w:eastAsia="" w:cs="" w:ascii="Calibri" w:hAnsi="Calibri" w:asciiTheme="minorHAnsi" w:cstheme="minorBidi" w:eastAsiaTheme="minorEastAsia" w:hAnsiTheme="minorHAnsi"/>
                <w:b w:val="false"/>
                <w:bCs w:val="false"/>
                <w:color w:val="auto"/>
                <w:sz w:val="22"/>
                <w:szCs w:val="22"/>
                <w:lang w:eastAsia="en-US"/>
              </w:rPr>
              <w:tab/>
            </w:r>
            <w:r>
              <w:rPr>
                <w:rStyle w:val="IndexLink"/>
                <w:rFonts w:cs="Calibri" w:cstheme="minorHAnsi"/>
              </w:rPr>
              <w:t>Care of Patients (COP)</w:t>
            </w:r>
            <w:r>
              <w:rPr>
                <w:webHidden/>
              </w:rPr>
              <w:fldChar w:fldCharType="begin"/>
            </w:r>
            <w:r>
              <w:rPr>
                <w:webHidden/>
              </w:rPr>
              <w:instrText xml:space="preserve">PAGEREF _Toc514931113 \h</w:instrText>
            </w:r>
            <w:r>
              <w:rPr>
                <w:webHidden/>
              </w:rPr>
              <w:fldChar w:fldCharType="separate"/>
            </w:r>
            <w:r>
              <w:rPr>
                <w:rStyle w:val="IndexLink"/>
                <w:vanish w:val="false"/>
              </w:rPr>
              <w:tab/>
              <w:t>187</w:t>
            </w:r>
            <w:r>
              <w:rPr>
                <w:webHidden/>
              </w:rPr>
              <w:fldChar w:fldCharType="end"/>
            </w:r>
          </w:hyperlink>
        </w:p>
        <w:p>
          <w:pPr>
            <w:pStyle w:val="TOC3"/>
            <w:tabs>
              <w:tab w:val="clear" w:pos="720"/>
              <w:tab w:val="right" w:pos="9350" w:leader="dot"/>
            </w:tabs>
            <w:rPr>
              <w:rFonts w:eastAsia="" w:eastAsiaTheme="minorEastAsia"/>
            </w:rPr>
          </w:pPr>
          <w:hyperlink w:anchor="_Toc514931114">
            <w:r>
              <w:rPr>
                <w:rStyle w:val="IndexLink"/>
                <w:webHidden/>
              </w:rPr>
              <w:t>Standard 32. COP-1: Emergency handling of patients is guided by protocols.</w:t>
            </w:r>
            <w:r>
              <w:rPr>
                <w:webHidden/>
              </w:rPr>
              <w:fldChar w:fldCharType="begin"/>
            </w:r>
            <w:r>
              <w:rPr>
                <w:webHidden/>
              </w:rPr>
              <w:instrText xml:space="preserve">PAGEREF _Toc514931114 \h</w:instrText>
            </w:r>
            <w:r>
              <w:rPr>
                <w:webHidden/>
              </w:rPr>
              <w:fldChar w:fldCharType="separate"/>
            </w:r>
            <w:r>
              <w:rPr>
                <w:rStyle w:val="IndexLink"/>
                <w:vanish w:val="false"/>
              </w:rPr>
              <w:tab/>
              <w:t>188</w:t>
            </w:r>
            <w:r>
              <w:rPr>
                <w:webHidden/>
              </w:rPr>
              <w:fldChar w:fldCharType="end"/>
            </w:r>
          </w:hyperlink>
        </w:p>
        <w:p>
          <w:pPr>
            <w:pStyle w:val="TOC4"/>
            <w:tabs>
              <w:tab w:val="clear" w:pos="720"/>
              <w:tab w:val="right" w:pos="9350" w:leader="dot"/>
            </w:tabs>
            <w:rPr>
              <w:rFonts w:eastAsia="" w:eastAsiaTheme="minorEastAsia"/>
            </w:rPr>
          </w:pPr>
          <w:hyperlink w:anchor="_Toc514931115">
            <w:r>
              <w:rPr>
                <w:rStyle w:val="IndexLink"/>
                <w:rFonts w:cs="Calibri" w:cstheme="minorHAnsi"/>
                <w:webHidden/>
              </w:rPr>
              <w:t>Ind. 106: Protocols for first aid to emergency patient care are documented</w:t>
            </w:r>
            <w:r>
              <w:rPr>
                <w:webHidden/>
              </w:rPr>
              <w:fldChar w:fldCharType="begin"/>
            </w:r>
            <w:r>
              <w:rPr>
                <w:webHidden/>
              </w:rPr>
              <w:instrText xml:space="preserve">PAGEREF _Toc514931115 \h</w:instrText>
            </w:r>
            <w:r>
              <w:rPr>
                <w:webHidden/>
              </w:rPr>
              <w:fldChar w:fldCharType="separate"/>
            </w:r>
            <w:r>
              <w:rPr>
                <w:rStyle w:val="IndexLink"/>
                <w:vanish w:val="false"/>
              </w:rPr>
              <w:tab/>
              <w:t>188</w:t>
            </w:r>
            <w:r>
              <w:rPr>
                <w:webHidden/>
              </w:rPr>
              <w:fldChar w:fldCharType="end"/>
            </w:r>
          </w:hyperlink>
        </w:p>
        <w:p>
          <w:pPr>
            <w:pStyle w:val="TOC4"/>
            <w:tabs>
              <w:tab w:val="clear" w:pos="720"/>
              <w:tab w:val="right" w:pos="9350" w:leader="dot"/>
            </w:tabs>
            <w:rPr>
              <w:rFonts w:eastAsia="" w:eastAsiaTheme="minorEastAsia"/>
            </w:rPr>
          </w:pPr>
          <w:hyperlink w:anchor="_Toc514931116">
            <w:r>
              <w:rPr>
                <w:rStyle w:val="IndexLink"/>
                <w:rFonts w:cs="Calibri" w:cstheme="minorHAnsi"/>
                <w:webHidden/>
              </w:rPr>
              <w:t>Ind. 107. Relevant contact numbers for emergency evacuation/referral are available in the laboratory</w:t>
            </w:r>
            <w:r>
              <w:rPr>
                <w:webHidden/>
              </w:rPr>
              <w:fldChar w:fldCharType="begin"/>
            </w:r>
            <w:r>
              <w:rPr>
                <w:webHidden/>
              </w:rPr>
              <w:instrText xml:space="preserve">PAGEREF _Toc514931116 \h</w:instrText>
            </w:r>
            <w:r>
              <w:rPr>
                <w:webHidden/>
              </w:rPr>
              <w:fldChar w:fldCharType="separate"/>
            </w:r>
            <w:r>
              <w:rPr>
                <w:rStyle w:val="IndexLink"/>
                <w:vanish w:val="false"/>
              </w:rPr>
              <w:tab/>
              <w:t>188</w:t>
            </w:r>
            <w:r>
              <w:rPr>
                <w:webHidden/>
              </w:rPr>
              <w:fldChar w:fldCharType="end"/>
            </w:r>
          </w:hyperlink>
        </w:p>
        <w:p>
          <w:pPr>
            <w:pStyle w:val="TOC3"/>
            <w:tabs>
              <w:tab w:val="clear" w:pos="720"/>
              <w:tab w:val="right" w:pos="9350" w:leader="dot"/>
            </w:tabs>
            <w:rPr>
              <w:rFonts w:eastAsia="" w:eastAsiaTheme="minorEastAsia"/>
            </w:rPr>
          </w:pPr>
          <w:hyperlink w:anchor="_Toc514931117">
            <w:r>
              <w:rPr>
                <w:rStyle w:val="IndexLink"/>
                <w:webHidden/>
              </w:rPr>
              <w:t>Standard 33. COP-2: Sentinel events are intensively analysed.</w:t>
            </w:r>
            <w:r>
              <w:rPr>
                <w:webHidden/>
              </w:rPr>
              <w:fldChar w:fldCharType="begin"/>
            </w:r>
            <w:r>
              <w:rPr>
                <w:webHidden/>
              </w:rPr>
              <w:instrText xml:space="preserve">PAGEREF _Toc514931117 \h</w:instrText>
            </w:r>
            <w:r>
              <w:rPr>
                <w:webHidden/>
              </w:rPr>
              <w:fldChar w:fldCharType="separate"/>
            </w:r>
            <w:r>
              <w:rPr>
                <w:rStyle w:val="IndexLink"/>
                <w:vanish w:val="false"/>
              </w:rPr>
              <w:tab/>
              <w:t>196</w:t>
            </w:r>
            <w:r>
              <w:rPr>
                <w:webHidden/>
              </w:rPr>
              <w:fldChar w:fldCharType="end"/>
            </w:r>
          </w:hyperlink>
        </w:p>
        <w:p>
          <w:pPr>
            <w:pStyle w:val="TOC4"/>
            <w:tabs>
              <w:tab w:val="clear" w:pos="720"/>
              <w:tab w:val="right" w:pos="9350" w:leader="dot"/>
            </w:tabs>
            <w:rPr>
              <w:rFonts w:eastAsia="" w:eastAsiaTheme="minorEastAsia"/>
            </w:rPr>
          </w:pPr>
          <w:hyperlink w:anchor="_Toc514931118">
            <w:r>
              <w:rPr>
                <w:rStyle w:val="IndexLink"/>
                <w:rFonts w:cs="Calibri" w:cstheme="minorHAnsi"/>
                <w:webHidden/>
              </w:rPr>
              <w:t>Ind. 108: The laboratory has defined sentinel events</w:t>
            </w:r>
            <w:r>
              <w:rPr>
                <w:webHidden/>
              </w:rPr>
              <w:fldChar w:fldCharType="begin"/>
            </w:r>
            <w:r>
              <w:rPr>
                <w:webHidden/>
              </w:rPr>
              <w:instrText xml:space="preserve">PAGEREF _Toc514931118 \h</w:instrText>
            </w:r>
            <w:r>
              <w:rPr>
                <w:webHidden/>
              </w:rPr>
              <w:fldChar w:fldCharType="separate"/>
            </w:r>
            <w:r>
              <w:rPr>
                <w:rStyle w:val="IndexLink"/>
                <w:vanish w:val="false"/>
              </w:rPr>
              <w:tab/>
              <w:t>196</w:t>
            </w:r>
            <w:r>
              <w:rPr>
                <w:webHidden/>
              </w:rPr>
              <w:fldChar w:fldCharType="end"/>
            </w:r>
          </w:hyperlink>
        </w:p>
        <w:p>
          <w:pPr>
            <w:pStyle w:val="TOC4"/>
            <w:tabs>
              <w:tab w:val="clear" w:pos="720"/>
              <w:tab w:val="right" w:pos="9350" w:leader="dot"/>
            </w:tabs>
            <w:rPr>
              <w:rFonts w:eastAsia="" w:eastAsiaTheme="minorEastAsia"/>
            </w:rPr>
          </w:pPr>
          <w:hyperlink w:anchor="_Toc514931119">
            <w:r>
              <w:rPr>
                <w:rStyle w:val="IndexLink"/>
                <w:rFonts w:cs="Calibri" w:cstheme="minorHAnsi"/>
                <w:webHidden/>
              </w:rPr>
              <w:t>Ind. 109:  Sentinel events are intensively analysed when they occur</w:t>
            </w:r>
            <w:r>
              <w:rPr>
                <w:webHidden/>
              </w:rPr>
              <w:fldChar w:fldCharType="begin"/>
            </w:r>
            <w:r>
              <w:rPr>
                <w:webHidden/>
              </w:rPr>
              <w:instrText xml:space="preserve">PAGEREF _Toc514931119 \h</w:instrText>
            </w:r>
            <w:r>
              <w:rPr>
                <w:webHidden/>
              </w:rPr>
              <w:fldChar w:fldCharType="separate"/>
            </w:r>
            <w:r>
              <w:rPr>
                <w:rStyle w:val="IndexLink"/>
                <w:vanish w:val="false"/>
              </w:rPr>
              <w:tab/>
              <w:t>196</w:t>
            </w:r>
            <w:r>
              <w:rPr>
                <w:webHidden/>
              </w:rPr>
              <w:fldChar w:fldCharType="end"/>
            </w:r>
          </w:hyperlink>
        </w:p>
        <w:p>
          <w:pPr>
            <w:pStyle w:val="TOC3"/>
            <w:tabs>
              <w:tab w:val="clear" w:pos="720"/>
              <w:tab w:val="right" w:pos="9350" w:leader="dot"/>
            </w:tabs>
            <w:rPr>
              <w:rFonts w:eastAsia="" w:eastAsiaTheme="minorEastAsia"/>
            </w:rPr>
          </w:pPr>
          <w:hyperlink w:anchor="_Toc514931120">
            <w:r>
              <w:rPr>
                <w:rStyle w:val="IndexLink"/>
                <w:webHidden/>
              </w:rPr>
              <w:t>Standard 34. COP-3: The laboratory policies and procedures support domiciliary services to the patients (where applicable/claimed).</w:t>
            </w:r>
            <w:r>
              <w:rPr>
                <w:webHidden/>
              </w:rPr>
              <w:fldChar w:fldCharType="begin"/>
            </w:r>
            <w:r>
              <w:rPr>
                <w:webHidden/>
              </w:rPr>
              <w:instrText xml:space="preserve">PAGEREF _Toc514931120 \h</w:instrText>
            </w:r>
            <w:r>
              <w:rPr>
                <w:webHidden/>
              </w:rPr>
              <w:fldChar w:fldCharType="separate"/>
            </w:r>
            <w:r>
              <w:rPr>
                <w:rStyle w:val="IndexLink"/>
                <w:vanish w:val="false"/>
              </w:rPr>
              <w:tab/>
              <w:t>198</w:t>
            </w:r>
            <w:r>
              <w:rPr>
                <w:webHidden/>
              </w:rPr>
              <w:fldChar w:fldCharType="end"/>
            </w:r>
          </w:hyperlink>
        </w:p>
        <w:p>
          <w:pPr>
            <w:pStyle w:val="TOC4"/>
            <w:tabs>
              <w:tab w:val="clear" w:pos="720"/>
              <w:tab w:val="right" w:pos="9350" w:leader="dot"/>
            </w:tabs>
            <w:rPr>
              <w:rFonts w:eastAsia="" w:eastAsiaTheme="minorEastAsia"/>
            </w:rPr>
          </w:pPr>
          <w:hyperlink w:anchor="_Toc514931121">
            <w:r>
              <w:rPr>
                <w:rStyle w:val="IndexLink"/>
                <w:rFonts w:cs="Calibri" w:cstheme="minorHAnsi"/>
                <w:bCs/>
                <w:iCs/>
                <w:webHidden/>
              </w:rPr>
              <w:t>Ind. 110:</w:t>
            </w:r>
            <w:r>
              <w:rPr>
                <w:rStyle w:val="IndexLink"/>
                <w:rFonts w:cs="Calibri" w:cstheme="minorHAnsi"/>
              </w:rPr>
              <w:t xml:space="preserve">  The laboratory is equipped with means of</w:t>
            </w:r>
            <w:r>
              <w:rPr>
                <w:rStyle w:val="IndexLink"/>
                <w:rFonts w:cs="Calibri" w:cstheme="minorHAnsi"/>
                <w:bCs/>
                <w:iCs/>
              </w:rPr>
              <w:t xml:space="preserve"> communication and </w:t>
            </w:r>
            <w:r>
              <w:rPr>
                <w:rStyle w:val="IndexLink"/>
                <w:rFonts w:cs="Calibri" w:cstheme="minorHAnsi"/>
              </w:rPr>
              <w:t>transport services for home based patient sample collection</w:t>
            </w:r>
            <w:r>
              <w:rPr>
                <w:webHidden/>
              </w:rPr>
              <w:fldChar w:fldCharType="begin"/>
            </w:r>
            <w:r>
              <w:rPr>
                <w:webHidden/>
              </w:rPr>
              <w:instrText xml:space="preserve">PAGEREF _Toc514931121 \h</w:instrText>
            </w:r>
            <w:r>
              <w:rPr>
                <w:webHidden/>
              </w:rPr>
              <w:fldChar w:fldCharType="separate"/>
            </w:r>
            <w:r>
              <w:rPr>
                <w:rStyle w:val="IndexLink"/>
                <w:vanish w:val="false"/>
              </w:rPr>
              <w:tab/>
              <w:t>198</w:t>
            </w:r>
            <w:r>
              <w:rPr>
                <w:webHidden/>
              </w:rPr>
              <w:fldChar w:fldCharType="end"/>
            </w:r>
          </w:hyperlink>
        </w:p>
        <w:p>
          <w:pPr>
            <w:pStyle w:val="TOC4"/>
            <w:tabs>
              <w:tab w:val="clear" w:pos="720"/>
              <w:tab w:val="right" w:pos="9350" w:leader="dot"/>
            </w:tabs>
            <w:rPr>
              <w:rFonts w:eastAsia="" w:eastAsiaTheme="minorEastAsia"/>
            </w:rPr>
          </w:pPr>
          <w:hyperlink w:anchor="_Toc514931122">
            <w:r>
              <w:rPr>
                <w:rStyle w:val="IndexLink"/>
                <w:rFonts w:cs="Calibri" w:cstheme="minorHAnsi"/>
                <w:bCs/>
                <w:iCs/>
                <w:webHidden/>
              </w:rPr>
              <w:t xml:space="preserve">Ind. 111: </w:t>
            </w:r>
            <w:r>
              <w:rPr>
                <w:rStyle w:val="IndexLink"/>
                <w:rFonts w:cs="Calibri" w:cstheme="minorHAnsi"/>
              </w:rPr>
              <w:t>The laboratory has appropriate means of collection and transportation of samples of home based patients</w:t>
            </w:r>
            <w:r>
              <w:rPr>
                <w:webHidden/>
              </w:rPr>
              <w:fldChar w:fldCharType="begin"/>
            </w:r>
            <w:r>
              <w:rPr>
                <w:webHidden/>
              </w:rPr>
              <w:instrText xml:space="preserve">PAGEREF _Toc514931122 \h</w:instrText>
            </w:r>
            <w:r>
              <w:rPr>
                <w:webHidden/>
              </w:rPr>
              <w:fldChar w:fldCharType="separate"/>
            </w:r>
            <w:r>
              <w:rPr>
                <w:rStyle w:val="IndexLink"/>
                <w:vanish w:val="false"/>
              </w:rPr>
              <w:tab/>
              <w:t>198</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sz w:val="22"/>
              <w:szCs w:val="22"/>
              <w:lang w:eastAsia="en-US"/>
            </w:rPr>
          </w:pPr>
          <w:hyperlink w:anchor="_Toc514931123">
            <w:r>
              <w:rPr>
                <w:rStyle w:val="IndexLink"/>
                <w:rFonts w:cs="Calibri" w:cstheme="minorHAnsi"/>
                <w:webHidden/>
              </w:rPr>
              <w:t>2.10.</w:t>
            </w:r>
            <w:r>
              <w:rPr>
                <w:rStyle w:val="IndexLink"/>
                <w:rFonts w:eastAsia="" w:cs="" w:ascii="Calibri" w:hAnsi="Calibri" w:asciiTheme="minorHAnsi" w:cstheme="minorBidi" w:eastAsiaTheme="minorEastAsia" w:hAnsiTheme="minorHAnsi"/>
                <w:b w:val="false"/>
                <w:bCs w:val="false"/>
                <w:color w:val="auto"/>
                <w:sz w:val="22"/>
                <w:szCs w:val="22"/>
                <w:lang w:eastAsia="en-US"/>
              </w:rPr>
              <w:tab/>
            </w:r>
            <w:r>
              <w:rPr>
                <w:rStyle w:val="IndexLink"/>
                <w:rFonts w:cs="Calibri" w:cstheme="minorHAnsi"/>
              </w:rPr>
              <w:t>Patient Rights and Education (PRE)</w:t>
            </w:r>
            <w:r>
              <w:rPr>
                <w:webHidden/>
              </w:rPr>
              <w:fldChar w:fldCharType="begin"/>
            </w:r>
            <w:r>
              <w:rPr>
                <w:webHidden/>
              </w:rPr>
              <w:instrText xml:space="preserve">PAGEREF _Toc514931123 \h</w:instrText>
            </w:r>
            <w:r>
              <w:rPr>
                <w:webHidden/>
              </w:rPr>
              <w:fldChar w:fldCharType="separate"/>
            </w:r>
            <w:r>
              <w:rPr>
                <w:rStyle w:val="IndexLink"/>
                <w:vanish w:val="false"/>
              </w:rPr>
              <w:tab/>
              <w:t>200</w:t>
            </w:r>
            <w:r>
              <w:rPr>
                <w:webHidden/>
              </w:rPr>
              <w:fldChar w:fldCharType="end"/>
            </w:r>
          </w:hyperlink>
        </w:p>
        <w:p>
          <w:pPr>
            <w:pStyle w:val="TOC3"/>
            <w:tabs>
              <w:tab w:val="clear" w:pos="720"/>
              <w:tab w:val="right" w:pos="9350" w:leader="dot"/>
            </w:tabs>
            <w:rPr>
              <w:rFonts w:eastAsia="" w:eastAsiaTheme="minorEastAsia"/>
            </w:rPr>
          </w:pPr>
          <w:hyperlink w:anchor="_Toc514931124">
            <w:r>
              <w:rPr>
                <w:rStyle w:val="IndexLink"/>
                <w:webHidden/>
              </w:rPr>
              <w:t>Standard 35. PRE-1: A system exists for obtaining consent when it is required.</w:t>
            </w:r>
            <w:r>
              <w:rPr>
                <w:webHidden/>
              </w:rPr>
              <w:fldChar w:fldCharType="begin"/>
            </w:r>
            <w:r>
              <w:rPr>
                <w:webHidden/>
              </w:rPr>
              <w:instrText xml:space="preserve">PAGEREF _Toc514931124 \h</w:instrText>
            </w:r>
            <w:r>
              <w:rPr>
                <w:webHidden/>
              </w:rPr>
              <w:fldChar w:fldCharType="separate"/>
            </w:r>
            <w:r>
              <w:rPr>
                <w:rStyle w:val="IndexLink"/>
                <w:vanish w:val="false"/>
              </w:rPr>
              <w:tab/>
              <w:t>201</w:t>
            </w:r>
            <w:r>
              <w:rPr>
                <w:webHidden/>
              </w:rPr>
              <w:fldChar w:fldCharType="end"/>
            </w:r>
          </w:hyperlink>
        </w:p>
        <w:p>
          <w:pPr>
            <w:pStyle w:val="TOC4"/>
            <w:tabs>
              <w:tab w:val="clear" w:pos="720"/>
              <w:tab w:val="right" w:pos="9350" w:leader="dot"/>
            </w:tabs>
            <w:rPr>
              <w:rFonts w:eastAsia="" w:eastAsiaTheme="minorEastAsia"/>
            </w:rPr>
          </w:pPr>
          <w:hyperlink w:anchor="_Toc514931125">
            <w:r>
              <w:rPr>
                <w:rStyle w:val="IndexLink"/>
                <w:rFonts w:cs="Calibri" w:cstheme="minorHAnsi"/>
                <w:webHidden/>
              </w:rPr>
              <w:t>Ind. 112: The laboratory has listed those situations where specific informed consent is required</w:t>
            </w:r>
            <w:r>
              <w:rPr>
                <w:webHidden/>
              </w:rPr>
              <w:fldChar w:fldCharType="begin"/>
            </w:r>
            <w:r>
              <w:rPr>
                <w:webHidden/>
              </w:rPr>
              <w:instrText xml:space="preserve">PAGEREF _Toc514931125 \h</w:instrText>
            </w:r>
            <w:r>
              <w:rPr>
                <w:webHidden/>
              </w:rPr>
              <w:fldChar w:fldCharType="separate"/>
            </w:r>
            <w:r>
              <w:rPr>
                <w:rStyle w:val="IndexLink"/>
                <w:vanish w:val="false"/>
              </w:rPr>
              <w:tab/>
              <w:t>201</w:t>
            </w:r>
            <w:r>
              <w:rPr>
                <w:webHidden/>
              </w:rPr>
              <w:fldChar w:fldCharType="end"/>
            </w:r>
          </w:hyperlink>
        </w:p>
        <w:p>
          <w:pPr>
            <w:pStyle w:val="TOC4"/>
            <w:tabs>
              <w:tab w:val="clear" w:pos="720"/>
              <w:tab w:val="right" w:pos="9350" w:leader="dot"/>
            </w:tabs>
            <w:rPr>
              <w:rFonts w:eastAsia="" w:eastAsiaTheme="minorEastAsia"/>
            </w:rPr>
          </w:pPr>
          <w:hyperlink w:anchor="_Toc514931126">
            <w:r>
              <w:rPr>
                <w:rStyle w:val="IndexLink"/>
                <w:rFonts w:cs="Calibri" w:cstheme="minorHAnsi"/>
                <w:webHidden/>
              </w:rPr>
              <w:t>Ind. 113: The policy describes who can give consent when patient is incapable of independent decision-making</w:t>
            </w:r>
            <w:r>
              <w:rPr>
                <w:webHidden/>
              </w:rPr>
              <w:fldChar w:fldCharType="begin"/>
            </w:r>
            <w:r>
              <w:rPr>
                <w:webHidden/>
              </w:rPr>
              <w:instrText xml:space="preserve">PAGEREF _Toc514931126 \h</w:instrText>
            </w:r>
            <w:r>
              <w:rPr>
                <w:webHidden/>
              </w:rPr>
              <w:fldChar w:fldCharType="separate"/>
            </w:r>
            <w:r>
              <w:rPr>
                <w:rStyle w:val="IndexLink"/>
                <w:vanish w:val="false"/>
              </w:rPr>
              <w:tab/>
              <w:t>201</w:t>
            </w:r>
            <w:r>
              <w:rPr>
                <w:webHidden/>
              </w:rPr>
              <w:fldChar w:fldCharType="end"/>
            </w:r>
          </w:hyperlink>
        </w:p>
        <w:p>
          <w:pPr>
            <w:pStyle w:val="TOC3"/>
            <w:tabs>
              <w:tab w:val="clear" w:pos="720"/>
              <w:tab w:val="right" w:pos="9350" w:leader="dot"/>
            </w:tabs>
            <w:rPr>
              <w:rFonts w:eastAsia="" w:eastAsiaTheme="minorEastAsia"/>
            </w:rPr>
          </w:pPr>
          <w:hyperlink w:anchor="_Toc514931127">
            <w:r>
              <w:rPr>
                <w:rStyle w:val="IndexLink"/>
                <w:webHidden/>
              </w:rPr>
              <w:t>Standard 36. PRE-2: Patient and families have a right to information on expected costs</w:t>
            </w:r>
            <w:r>
              <w:rPr>
                <w:webHidden/>
              </w:rPr>
              <w:fldChar w:fldCharType="begin"/>
            </w:r>
            <w:r>
              <w:rPr>
                <w:webHidden/>
              </w:rPr>
              <w:instrText xml:space="preserve">PAGEREF _Toc514931127 \h</w:instrText>
            </w:r>
            <w:r>
              <w:rPr>
                <w:webHidden/>
              </w:rPr>
              <w:fldChar w:fldCharType="separate"/>
            </w:r>
            <w:r>
              <w:rPr>
                <w:rStyle w:val="IndexLink"/>
                <w:vanish w:val="false"/>
              </w:rPr>
              <w:tab/>
              <w:t>205</w:t>
            </w:r>
            <w:r>
              <w:rPr>
                <w:webHidden/>
              </w:rPr>
              <w:fldChar w:fldCharType="end"/>
            </w:r>
          </w:hyperlink>
        </w:p>
        <w:p>
          <w:pPr>
            <w:pStyle w:val="TOC4"/>
            <w:tabs>
              <w:tab w:val="clear" w:pos="720"/>
              <w:tab w:val="right" w:pos="9350" w:leader="dot"/>
            </w:tabs>
            <w:rPr>
              <w:rFonts w:eastAsia="" w:eastAsiaTheme="minorEastAsia"/>
            </w:rPr>
          </w:pPr>
          <w:hyperlink w:anchor="_Toc514931128">
            <w:r>
              <w:rPr>
                <w:rStyle w:val="IndexLink"/>
                <w:rFonts w:cs="Calibri" w:cstheme="minorHAnsi"/>
                <w:webHidden/>
              </w:rPr>
              <w:t>Ind. 114: The tariff list is available to patients</w:t>
            </w:r>
            <w:r>
              <w:rPr>
                <w:webHidden/>
              </w:rPr>
              <w:fldChar w:fldCharType="begin"/>
            </w:r>
            <w:r>
              <w:rPr>
                <w:webHidden/>
              </w:rPr>
              <w:instrText xml:space="preserve">PAGEREF _Toc514931128 \h</w:instrText>
            </w:r>
            <w:r>
              <w:rPr>
                <w:webHidden/>
              </w:rPr>
              <w:fldChar w:fldCharType="separate"/>
            </w:r>
            <w:r>
              <w:rPr>
                <w:rStyle w:val="IndexLink"/>
                <w:vanish w:val="false"/>
              </w:rPr>
              <w:tab/>
              <w:t>205</w:t>
            </w:r>
            <w:r>
              <w:rPr>
                <w:webHidden/>
              </w:rPr>
              <w:fldChar w:fldCharType="end"/>
            </w:r>
          </w:hyperlink>
        </w:p>
        <w:p>
          <w:pPr>
            <w:pStyle w:val="TOC4"/>
            <w:tabs>
              <w:tab w:val="clear" w:pos="720"/>
              <w:tab w:val="right" w:pos="9350" w:leader="dot"/>
            </w:tabs>
            <w:rPr>
              <w:rFonts w:eastAsia="" w:eastAsiaTheme="minorEastAsia"/>
            </w:rPr>
          </w:pPr>
          <w:hyperlink w:anchor="_Toc514931129">
            <w:r>
              <w:rPr>
                <w:rStyle w:val="IndexLink"/>
                <w:rFonts w:cs="Calibri" w:cstheme="minorHAnsi"/>
                <w:webHidden/>
              </w:rPr>
              <w:t>Ind. 115: Patients / family is informed about the additional reports which are generated / included in the report with the same sample and cost</w:t>
            </w:r>
            <w:r>
              <w:rPr>
                <w:webHidden/>
              </w:rPr>
              <w:fldChar w:fldCharType="begin"/>
            </w:r>
            <w:r>
              <w:rPr>
                <w:webHidden/>
              </w:rPr>
              <w:instrText xml:space="preserve">PAGEREF _Toc514931129 \h</w:instrText>
            </w:r>
            <w:r>
              <w:rPr>
                <w:webHidden/>
              </w:rPr>
              <w:fldChar w:fldCharType="separate"/>
            </w:r>
            <w:r>
              <w:rPr>
                <w:rStyle w:val="IndexLink"/>
                <w:vanish w:val="false"/>
              </w:rPr>
              <w:tab/>
              <w:t>205</w:t>
            </w:r>
            <w:r>
              <w:rPr>
                <w:webHidden/>
              </w:rPr>
              <w:fldChar w:fldCharType="end"/>
            </w:r>
          </w:hyperlink>
        </w:p>
        <w:p>
          <w:pPr>
            <w:pStyle w:val="TOC3"/>
            <w:tabs>
              <w:tab w:val="clear" w:pos="720"/>
              <w:tab w:val="right" w:pos="9350" w:leader="dot"/>
            </w:tabs>
            <w:rPr>
              <w:rFonts w:eastAsia="" w:eastAsiaTheme="minorEastAsia"/>
            </w:rPr>
          </w:pPr>
          <w:hyperlink w:anchor="_Toc514931130">
            <w:r>
              <w:rPr>
                <w:rStyle w:val="IndexLink"/>
                <w:webHidden/>
              </w:rPr>
              <w:t>Standard 37. PRE-3: Patient Rights for appeals, complaints and confidentiality</w:t>
            </w:r>
            <w:r>
              <w:rPr>
                <w:webHidden/>
              </w:rPr>
              <w:fldChar w:fldCharType="begin"/>
            </w:r>
            <w:r>
              <w:rPr>
                <w:webHidden/>
              </w:rPr>
              <w:instrText xml:space="preserve">PAGEREF _Toc514931130 \h</w:instrText>
            </w:r>
            <w:r>
              <w:rPr>
                <w:webHidden/>
              </w:rPr>
              <w:fldChar w:fldCharType="separate"/>
            </w:r>
            <w:r>
              <w:rPr>
                <w:rStyle w:val="IndexLink"/>
                <w:vanish w:val="false"/>
              </w:rPr>
              <w:tab/>
              <w:t>207</w:t>
            </w:r>
            <w:r>
              <w:rPr>
                <w:webHidden/>
              </w:rPr>
              <w:fldChar w:fldCharType="end"/>
            </w:r>
          </w:hyperlink>
        </w:p>
        <w:p>
          <w:pPr>
            <w:pStyle w:val="TOC4"/>
            <w:tabs>
              <w:tab w:val="clear" w:pos="720"/>
              <w:tab w:val="right" w:pos="9350" w:leader="dot"/>
            </w:tabs>
            <w:rPr>
              <w:rFonts w:eastAsia="" w:eastAsiaTheme="minorEastAsia"/>
            </w:rPr>
          </w:pPr>
          <w:hyperlink w:anchor="_Toc514931131">
            <w:r>
              <w:rPr>
                <w:rStyle w:val="IndexLink"/>
                <w:rFonts w:cs="Calibri" w:cstheme="minorHAnsi"/>
                <w:webHidden/>
              </w:rPr>
              <w:t>Ind. 116: Patient’s complaints are accepted by the laboratory and properly registered</w:t>
            </w:r>
            <w:r>
              <w:rPr>
                <w:webHidden/>
              </w:rPr>
              <w:fldChar w:fldCharType="begin"/>
            </w:r>
            <w:r>
              <w:rPr>
                <w:webHidden/>
              </w:rPr>
              <w:instrText xml:space="preserve">PAGEREF _Toc514931131 \h</w:instrText>
            </w:r>
            <w:r>
              <w:rPr>
                <w:webHidden/>
              </w:rPr>
              <w:fldChar w:fldCharType="separate"/>
            </w:r>
            <w:r>
              <w:rPr>
                <w:rStyle w:val="IndexLink"/>
                <w:vanish w:val="false"/>
              </w:rPr>
              <w:tab/>
              <w:t>207</w:t>
            </w:r>
            <w:r>
              <w:rPr>
                <w:webHidden/>
              </w:rPr>
              <w:fldChar w:fldCharType="end"/>
            </w:r>
          </w:hyperlink>
        </w:p>
        <w:p>
          <w:pPr>
            <w:pStyle w:val="TOC4"/>
            <w:tabs>
              <w:tab w:val="clear" w:pos="720"/>
              <w:tab w:val="right" w:pos="9350" w:leader="dot"/>
            </w:tabs>
            <w:rPr>
              <w:rFonts w:eastAsia="" w:eastAsiaTheme="minorEastAsia"/>
            </w:rPr>
          </w:pPr>
          <w:hyperlink w:anchor="_Toc514931132">
            <w:r>
              <w:rPr>
                <w:rStyle w:val="IndexLink"/>
                <w:rFonts w:cs="Calibri" w:cstheme="minorHAnsi"/>
                <w:webHidden/>
              </w:rPr>
              <w:t>Ind. 117: Proper actions and remedial measures are taken in response to patients complaints</w:t>
            </w:r>
            <w:r>
              <w:rPr>
                <w:webHidden/>
              </w:rPr>
              <w:fldChar w:fldCharType="begin"/>
            </w:r>
            <w:r>
              <w:rPr>
                <w:webHidden/>
              </w:rPr>
              <w:instrText xml:space="preserve">PAGEREF _Toc514931132 \h</w:instrText>
            </w:r>
            <w:r>
              <w:rPr>
                <w:webHidden/>
              </w:rPr>
              <w:fldChar w:fldCharType="separate"/>
            </w:r>
            <w:r>
              <w:rPr>
                <w:rStyle w:val="IndexLink"/>
                <w:vanish w:val="false"/>
              </w:rPr>
              <w:tab/>
              <w:t>207</w:t>
            </w:r>
            <w:r>
              <w:rPr>
                <w:webHidden/>
              </w:rPr>
              <w:fldChar w:fldCharType="end"/>
            </w:r>
          </w:hyperlink>
        </w:p>
        <w:p>
          <w:pPr>
            <w:pStyle w:val="TOC4"/>
            <w:tabs>
              <w:tab w:val="clear" w:pos="720"/>
              <w:tab w:val="right" w:pos="9350" w:leader="dot"/>
            </w:tabs>
            <w:rPr>
              <w:rFonts w:eastAsia="" w:eastAsiaTheme="minorEastAsia"/>
            </w:rPr>
          </w:pPr>
          <w:hyperlink w:anchor="_Toc514931133">
            <w:r>
              <w:rPr>
                <w:rStyle w:val="IndexLink"/>
                <w:rFonts w:cs="Calibri" w:cstheme="minorHAnsi"/>
                <w:webHidden/>
              </w:rPr>
              <w:t>Ind. 118: Confidentiality of patient’s record is maintained</w:t>
            </w:r>
            <w:r>
              <w:rPr>
                <w:webHidden/>
              </w:rPr>
              <w:fldChar w:fldCharType="begin"/>
            </w:r>
            <w:r>
              <w:rPr>
                <w:webHidden/>
              </w:rPr>
              <w:instrText xml:space="preserve">PAGEREF _Toc514931133 \h</w:instrText>
            </w:r>
            <w:r>
              <w:rPr>
                <w:webHidden/>
              </w:rPr>
              <w:fldChar w:fldCharType="separate"/>
            </w:r>
            <w:r>
              <w:rPr>
                <w:rStyle w:val="IndexLink"/>
                <w:vanish w:val="false"/>
              </w:rPr>
              <w:tab/>
              <w:t>208</w:t>
            </w:r>
            <w:r>
              <w:rPr>
                <w:webHidden/>
              </w:rPr>
              <w:fldChar w:fldCharType="end"/>
            </w:r>
          </w:hyperlink>
        </w:p>
        <w:p>
          <w:pPr>
            <w:pStyle w:val="TOC1"/>
            <w:rPr>
              <w:rFonts w:ascii="Calibri" w:hAnsi="Calibri" w:eastAsia="" w:cs="" w:asciiTheme="minorHAnsi" w:cstheme="minorBidi" w:eastAsiaTheme="minorEastAsia" w:hAnsiTheme="minorHAnsi"/>
              <w:b w:val="false"/>
              <w:bCs w:val="false"/>
              <w:color w:val="auto"/>
              <w:sz w:val="22"/>
              <w:szCs w:val="22"/>
              <w:lang w:eastAsia="en-US"/>
            </w:rPr>
          </w:pPr>
          <w:hyperlink w:anchor="_Toc514931134">
            <w:r>
              <w:rPr>
                <w:rStyle w:val="IndexLink"/>
                <w:rFonts w:cs="Calibri" w:cstheme="minorHAnsi"/>
                <w:webHidden/>
              </w:rPr>
              <w:t>3.</w:t>
            </w:r>
            <w:r>
              <w:rPr>
                <w:rStyle w:val="IndexLink"/>
                <w:rFonts w:eastAsia="" w:cs="" w:ascii="Calibri" w:hAnsi="Calibri" w:asciiTheme="minorHAnsi" w:cstheme="minorBidi" w:eastAsiaTheme="minorEastAsia" w:hAnsiTheme="minorHAnsi"/>
                <w:b w:val="false"/>
                <w:bCs w:val="false"/>
                <w:color w:val="auto"/>
                <w:sz w:val="22"/>
                <w:szCs w:val="22"/>
                <w:lang w:eastAsia="en-US"/>
              </w:rPr>
              <w:tab/>
            </w:r>
            <w:r>
              <w:rPr>
                <w:rStyle w:val="IndexLink"/>
                <w:rFonts w:cs="Calibri" w:cstheme="minorHAnsi"/>
              </w:rPr>
              <w:t>ANNEXURES</w:t>
            </w:r>
            <w:r>
              <w:rPr>
                <w:webHidden/>
              </w:rPr>
              <w:fldChar w:fldCharType="begin"/>
            </w:r>
            <w:r>
              <w:rPr>
                <w:webHidden/>
              </w:rPr>
              <w:instrText xml:space="preserve">PAGEREF _Toc514931134 \h</w:instrText>
            </w:r>
            <w:r>
              <w:rPr>
                <w:webHidden/>
              </w:rPr>
              <w:fldChar w:fldCharType="separate"/>
            </w:r>
            <w:r>
              <w:rPr>
                <w:rStyle w:val="IndexLink"/>
                <w:vanish w:val="false"/>
              </w:rPr>
              <w:tab/>
              <w:t>211</w:t>
            </w:r>
            <w:r>
              <w:rPr>
                <w:webHidden/>
              </w:rPr>
              <w:fldChar w:fldCharType="end"/>
            </w:r>
          </w:hyperlink>
        </w:p>
        <w:p>
          <w:pPr>
            <w:pStyle w:val="TOC2"/>
            <w:tabs>
              <w:tab w:val="clear" w:pos="720"/>
              <w:tab w:val="right" w:pos="9350" w:leader="dot"/>
            </w:tabs>
            <w:rPr>
              <w:rFonts w:eastAsia="" w:eastAsiaTheme="minorEastAsia"/>
            </w:rPr>
          </w:pPr>
          <w:hyperlink w:anchor="_Toc514931135">
            <w:r>
              <w:rPr>
                <w:rStyle w:val="IndexLink"/>
                <w:rFonts w:cs="Calibri" w:ascii="Calibri" w:hAnsi="Calibri"/>
                <w:b/>
                <w:bCs/>
                <w:webHidden/>
                <w:spacing w:val="2"/>
                <w:lang w:val="en-GB"/>
              </w:rPr>
              <w:t>ANNEXURE. A: Health Related Legislations</w:t>
            </w:r>
            <w:r>
              <w:rPr>
                <w:webHidden/>
              </w:rPr>
              <w:fldChar w:fldCharType="begin"/>
            </w:r>
            <w:r>
              <w:rPr>
                <w:webHidden/>
              </w:rPr>
              <w:instrText xml:space="preserve">PAGEREF _Toc514931135 \h</w:instrText>
            </w:r>
            <w:r>
              <w:rPr>
                <w:webHidden/>
              </w:rPr>
              <w:fldChar w:fldCharType="separate"/>
            </w:r>
            <w:r>
              <w:rPr>
                <w:rStyle w:val="IndexLink"/>
                <w:vanish w:val="false"/>
              </w:rPr>
              <w:tab/>
              <w:t>212</w:t>
            </w:r>
            <w:r>
              <w:rPr>
                <w:webHidden/>
              </w:rPr>
              <w:fldChar w:fldCharType="end"/>
            </w:r>
          </w:hyperlink>
        </w:p>
        <w:p>
          <w:pPr>
            <w:pStyle w:val="TOC2"/>
            <w:tabs>
              <w:tab w:val="clear" w:pos="720"/>
              <w:tab w:val="right" w:pos="9350" w:leader="dot"/>
            </w:tabs>
            <w:rPr>
              <w:rFonts w:eastAsia="" w:eastAsiaTheme="minorEastAsia"/>
            </w:rPr>
          </w:pPr>
          <w:hyperlink w:anchor="_Toc514931136">
            <w:r>
              <w:rPr>
                <w:rStyle w:val="IndexLink"/>
                <w:rFonts w:cs="Calibri" w:ascii="Calibri" w:hAnsi="Calibri"/>
                <w:b/>
                <w:bCs/>
                <w:webHidden/>
                <w:spacing w:val="2"/>
                <w:lang w:val="en-GB"/>
              </w:rPr>
              <w:t>ANNEXURE. B: Sample Joining Report</w:t>
            </w:r>
            <w:r>
              <w:rPr>
                <w:webHidden/>
              </w:rPr>
              <w:fldChar w:fldCharType="begin"/>
            </w:r>
            <w:r>
              <w:rPr>
                <w:webHidden/>
              </w:rPr>
              <w:instrText xml:space="preserve">PAGEREF _Toc514931136 \h</w:instrText>
            </w:r>
            <w:r>
              <w:rPr>
                <w:webHidden/>
              </w:rPr>
              <w:fldChar w:fldCharType="separate"/>
            </w:r>
            <w:r>
              <w:rPr>
                <w:rStyle w:val="IndexLink"/>
                <w:vanish w:val="false"/>
              </w:rPr>
              <w:tab/>
              <w:t>215</w:t>
            </w:r>
            <w:r>
              <w:rPr>
                <w:webHidden/>
              </w:rPr>
              <w:fldChar w:fldCharType="end"/>
            </w:r>
          </w:hyperlink>
        </w:p>
        <w:p>
          <w:pPr>
            <w:pStyle w:val="TOC2"/>
            <w:tabs>
              <w:tab w:val="clear" w:pos="720"/>
              <w:tab w:val="right" w:pos="9350" w:leader="dot"/>
            </w:tabs>
            <w:rPr>
              <w:rFonts w:eastAsia="" w:eastAsiaTheme="minorEastAsia"/>
            </w:rPr>
          </w:pPr>
          <w:hyperlink w:anchor="_Toc514931137">
            <w:r>
              <w:rPr>
                <w:rStyle w:val="IndexLink"/>
                <w:rFonts w:cs="Calibri" w:ascii="Calibri" w:hAnsi="Calibri"/>
                <w:b/>
                <w:bCs/>
                <w:webHidden/>
                <w:spacing w:val="2"/>
                <w:lang w:val="en-GB"/>
              </w:rPr>
              <w:t>ANNEXURE. C: Statement of Ethics</w:t>
            </w:r>
            <w:r>
              <w:rPr>
                <w:webHidden/>
              </w:rPr>
              <w:fldChar w:fldCharType="begin"/>
            </w:r>
            <w:r>
              <w:rPr>
                <w:webHidden/>
              </w:rPr>
              <w:instrText xml:space="preserve">PAGEREF _Toc514931137 \h</w:instrText>
            </w:r>
            <w:r>
              <w:rPr>
                <w:webHidden/>
              </w:rPr>
              <w:fldChar w:fldCharType="separate"/>
            </w:r>
            <w:r>
              <w:rPr>
                <w:rStyle w:val="IndexLink"/>
                <w:vanish w:val="false"/>
              </w:rPr>
              <w:tab/>
              <w:t>216</w:t>
            </w:r>
            <w:r>
              <w:rPr>
                <w:webHidden/>
              </w:rPr>
              <w:fldChar w:fldCharType="end"/>
            </w:r>
          </w:hyperlink>
        </w:p>
        <w:p>
          <w:pPr>
            <w:pStyle w:val="TOC2"/>
            <w:tabs>
              <w:tab w:val="clear" w:pos="720"/>
              <w:tab w:val="right" w:pos="9350" w:leader="dot"/>
            </w:tabs>
            <w:rPr>
              <w:rFonts w:eastAsia="" w:eastAsiaTheme="minorEastAsia"/>
            </w:rPr>
          </w:pPr>
          <w:hyperlink w:anchor="_Toc514931138">
            <w:r>
              <w:rPr>
                <w:rStyle w:val="IndexLink"/>
                <w:rFonts w:cs="Calibri" w:ascii="Calibri" w:hAnsi="Calibri"/>
                <w:b/>
                <w:bCs/>
                <w:webHidden/>
                <w:spacing w:val="2"/>
                <w:lang w:val="en-GB"/>
              </w:rPr>
              <w:t>ANNEXURE. D: Confidentiality Agreement</w:t>
            </w:r>
            <w:r>
              <w:rPr>
                <w:webHidden/>
              </w:rPr>
              <w:fldChar w:fldCharType="begin"/>
            </w:r>
            <w:r>
              <w:rPr>
                <w:webHidden/>
              </w:rPr>
              <w:instrText xml:space="preserve">PAGEREF _Toc514931138 \h</w:instrText>
            </w:r>
            <w:r>
              <w:rPr>
                <w:webHidden/>
              </w:rPr>
              <w:fldChar w:fldCharType="separate"/>
            </w:r>
            <w:r>
              <w:rPr>
                <w:rStyle w:val="IndexLink"/>
                <w:vanish w:val="false"/>
              </w:rPr>
              <w:tab/>
              <w:t>217</w:t>
            </w:r>
            <w:r>
              <w:rPr>
                <w:webHidden/>
              </w:rPr>
              <w:fldChar w:fldCharType="end"/>
            </w:r>
          </w:hyperlink>
        </w:p>
        <w:p>
          <w:pPr>
            <w:pStyle w:val="TOC2"/>
            <w:tabs>
              <w:tab w:val="clear" w:pos="720"/>
              <w:tab w:val="right" w:pos="9350" w:leader="dot"/>
            </w:tabs>
            <w:rPr>
              <w:rFonts w:eastAsia="" w:eastAsiaTheme="minorEastAsia"/>
            </w:rPr>
          </w:pPr>
          <w:hyperlink w:anchor="_Toc514931139">
            <w:r>
              <w:rPr>
                <w:rStyle w:val="IndexLink"/>
                <w:rFonts w:cs="Calibri" w:ascii="Calibri" w:hAnsi="Calibri"/>
                <w:b/>
                <w:bCs/>
                <w:webHidden/>
                <w:spacing w:val="2"/>
                <w:lang w:val="en-GB"/>
              </w:rPr>
              <w:t>ANNEXURE. E: Reference Form</w:t>
            </w:r>
            <w:r>
              <w:rPr>
                <w:webHidden/>
              </w:rPr>
              <w:fldChar w:fldCharType="begin"/>
            </w:r>
            <w:r>
              <w:rPr>
                <w:webHidden/>
              </w:rPr>
              <w:instrText xml:space="preserve">PAGEREF _Toc514931139 \h</w:instrText>
            </w:r>
            <w:r>
              <w:rPr>
                <w:webHidden/>
              </w:rPr>
              <w:fldChar w:fldCharType="separate"/>
            </w:r>
            <w:r>
              <w:rPr>
                <w:rStyle w:val="IndexLink"/>
                <w:vanish w:val="false"/>
              </w:rPr>
              <w:tab/>
              <w:t>218</w:t>
            </w:r>
            <w:r>
              <w:rPr>
                <w:webHidden/>
              </w:rPr>
              <w:fldChar w:fldCharType="end"/>
            </w:r>
          </w:hyperlink>
        </w:p>
        <w:p>
          <w:pPr>
            <w:pStyle w:val="TOC2"/>
            <w:tabs>
              <w:tab w:val="clear" w:pos="720"/>
              <w:tab w:val="right" w:pos="9350" w:leader="dot"/>
            </w:tabs>
            <w:rPr>
              <w:rFonts w:eastAsia="" w:eastAsiaTheme="minorEastAsia"/>
            </w:rPr>
          </w:pPr>
          <w:hyperlink w:anchor="_Toc514931140">
            <w:r>
              <w:rPr>
                <w:rStyle w:val="IndexLink"/>
                <w:rFonts w:cs="Calibri" w:ascii="Calibri" w:hAnsi="Calibri"/>
                <w:b/>
                <w:bCs/>
                <w:webHidden/>
                <w:spacing w:val="2"/>
                <w:lang w:val="en-GB"/>
              </w:rPr>
              <w:t>ANNEXURE. F: Health Questionnaire Form</w:t>
            </w:r>
            <w:r>
              <w:rPr>
                <w:webHidden/>
              </w:rPr>
              <w:fldChar w:fldCharType="begin"/>
            </w:r>
            <w:r>
              <w:rPr>
                <w:webHidden/>
              </w:rPr>
              <w:instrText xml:space="preserve">PAGEREF _Toc514931140 \h</w:instrText>
            </w:r>
            <w:r>
              <w:rPr>
                <w:webHidden/>
              </w:rPr>
              <w:fldChar w:fldCharType="separate"/>
            </w:r>
            <w:r>
              <w:rPr>
                <w:rStyle w:val="IndexLink"/>
                <w:vanish w:val="false"/>
              </w:rPr>
              <w:tab/>
              <w:t>220</w:t>
            </w:r>
            <w:r>
              <w:rPr>
                <w:webHidden/>
              </w:rPr>
              <w:fldChar w:fldCharType="end"/>
            </w:r>
          </w:hyperlink>
        </w:p>
        <w:p>
          <w:pPr>
            <w:pStyle w:val="TOC2"/>
            <w:tabs>
              <w:tab w:val="clear" w:pos="720"/>
              <w:tab w:val="right" w:pos="9350" w:leader="dot"/>
            </w:tabs>
            <w:rPr>
              <w:rFonts w:eastAsia="" w:eastAsiaTheme="minorEastAsia"/>
            </w:rPr>
          </w:pPr>
          <w:hyperlink w:anchor="_Toc514931141">
            <w:r>
              <w:rPr>
                <w:rStyle w:val="IndexLink"/>
                <w:rFonts w:cs="Calibri" w:ascii="Calibri" w:hAnsi="Calibri"/>
                <w:b/>
                <w:bCs/>
                <w:webHidden/>
                <w:spacing w:val="2"/>
                <w:lang w:val="en-GB"/>
              </w:rPr>
              <w:t>ANNEXURE. G: Orientation Checklist</w:t>
            </w:r>
            <w:r>
              <w:rPr>
                <w:webHidden/>
              </w:rPr>
              <w:fldChar w:fldCharType="begin"/>
            </w:r>
            <w:r>
              <w:rPr>
                <w:webHidden/>
              </w:rPr>
              <w:instrText xml:space="preserve">PAGEREF _Toc514931141 \h</w:instrText>
            </w:r>
            <w:r>
              <w:rPr>
                <w:webHidden/>
              </w:rPr>
              <w:fldChar w:fldCharType="separate"/>
            </w:r>
            <w:r>
              <w:rPr>
                <w:rStyle w:val="IndexLink"/>
                <w:vanish w:val="false"/>
              </w:rPr>
              <w:tab/>
              <w:t>222</w:t>
            </w:r>
            <w:r>
              <w:rPr>
                <w:webHidden/>
              </w:rPr>
              <w:fldChar w:fldCharType="end"/>
            </w:r>
          </w:hyperlink>
        </w:p>
        <w:p>
          <w:pPr>
            <w:pStyle w:val="TOC2"/>
            <w:tabs>
              <w:tab w:val="clear" w:pos="720"/>
              <w:tab w:val="right" w:pos="9350" w:leader="dot"/>
            </w:tabs>
            <w:rPr>
              <w:rFonts w:eastAsia="" w:eastAsiaTheme="minorEastAsia"/>
            </w:rPr>
          </w:pPr>
          <w:hyperlink w:anchor="_Toc514931142">
            <w:r>
              <w:rPr>
                <w:rStyle w:val="IndexLink"/>
                <w:rFonts w:cs="Calibri" w:ascii="Calibri" w:hAnsi="Calibri"/>
                <w:b/>
                <w:bCs/>
                <w:webHidden/>
                <w:spacing w:val="2"/>
                <w:lang w:val="en-GB"/>
              </w:rPr>
              <w:t>ANNEXURE. H: PHC Charters For Patients and HCEs</w:t>
            </w:r>
            <w:r>
              <w:rPr>
                <w:webHidden/>
              </w:rPr>
              <w:fldChar w:fldCharType="begin"/>
            </w:r>
            <w:r>
              <w:rPr>
                <w:webHidden/>
              </w:rPr>
              <w:instrText xml:space="preserve">PAGEREF _Toc514931142 \h</w:instrText>
            </w:r>
            <w:r>
              <w:rPr>
                <w:webHidden/>
              </w:rPr>
              <w:fldChar w:fldCharType="separate"/>
            </w:r>
            <w:r>
              <w:rPr>
                <w:rStyle w:val="IndexLink"/>
                <w:vanish w:val="false"/>
              </w:rPr>
              <w:tab/>
              <w:t>224</w:t>
            </w:r>
            <w:r>
              <w:rPr>
                <w:webHidden/>
              </w:rPr>
              <w:fldChar w:fldCharType="end"/>
            </w:r>
          </w:hyperlink>
        </w:p>
        <w:p>
          <w:pPr>
            <w:pStyle w:val="TOC2"/>
            <w:tabs>
              <w:tab w:val="clear" w:pos="720"/>
              <w:tab w:val="right" w:pos="9350" w:leader="dot"/>
            </w:tabs>
            <w:rPr>
              <w:rFonts w:eastAsia="" w:eastAsiaTheme="minorEastAsia"/>
            </w:rPr>
          </w:pPr>
          <w:hyperlink w:anchor="_Toc514931143">
            <w:r>
              <w:rPr>
                <w:rStyle w:val="IndexLink"/>
                <w:rFonts w:cs="Calibri" w:ascii="Calibri" w:hAnsi="Calibri"/>
                <w:b/>
                <w:bCs/>
                <w:webHidden/>
                <w:spacing w:val="2"/>
                <w:lang w:val="en-GB"/>
              </w:rPr>
              <w:t>ANNEXURE. I: Sample Client Satisfaction Form</w:t>
            </w:r>
            <w:r>
              <w:rPr>
                <w:webHidden/>
              </w:rPr>
              <w:fldChar w:fldCharType="begin"/>
            </w:r>
            <w:r>
              <w:rPr>
                <w:webHidden/>
              </w:rPr>
              <w:instrText xml:space="preserve">PAGEREF _Toc514931143 \h</w:instrText>
            </w:r>
            <w:r>
              <w:rPr>
                <w:webHidden/>
              </w:rPr>
              <w:fldChar w:fldCharType="separate"/>
            </w:r>
            <w:r>
              <w:rPr>
                <w:rStyle w:val="IndexLink"/>
                <w:vanish w:val="false"/>
              </w:rPr>
              <w:tab/>
              <w:t>229</w:t>
            </w:r>
            <w:r>
              <w:rPr>
                <w:webHidden/>
              </w:rPr>
              <w:fldChar w:fldCharType="end"/>
            </w:r>
          </w:hyperlink>
        </w:p>
        <w:p>
          <w:pPr>
            <w:pStyle w:val="TOC2"/>
            <w:tabs>
              <w:tab w:val="clear" w:pos="720"/>
              <w:tab w:val="right" w:pos="9350" w:leader="dot"/>
            </w:tabs>
            <w:rPr>
              <w:rFonts w:eastAsia="" w:eastAsiaTheme="minorEastAsia"/>
            </w:rPr>
          </w:pPr>
          <w:hyperlink w:anchor="_Toc514931144">
            <w:r>
              <w:rPr>
                <w:rStyle w:val="IndexLink"/>
                <w:rFonts w:cs="Calibri" w:ascii="Calibri" w:hAnsi="Calibri"/>
                <w:b/>
                <w:bCs/>
                <w:webHidden/>
                <w:spacing w:val="2"/>
                <w:lang w:val="en-GB"/>
              </w:rPr>
              <w:t>ANNEXURE. J: Complaints Management</w:t>
            </w:r>
            <w:r>
              <w:rPr>
                <w:webHidden/>
              </w:rPr>
              <w:fldChar w:fldCharType="begin"/>
            </w:r>
            <w:r>
              <w:rPr>
                <w:webHidden/>
              </w:rPr>
              <w:instrText xml:space="preserve">PAGEREF _Toc514931144 \h</w:instrText>
            </w:r>
            <w:r>
              <w:rPr>
                <w:webHidden/>
              </w:rPr>
              <w:fldChar w:fldCharType="separate"/>
            </w:r>
            <w:r>
              <w:rPr>
                <w:rStyle w:val="IndexLink"/>
                <w:vanish w:val="false"/>
              </w:rPr>
              <w:tab/>
              <w:t>230</w:t>
            </w:r>
            <w:r>
              <w:rPr>
                <w:webHidden/>
              </w:rPr>
              <w:fldChar w:fldCharType="end"/>
            </w:r>
          </w:hyperlink>
        </w:p>
        <w:p>
          <w:pPr>
            <w:pStyle w:val="TOC2"/>
            <w:tabs>
              <w:tab w:val="clear" w:pos="720"/>
              <w:tab w:val="right" w:pos="9350" w:leader="dot"/>
            </w:tabs>
            <w:rPr>
              <w:rFonts w:eastAsia="" w:eastAsiaTheme="minorEastAsia"/>
            </w:rPr>
          </w:pPr>
          <w:hyperlink w:anchor="_Toc514931145">
            <w:r>
              <w:rPr>
                <w:rStyle w:val="IndexLink"/>
                <w:rFonts w:cs="Calibri" w:ascii="Calibri" w:hAnsi="Calibri"/>
                <w:b/>
                <w:bCs/>
                <w:webHidden/>
              </w:rPr>
              <w:t xml:space="preserve">ANNEXURE. K: Consultation for Development of MSDS </w:t>
            </w:r>
            <w:r>
              <w:rPr>
                <w:rStyle w:val="IndexLink"/>
                <w:b/>
              </w:rPr>
              <w:t>– 7 May 2015</w:t>
            </w:r>
            <w:r>
              <w:rPr>
                <w:webHidden/>
              </w:rPr>
              <w:fldChar w:fldCharType="begin"/>
            </w:r>
            <w:r>
              <w:rPr>
                <w:webHidden/>
              </w:rPr>
              <w:instrText xml:space="preserve">PAGEREF _Toc514931145 \h</w:instrText>
            </w:r>
            <w:r>
              <w:rPr>
                <w:webHidden/>
              </w:rPr>
              <w:fldChar w:fldCharType="separate"/>
            </w:r>
            <w:r>
              <w:rPr>
                <w:rStyle w:val="IndexLink"/>
                <w:vanish w:val="false"/>
              </w:rPr>
              <w:tab/>
              <w:t>233</w:t>
            </w:r>
            <w:r>
              <w:rPr>
                <w:webHidden/>
              </w:rPr>
              <w:fldChar w:fldCharType="end"/>
            </w:r>
          </w:hyperlink>
        </w:p>
        <w:p>
          <w:pPr>
            <w:pStyle w:val="TOC2"/>
            <w:tabs>
              <w:tab w:val="clear" w:pos="720"/>
              <w:tab w:val="right" w:pos="9350" w:leader="dot"/>
            </w:tabs>
            <w:rPr>
              <w:rFonts w:eastAsia="" w:eastAsiaTheme="minorEastAsia"/>
            </w:rPr>
          </w:pPr>
          <w:hyperlink w:anchor="_Toc514931146">
            <w:r>
              <w:rPr>
                <w:rStyle w:val="IndexLink"/>
                <w:rFonts w:cs="Calibri" w:ascii="Calibri" w:hAnsi="Calibri"/>
                <w:b/>
                <w:bCs/>
                <w:webHidden/>
              </w:rPr>
              <w:t xml:space="preserve">ANNEXURE. L: Consultation for finalization of Reference Manual and Criteria for Registration of Laboratories </w:t>
            </w:r>
            <w:r>
              <w:rPr>
                <w:rStyle w:val="IndexLink"/>
                <w:b/>
              </w:rPr>
              <w:t>19th December, 2017</w:t>
            </w:r>
            <w:r>
              <w:rPr>
                <w:webHidden/>
              </w:rPr>
              <w:fldChar w:fldCharType="begin"/>
            </w:r>
            <w:r>
              <w:rPr>
                <w:webHidden/>
              </w:rPr>
              <w:instrText xml:space="preserve">PAGEREF _Toc514931146 \h</w:instrText>
            </w:r>
            <w:r>
              <w:rPr>
                <w:webHidden/>
              </w:rPr>
              <w:fldChar w:fldCharType="separate"/>
            </w:r>
            <w:r>
              <w:rPr>
                <w:rStyle w:val="IndexLink"/>
                <w:vanish w:val="false"/>
              </w:rPr>
              <w:tab/>
              <w:t>235</w:t>
            </w:r>
            <w:r>
              <w:rPr>
                <w:webHidden/>
              </w:rPr>
              <w:fldChar w:fldCharType="end"/>
            </w:r>
          </w:hyperlink>
        </w:p>
        <w:p>
          <w:pPr>
            <w:pStyle w:val="TOC2"/>
            <w:tabs>
              <w:tab w:val="clear" w:pos="720"/>
              <w:tab w:val="right" w:pos="9350" w:leader="dot"/>
            </w:tabs>
            <w:rPr>
              <w:rFonts w:eastAsia="" w:eastAsiaTheme="minorEastAsia"/>
            </w:rPr>
          </w:pPr>
          <w:hyperlink w:anchor="_Toc514931147">
            <w:r>
              <w:rPr>
                <w:rStyle w:val="IndexLink"/>
                <w:rFonts w:cs="Calibri" w:ascii="Calibri" w:hAnsi="Calibri"/>
                <w:b/>
                <w:bCs/>
                <w:webHidden/>
                <w:spacing w:val="2"/>
                <w:lang w:val="en-GB"/>
              </w:rPr>
              <w:t>ANNEXURE. M: Development Team</w:t>
            </w:r>
            <w:r>
              <w:rPr>
                <w:webHidden/>
              </w:rPr>
              <w:fldChar w:fldCharType="begin"/>
            </w:r>
            <w:r>
              <w:rPr>
                <w:webHidden/>
              </w:rPr>
              <w:instrText xml:space="preserve">PAGEREF _Toc514931147 \h</w:instrText>
            </w:r>
            <w:r>
              <w:rPr>
                <w:webHidden/>
              </w:rPr>
              <w:fldChar w:fldCharType="separate"/>
            </w:r>
            <w:r>
              <w:rPr>
                <w:rStyle w:val="IndexLink"/>
                <w:vanish w:val="false"/>
              </w:rPr>
              <w:tab/>
              <w:t>237</w:t>
            </w:r>
            <w:r>
              <w:rPr>
                <w:webHidden/>
              </w:rPr>
              <w:fldChar w:fldCharType="end"/>
            </w:r>
          </w:hyperlink>
        </w:p>
        <w:p>
          <w:pPr>
            <w:pStyle w:val="Normal"/>
            <w:rPr>
              <w:rFonts w:cs="Calibri" w:cstheme="minorHAnsi"/>
            </w:rPr>
          </w:pPr>
          <w:r>
            <w:rPr>
              <w:rFonts w:cs="Calibri" w:cstheme="minorHAnsi"/>
            </w:rPr>
          </w:r>
          <w:r>
            <w:rPr>
              <w:rFonts w:cs="Calibri"/>
            </w:rPr>
            <w:fldChar w:fldCharType="end"/>
          </w:r>
        </w:p>
      </w:sdtContent>
    </w:sdt>
    <w:p>
      <w:pPr>
        <w:pStyle w:val="Normal"/>
        <w:rPr>
          <w:rFonts w:cs="Calibri" w:cstheme="minorHAnsi"/>
        </w:rPr>
      </w:pPr>
      <w:r>
        <w:rPr>
          <w:rFonts w:cs="Calibri" w:cstheme="minorHAnsi"/>
        </w:rPr>
      </w:r>
      <w:r>
        <w:br w:type="page"/>
      </w:r>
    </w:p>
    <w:p>
      <w:pPr>
        <w:pStyle w:val="Heading1"/>
        <w:numPr>
          <w:ilvl w:val="0"/>
          <w:numId w:val="0"/>
        </w:numPr>
        <w:spacing w:before="0" w:after="120"/>
        <w:ind w:hanging="0" w:start="432"/>
        <w:jc w:val="center"/>
        <w:rPr/>
      </w:pPr>
      <w:bookmarkStart w:id="4" w:name="_Toc514930965"/>
      <w:bookmarkStart w:id="5" w:name="_Toc513535582"/>
      <w:r>
        <w:rPr/>
        <w:t>Foreword</w:t>
      </w:r>
      <w:bookmarkEnd w:id="4"/>
      <w:bookmarkEnd w:id="5"/>
    </w:p>
    <w:p>
      <w:pPr>
        <w:pStyle w:val="Normal"/>
        <w:spacing w:lineRule="auto" w:line="276" w:before="0" w:after="200"/>
        <w:ind w:end="-144"/>
        <w:jc w:val="both"/>
        <w:rPr>
          <w:rFonts w:ascii="Calibri" w:hAnsi="Calibri" w:eastAsia="Calibri" w:cs="Calibri"/>
        </w:rPr>
      </w:pPr>
      <w:r>
        <w:rPr>
          <w:rFonts w:eastAsia="Calibri" w:cs="Calibri" w:ascii="Calibri" w:hAnsi="Calibri"/>
        </w:rPr>
        <w:t xml:space="preserve">The Punjab Healthcare Commission (PHC) is an independent health regulatory body established under the PHC Act 2010 promulgated by the provincial legislature. Primary objective of the PHC is to improve the quality of healthcare service delivery in Punjab both in the public and private sector for assuring patient safety. In order to introduce a culture of Clinical Governance through standardization of the healthcare services at all healthcare establishments (HCEs), the PHC in 2012 developed and enforced the Minimum Service Delivery Standards (MSDS) for Category - I HCEs; the hospitals having above 50 beds and providing specialized healthcare as single specialty or multidisciplinary facilities. This was followed by developing MSDS for Category - II HCEs; hospitals having up to 50 beds. </w:t>
      </w:r>
    </w:p>
    <w:p>
      <w:pPr>
        <w:pStyle w:val="Normal"/>
        <w:spacing w:lineRule="auto" w:line="276" w:before="0" w:after="200"/>
        <w:ind w:end="-144"/>
        <w:jc w:val="both"/>
        <w:rPr>
          <w:rFonts w:ascii="Calibri" w:hAnsi="Calibri" w:eastAsia="Calibri" w:cs="Calibri"/>
        </w:rPr>
      </w:pPr>
      <w:r>
        <w:rPr>
          <w:rFonts w:eastAsia="Calibri" w:cs="Calibri" w:ascii="Calibri" w:hAnsi="Calibri"/>
        </w:rPr>
        <w:t xml:space="preserve">In the year 2014, the PHC initiated developing MSDS for different kinds of Category-III HCEs offering out-patient services only, including the Basic Health Units (BHUs), in the public sector and the clinics of general practitioners’ / family physicians, dental clinics, clinical laboratories, radiological diagnostic centers, as well as for the Homoeopathic clinics and Tibb clinics providing services under the Unani Ayurvadic &amp; Homeopathy (Practitioners) Act 1965. The MSDS primarily focus on quality and safety of services and are based on the approved framework which covers all the ten functional areas in the HCEs related to organizational management and patient care and including inter-alia, care of patients, management of medication, continuous quality improvement, information management systems and infection control etc. The scope and applicability of the standards prescribed under these functional areas is commensurate with the range of services delivered at the particular type and category of the HCEs.  </w:t>
      </w:r>
    </w:p>
    <w:p>
      <w:pPr>
        <w:pStyle w:val="Normal"/>
        <w:spacing w:lineRule="auto" w:line="276" w:before="0" w:after="200"/>
        <w:ind w:end="-144"/>
        <w:jc w:val="both"/>
        <w:rPr>
          <w:rFonts w:ascii="Calibri" w:hAnsi="Calibri" w:eastAsia="Calibri" w:cs="Calibri"/>
        </w:rPr>
      </w:pPr>
      <w:r>
        <w:rPr>
          <w:rFonts w:eastAsia="Calibri" w:cs="Calibri" w:ascii="Calibri" w:hAnsi="Calibri"/>
        </w:rPr>
        <w:t>Accordingly, the MSDS and Reference Manual for the Clinical / Pathology Laboratories mainly operat</w:t>
      </w:r>
      <w:ins w:id="6" w:author="Dr. Shafiq-ur-Rehman" w:date="2018-07-07T14:30:00Z">
        <w:r>
          <w:rPr>
            <w:rFonts w:eastAsia="Calibri" w:cs="Calibri" w:ascii="Calibri" w:hAnsi="Calibri"/>
          </w:rPr>
          <w:t>ing</w:t>
        </w:r>
      </w:ins>
      <w:bookmarkStart w:id="6" w:name="_GoBack"/>
      <w:bookmarkEnd w:id="6"/>
      <w:del w:id="7" w:author="Dr. Shafiq-ur-Rehman" w:date="2018-07-07T14:30:00Z">
        <w:r>
          <w:rPr>
            <w:rFonts w:eastAsia="Calibri" w:cs="Calibri" w:ascii="Calibri" w:hAnsi="Calibri"/>
          </w:rPr>
          <w:delText>ed</w:delText>
        </w:r>
      </w:del>
      <w:r>
        <w:rPr>
          <w:rFonts w:eastAsia="Calibri" w:cs="Calibri" w:ascii="Calibri" w:hAnsi="Calibri"/>
        </w:rPr>
        <w:t xml:space="preserve"> in the private sector have been developed in line with their scope of services. All relevant stakeholders including the Health Department, Pathologists from all regions of Punjab, both from the public and private sector, the Pakistan Association of Pathologists (PAP) and the College of Pathologists of Pakistan (CPP) were consulted during finalizing the MSDS. The document comprises of 37 standards and 118 indicators and also provides the survey, scoring methodology and the guidelines at the end of each area to facilitate implementation and assessment of compliance.</w:t>
      </w:r>
    </w:p>
    <w:p>
      <w:pPr>
        <w:pStyle w:val="Normal"/>
        <w:spacing w:lineRule="auto" w:line="276" w:before="0" w:after="200"/>
        <w:ind w:end="-144"/>
        <w:jc w:val="both"/>
        <w:rPr>
          <w:rFonts w:ascii="Calibri" w:hAnsi="Calibri" w:eastAsia="Calibri" w:cs="Calibri"/>
        </w:rPr>
      </w:pPr>
      <w:r>
        <w:rPr>
          <w:rFonts w:eastAsia="Calibri" w:cs="Calibri" w:ascii="Calibri" w:hAnsi="Calibri"/>
        </w:rPr>
        <w:t>I would like to thank the PHC team lead by the Chief Operating Officer who undertook the development of MSDS in a thorough professional manner. My thanks are also due to the experts and stakeholders who provided valuable inputs in compilation of this document. I am also indebted to the members of the TAC Subcommittee on Standardization and Accreditation for highly professional and critical review of the final document. Lastly, I am grateful to the fellow Commissioners on the PHC Board for their continuous guidance and support in carrying forward the mandate of the Commission.</w:t>
      </w:r>
    </w:p>
    <w:p>
      <w:pPr>
        <w:pStyle w:val="Normal"/>
        <w:spacing w:lineRule="auto" w:line="276" w:before="0" w:after="200"/>
        <w:ind w:end="-144"/>
        <w:jc w:val="both"/>
        <w:rPr>
          <w:rFonts w:ascii="Calibri" w:hAnsi="Calibri" w:eastAsia="Calibri" w:cs="Calibri"/>
        </w:rPr>
      </w:pPr>
      <w:r>
        <w:rPr>
          <w:rFonts w:eastAsia="Calibri" w:cs="Calibri" w:ascii="Calibri" w:hAnsi="Calibri"/>
        </w:rPr>
        <w:t>I sincerely hope that finalization of this document, would mark another step towards achieving the mandated objectives of the PHC to improve quality of healthcare services delivery in Punjab.</w:t>
      </w:r>
    </w:p>
    <w:p>
      <w:pPr>
        <w:pStyle w:val="Normal"/>
        <w:tabs>
          <w:tab w:val="clear" w:pos="720"/>
          <w:tab w:val="left" w:pos="5580" w:leader="none"/>
          <w:tab w:val="left" w:pos="5760" w:leader="none"/>
        </w:tabs>
        <w:spacing w:lineRule="auto" w:line="276" w:before="0" w:after="0"/>
        <w:ind w:firstLine="90" w:start="5760" w:end="-144"/>
        <w:rPr>
          <w:rFonts w:ascii="Calibri" w:hAnsi="Calibri" w:eastAsia="Calibri" w:cs="Calibri"/>
          <w:b/>
        </w:rPr>
      </w:pPr>
      <w:r>
        <w:rPr>
          <w:rFonts w:eastAsia="Calibri" w:cs="Calibri" w:ascii="Calibri" w:hAnsi="Calibri"/>
          <w:b/>
        </w:rPr>
        <w:t>Justice (R) Aamer Raza Khan</w:t>
      </w:r>
    </w:p>
    <w:p>
      <w:pPr>
        <w:pStyle w:val="Normal"/>
        <w:spacing w:lineRule="auto" w:line="276" w:before="0" w:after="0"/>
        <w:ind w:firstLine="900" w:start="5760" w:end="-144"/>
        <w:rPr>
          <w:rFonts w:ascii="Calibri" w:hAnsi="Calibri" w:eastAsia="Calibri" w:cs="Calibri"/>
          <w:b/>
        </w:rPr>
      </w:pPr>
      <w:r>
        <w:rPr>
          <w:rFonts w:eastAsia="Calibri" w:cs="Calibri" w:ascii="Calibri" w:hAnsi="Calibri"/>
          <w:b/>
        </w:rPr>
        <w:t>Chairperson</w:t>
      </w:r>
    </w:p>
    <w:p>
      <w:pPr>
        <w:pStyle w:val="Normal"/>
        <w:rPr>
          <w:rFonts w:ascii="Calibri" w:hAnsi="Calibri" w:cs="Calibri"/>
        </w:rPr>
      </w:pPr>
      <w:r>
        <w:rPr>
          <w:rFonts w:eastAsia="Calibri" w:cs="Calibri" w:ascii="Calibri" w:hAnsi="Calibri"/>
        </w:rPr>
        <w:tab/>
        <w:tab/>
        <w:tab/>
        <w:tab/>
        <w:tab/>
        <w:tab/>
        <w:tab/>
        <w:tab/>
      </w:r>
      <w:r>
        <w:rPr>
          <w:rFonts w:eastAsia="Calibri" w:cs="Calibri" w:ascii="Calibri" w:hAnsi="Calibri"/>
          <w:b/>
        </w:rPr>
        <w:t>Punjab Healthcare Commission</w:t>
      </w:r>
      <w:r>
        <w:rPr>
          <w:rFonts w:eastAsia="Calibri" w:cs="Calibri" w:ascii="Calibri" w:hAnsi="Calibri"/>
        </w:rPr>
        <w:t xml:space="preserve">  </w:t>
      </w:r>
      <w:r>
        <w:rPr>
          <w:rFonts w:cs="Calibri" w:ascii="Calibri" w:hAnsi="Calibri"/>
        </w:rPr>
        <w:tab/>
      </w:r>
    </w:p>
    <w:p>
      <w:pPr>
        <w:pStyle w:val="Normal"/>
        <w:rPr>
          <w:rFonts w:cs="Calibri" w:cstheme="minorHAnsi"/>
        </w:rPr>
      </w:pPr>
      <w:r>
        <w:rPr>
          <w:rFonts w:cs="Calibri" w:cstheme="minorHAnsi"/>
        </w:rPr>
      </w:r>
      <w:r>
        <w:br w:type="page"/>
      </w:r>
    </w:p>
    <w:p>
      <w:pPr>
        <w:pStyle w:val="Normal"/>
        <w:spacing w:before="0" w:after="160"/>
        <w:rPr>
          <w:rFonts w:cs="Calibri" w:cstheme="minorHAnsi"/>
        </w:rPr>
      </w:pPr>
      <w:r>
        <w:rPr>
          <w:rFonts w:cs="Calibri" w:cstheme="minorHAnsi"/>
        </w:rPr>
      </w:r>
    </w:p>
    <w:p>
      <w:pPr>
        <w:pStyle w:val="Heading1"/>
        <w:numPr>
          <w:ilvl w:val="0"/>
          <w:numId w:val="238"/>
        </w:numPr>
        <w:rPr>
          <w:rFonts w:ascii="Calibri" w:hAnsi="Calibri" w:cs="Calibri" w:asciiTheme="minorHAnsi" w:cstheme="minorHAnsi" w:hAnsiTheme="minorHAnsi"/>
        </w:rPr>
      </w:pPr>
      <w:bookmarkStart w:id="7" w:name="_Toc513535583"/>
      <w:bookmarkStart w:id="8" w:name="_Toc514930966"/>
      <w:r>
        <w:rPr>
          <w:rFonts w:cs="Calibri" w:ascii="Calibri" w:hAnsi="Calibri" w:asciiTheme="minorHAnsi" w:cstheme="minorHAnsi" w:hAnsiTheme="minorHAnsi"/>
        </w:rPr>
        <w:t>Introduction</w:t>
      </w:r>
      <w:bookmarkEnd w:id="7"/>
      <w:bookmarkEnd w:id="8"/>
    </w:p>
    <w:p>
      <w:pPr>
        <w:pStyle w:val="Normal"/>
        <w:ind w:start="-180"/>
        <w:jc w:val="both"/>
        <w:rPr>
          <w:rFonts w:cs="Calibri" w:cstheme="minorHAnsi"/>
        </w:rPr>
      </w:pPr>
      <w:r>
        <w:rPr>
          <w:rFonts w:cs="Calibri" w:cstheme="minorHAnsi"/>
          <w:sz w:val="24"/>
        </w:rPr>
        <w:t xml:space="preserve">The Government of Punjab promulgated the Punjab Healthcare Commission Act 2010 to establish the Punjab Healthcare Commission (PHC) as a regulatory body with the prime objective </w:t>
      </w:r>
      <w:r>
        <w:rPr>
          <w:rFonts w:cs="Calibri" w:cstheme="minorHAnsi"/>
          <w:b/>
          <w:i/>
          <w:sz w:val="24"/>
        </w:rPr>
        <w:t>to improve delivery of healthcare services and ban quackery in Punjab in all its forms and manifestations and perform other functions connected thereto</w:t>
      </w:r>
      <w:r>
        <w:rPr>
          <w:rFonts w:cs="Calibri" w:cstheme="minorHAnsi"/>
          <w:sz w:val="24"/>
        </w:rPr>
        <w:t>. The PHC is legally mandated to regulate all healthcare establishments (HCEs) in public and private sectors through registration, enforcement of minimum service delivery standards (MSDS)</w:t>
      </w:r>
      <w:r>
        <w:rPr>
          <w:rStyle w:val="FootnoteReference"/>
          <w:rFonts w:cs="Calibri" w:cstheme="minorHAnsi"/>
          <w:b/>
          <w:sz w:val="24"/>
        </w:rPr>
        <w:footnoteReference w:id="2"/>
      </w:r>
      <w:r>
        <w:rPr>
          <w:rFonts w:cs="Calibri" w:cstheme="minorHAnsi"/>
          <w:sz w:val="24"/>
        </w:rPr>
        <w:t xml:space="preserve"> and to grant license on the basis of implementation of these MSDS. For enforcing its mandate to standardize the delivery of healthcare service at the HCEs, the PHC prioritized its work regarding development of MSDS for three recognized systems of treatment; Allopathy, Homeopathy and Tibb and in the first phase developed MSDS for Category-I HCEs i.e. above 50 bedded hospitals in 2012. This was followed by the MSDS for Category-II HCEs including all types of hospitals in the public and private sector related to Allopathic system of treatment and having less than 50 beds. Later, the PHC also accomplished development of MSDS for category-III HCEs; including Basic Health Units (BHUs), Radiological Diagnostic Centers, clinics of Dentists and General Practitioners (GPs)/Family Physicians as well as homoeopathic clinics, and Tibb clinics operating under the UAH system of treatment. These MSDS are being implemented after passing through the legal process of approval provided in the statutes. This was followed by finalizing the document in hand, the</w:t>
      </w:r>
      <w:r>
        <w:rPr>
          <w:rFonts w:cs="Calibri" w:cstheme="minorHAnsi"/>
        </w:rPr>
        <w:t xml:space="preserve"> MSDS </w:t>
      </w:r>
      <w:r>
        <w:rPr>
          <w:rFonts w:cs="Calibri" w:cstheme="minorHAnsi"/>
          <w:sz w:val="24"/>
        </w:rPr>
        <w:t xml:space="preserve">for the Clinical / Pathology Laboratories covering small to large scale practices. </w:t>
      </w:r>
    </w:p>
    <w:p>
      <w:pPr>
        <w:pStyle w:val="Normal"/>
        <w:ind w:start="-180" w:end="-90"/>
        <w:jc w:val="both"/>
        <w:rPr>
          <w:rFonts w:cs="Calibri" w:cstheme="minorHAnsi"/>
          <w:sz w:val="24"/>
          <w:lang w:val="en-GB"/>
        </w:rPr>
      </w:pPr>
      <w:r>
        <w:rPr>
          <w:rFonts w:cs="Calibri" w:cstheme="minorHAnsi"/>
          <w:sz w:val="24"/>
          <w:lang w:val="en-GB"/>
        </w:rPr>
        <w:t>Setting service delivery standard and indicators for their assessment is an established international practice for incessantly improving the quality of delivery of healthcare services across the health sector. The primary objective of developing MSDS for the Clinical / Pathology Laboratories is to provide a yard stick for the laboratories to become eligible for grant of license by the PHC. These standards are designed to regulate the premises for streamlining the delivery of diagnostic services under supervision of qualified pathologists even at the lowest level.  Recognition and Registration of the professional qualification of the</w:t>
      </w:r>
      <w:r>
        <w:rPr>
          <w:rFonts w:cs="Calibri" w:cstheme="minorHAnsi"/>
          <w:sz w:val="24"/>
          <w:lang w:val="en-GB"/>
        </w:rPr>
        <w:t xml:space="preserve"> </w:t>
      </w:r>
      <w:r>
        <w:rPr>
          <w:rFonts w:cs="Calibri" w:cstheme="minorHAnsi"/>
          <w:sz w:val="24"/>
        </w:rPr>
        <w:t>Pathologists is however, the domain</w:t>
      </w:r>
      <w:r>
        <w:rPr>
          <w:rFonts w:cs="Calibri" w:cstheme="minorHAnsi"/>
          <w:sz w:val="24"/>
          <w:lang w:val="en-GB"/>
        </w:rPr>
        <w:t xml:space="preserve"> of the PM&amp;DC in accordance with the provisions of the PM&amp;DC Ordinance 1962 and the PMDC (Amendment) Act 2012. </w:t>
      </w:r>
    </w:p>
    <w:p>
      <w:pPr>
        <w:pStyle w:val="Normal"/>
        <w:rPr>
          <w:rFonts w:cs="Calibri" w:cstheme="minorHAnsi"/>
          <w:highlight w:val="cyan"/>
          <w:lang w:val="en-GB"/>
        </w:rPr>
      </w:pPr>
      <w:r>
        <w:rPr>
          <w:rFonts w:cs="Calibri" w:cstheme="minorHAnsi"/>
          <w:highlight w:val="cyan"/>
          <w:lang w:val="en-GB"/>
        </w:rPr>
      </w:r>
      <w:r>
        <w:br w:type="page"/>
      </w:r>
    </w:p>
    <w:p>
      <w:pPr>
        <w:pStyle w:val="Heading1"/>
        <w:numPr>
          <w:ilvl w:val="1"/>
          <w:numId w:val="238"/>
        </w:numPr>
        <w:spacing w:before="0" w:after="120"/>
        <w:rPr>
          <w:rFonts w:ascii="Calibri" w:hAnsi="Calibri" w:cs="Calibri" w:asciiTheme="minorHAnsi" w:cstheme="minorHAnsi" w:hAnsiTheme="minorHAnsi"/>
        </w:rPr>
      </w:pPr>
      <w:bookmarkStart w:id="9" w:name="_Toc514930967"/>
      <w:bookmarkStart w:id="10" w:name="_Toc513535584"/>
      <w:r>
        <w:rPr>
          <w:rFonts w:cs="Calibri" w:ascii="Calibri" w:hAnsi="Calibri" w:asciiTheme="minorHAnsi" w:cstheme="minorHAnsi" w:hAnsiTheme="minorHAnsi"/>
        </w:rPr>
        <w:t>Development Methodology</w:t>
      </w:r>
      <w:bookmarkEnd w:id="9"/>
      <w:bookmarkEnd w:id="10"/>
    </w:p>
    <w:p>
      <w:pPr>
        <w:pStyle w:val="Normal"/>
        <w:jc w:val="both"/>
        <w:rPr>
          <w:rFonts w:cs="Calibri" w:cstheme="minorHAnsi"/>
          <w:lang w:val="x-none"/>
        </w:rPr>
      </w:pPr>
      <w:r>
        <w:rPr>
          <w:rFonts w:cs="Calibri" w:cstheme="minorHAnsi"/>
          <w:lang w:val="x-none"/>
        </w:rPr>
      </w:r>
    </w:p>
    <w:p>
      <w:pPr>
        <w:pStyle w:val="Normal"/>
        <w:ind w:start="-180" w:end="-90"/>
        <w:jc w:val="both"/>
        <w:rPr>
          <w:rFonts w:cs="Calibri" w:cstheme="minorHAnsi"/>
          <w:sz w:val="24"/>
          <w:lang w:val="en-GB"/>
        </w:rPr>
      </w:pPr>
      <w:r>
        <w:rPr>
          <w:rFonts w:cs="Calibri" w:cstheme="minorHAnsi"/>
          <w:sz w:val="24"/>
        </w:rPr>
        <w:t xml:space="preserve">An outline for Draft MSDS was prepared by the PHC team by </w:t>
      </w:r>
      <w:r>
        <w:rPr>
          <w:rFonts w:cs="Calibri" w:cstheme="minorHAnsi"/>
          <w:sz w:val="24"/>
          <w:lang w:val="en-GB"/>
        </w:rPr>
        <w:t>taking on board</w:t>
      </w:r>
      <w:r>
        <w:rPr>
          <w:rFonts w:cs="Calibri" w:cstheme="minorHAnsi"/>
          <w:sz w:val="24"/>
        </w:rPr>
        <w:t xml:space="preserve"> a core group of Pathologists working at various levels in the public and private sector. In addition, the professionals </w:t>
      </w:r>
      <w:r>
        <w:rPr>
          <w:rFonts w:cs="Calibri" w:cstheme="minorHAnsi"/>
          <w:sz w:val="24"/>
          <w:lang w:val="en-GB"/>
        </w:rPr>
        <w:t>working at clinical and management positions in the Government as well as private sector healthcare facilities, faculty members from Medical/ Dental Colleges/Universities, representatives of the PM&amp;DC and the College of Physicians and Surgeons Pakistan (CPSP) and members of Pathologists Association of Pakistan (PAP), the College of Pathologist of Pakistan (CPP) and other Medical Associations were also consulted.</w:t>
      </w:r>
    </w:p>
    <w:p>
      <w:pPr>
        <w:pStyle w:val="Normal"/>
        <w:ind w:start="-180"/>
        <w:jc w:val="both"/>
        <w:rPr>
          <w:rFonts w:cs="Calibri" w:cstheme="minorHAnsi"/>
          <w:lang w:val="x-none"/>
        </w:rPr>
      </w:pPr>
      <w:r>
        <w:rPr>
          <w:rFonts w:cs="Calibri" w:cstheme="minorHAnsi"/>
          <w:sz w:val="24"/>
        </w:rPr>
        <w:t xml:space="preserve">The draft MSDS was internally shared and thoroughly discussed with the entire technical team of the PHC including a skill mix of senior and mid-level practicing doctors, hospital managers, public health professionals, pharmacists and quality assurance experts for seeking their views. The draft finalized after incorporating inputs of the technical team of the PHC was shared with the key stakeholders and the core group of experts followed by a broad based stakeholders consultative workshop. The document was thoroughly reviewed by the participants of the workshop including experts from the Health Department, senior Pathologists working in the public sector hospitals, public and private teaching institutions and independently working Pathologists from across the province and consensus based recommendation of the consultation were incorporated in the draft. The MSDS finally scrutinized by the Subcommittee of the Technical Advisory Committee on Standardization, Accreditation &amp; Quality Assurance was presented to the Board of Commissioners of the PHC which after thorough review accorded approval to forward the same for formal approval and notification by the Government.  </w:t>
      </w:r>
    </w:p>
    <w:p>
      <w:pPr>
        <w:pStyle w:val="Heading1"/>
        <w:numPr>
          <w:ilvl w:val="1"/>
          <w:numId w:val="238"/>
        </w:numPr>
        <w:rPr>
          <w:rFonts w:ascii="Calibri" w:hAnsi="Calibri" w:cs="Calibri" w:asciiTheme="minorHAnsi" w:cstheme="minorHAnsi" w:hAnsiTheme="minorHAnsi"/>
        </w:rPr>
      </w:pPr>
      <w:r>
        <w:rPr>
          <w:rFonts w:cs="Calibri" w:ascii="Calibri" w:hAnsi="Calibri" w:asciiTheme="minorHAnsi" w:cstheme="minorHAnsi" w:hAnsiTheme="minorHAnsi"/>
        </w:rPr>
        <w:t xml:space="preserve"> </w:t>
      </w:r>
      <w:bookmarkStart w:id="11" w:name="_Toc514930968"/>
      <w:bookmarkStart w:id="12" w:name="_Toc513535585"/>
      <w:r>
        <w:rPr>
          <w:rFonts w:cs="Calibri" w:ascii="Calibri" w:hAnsi="Calibri" w:asciiTheme="minorHAnsi" w:cstheme="minorHAnsi" w:hAnsiTheme="minorHAnsi"/>
        </w:rPr>
        <w:t xml:space="preserve">Reference Manual MSDS </w:t>
      </w:r>
      <w:bookmarkEnd w:id="12"/>
      <w:r>
        <w:rPr>
          <w:rFonts w:cs="Calibri" w:ascii="Calibri" w:hAnsi="Calibri" w:asciiTheme="minorHAnsi" w:cstheme="minorHAnsi" w:hAnsiTheme="minorHAnsi"/>
        </w:rPr>
        <w:t>Clinical / Pathology Laboratories</w:t>
      </w:r>
      <w:bookmarkEnd w:id="11"/>
    </w:p>
    <w:p>
      <w:pPr>
        <w:pStyle w:val="Normal"/>
        <w:ind w:start="-180" w:end="-90"/>
        <w:jc w:val="both"/>
        <w:rPr>
          <w:rFonts w:cs="Calibri" w:cstheme="minorHAnsi"/>
          <w:sz w:val="24"/>
        </w:rPr>
      </w:pPr>
      <w:r>
        <w:rPr>
          <w:rFonts w:cs="Calibri" w:cstheme="minorHAnsi"/>
          <w:sz w:val="24"/>
        </w:rPr>
        <w:t>Notification of the MSDS for the Clinical / Pathology Laboratories comprising</w:t>
      </w:r>
      <w:r>
        <w:rPr>
          <w:rFonts w:cs="Calibri" w:cstheme="minorHAnsi"/>
          <w:color w:val="FF0000"/>
          <w:sz w:val="24"/>
        </w:rPr>
        <w:t xml:space="preserve"> </w:t>
      </w:r>
      <w:r>
        <w:rPr>
          <w:rFonts w:cs="Calibri" w:cstheme="minorHAnsi"/>
          <w:sz w:val="24"/>
        </w:rPr>
        <w:t>of</w:t>
      </w:r>
      <w:r>
        <w:rPr>
          <w:rFonts w:cs="Calibri" w:cstheme="minorHAnsi"/>
          <w:color w:val="FF0000"/>
          <w:sz w:val="24"/>
        </w:rPr>
        <w:t xml:space="preserve"> </w:t>
      </w:r>
      <w:r>
        <w:rPr>
          <w:rFonts w:cs="Calibri" w:cstheme="minorHAnsi"/>
          <w:sz w:val="24"/>
        </w:rPr>
        <w:t>37 basic standards and 118 associated indicators</w:t>
      </w:r>
      <w:r>
        <w:rPr>
          <w:rFonts w:cs="Calibri" w:cstheme="minorHAnsi"/>
          <w:sz w:val="24"/>
          <w:highlight w:val="yellow"/>
        </w:rPr>
        <w:t xml:space="preserve">, </w:t>
      </w:r>
      <w:del w:id="8" w:author="Dr. Anees Ahmed" w:date="2018-05-26T10:15:00Z">
        <w:r>
          <w:rPr>
            <w:rFonts w:cs="Calibri" w:cstheme="minorHAnsi"/>
            <w:sz w:val="24"/>
            <w:highlight w:val="yellow"/>
          </w:rPr>
          <w:delText>???</w:delText>
        </w:r>
      </w:del>
      <w:del w:id="9" w:author="Dr. Anees Ahmed" w:date="2018-05-26T10:15:00Z">
        <w:r>
          <w:rPr>
            <w:rFonts w:cs="Calibri" w:cstheme="minorHAnsi"/>
            <w:sz w:val="24"/>
          </w:rPr>
          <w:delText xml:space="preserve"> </w:delText>
        </w:r>
      </w:del>
      <w:ins w:id="10" w:author="Dr. Anees Ahmed" w:date="2018-05-26T10:15:00Z">
        <w:r>
          <w:rPr>
            <w:rFonts w:cs="Calibri" w:cstheme="minorHAnsi"/>
            <w:sz w:val="24"/>
          </w:rPr>
          <w:t xml:space="preserve">97 </w:t>
        </w:r>
      </w:ins>
      <w:r>
        <w:rPr>
          <w:rFonts w:cs="Calibri" w:cstheme="minorHAnsi"/>
          <w:sz w:val="24"/>
        </w:rPr>
        <w:t xml:space="preserve">requiring full compliance and ascribed 100% weightage while </w:t>
      </w:r>
      <w:del w:id="11" w:author="Dr. Anees Ahmed" w:date="2018-05-26T10:15:00Z">
        <w:r>
          <w:rPr>
            <w:rFonts w:cs="Calibri" w:cstheme="minorHAnsi"/>
            <w:sz w:val="24"/>
            <w:highlight w:val="yellow"/>
          </w:rPr>
          <w:delText>???</w:delText>
        </w:r>
      </w:del>
      <w:del w:id="12" w:author="Dr. Anees Ahmed" w:date="2018-05-26T10:15:00Z">
        <w:r>
          <w:rPr>
            <w:rFonts w:cs="Calibri" w:cstheme="minorHAnsi"/>
            <w:sz w:val="24"/>
          </w:rPr>
          <w:delText xml:space="preserve"> </w:delText>
        </w:r>
      </w:del>
      <w:ins w:id="13" w:author="Dr. Anees Ahmed" w:date="2018-05-26T10:15:00Z">
        <w:r>
          <w:rPr>
            <w:rFonts w:cs="Calibri" w:cstheme="minorHAnsi"/>
            <w:sz w:val="24"/>
          </w:rPr>
          <w:t xml:space="preserve">21 </w:t>
        </w:r>
      </w:ins>
      <w:r>
        <w:rPr>
          <w:rFonts w:cs="Calibri" w:cstheme="minorHAnsi"/>
          <w:sz w:val="24"/>
        </w:rPr>
        <w:t>acceptable even with partial compliance at least to the extent of 80% (ascribed 80% weightage) was followed by developing the Reference Manual providing implementation guidelines.  Following scoring scale has also been provided in the Reference Manual and shall be used for Assessment by the HCE staff as well as by the PHC Assessors. The HCE staff will undertake self-assessment to ensure 100% implementation whereas the PHC Assessors will additionally assess and score for licensing on the basis of criteria described above:</w:t>
      </w:r>
    </w:p>
    <w:tbl>
      <w:tblPr>
        <w:tblW w:w="9335"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43"/>
        <w:gridCol w:w="834"/>
        <w:gridCol w:w="833"/>
        <w:gridCol w:w="834"/>
        <w:gridCol w:w="835"/>
        <w:gridCol w:w="833"/>
        <w:gridCol w:w="835"/>
        <w:gridCol w:w="833"/>
        <w:gridCol w:w="834"/>
        <w:gridCol w:w="835"/>
        <w:gridCol w:w="886"/>
      </w:tblGrid>
      <w:tr>
        <w:trPr>
          <w:trHeight w:val="304" w:hRule="atLeast"/>
        </w:trPr>
        <w:tc>
          <w:tcPr>
            <w:tcW w:w="9335" w:type="dxa"/>
            <w:gridSpan w:val="11"/>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160"/>
              <w:ind w:end="90"/>
              <w:jc w:val="both"/>
              <w:rPr>
                <w:rFonts w:cs="Calibri" w:cstheme="minorHAnsi"/>
                <w:b/>
                <w:bCs/>
                <w:sz w:val="32"/>
                <w:szCs w:val="28"/>
              </w:rPr>
            </w:pPr>
            <w:r>
              <w:rPr>
                <w:rFonts w:cs="Calibri" w:cstheme="minorHAnsi"/>
                <w:b/>
                <w:sz w:val="32"/>
                <w:szCs w:val="28"/>
              </w:rPr>
              <w:t>Lowest      Shades of Levels of Implementation     Highest</w:t>
            </w:r>
          </w:p>
        </w:tc>
      </w:tr>
      <w:tr>
        <w:trPr>
          <w:trHeight w:val="570" w:hRule="atLeast"/>
        </w:trPr>
        <w:tc>
          <w:tcPr>
            <w:tcW w:w="943" w:type="dxa"/>
            <w:tcBorders>
              <w:top w:val="single" w:sz="4" w:space="0" w:color="000000"/>
              <w:start w:val="single" w:sz="4" w:space="0" w:color="000000"/>
              <w:bottom w:val="single" w:sz="4" w:space="0" w:color="000000"/>
              <w:end w:val="single" w:sz="4" w:space="0" w:color="000000"/>
            </w:tcBorders>
            <w:shd w:color="auto" w:fill="000000" w:val="clear"/>
            <w:vAlign w:val="center"/>
          </w:tcPr>
          <w:p>
            <w:pPr>
              <w:pStyle w:val="Normal"/>
              <w:spacing w:before="0" w:after="160"/>
              <w:ind w:end="90"/>
              <w:jc w:val="both"/>
              <w:rPr>
                <w:rFonts w:cs="Calibri" w:cstheme="minorHAnsi"/>
                <w:b/>
                <w:bCs/>
                <w:sz w:val="32"/>
                <w:szCs w:val="28"/>
              </w:rPr>
            </w:pPr>
            <w:r>
              <w:rPr>
                <w:rFonts w:cs="Calibri" w:cstheme="minorHAnsi"/>
                <w:b/>
                <w:sz w:val="32"/>
                <w:szCs w:val="28"/>
              </w:rPr>
              <w:t>0</w:t>
            </w:r>
          </w:p>
        </w:tc>
        <w:tc>
          <w:tcPr>
            <w:tcW w:w="83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160"/>
              <w:ind w:end="90"/>
              <w:jc w:val="both"/>
              <w:rPr>
                <w:rFonts w:cs="Calibri" w:cstheme="minorHAnsi"/>
                <w:b/>
                <w:bCs/>
                <w:sz w:val="32"/>
                <w:szCs w:val="28"/>
              </w:rPr>
            </w:pPr>
            <w:r>
              <w:rPr>
                <w:rFonts w:cs="Calibri" w:cstheme="minorHAnsi"/>
                <w:b/>
                <w:sz w:val="32"/>
                <w:szCs w:val="28"/>
              </w:rPr>
              <w:t>1</w:t>
            </w:r>
          </w:p>
        </w:tc>
        <w:tc>
          <w:tcPr>
            <w:tcW w:w="83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160"/>
              <w:ind w:end="90"/>
              <w:jc w:val="both"/>
              <w:rPr>
                <w:rFonts w:cs="Calibri" w:cstheme="minorHAnsi"/>
                <w:b/>
                <w:bCs/>
                <w:sz w:val="32"/>
                <w:szCs w:val="28"/>
              </w:rPr>
            </w:pPr>
            <w:r>
              <w:rPr>
                <w:rFonts w:cs="Calibri" w:cstheme="minorHAnsi"/>
                <w:b/>
                <w:sz w:val="32"/>
                <w:szCs w:val="28"/>
              </w:rPr>
              <w:t>2</w:t>
            </w:r>
          </w:p>
        </w:tc>
        <w:tc>
          <w:tcPr>
            <w:tcW w:w="83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160"/>
              <w:ind w:end="90"/>
              <w:jc w:val="both"/>
              <w:rPr>
                <w:rFonts w:cs="Calibri" w:cstheme="minorHAnsi"/>
                <w:b/>
                <w:bCs/>
                <w:sz w:val="32"/>
                <w:szCs w:val="28"/>
              </w:rPr>
            </w:pPr>
            <w:r>
              <w:rPr>
                <w:rFonts w:cs="Calibri" w:cstheme="minorHAnsi"/>
                <w:b/>
                <w:sz w:val="32"/>
                <w:szCs w:val="28"/>
              </w:rPr>
              <w:t>3</w:t>
            </w:r>
          </w:p>
        </w:tc>
        <w:tc>
          <w:tcPr>
            <w:tcW w:w="83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160"/>
              <w:ind w:end="90"/>
              <w:jc w:val="both"/>
              <w:rPr>
                <w:rFonts w:cs="Calibri" w:cstheme="minorHAnsi"/>
                <w:b/>
                <w:bCs/>
                <w:sz w:val="32"/>
                <w:szCs w:val="28"/>
              </w:rPr>
            </w:pPr>
            <w:r>
              <w:rPr>
                <w:rFonts w:cs="Calibri" w:cstheme="minorHAnsi"/>
                <w:b/>
                <w:sz w:val="32"/>
                <w:szCs w:val="28"/>
              </w:rPr>
              <w:t>4</w:t>
            </w:r>
          </w:p>
        </w:tc>
        <w:tc>
          <w:tcPr>
            <w:tcW w:w="83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160"/>
              <w:ind w:end="90"/>
              <w:jc w:val="both"/>
              <w:rPr>
                <w:rFonts w:cs="Calibri" w:cstheme="minorHAnsi"/>
                <w:b/>
                <w:bCs/>
                <w:sz w:val="32"/>
                <w:szCs w:val="28"/>
              </w:rPr>
            </w:pPr>
            <w:r>
              <w:rPr>
                <w:rFonts w:cs="Calibri" w:cstheme="minorHAnsi"/>
                <w:b/>
                <w:sz w:val="32"/>
                <w:szCs w:val="28"/>
              </w:rPr>
              <w:t>5</w:t>
            </w:r>
          </w:p>
        </w:tc>
        <w:tc>
          <w:tcPr>
            <w:tcW w:w="83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160"/>
              <w:ind w:end="90"/>
              <w:jc w:val="both"/>
              <w:rPr>
                <w:rFonts w:cs="Calibri" w:cstheme="minorHAnsi"/>
                <w:b/>
                <w:bCs/>
                <w:sz w:val="32"/>
                <w:szCs w:val="28"/>
              </w:rPr>
            </w:pPr>
            <w:r>
              <w:rPr>
                <w:rFonts w:cs="Calibri" w:cstheme="minorHAnsi"/>
                <w:b/>
                <w:sz w:val="32"/>
                <w:szCs w:val="28"/>
              </w:rPr>
              <w:t>6</w:t>
            </w:r>
          </w:p>
        </w:tc>
        <w:tc>
          <w:tcPr>
            <w:tcW w:w="83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160"/>
              <w:ind w:end="90"/>
              <w:jc w:val="both"/>
              <w:rPr>
                <w:rFonts w:cs="Calibri" w:cstheme="minorHAnsi"/>
                <w:b/>
                <w:bCs/>
                <w:sz w:val="32"/>
                <w:szCs w:val="28"/>
              </w:rPr>
            </w:pPr>
            <w:r>
              <w:rPr>
                <w:rFonts w:cs="Calibri" w:cstheme="minorHAnsi"/>
                <w:b/>
                <w:sz w:val="32"/>
                <w:szCs w:val="28"/>
              </w:rPr>
              <w:t>7</w:t>
            </w:r>
          </w:p>
        </w:tc>
        <w:tc>
          <w:tcPr>
            <w:tcW w:w="834" w:type="dxa"/>
            <w:tcBorders>
              <w:top w:val="single" w:sz="4" w:space="0" w:color="000000"/>
              <w:start w:val="single" w:sz="4" w:space="0" w:color="000000"/>
              <w:bottom w:val="single" w:sz="4" w:space="0" w:color="000000"/>
              <w:end w:val="single" w:sz="4" w:space="0" w:color="000000"/>
            </w:tcBorders>
            <w:shd w:color="auto" w:fill="FFFF00" w:val="clear"/>
            <w:vAlign w:val="center"/>
          </w:tcPr>
          <w:p>
            <w:pPr>
              <w:pStyle w:val="Normal"/>
              <w:spacing w:before="0" w:after="160"/>
              <w:ind w:end="90"/>
              <w:jc w:val="both"/>
              <w:rPr>
                <w:rFonts w:cs="Calibri" w:cstheme="minorHAnsi"/>
                <w:b/>
                <w:bCs/>
                <w:sz w:val="32"/>
                <w:szCs w:val="28"/>
              </w:rPr>
            </w:pPr>
            <w:r>
              <w:rPr>
                <w:rFonts w:cs="Calibri" w:cstheme="minorHAnsi"/>
                <w:b/>
                <w:sz w:val="32"/>
                <w:szCs w:val="28"/>
              </w:rPr>
              <w:t>8</w:t>
            </w:r>
          </w:p>
        </w:tc>
        <w:tc>
          <w:tcPr>
            <w:tcW w:w="83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160"/>
              <w:ind w:end="90"/>
              <w:jc w:val="both"/>
              <w:rPr>
                <w:rFonts w:cs="Calibri" w:cstheme="minorHAnsi"/>
                <w:b/>
                <w:bCs/>
                <w:sz w:val="32"/>
                <w:szCs w:val="28"/>
              </w:rPr>
            </w:pPr>
            <w:r>
              <w:rPr>
                <w:rFonts w:cs="Calibri" w:cstheme="minorHAnsi"/>
                <w:b/>
                <w:sz w:val="32"/>
                <w:szCs w:val="28"/>
              </w:rPr>
              <w:t>9</w:t>
            </w:r>
          </w:p>
        </w:tc>
        <w:tc>
          <w:tcPr>
            <w:tcW w:w="886" w:type="dxa"/>
            <w:tcBorders>
              <w:top w:val="single" w:sz="4" w:space="0" w:color="000000"/>
              <w:start w:val="single" w:sz="4" w:space="0" w:color="000000"/>
              <w:bottom w:val="single" w:sz="4" w:space="0" w:color="000000"/>
              <w:end w:val="single" w:sz="4" w:space="0" w:color="000000"/>
            </w:tcBorders>
            <w:shd w:color="auto" w:fill="FF0000" w:val="clear"/>
            <w:vAlign w:val="center"/>
          </w:tcPr>
          <w:p>
            <w:pPr>
              <w:pStyle w:val="Normal"/>
              <w:spacing w:before="0" w:after="160"/>
              <w:ind w:end="90"/>
              <w:jc w:val="both"/>
              <w:rPr>
                <w:rFonts w:cs="Calibri" w:cstheme="minorHAnsi"/>
                <w:b/>
                <w:bCs/>
                <w:sz w:val="32"/>
                <w:szCs w:val="28"/>
              </w:rPr>
            </w:pPr>
            <w:r>
              <w:rPr>
                <w:rFonts w:cs="Calibri" w:cstheme="minorHAnsi"/>
                <w:b/>
                <w:color w:val="FFFFFF"/>
                <w:sz w:val="32"/>
                <w:szCs w:val="28"/>
              </w:rPr>
              <w:t>10</w:t>
            </w:r>
          </w:p>
        </w:tc>
      </w:tr>
    </w:tbl>
    <w:p>
      <w:pPr>
        <w:pStyle w:val="Normal"/>
        <w:jc w:val="both"/>
        <w:rPr>
          <w:rFonts w:cs="Calibri" w:cstheme="minorHAnsi"/>
          <w:highlight w:val="yellow"/>
        </w:rPr>
      </w:pPr>
      <w:r>
        <w:rPr>
          <w:rFonts w:cs="Calibri" w:cstheme="minorHAnsi"/>
          <w:highlight w:val="yellow"/>
        </w:rPr>
      </w:r>
    </w:p>
    <w:p>
      <w:pPr>
        <w:pStyle w:val="Normal"/>
        <w:ind w:start="-180" w:end="-90"/>
        <w:jc w:val="both"/>
        <w:rPr>
          <w:rFonts w:cs="Calibri" w:cstheme="minorHAnsi"/>
          <w:sz w:val="24"/>
        </w:rPr>
      </w:pPr>
      <w:r>
        <w:rPr>
          <w:rFonts w:cs="Calibri" w:cstheme="minorHAnsi"/>
          <w:sz w:val="24"/>
        </w:rPr>
        <w:t xml:space="preserve">Implementation Assessment Scoring Matrix is provided at the end of each set of Standards and Indicators for self-assessment by the HCE staff whereas additional details are provided for the PHC assessors. It is highly desirable to achieve 100% scoring in all areas as these standards are already minimum. The MSDS will however, be a dynamic document for subsequent improvement on the bases of implementation experience and other developments in the field. </w:t>
      </w:r>
      <w:r>
        <w:br w:type="page"/>
      </w:r>
    </w:p>
    <w:p>
      <w:pPr>
        <w:pStyle w:val="Heading1"/>
        <w:numPr>
          <w:ilvl w:val="0"/>
          <w:numId w:val="238"/>
        </w:numPr>
        <w:spacing w:before="0" w:after="120"/>
        <w:rPr>
          <w:rFonts w:ascii="Calibri" w:hAnsi="Calibri" w:cs="Calibri" w:asciiTheme="minorHAnsi" w:cstheme="minorHAnsi" w:hAnsiTheme="minorHAnsi"/>
        </w:rPr>
      </w:pPr>
      <w:bookmarkStart w:id="13" w:name="_Toc514930969"/>
      <w:bookmarkStart w:id="14" w:name="_Toc513535586"/>
      <w:r>
        <w:rPr>
          <w:rFonts w:cs="Calibri" w:ascii="Calibri" w:hAnsi="Calibri" w:asciiTheme="minorHAnsi" w:cstheme="minorHAnsi" w:hAnsiTheme="minorHAnsi"/>
        </w:rPr>
        <w:t>Standards and Indicators</w:t>
      </w:r>
      <w:bookmarkEnd w:id="13"/>
      <w:bookmarkEnd w:id="14"/>
    </w:p>
    <w:p>
      <w:pPr>
        <w:pStyle w:val="Heading1"/>
        <w:numPr>
          <w:ilvl w:val="1"/>
          <w:numId w:val="238"/>
        </w:numPr>
        <w:rPr>
          <w:rFonts w:ascii="Calibri" w:hAnsi="Calibri" w:cs="Calibri" w:asciiTheme="minorHAnsi" w:cstheme="minorHAnsi" w:hAnsiTheme="minorHAnsi"/>
        </w:rPr>
      </w:pPr>
      <w:r>
        <w:rPr>
          <w:rFonts w:cs="Calibri" w:ascii="Calibri" w:hAnsi="Calibri" w:asciiTheme="minorHAnsi" w:cstheme="minorHAnsi" w:hAnsiTheme="minorHAnsi"/>
        </w:rPr>
        <w:t xml:space="preserve"> </w:t>
      </w:r>
      <w:bookmarkStart w:id="15" w:name="_Toc514930970"/>
      <w:bookmarkStart w:id="16" w:name="_Toc513535587"/>
      <w:r>
        <w:rPr>
          <w:rFonts w:cs="Calibri" w:ascii="Calibri" w:hAnsi="Calibri" w:asciiTheme="minorHAnsi" w:cstheme="minorHAnsi" w:hAnsiTheme="minorHAnsi"/>
        </w:rPr>
        <w:t>Responsibilities of Management (ROM)</w:t>
      </w:r>
      <w:bookmarkEnd w:id="15"/>
      <w:bookmarkEnd w:id="16"/>
    </w:p>
    <w:p>
      <w:pPr>
        <w:pStyle w:val="Normal"/>
        <w:spacing w:lineRule="auto" w:line="276" w:before="0" w:after="0"/>
        <w:jc w:val="both"/>
        <w:rPr>
          <w:rFonts w:cs="Calibri" w:cstheme="minorHAnsi"/>
          <w:sz w:val="24"/>
        </w:rPr>
      </w:pPr>
      <w:r>
        <w:rPr>
          <w:rFonts w:cs="Calibri" w:cstheme="minorHAnsi"/>
          <w:sz w:val="24"/>
        </w:rPr>
        <w:t>The standards under the functional area of Responsibilities of Management (ROM) provide the structure to help the mangers effectively work together to enhance organizational performance. To meet their obligations, leaders/managers must collaborate as a team to achieve a common objective. The leaders/ managers are responsible to develop the mission, vision, and goals of the organization, and encourage honest and open communication, and address conflicts of interest so that good relationships can thrive which enable achieving the stated goals.</w:t>
      </w:r>
    </w:p>
    <w:p>
      <w:pPr>
        <w:pStyle w:val="Normal"/>
        <w:spacing w:lineRule="auto" w:line="276" w:before="0" w:after="0"/>
        <w:jc w:val="both"/>
        <w:rPr>
          <w:rFonts w:cs="Calibri" w:cstheme="minorHAnsi"/>
          <w:sz w:val="24"/>
        </w:rPr>
      </w:pPr>
      <w:r>
        <w:rPr>
          <w:rFonts w:cs="Calibri" w:cstheme="minorHAnsi"/>
          <w:sz w:val="24"/>
        </w:rPr>
        <w:t xml:space="preserve">The bigger establishments of clinical laboratories like hospitals generally have three tiers of leadership, the governing body, senior managers, pathologists and technical staff who work together to deliver safe and quality care. The standards related to the Responsibility of Management entail creating a culture that fosters safety as a priority, planning and providing services that meet patients’ needs and ensuring availability of physical, financial and human resources necessary to provide the services. The management is also responsible to engage all managers, pathologists and technologists in performance improvement. The standards make clear that performing management functions is the direct responsibility of all leaders and that a coherent working relationship amongst different tiers enhances the quality of care/ services provided to the patients. In the small scale practices/ laboratories however, the scope of management functions /responsibility of management will be according to the scale of services provided at a particular HCE and can be performed by the pathologist overall Incharge of the laboratory.   </w:t>
      </w:r>
    </w:p>
    <w:p>
      <w:pPr>
        <w:pStyle w:val="Heading3"/>
        <w:rPr>
          <w:szCs w:val="32"/>
        </w:rPr>
      </w:pPr>
      <w:r>
        <w:rPr>
          <w:szCs w:val="32"/>
        </w:rPr>
      </w:r>
      <w:r>
        <w:br w:type="page"/>
      </w:r>
    </w:p>
    <w:p>
      <w:pPr>
        <w:pStyle w:val="Heading3"/>
        <w:spacing w:before="0" w:after="240"/>
        <w:rPr/>
      </w:pPr>
      <w:bookmarkStart w:id="17" w:name="_Toc418493983"/>
      <w:bookmarkStart w:id="18" w:name="_Toc378604371"/>
      <w:bookmarkStart w:id="19" w:name="_Toc483909787"/>
      <w:bookmarkStart w:id="20" w:name="_Toc514930971"/>
      <w:r>
        <w:rPr/>
        <w:t>Standard 1. ROM-1: The laboratory is easily identifiable.</w:t>
      </w:r>
      <w:bookmarkEnd w:id="17"/>
      <w:bookmarkEnd w:id="18"/>
      <w:bookmarkEnd w:id="19"/>
      <w:bookmarkEnd w:id="20"/>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 xml:space="preserve">Indicators (1-5): </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21" w:name="_Toc514930972"/>
      <w:bookmarkStart w:id="22" w:name="_Toc483909788"/>
      <w:bookmarkStart w:id="23" w:name="_Toc378604372"/>
      <w:r>
        <w:rPr>
          <w:rFonts w:cs="Calibri" w:ascii="Calibri" w:hAnsi="Calibri" w:asciiTheme="minorHAnsi" w:cstheme="minorHAnsi" w:hAnsiTheme="minorHAnsi"/>
          <w:color w:themeColor="background1" w:val="FFFFFF"/>
        </w:rPr>
        <w:t>Ind. 1: The laboratory is identifiable with name on a sign board</w:t>
      </w:r>
      <w:bookmarkEnd w:id="21"/>
      <w:bookmarkEnd w:id="22"/>
      <w:bookmarkEnd w:id="23"/>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 xml:space="preserve">Survey Process: </w:t>
      </w:r>
    </w:p>
    <w:p>
      <w:pPr>
        <w:pStyle w:val="Normal"/>
        <w:spacing w:lineRule="auto" w:line="276" w:before="120" w:after="120"/>
        <w:jc w:val="both"/>
        <w:rPr>
          <w:rFonts w:cs="Calibri" w:cstheme="minorHAnsi"/>
          <w:sz w:val="24"/>
          <w:szCs w:val="24"/>
          <w:highlight w:val="yellow"/>
        </w:rPr>
      </w:pPr>
      <w:r>
        <w:rPr>
          <w:rFonts w:cs="Calibri" w:cstheme="minorHAnsi"/>
          <w:sz w:val="24"/>
          <w:szCs w:val="24"/>
        </w:rPr>
        <w:t>The essence of the indicator is to ascertain that any one approaching the laboratory is able to identify the location of the laboratory with the help of a board on which name of the lab is clearly written. Surveyor is required to make assessment while approaching the laboratory from a reasonable distance. Sign board should clearly specify whether it is a main laboratory or a collection center.</w:t>
      </w:r>
    </w:p>
    <w:p>
      <w:pPr>
        <w:pStyle w:val="Normal"/>
        <w:ind w:start="-180"/>
        <w:rPr>
          <w:rFonts w:cs="Calibri" w:cstheme="minorHAnsi"/>
          <w:b/>
          <w:bCs/>
          <w:sz w:val="24"/>
        </w:rPr>
      </w:pPr>
      <w:r>
        <w:rPr>
          <w:rFonts w:cs="Calibri" w:cstheme="minorHAnsi"/>
          <w:b/>
          <w:bCs/>
          <w:sz w:val="24"/>
        </w:rPr>
        <w:t>Compliance Requirements:</w:t>
      </w:r>
    </w:p>
    <w:p>
      <w:pPr>
        <w:pStyle w:val="Normal"/>
        <w:numPr>
          <w:ilvl w:val="0"/>
          <w:numId w:val="231"/>
        </w:numPr>
        <w:suppressAutoHyphens w:val="true"/>
        <w:spacing w:lineRule="auto" w:line="240" w:before="0" w:after="120"/>
        <w:jc w:val="both"/>
        <w:rPr>
          <w:rFonts w:cs="Calibri" w:cstheme="minorHAnsi"/>
          <w:b/>
          <w:bCs/>
          <w:sz w:val="24"/>
          <w:szCs w:val="24"/>
        </w:rPr>
      </w:pPr>
      <w:r>
        <w:rPr>
          <w:rFonts w:cs="Calibri" w:cstheme="minorHAnsi"/>
          <w:bCs/>
          <w:sz w:val="24"/>
        </w:rPr>
        <w:t>Sign board clearly displaying name of the laboratory or the collection center as the case may be.</w:t>
      </w:r>
    </w:p>
    <w:p>
      <w:pPr>
        <w:pStyle w:val="Normal"/>
        <w:numPr>
          <w:ilvl w:val="0"/>
          <w:numId w:val="231"/>
        </w:numPr>
        <w:suppressAutoHyphens w:val="true"/>
        <w:spacing w:lineRule="auto" w:line="240" w:before="0" w:after="120"/>
        <w:jc w:val="both"/>
        <w:rPr>
          <w:rFonts w:cs="Calibri" w:cstheme="minorHAnsi"/>
          <w:b/>
          <w:bCs/>
          <w:sz w:val="24"/>
          <w:szCs w:val="24"/>
        </w:rPr>
      </w:pPr>
      <w:r>
        <w:rPr>
          <w:rFonts w:cs="Calibri" w:cstheme="minorHAnsi"/>
          <w:bCs/>
          <w:sz w:val="24"/>
        </w:rPr>
        <w:t xml:space="preserve">Sign board/s placed appropriately for </w:t>
      </w:r>
      <w:r>
        <w:rPr>
          <w:rFonts w:cs="Calibri" w:cstheme="minorHAnsi"/>
          <w:sz w:val="24"/>
        </w:rPr>
        <w:t>clear visibility.</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a sign board which clearly identifies the laboratory and specifies </w:t>
      </w:r>
      <w:r>
        <w:rPr>
          <w:rFonts w:cs="Calibri" w:cstheme="minorHAnsi"/>
          <w:sz w:val="24"/>
          <w:szCs w:val="24"/>
        </w:rPr>
        <w:t xml:space="preserve">whether it is a </w:t>
      </w:r>
      <w:r>
        <w:rPr>
          <w:rFonts w:cs="Calibri" w:ascii="Calibri" w:hAnsi="Calibri" w:asciiTheme="minorHAnsi" w:cstheme="minorHAnsi" w:hAnsiTheme="minorHAnsi"/>
          <w:sz w:val="24"/>
          <w:szCs w:val="24"/>
        </w:rPr>
        <w:t xml:space="preserve">laboratory or a collection center, then score as </w:t>
      </w:r>
      <w:r>
        <w:rPr>
          <w:rFonts w:cs="Calibri" w:ascii="Calibri" w:hAnsi="Calibri" w:asciiTheme="minorHAnsi" w:cstheme="minorHAnsi" w:hAnsiTheme="minorHAnsi"/>
          <w:b/>
          <w:sz w:val="24"/>
          <w:szCs w:val="24"/>
          <w:u w:val="single"/>
        </w:rPr>
        <w:t>fully met.</w:t>
      </w:r>
    </w:p>
    <w:p>
      <w:pPr>
        <w:pStyle w:val="ListParagraph"/>
        <w:numPr>
          <w:ilvl w:val="0"/>
          <w:numId w:val="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sign board to clearly identify the laboratory as above,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ind w:hanging="810" w:start="810"/>
        <w:rPr>
          <w:rFonts w:ascii="Calibri" w:hAnsi="Calibri" w:cs="Calibri" w:asciiTheme="minorHAnsi" w:cstheme="minorHAnsi" w:hAnsiTheme="minorHAnsi"/>
          <w:color w:themeColor="background1" w:val="FFFFFF"/>
        </w:rPr>
      </w:pPr>
      <w:bookmarkStart w:id="24" w:name="_Toc483909789"/>
      <w:bookmarkStart w:id="25" w:name="_Toc378604373"/>
      <w:bookmarkStart w:id="26" w:name="_Toc514930973"/>
      <w:r>
        <w:rPr>
          <w:rFonts w:cs="Calibri" w:ascii="Calibri" w:hAnsi="Calibri" w:asciiTheme="minorHAnsi" w:cstheme="minorHAnsi" w:hAnsiTheme="minorHAnsi"/>
          <w:color w:themeColor="background1" w:val="FFFFFF"/>
        </w:rPr>
        <w:t>Ind. 2: The laboratory sign board conforms to the prescribed local legal standards</w:t>
      </w:r>
      <w:bookmarkEnd w:id="24"/>
      <w:bookmarkEnd w:id="25"/>
      <w:bookmarkEnd w:id="26"/>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 xml:space="preserve">Survey Process: </w:t>
      </w:r>
    </w:p>
    <w:p>
      <w:pPr>
        <w:pStyle w:val="Normal"/>
        <w:spacing w:lineRule="auto" w:line="276" w:before="120" w:after="120"/>
        <w:jc w:val="both"/>
        <w:rPr>
          <w:rFonts w:cs="Calibri" w:cstheme="minorHAnsi"/>
          <w:sz w:val="24"/>
          <w:szCs w:val="24"/>
        </w:rPr>
      </w:pPr>
      <w:r>
        <w:rPr>
          <w:rFonts w:cs="Calibri" w:cstheme="minorHAnsi"/>
          <w:sz w:val="24"/>
          <w:szCs w:val="24"/>
        </w:rPr>
        <w:t>This requires surveyor knowledge about the local laws which prescribe the specifications/standards for the sign boards regarding their size, place of fixation and the type and strength of fixation. This is required to ensure stability to withstand the wind pressures.</w:t>
      </w:r>
    </w:p>
    <w:p>
      <w:pPr>
        <w:pStyle w:val="Normal"/>
        <w:ind w:start="-180"/>
        <w:rPr>
          <w:rFonts w:cs="Calibri" w:cstheme="minorHAnsi"/>
          <w:b/>
          <w:bCs/>
          <w:sz w:val="24"/>
        </w:rPr>
      </w:pPr>
      <w:r>
        <w:rPr>
          <w:rFonts w:cs="Calibri" w:cstheme="minorHAnsi"/>
          <w:b/>
          <w:bCs/>
          <w:sz w:val="24"/>
        </w:rPr>
        <w:t>Compliance Requirements:</w:t>
      </w:r>
    </w:p>
    <w:p>
      <w:pPr>
        <w:pStyle w:val="Normal"/>
        <w:numPr>
          <w:ilvl w:val="0"/>
          <w:numId w:val="231"/>
        </w:numPr>
        <w:suppressAutoHyphens w:val="true"/>
        <w:spacing w:lineRule="auto" w:line="240" w:before="0" w:after="120"/>
        <w:jc w:val="both"/>
        <w:rPr>
          <w:rFonts w:cs="Calibri" w:cstheme="minorHAnsi"/>
          <w:b/>
          <w:bCs/>
          <w:sz w:val="24"/>
          <w:szCs w:val="24"/>
        </w:rPr>
      </w:pPr>
      <w:r>
        <w:rPr>
          <w:rFonts w:cs="Calibri" w:cstheme="minorHAnsi"/>
          <w:bCs/>
          <w:sz w:val="24"/>
        </w:rPr>
        <w:t>Sign board size should conform to the local legal standards.</w:t>
      </w:r>
    </w:p>
    <w:p>
      <w:pPr>
        <w:pStyle w:val="Normal"/>
        <w:numPr>
          <w:ilvl w:val="0"/>
          <w:numId w:val="231"/>
        </w:numPr>
        <w:suppressAutoHyphens w:val="true"/>
        <w:spacing w:lineRule="auto" w:line="276" w:before="120" w:after="120"/>
        <w:jc w:val="both"/>
        <w:rPr>
          <w:rFonts w:cs="Calibri" w:cstheme="minorHAnsi"/>
          <w:b/>
          <w:bCs/>
          <w:sz w:val="24"/>
          <w:szCs w:val="24"/>
        </w:rPr>
      </w:pPr>
      <w:r>
        <w:rPr>
          <w:rFonts w:cs="Calibri" w:cstheme="minorHAnsi"/>
          <w:bCs/>
          <w:sz w:val="24"/>
        </w:rPr>
        <w:t xml:space="preserve">Sign board fixation should conform to the local legal/technical/safety standards. </w:t>
      </w:r>
    </w:p>
    <w:p>
      <w:pPr>
        <w:pStyle w:val="Normal"/>
        <w:suppressAutoHyphens w:val="true"/>
        <w:spacing w:lineRule="auto" w:line="276" w:before="120" w:after="120"/>
        <w:jc w:val="both"/>
        <w:rPr>
          <w:rFonts w:cs="Calibri" w:cstheme="minorHAnsi"/>
          <w:b/>
          <w:bCs/>
          <w:sz w:val="24"/>
          <w:szCs w:val="24"/>
        </w:rPr>
      </w:pPr>
      <w:r>
        <w:rPr>
          <w:rFonts w:cs="Calibri" w:cstheme="minorHAnsi"/>
          <w:b/>
          <w:bCs/>
          <w:sz w:val="24"/>
          <w:szCs w:val="24"/>
        </w:rPr>
        <w:t>Scoring:</w:t>
      </w:r>
    </w:p>
    <w:p>
      <w:pPr>
        <w:pStyle w:val="ListParagraph"/>
        <w:numPr>
          <w:ilvl w:val="0"/>
          <w:numId w:val="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sign board conforms to the local legal standards as above, then score as </w:t>
      </w:r>
      <w:r>
        <w:rPr>
          <w:rFonts w:cs="Calibri" w:ascii="Calibri" w:hAnsi="Calibri" w:asciiTheme="minorHAnsi" w:cstheme="minorHAnsi" w:hAnsiTheme="minorHAnsi"/>
          <w:b/>
          <w:sz w:val="24"/>
          <w:szCs w:val="24"/>
          <w:u w:val="single"/>
        </w:rPr>
        <w:t>fully met.</w:t>
      </w:r>
    </w:p>
    <w:p>
      <w:pPr>
        <w:pStyle w:val="ListParagraph"/>
        <w:numPr>
          <w:ilvl w:val="0"/>
          <w:numId w:val="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sign board has non conformity to the local legal standards, then score as </w:t>
      </w:r>
      <w:r>
        <w:rPr>
          <w:rFonts w:cs="Calibri" w:ascii="Calibri" w:hAnsi="Calibri" w:asciiTheme="minorHAnsi" w:cstheme="minorHAnsi" w:hAnsiTheme="minorHAnsi"/>
          <w:b/>
          <w:sz w:val="24"/>
          <w:szCs w:val="24"/>
          <w:u w:val="single"/>
        </w:rPr>
        <w:t>not met.</w:t>
      </w:r>
    </w:p>
    <w:p>
      <w:pPr>
        <w:pStyle w:val="Heading4"/>
        <w:shd w:val="clear" w:color="auto" w:fill="FFFF00"/>
        <w:spacing w:lineRule="auto" w:line="276"/>
        <w:ind w:hanging="810" w:start="810"/>
        <w:rPr>
          <w:rFonts w:ascii="Calibri" w:hAnsi="Calibri" w:cs="Calibri" w:asciiTheme="minorHAnsi" w:cstheme="minorHAnsi" w:hAnsiTheme="minorHAnsi"/>
        </w:rPr>
      </w:pPr>
      <w:bookmarkStart w:id="27" w:name="_Toc483909790"/>
      <w:bookmarkStart w:id="28" w:name="_Toc378604374"/>
      <w:bookmarkStart w:id="29" w:name="_Toc514930974"/>
      <w:r>
        <w:rPr>
          <w:rFonts w:cs="Calibri" w:ascii="Calibri" w:hAnsi="Calibri" w:asciiTheme="minorHAnsi" w:cstheme="minorHAnsi" w:hAnsiTheme="minorHAnsi"/>
        </w:rPr>
        <w:t>Ind. 3: The laboratory is registered / licensed with the PHC</w:t>
      </w:r>
      <w:bookmarkEnd w:id="29"/>
      <w:r>
        <w:rPr>
          <w:rFonts w:cs="Calibri" w:ascii="Calibri" w:hAnsi="Calibri" w:asciiTheme="minorHAnsi" w:cstheme="minorHAnsi" w:hAnsiTheme="minorHAnsi"/>
        </w:rPr>
        <w:t xml:space="preserve"> </w:t>
      </w:r>
      <w:bookmarkEnd w:id="27"/>
      <w:bookmarkEnd w:id="28"/>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 xml:space="preserve">Survey Process: </w:t>
      </w:r>
    </w:p>
    <w:p>
      <w:pPr>
        <w:pStyle w:val="Normal"/>
        <w:spacing w:lineRule="auto" w:line="276" w:before="120" w:after="120"/>
        <w:jc w:val="both"/>
        <w:rPr>
          <w:rFonts w:cs="Calibri" w:cstheme="minorHAnsi"/>
          <w:sz w:val="24"/>
          <w:szCs w:val="24"/>
        </w:rPr>
      </w:pPr>
      <w:r>
        <w:rPr>
          <w:rFonts w:cs="Calibri" w:cstheme="minorHAnsi"/>
          <w:sz w:val="24"/>
          <w:szCs w:val="24"/>
        </w:rPr>
        <w:t xml:space="preserve">The surveyor is required to check the following in original before proceeding any further with the assessment / inspection; </w:t>
      </w:r>
    </w:p>
    <w:p>
      <w:pPr>
        <w:pStyle w:val="ListParagraph"/>
        <w:numPr>
          <w:ilvl w:val="0"/>
          <w:numId w:val="2"/>
        </w:numPr>
        <w:spacing w:before="0" w:after="0"/>
        <w:jc w:val="both"/>
        <w:rPr>
          <w:rFonts w:cs="Calibri" w:cstheme="minorHAnsi"/>
          <w:sz w:val="24"/>
          <w:szCs w:val="24"/>
        </w:rPr>
      </w:pPr>
      <w:r>
        <w:rPr>
          <w:rFonts w:cs="Calibri" w:ascii="Calibri" w:hAnsi="Calibri" w:asciiTheme="minorHAnsi" w:cstheme="minorHAnsi" w:hAnsiTheme="minorHAnsi"/>
          <w:sz w:val="24"/>
          <w:szCs w:val="24"/>
        </w:rPr>
        <w:t xml:space="preserve">Registration Certificate / License/Provisional License </w:t>
      </w:r>
      <w:r>
        <w:rPr>
          <w:rFonts w:cs="Calibri" w:cstheme="minorHAnsi"/>
          <w:sz w:val="24"/>
          <w:szCs w:val="24"/>
        </w:rPr>
        <w:t>under the PHC Act.</w:t>
      </w:r>
    </w:p>
    <w:p>
      <w:pPr>
        <w:pStyle w:val="ListParagraph"/>
        <w:numPr>
          <w:ilvl w:val="0"/>
          <w:numId w:val="2"/>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Evidence of having applied for licensure in case the lab is not yet licensed. </w:t>
      </w:r>
    </w:p>
    <w:p>
      <w:pPr>
        <w:pStyle w:val="ListParagraph"/>
        <w:numPr>
          <w:ilvl w:val="0"/>
          <w:numId w:val="2"/>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PM &amp; DC Registration Certificate of the Pathologist heading the laboratory. </w:t>
      </w:r>
    </w:p>
    <w:p>
      <w:pPr>
        <w:pStyle w:val="Normal"/>
        <w:spacing w:before="240" w:after="160"/>
        <w:ind w:start="-180"/>
        <w:rPr>
          <w:rFonts w:cs="Calibri" w:cstheme="minorHAnsi"/>
          <w:b/>
          <w:bCs/>
          <w:sz w:val="24"/>
        </w:rPr>
      </w:pPr>
      <w:r>
        <w:rPr>
          <w:rFonts w:cs="Calibri" w:cstheme="minorHAnsi"/>
          <w:b/>
          <w:bCs/>
          <w:sz w:val="24"/>
        </w:rPr>
        <w:t>Compliance Requirements:</w:t>
      </w:r>
    </w:p>
    <w:p>
      <w:pPr>
        <w:pStyle w:val="Normal"/>
        <w:numPr>
          <w:ilvl w:val="0"/>
          <w:numId w:val="231"/>
        </w:numPr>
        <w:suppressAutoHyphens w:val="true"/>
        <w:spacing w:lineRule="auto" w:line="240" w:before="0" w:after="120"/>
        <w:jc w:val="both"/>
        <w:rPr>
          <w:rFonts w:cs="Calibri" w:cstheme="minorHAnsi"/>
          <w:sz w:val="24"/>
          <w:szCs w:val="24"/>
        </w:rPr>
      </w:pPr>
      <w:r>
        <w:rPr>
          <w:rFonts w:cs="Calibri" w:cstheme="minorHAnsi"/>
          <w:sz w:val="24"/>
        </w:rPr>
        <w:t xml:space="preserve">PHC registration / license number </w:t>
      </w:r>
      <w:r>
        <w:rPr>
          <w:rFonts w:cs="Calibri" w:cstheme="minorHAnsi"/>
          <w:bCs/>
          <w:sz w:val="24"/>
        </w:rPr>
        <w:t>clearly displayed on the sign board/separately</w:t>
      </w:r>
      <w:r>
        <w:rPr>
          <w:rFonts w:cs="Calibri" w:cstheme="minorHAnsi"/>
          <w:sz w:val="24"/>
        </w:rPr>
        <w:t>.</w:t>
      </w:r>
    </w:p>
    <w:p>
      <w:pPr>
        <w:pStyle w:val="ListParagraph"/>
        <w:numPr>
          <w:ilvl w:val="0"/>
          <w:numId w:val="231"/>
        </w:numPr>
        <w:spacing w:before="120" w:after="120"/>
        <w:jc w:val="both"/>
        <w:rPr>
          <w:rFonts w:cs="Calibri" w:cstheme="minorHAnsi"/>
          <w:sz w:val="24"/>
          <w:szCs w:val="24"/>
        </w:rPr>
      </w:pPr>
      <w:r>
        <w:rPr>
          <w:rFonts w:cs="Calibri" w:ascii="Calibri" w:hAnsi="Calibri" w:asciiTheme="minorHAnsi" w:cstheme="minorHAnsi" w:hAnsiTheme="minorHAnsi"/>
          <w:sz w:val="24"/>
          <w:szCs w:val="24"/>
        </w:rPr>
        <w:t>Registration certificate/license with PHC displayed at a prominent place inside the laboratory.</w:t>
      </w:r>
    </w:p>
    <w:p>
      <w:pPr>
        <w:pStyle w:val="ListParagraph"/>
        <w:numPr>
          <w:ilvl w:val="0"/>
          <w:numId w:val="231"/>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Copy of PM&amp;DC registration certificate of the Pathologist heading the laboratory displayed at a prominent place inside the laboratory.</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laboratory has displayed Registration Certificate or valid License/provisional license issued by the PHC, then score as </w:t>
      </w:r>
      <w:r>
        <w:rPr>
          <w:rFonts w:cs="Calibri" w:ascii="Calibri" w:hAnsi="Calibri" w:asciiTheme="minorHAnsi" w:cstheme="minorHAnsi" w:hAnsiTheme="minorHAnsi"/>
          <w:b/>
          <w:sz w:val="24"/>
          <w:szCs w:val="24"/>
          <w:u w:val="single"/>
        </w:rPr>
        <w:t>fully met.</w:t>
      </w:r>
      <w:r>
        <w:rPr>
          <w:rFonts w:cs="Calibri" w:ascii="Calibri" w:hAnsi="Calibri" w:asciiTheme="minorHAnsi" w:cstheme="minorHAnsi" w:hAnsiTheme="minorHAnsi"/>
          <w:sz w:val="24"/>
          <w:szCs w:val="24"/>
        </w:rPr>
        <w:t xml:space="preserve"> </w:t>
      </w:r>
    </w:p>
    <w:p>
      <w:pPr>
        <w:pStyle w:val="ListParagraph"/>
        <w:numPr>
          <w:ilvl w:val="0"/>
          <w:numId w:val="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Registration Certificate is displayed and license with PHC is under process, then score as </w:t>
      </w:r>
      <w:r>
        <w:rPr>
          <w:rFonts w:cs="Calibri" w:ascii="Calibri" w:hAnsi="Calibri" w:asciiTheme="minorHAnsi" w:cstheme="minorHAnsi" w:hAnsiTheme="minorHAnsi"/>
          <w:b/>
          <w:sz w:val="24"/>
          <w:szCs w:val="24"/>
          <w:u w:val="single"/>
        </w:rPr>
        <w:t>partially met.</w:t>
      </w:r>
    </w:p>
    <w:p>
      <w:pPr>
        <w:pStyle w:val="ListParagraph"/>
        <w:numPr>
          <w:ilvl w:val="0"/>
          <w:numId w:val="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none of the above is available, then score as </w:t>
      </w:r>
      <w:r>
        <w:rPr>
          <w:rFonts w:cs="Calibri" w:ascii="Calibri" w:hAnsi="Calibri" w:asciiTheme="minorHAnsi" w:cstheme="minorHAnsi" w:hAnsiTheme="minorHAnsi"/>
          <w:b/>
          <w:sz w:val="24"/>
          <w:szCs w:val="24"/>
          <w:u w:val="single"/>
        </w:rPr>
        <w:t>not met.</w:t>
      </w:r>
    </w:p>
    <w:p>
      <w:pPr>
        <w:pStyle w:val="Heading4"/>
        <w:shd w:val="clear" w:color="auto" w:fill="FFFF00"/>
        <w:spacing w:lineRule="auto" w:line="276"/>
        <w:ind w:hanging="810" w:start="810"/>
        <w:rPr>
          <w:rFonts w:ascii="Calibri" w:hAnsi="Calibri" w:cs="Calibri" w:asciiTheme="minorHAnsi" w:cstheme="minorHAnsi" w:hAnsiTheme="minorHAnsi"/>
        </w:rPr>
      </w:pPr>
      <w:bookmarkStart w:id="30" w:name="_Toc483909791"/>
      <w:bookmarkStart w:id="31" w:name="_Toc514930975"/>
      <w:r>
        <w:rPr>
          <w:rFonts w:cs="Calibri" w:ascii="Calibri" w:hAnsi="Calibri" w:asciiTheme="minorHAnsi" w:cstheme="minorHAnsi" w:hAnsiTheme="minorHAnsi"/>
        </w:rPr>
        <w:t>Ind. 4: Associated collection canters are reflected in the registration certificate / license issued by the PHC</w:t>
      </w:r>
      <w:bookmarkEnd w:id="30"/>
      <w:bookmarkEnd w:id="31"/>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 xml:space="preserve">Survey Process: </w:t>
      </w:r>
    </w:p>
    <w:p>
      <w:pPr>
        <w:pStyle w:val="Normal"/>
        <w:spacing w:lineRule="auto" w:line="276" w:before="120" w:after="120"/>
        <w:jc w:val="both"/>
        <w:rPr>
          <w:rFonts w:cs="Calibri" w:cstheme="minorHAnsi"/>
          <w:sz w:val="24"/>
          <w:szCs w:val="24"/>
        </w:rPr>
      </w:pPr>
      <w:r>
        <w:rPr>
          <w:rFonts w:cs="Calibri" w:cstheme="minorHAnsi"/>
          <w:sz w:val="24"/>
          <w:szCs w:val="24"/>
        </w:rPr>
        <w:t xml:space="preserve">The list of the collection centers attached with a particular lab are required to be reflected in the application for registration/ license. The surveyor is required to check the following; </w:t>
      </w:r>
    </w:p>
    <w:p>
      <w:pPr>
        <w:pStyle w:val="Normal"/>
        <w:spacing w:lineRule="auto" w:line="276" w:before="120" w:after="120"/>
        <w:jc w:val="both"/>
        <w:rPr>
          <w:rFonts w:cs="Calibri" w:cstheme="minorHAnsi"/>
          <w:b/>
          <w:sz w:val="24"/>
          <w:szCs w:val="24"/>
        </w:rPr>
      </w:pPr>
      <w:r>
        <w:rPr>
          <w:rFonts w:cs="Calibri" w:cstheme="minorHAnsi"/>
          <w:b/>
          <w:sz w:val="24"/>
          <w:szCs w:val="24"/>
        </w:rPr>
        <w:t>Compliance Requirements:</w:t>
      </w:r>
    </w:p>
    <w:p>
      <w:pPr>
        <w:pStyle w:val="ListParagraph"/>
        <w:numPr>
          <w:ilvl w:val="0"/>
          <w:numId w:val="3"/>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Evidence of reflecting the list of collection centers of the laboratory, if any, in the application for registration/license with the PHC.</w:t>
      </w:r>
    </w:p>
    <w:p>
      <w:pPr>
        <w:pStyle w:val="ListParagraph"/>
        <w:numPr>
          <w:ilvl w:val="0"/>
          <w:numId w:val="3"/>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Registration Certificate of </w:t>
      </w:r>
      <w:ins w:id="14" w:author="Dr. Shafiq-ur-Rehman" w:date="2018-06-26T15:05:00Z">
        <w:r>
          <w:rPr>
            <w:rFonts w:cs="Calibri" w:ascii="Calibri" w:hAnsi="Calibri" w:asciiTheme="minorHAnsi" w:cstheme="minorHAnsi" w:hAnsiTheme="minorHAnsi"/>
            <w:sz w:val="24"/>
            <w:szCs w:val="24"/>
          </w:rPr>
          <w:t>laboratory</w:t>
        </w:r>
      </w:ins>
      <w:del w:id="15" w:author="Dr. Shafiq-ur-Rehman" w:date="2018-06-26T15:05:00Z">
        <w:r>
          <w:rPr>
            <w:rFonts w:cs="Calibri" w:ascii="Calibri" w:hAnsi="Calibri" w:asciiTheme="minorHAnsi" w:cstheme="minorHAnsi" w:hAnsiTheme="minorHAnsi"/>
            <w:sz w:val="24"/>
            <w:szCs w:val="24"/>
          </w:rPr>
          <w:delText>collection centers</w:delText>
        </w:r>
      </w:del>
      <w:r>
        <w:rPr>
          <w:rFonts w:cs="Calibri" w:ascii="Calibri" w:hAnsi="Calibri" w:asciiTheme="minorHAnsi" w:cstheme="minorHAnsi" w:hAnsiTheme="minorHAnsi"/>
          <w:sz w:val="24"/>
          <w:szCs w:val="24"/>
        </w:rPr>
        <w:t xml:space="preserve"> under PHC Act accordingly having License/Provisional License # linked with serial # of the Collection Center (</w:t>
      </w:r>
      <w:ins w:id="16" w:author="Dr. Shafiq-ur-Rehman" w:date="2018-06-26T15:05:00Z">
        <w:r>
          <w:rPr>
            <w:rFonts w:cs="Calibri" w:ascii="Calibri" w:hAnsi="Calibri" w:asciiTheme="minorHAnsi" w:cstheme="minorHAnsi" w:hAnsiTheme="minorHAnsi"/>
            <w:sz w:val="24"/>
            <w:szCs w:val="24"/>
          </w:rPr>
          <w:t>clinical</w:t>
        </w:r>
      </w:ins>
      <w:del w:id="17" w:author="Dr. Shafiq-ur-Rehman" w:date="2018-06-26T15:05:00Z">
        <w:r>
          <w:rPr>
            <w:rFonts w:cs="Calibri" w:ascii="Calibri" w:hAnsi="Calibri" w:asciiTheme="minorHAnsi" w:cstheme="minorHAnsi" w:hAnsiTheme="minorHAnsi"/>
            <w:sz w:val="24"/>
            <w:szCs w:val="24"/>
          </w:rPr>
          <w:delText>Pathology</w:delText>
        </w:r>
      </w:del>
      <w:r>
        <w:rPr>
          <w:rFonts w:cs="Calibri" w:ascii="Calibri" w:hAnsi="Calibri" w:asciiTheme="minorHAnsi" w:cstheme="minorHAnsi" w:hAnsiTheme="minorHAnsi"/>
          <w:sz w:val="24"/>
          <w:szCs w:val="24"/>
        </w:rPr>
        <w:t xml:space="preserve"> Laboratory Reg #/Collection Center serial # in the list) e.g. (PCL#/CC#).</w:t>
      </w:r>
    </w:p>
    <w:p>
      <w:pPr>
        <w:pStyle w:val="ListParagraph"/>
        <w:numPr>
          <w:ilvl w:val="0"/>
          <w:numId w:val="3"/>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Evidence of having applied for licensure in case it is not licensed. </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valid </w:t>
      </w:r>
      <w:r>
        <w:rPr>
          <w:rFonts w:cs="Calibri" w:ascii="Calibri" w:hAnsi="Calibri" w:asciiTheme="minorHAnsi" w:cstheme="minorHAnsi" w:hAnsiTheme="minorHAnsi"/>
          <w:i/>
          <w:sz w:val="24"/>
          <w:szCs w:val="24"/>
        </w:rPr>
        <w:t>Registration</w:t>
      </w: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i/>
          <w:sz w:val="24"/>
          <w:szCs w:val="24"/>
        </w:rPr>
        <w:t xml:space="preserve">Certificate of </w:t>
      </w:r>
      <w:r>
        <w:rPr>
          <w:rFonts w:cs="Calibri" w:ascii="Calibri" w:hAnsi="Calibri" w:asciiTheme="minorHAnsi" w:cstheme="minorHAnsi" w:hAnsiTheme="minorHAnsi"/>
          <w:sz w:val="24"/>
          <w:szCs w:val="24"/>
        </w:rPr>
        <w:t xml:space="preserve">PHC for collection centers exists, then score as </w:t>
      </w:r>
      <w:r>
        <w:rPr>
          <w:rFonts w:cs="Calibri" w:ascii="Calibri" w:hAnsi="Calibri" w:asciiTheme="minorHAnsi" w:cstheme="minorHAnsi" w:hAnsiTheme="minorHAnsi"/>
          <w:b/>
          <w:sz w:val="24"/>
          <w:szCs w:val="24"/>
          <w:u w:val="single"/>
        </w:rPr>
        <w:t>fully met.</w:t>
      </w:r>
      <w:r>
        <w:rPr>
          <w:rFonts w:cs="Calibri" w:ascii="Calibri" w:hAnsi="Calibri" w:asciiTheme="minorHAnsi" w:cstheme="minorHAnsi" w:hAnsiTheme="minorHAnsi"/>
          <w:sz w:val="24"/>
          <w:szCs w:val="24"/>
        </w:rPr>
        <w:t xml:space="preserve"> </w:t>
      </w:r>
    </w:p>
    <w:p>
      <w:pPr>
        <w:pStyle w:val="ListParagraph"/>
        <w:numPr>
          <w:ilvl w:val="0"/>
          <w:numId w:val="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certification is under process, then score as </w:t>
      </w:r>
      <w:r>
        <w:rPr>
          <w:rFonts w:cs="Calibri" w:ascii="Calibri" w:hAnsi="Calibri" w:asciiTheme="minorHAnsi" w:cstheme="minorHAnsi" w:hAnsiTheme="minorHAnsi"/>
          <w:b/>
          <w:sz w:val="24"/>
          <w:szCs w:val="24"/>
          <w:u w:val="single"/>
        </w:rPr>
        <w:t>partially met.</w:t>
      </w:r>
    </w:p>
    <w:p>
      <w:pPr>
        <w:pStyle w:val="ListParagraph"/>
        <w:numPr>
          <w:ilvl w:val="0"/>
          <w:numId w:val="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no valid </w:t>
      </w:r>
      <w:r>
        <w:rPr>
          <w:rFonts w:cs="Calibri" w:ascii="Calibri" w:hAnsi="Calibri" w:asciiTheme="minorHAnsi" w:cstheme="minorHAnsi" w:hAnsiTheme="minorHAnsi"/>
          <w:i/>
          <w:sz w:val="24"/>
          <w:szCs w:val="24"/>
        </w:rPr>
        <w:t>Registration</w:t>
      </w: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i/>
          <w:sz w:val="24"/>
          <w:szCs w:val="24"/>
        </w:rPr>
        <w:t>Certificate of</w:t>
      </w:r>
      <w:r>
        <w:rPr>
          <w:rFonts w:cs="Calibri" w:ascii="Calibri" w:hAnsi="Calibri" w:asciiTheme="minorHAnsi" w:cstheme="minorHAnsi" w:hAnsiTheme="minorHAnsi"/>
          <w:sz w:val="24"/>
          <w:szCs w:val="24"/>
        </w:rPr>
        <w:t xml:space="preserve"> the PHC or no evidence of having applied for it,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ind w:hanging="990" w:start="990"/>
        <w:rPr>
          <w:rFonts w:ascii="Calibri" w:hAnsi="Calibri" w:cs="Calibri" w:asciiTheme="minorHAnsi" w:cstheme="minorHAnsi" w:hAnsiTheme="minorHAnsi"/>
          <w:color w:themeColor="background1" w:val="FFFFFF"/>
        </w:rPr>
      </w:pPr>
      <w:bookmarkStart w:id="32" w:name="_Toc483909792"/>
      <w:bookmarkStart w:id="33" w:name="_Toc514930976"/>
      <w:r>
        <w:rPr>
          <w:rFonts w:cs="Calibri" w:ascii="Calibri" w:hAnsi="Calibri" w:asciiTheme="minorHAnsi" w:cstheme="minorHAnsi" w:hAnsiTheme="minorHAnsi"/>
          <w:color w:themeColor="background1" w:val="FFFFFF"/>
        </w:rPr>
        <w:t>Ind. 5:  Signed valid MOU, showing linkage with any other laboratory or organization for referral of specialized tests, exists</w:t>
      </w:r>
      <w:r>
        <w:rPr>
          <w:rStyle w:val="FootnoteReference"/>
          <w:rFonts w:eastAsia="" w:cs="Calibri" w:ascii="Calibri" w:hAnsi="Calibri" w:asciiTheme="minorHAnsi" w:cstheme="minorHAnsi" w:eastAsiaTheme="majorEastAsia" w:hAnsiTheme="minorHAnsi"/>
          <w:color w:themeColor="background1" w:val="FFFFFF"/>
        </w:rPr>
        <w:footnoteReference w:id="3"/>
      </w:r>
      <w:r>
        <w:rPr>
          <w:rFonts w:cs="Calibri" w:ascii="Calibri" w:hAnsi="Calibri" w:asciiTheme="minorHAnsi" w:cstheme="minorHAnsi" w:hAnsiTheme="minorHAnsi"/>
          <w:color w:themeColor="background1" w:val="FFFFFF"/>
        </w:rPr>
        <w:t>.</w:t>
      </w:r>
      <w:bookmarkEnd w:id="32"/>
      <w:bookmarkEnd w:id="33"/>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Majority of the laboratories do not perform all the test / full range of lab tests</w:t>
      </w:r>
      <w:del w:id="18" w:author="Dr. Shafiq-ur-Rehman" w:date="2018-06-26T15:17:00Z">
        <w:r>
          <w:rPr>
            <w:rFonts w:cs="Calibri" w:cstheme="minorHAnsi"/>
            <w:sz w:val="24"/>
            <w:szCs w:val="24"/>
          </w:rPr>
          <w:delText xml:space="preserve"> </w:delText>
        </w:r>
      </w:del>
      <w:r>
        <w:rPr>
          <w:rFonts w:cs="Calibri" w:cstheme="minorHAnsi"/>
          <w:sz w:val="24"/>
          <w:szCs w:val="24"/>
        </w:rPr>
        <w:t xml:space="preserve">. Therefore, some laboratories send samples to other relevant laboratories for getting specific tests performed. Linkages should demonstrate that the laboratory management has facilitated patients by limiting patient’s visits and providing services at one facility for different tests. Look for documented Memorandum of Understanding (MOU) with other laboratories duly signed by both parties for specialized tests such as Polymerase Chain Reaction (PCR) or other specialized techniques etc.   </w:t>
      </w:r>
    </w:p>
    <w:p>
      <w:pPr>
        <w:pStyle w:val="Normal"/>
        <w:ind w:start="-180"/>
        <w:rPr>
          <w:rFonts w:cs="Calibri" w:cstheme="minorHAnsi"/>
          <w:b/>
          <w:bCs/>
          <w:sz w:val="24"/>
        </w:rPr>
      </w:pPr>
      <w:r>
        <w:rPr>
          <w:rFonts w:cs="Calibri" w:cstheme="minorHAnsi"/>
          <w:b/>
          <w:bCs/>
          <w:sz w:val="24"/>
        </w:rPr>
        <w:t>Compliance Requirements:</w:t>
      </w:r>
    </w:p>
    <w:p>
      <w:pPr>
        <w:pStyle w:val="ListParagraph"/>
        <w:numPr>
          <w:ilvl w:val="0"/>
          <w:numId w:val="231"/>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Written and valid MOU with referral laboratory which fulfills above requirements.</w:t>
      </w:r>
    </w:p>
    <w:p>
      <w:pPr>
        <w:pStyle w:val="Normal"/>
        <w:spacing w:lineRule="auto" w:line="276" w:before="120" w:after="120"/>
        <w:jc w:val="both"/>
        <w:rPr>
          <w:rFonts w:cs="Calibri" w:cstheme="minorHAnsi"/>
          <w:b/>
          <w:bCs/>
          <w:sz w:val="24"/>
          <w:szCs w:val="24"/>
        </w:rPr>
      </w:pPr>
      <w:r>
        <w:rPr>
          <w:rFonts w:cs="Calibri" w:cstheme="minorHAnsi"/>
          <w:b/>
          <w:bCs/>
          <w:sz w:val="24"/>
          <w:szCs w:val="24"/>
        </w:rPr>
        <w:t>Scoring:</w:t>
      </w:r>
    </w:p>
    <w:p>
      <w:pPr>
        <w:pStyle w:val="ListParagraph"/>
        <w:numPr>
          <w:ilvl w:val="0"/>
          <w:numId w:val="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signed and valid MOU/documented system of referral with other laboratories exists, then score as </w:t>
      </w:r>
      <w:r>
        <w:rPr>
          <w:rFonts w:cs="Calibri" w:ascii="Calibri" w:hAnsi="Calibri" w:asciiTheme="minorHAnsi" w:cstheme="minorHAnsi" w:hAnsiTheme="minorHAnsi"/>
          <w:b/>
          <w:sz w:val="24"/>
          <w:szCs w:val="24"/>
          <w:u w:val="single"/>
        </w:rPr>
        <w:t>fully met.</w:t>
      </w:r>
    </w:p>
    <w:p>
      <w:pPr>
        <w:pStyle w:val="ListParagraph"/>
        <w:numPr>
          <w:ilvl w:val="0"/>
          <w:numId w:val="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no such evidence of referral system exists, then score as </w:t>
      </w:r>
      <w:r>
        <w:rPr>
          <w:rFonts w:cs="Calibri" w:ascii="Calibri" w:hAnsi="Calibri" w:asciiTheme="minorHAnsi" w:cstheme="minorHAnsi" w:hAnsiTheme="minorHAnsi"/>
          <w:b/>
          <w:sz w:val="24"/>
          <w:szCs w:val="24"/>
          <w:u w:val="single"/>
        </w:rPr>
        <w:t>not met.</w:t>
      </w:r>
    </w:p>
    <w:tbl>
      <w:tblPr>
        <w:tblStyle w:val="TableGrid"/>
        <w:tblW w:w="990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900"/>
      </w:tblGrid>
      <w:tr>
        <w:trPr>
          <w:trHeight w:val="554" w:hRule="atLeast"/>
        </w:trPr>
        <w:tc>
          <w:tcPr>
            <w:tcW w:w="9900" w:type="dxa"/>
            <w:tcBorders/>
            <w:shd w:color="auto" w:fill="DEEAF6" w:themeFill="accent1" w:themeFillTint="33" w:val="clear"/>
          </w:tcPr>
          <w:p>
            <w:pPr>
              <w:pStyle w:val="ListParagraph"/>
              <w:widowControl/>
              <w:spacing w:before="0" w:after="20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color w:themeColor="text1" w:val="000000"/>
                <w:kern w:val="0"/>
                <w:sz w:val="32"/>
                <w:szCs w:val="22"/>
                <w:lang w:val="en-GB" w:bidi="ar-SA"/>
              </w:rPr>
              <w:t>Guidelines</w:t>
            </w:r>
          </w:p>
        </w:tc>
      </w:tr>
      <w:tr>
        <w:trPr>
          <w:trHeight w:val="554" w:hRule="atLeast"/>
        </w:trPr>
        <w:tc>
          <w:tcPr>
            <w:tcW w:w="9900" w:type="dxa"/>
            <w:tcBorders/>
          </w:tcPr>
          <w:p>
            <w:pPr>
              <w:pStyle w:val="Normal"/>
              <w:widowControl/>
              <w:tabs>
                <w:tab w:val="clear" w:pos="720"/>
                <w:tab w:val="right" w:pos="9270" w:leader="dot"/>
              </w:tabs>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t>Identification:</w:t>
            </w:r>
          </w:p>
          <w:p>
            <w:pPr>
              <w:pStyle w:val="Normal"/>
              <w:widowControl/>
              <w:tabs>
                <w:tab w:val="clear" w:pos="720"/>
                <w:tab w:val="right" w:pos="9270" w:leader="dot"/>
              </w:tabs>
              <w:spacing w:lineRule="auto" w:line="240" w:before="0" w:after="0"/>
              <w:jc w:val="both"/>
              <w:rPr>
                <w:rFonts w:cs="Calibri" w:cstheme="minorHAnsi"/>
                <w:color w:themeColor="text1" w:val="000000"/>
                <w:sz w:val="24"/>
                <w:szCs w:val="24"/>
              </w:rPr>
            </w:pPr>
            <w:r>
              <w:rPr>
                <w:rFonts w:eastAsia="Calibri" w:cs="Calibri" w:cstheme="minorHAnsi"/>
                <w:color w:themeColor="text1" w:val="000000"/>
                <w:kern w:val="0"/>
                <w:sz w:val="24"/>
                <w:szCs w:val="24"/>
                <w:lang w:val="en-US" w:eastAsia="en-US" w:bidi="ar-SA"/>
              </w:rPr>
              <w:t xml:space="preserve">Sign board should clearly specify if it is a laboratory or collection center ensuring visibility, readability, notice-ability and legibility in accordance with </w:t>
            </w:r>
            <w:r>
              <w:rPr>
                <w:rFonts w:eastAsia="Calibri" w:cs="Calibri" w:cstheme="minorHAnsi"/>
                <w:kern w:val="0"/>
                <w:sz w:val="24"/>
                <w:szCs w:val="24"/>
                <w:lang w:val="en-US" w:eastAsia="en-US" w:bidi="ar-SA"/>
              </w:rPr>
              <w:t>local legal standards</w:t>
            </w:r>
            <w:r>
              <w:rPr>
                <w:rFonts w:eastAsia="Calibri" w:cs="Calibri" w:cstheme="minorHAnsi"/>
                <w:color w:themeColor="text1" w:val="000000"/>
                <w:kern w:val="0"/>
                <w:sz w:val="24"/>
                <w:szCs w:val="24"/>
                <w:lang w:val="en-US" w:eastAsia="en-US" w:bidi="ar-SA"/>
              </w:rPr>
              <w:t>.</w:t>
            </w:r>
          </w:p>
          <w:p>
            <w:pPr>
              <w:pStyle w:val="Normal"/>
              <w:widowControl/>
              <w:tabs>
                <w:tab w:val="clear" w:pos="720"/>
                <w:tab w:val="right" w:pos="9270" w:leader="dot"/>
              </w:tabs>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t>Registration and Licensing:</w:t>
            </w:r>
          </w:p>
          <w:p>
            <w:pPr>
              <w:pStyle w:val="Normal"/>
              <w:widowControl/>
              <w:tabs>
                <w:tab w:val="clear" w:pos="720"/>
                <w:tab w:val="right" w:pos="9270" w:leader="dot"/>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Registration and licensing forms along with the detailed processes are provided on the PHC website. A registration certificate is issued to a HCE  upon submission of an application on </w:t>
            </w:r>
            <w:hyperlink r:id="rId2">
              <w:r>
                <w:rPr>
                  <w:rStyle w:val="Style"/>
                  <w:rFonts w:eastAsia="Calibri" w:cs="Calibri" w:cstheme="minorHAnsi"/>
                  <w:kern w:val="0"/>
                  <w:sz w:val="24"/>
                  <w:szCs w:val="24"/>
                  <w:u w:val="single"/>
                  <w:lang w:val="en-US" w:eastAsia="en-US" w:bidi="ar-SA"/>
                </w:rPr>
                <w:t>Registration Form</w:t>
              </w:r>
            </w:hyperlink>
            <w:r>
              <w:rPr>
                <w:rFonts w:eastAsia="Calibri" w:cs="Calibri" w:cstheme="minorHAnsi"/>
                <w:kern w:val="0"/>
                <w:sz w:val="24"/>
                <w:szCs w:val="24"/>
                <w:lang w:val="en-US" w:eastAsia="en-US" w:bidi="ar-SA"/>
              </w:rPr>
              <w:t xml:space="preserve"> prescribed by the PHC with all the necessary details. </w:t>
            </w:r>
            <w:r>
              <w:rPr>
                <w:rFonts w:eastAsia="Calibri" w:cs="Calibri" w:cstheme="minorHAnsi"/>
                <w:kern w:val="0"/>
                <w:sz w:val="22"/>
                <w:szCs w:val="22"/>
                <w:lang w:val="en-US" w:eastAsia="en-US" w:bidi="ar-SA"/>
              </w:rPr>
              <w:t>Laboratories are required to display the Registration Number and Registration Certificate appropriately and prominently along with Scope of Services duly portrayed. Main board/boards are appropriately placed to display the Registration number and scope, whereas the registration number can be displayed in or outside the director’s room or at the reception etc.</w:t>
            </w:r>
          </w:p>
          <w:p>
            <w:pPr>
              <w:pStyle w:val="Normal"/>
              <w:widowControl/>
              <w:tabs>
                <w:tab w:val="clear" w:pos="720"/>
                <w:tab w:val="right" w:pos="9270" w:leader="dot"/>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 xml:space="preserve"> </w:t>
            </w:r>
          </w:p>
          <w:p>
            <w:pPr>
              <w:pStyle w:val="Normal"/>
              <w:widowControl/>
              <w:tabs>
                <w:tab w:val="clear" w:pos="720"/>
                <w:tab w:val="right" w:pos="9270" w:leader="dot"/>
              </w:tabs>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t>Licensing Process:</w:t>
            </w:r>
          </w:p>
          <w:p>
            <w:pPr>
              <w:pStyle w:val="Normal"/>
              <w:widowControl/>
              <w:tabs>
                <w:tab w:val="clear" w:pos="720"/>
                <w:tab w:val="right" w:pos="9270" w:leader="dot"/>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 xml:space="preserve">  </w:t>
            </w:r>
            <w:r>
              <w:rPr>
                <w:rFonts w:eastAsia="Calibri" w:cs="Calibri" w:cstheme="minorHAnsi"/>
                <w:kern w:val="0"/>
                <w:sz w:val="24"/>
                <w:szCs w:val="24"/>
                <w:highlight w:val="cyan"/>
                <w:lang w:val="en-US" w:eastAsia="en-US" w:bidi="ar-SA"/>
              </w:rPr>
              <w:t>Designing team to</w:t>
            </w:r>
            <w:r>
              <w:rPr>
                <w:rFonts w:eastAsia="Calibri" w:cs="Calibri" w:cstheme="minorHAnsi"/>
                <w:kern w:val="0"/>
                <w:sz w:val="24"/>
                <w:szCs w:val="24"/>
                <w:lang w:val="en-US" w:eastAsia="en-US" w:bidi="ar-SA"/>
              </w:rPr>
              <w:t xml:space="preserve"> </w:t>
            </w:r>
            <w:r>
              <w:rPr>
                <w:rFonts w:eastAsia="Calibri" w:cs="Calibri" w:cstheme="minorHAnsi"/>
                <w:kern w:val="0"/>
                <w:sz w:val="24"/>
                <w:szCs w:val="24"/>
                <w:highlight w:val="cyan"/>
                <w:lang w:val="en-US" w:eastAsia="en-US" w:bidi="ar-SA"/>
              </w:rPr>
              <w:t>Insert pictorial of licensing process</w:t>
            </w:r>
            <w:r>
              <w:rPr>
                <w:rFonts w:eastAsia="Calibri" w:cs="Calibri" w:cstheme="minorHAnsi"/>
                <w:kern w:val="0"/>
                <w:sz w:val="24"/>
                <w:szCs w:val="24"/>
                <w:lang w:val="en-US" w:eastAsia="en-US" w:bidi="ar-SA"/>
              </w:rPr>
              <w:t xml:space="preserve"> </w:t>
            </w:r>
          </w:p>
          <w:p>
            <w:pPr>
              <w:pStyle w:val="Normal"/>
              <w:widowControl/>
              <w:tabs>
                <w:tab w:val="clear" w:pos="720"/>
                <w:tab w:val="right" w:pos="9270" w:leader="dot"/>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tabs>
                <w:tab w:val="clear" w:pos="720"/>
                <w:tab w:val="right" w:pos="9270" w:leader="dot"/>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tabs>
                <w:tab w:val="clear" w:pos="720"/>
                <w:tab w:val="right" w:pos="9270" w:leader="dot"/>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tabs>
                <w:tab w:val="clear" w:pos="720"/>
                <w:tab w:val="right" w:pos="9270" w:leader="dot"/>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tabs>
                <w:tab w:val="clear" w:pos="720"/>
                <w:tab w:val="right" w:pos="9270" w:leader="dot"/>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tabs>
                <w:tab w:val="clear" w:pos="720"/>
                <w:tab w:val="right" w:pos="9270" w:leader="dot"/>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t>Outsourcing Specialized Tests</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76" w:before="0" w:after="0"/>
              <w:jc w:val="both"/>
              <w:rPr>
                <w:rFonts w:cs="Calibri" w:cstheme="minorHAnsi"/>
                <w:iCs/>
                <w:sz w:val="24"/>
              </w:rPr>
            </w:pPr>
            <w:r>
              <w:rPr>
                <w:rFonts w:eastAsia="Calibri" w:cs="Calibri" w:cstheme="minorHAnsi"/>
                <w:kern w:val="0"/>
                <w:sz w:val="24"/>
                <w:szCs w:val="22"/>
                <w:lang w:val="en-US" w:eastAsia="en-US" w:bidi="ar-SA"/>
              </w:rPr>
              <w:t xml:space="preserve">Specialized tests not performed in the lab are referred to contracted laboratories. The laboratory director/Incharge shall select the reference laboratory to which specimens are dispatched for test / analysis and reporting. The laboratory director/Incharge shall also develop and implement SOPs for dispatch of specimen, receipt and issuance of reports. When results are received from the referral laboratory, the original report is always forwarded to the requesting clinician. The list of the referral laboratories currently contracted and details of tests performed by the respective labs should be displayed. </w:t>
            </w:r>
            <w:r>
              <w:rPr>
                <w:rFonts w:eastAsia="Calibri" w:cs="Calibri" w:cstheme="minorHAnsi"/>
                <w:iCs/>
                <w:kern w:val="0"/>
                <w:sz w:val="24"/>
                <w:szCs w:val="22"/>
                <w:lang w:val="en-US" w:eastAsia="en-US" w:bidi="ar-SA"/>
              </w:rPr>
              <w:t xml:space="preserve">Laboratory management, in consultation with the technical experts as appropriate, shall establish a procedure(s) for the referral of specimens to other laboratories and to consultants for providing second opinions, which shall include inter-alia the following: </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r>
          </w:p>
          <w:p>
            <w:pPr>
              <w:pStyle w:val="ListParagraph"/>
              <w:widowControl/>
              <w:numPr>
                <w:ilvl w:val="0"/>
                <w:numId w:val="5"/>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Evaluating and selecting referral laboratories and consultants in terms of competence to perform the requested examinations and ensuring that there are no Conflict of Interests (COIs). </w:t>
            </w:r>
          </w:p>
          <w:p>
            <w:pPr>
              <w:pStyle w:val="ListParagraph"/>
              <w:widowControl/>
              <w:numPr>
                <w:ilvl w:val="0"/>
                <w:numId w:val="5"/>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Maintaining a record of all referral laboratories. </w:t>
            </w:r>
          </w:p>
          <w:p>
            <w:pPr>
              <w:pStyle w:val="ListParagraph"/>
              <w:widowControl/>
              <w:numPr>
                <w:ilvl w:val="0"/>
                <w:numId w:val="5"/>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Maintaining a record of all specimens referred.</w:t>
            </w:r>
          </w:p>
          <w:p>
            <w:pPr>
              <w:pStyle w:val="ListParagraph"/>
              <w:widowControl/>
              <w:numPr>
                <w:ilvl w:val="0"/>
                <w:numId w:val="5"/>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Recording regarding dispatch dates.</w:t>
            </w:r>
          </w:p>
          <w:p>
            <w:pPr>
              <w:pStyle w:val="ListParagraph"/>
              <w:widowControl/>
              <w:numPr>
                <w:ilvl w:val="0"/>
                <w:numId w:val="5"/>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Maintaining a record of reports. </w:t>
            </w:r>
          </w:p>
          <w:p>
            <w:pPr>
              <w:pStyle w:val="ListParagraph"/>
              <w:widowControl/>
              <w:numPr>
                <w:ilvl w:val="0"/>
                <w:numId w:val="5"/>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Monitoring the receipt of reports from the referral laboratory or referral consultant. </w:t>
            </w:r>
          </w:p>
          <w:p>
            <w:pPr>
              <w:pStyle w:val="ListParagraph"/>
              <w:widowControl/>
              <w:numPr>
                <w:ilvl w:val="0"/>
                <w:numId w:val="5"/>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Defining the respective responsibilities for the interpretation and reporting of referred examinations.  </w:t>
            </w:r>
          </w:p>
          <w:p>
            <w:pPr>
              <w:pStyle w:val="ListParagraph"/>
              <w:widowControl/>
              <w:numPr>
                <w:ilvl w:val="0"/>
                <w:numId w:val="5"/>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Periodic review of the arrangements with referral laboratories to ensure that requirements including terms of External Quality Assurance (EQA), performance and turnaround times continually  met. </w:t>
            </w:r>
          </w:p>
          <w:p>
            <w:pPr>
              <w:pStyle w:val="ListParagraph"/>
              <w:widowControl/>
              <w:spacing w:before="0" w:after="200"/>
              <w:ind w:start="720" w:end="-144"/>
              <w:contextualSpacing/>
              <w:jc w:val="both"/>
              <w:rPr>
                <w:rFonts w:ascii="Calibri" w:hAnsi="Calibri" w:cs="Calibri" w:asciiTheme="minorHAnsi" w:cstheme="minorHAnsi" w:hAnsiTheme="minorHAnsi"/>
                <w:b/>
                <w:sz w:val="24"/>
              </w:rPr>
            </w:pPr>
            <w:r>
              <w:rPr>
                <w:rFonts w:cs="Calibri" w:ascii="Calibri" w:hAnsi="Calibri" w:asciiTheme="minorHAnsi" w:cstheme="minorHAnsi" w:hAnsiTheme="minorHAnsi"/>
                <w:b/>
                <w:kern w:val="0"/>
                <w:sz w:val="24"/>
                <w:szCs w:val="22"/>
                <w:lang w:val="en-US" w:bidi="ar-SA"/>
              </w:rPr>
              <w:t>Note:</w:t>
            </w:r>
            <w:r>
              <w:rPr>
                <w:rFonts w:cs="Calibri" w:ascii="Calibri" w:hAnsi="Calibri" w:asciiTheme="minorHAnsi" w:cstheme="minorHAnsi" w:hAnsiTheme="minorHAnsi"/>
                <w:b/>
                <w:i/>
                <w:kern w:val="0"/>
                <w:sz w:val="24"/>
                <w:szCs w:val="22"/>
                <w:lang w:val="en-US" w:bidi="ar-SA"/>
              </w:rPr>
              <w:t xml:space="preserve"> Referral laboratories should be compliant of the PHC regulatory requirement and, or be, accredited by some accreditation body as applicable for ensuring that the quality management systems meet the requirements of good practices. of quality assurance</w:t>
            </w:r>
            <w:r>
              <w:rPr>
                <w:rFonts w:cs="Calibri" w:ascii="Calibri" w:hAnsi="Calibri" w:asciiTheme="minorHAnsi" w:cstheme="minorHAnsi" w:hAnsiTheme="minorHAnsi"/>
                <w:b/>
                <w:kern w:val="0"/>
                <w:sz w:val="24"/>
                <w:szCs w:val="22"/>
                <w:lang w:val="en-US" w:bidi="ar-SA"/>
              </w:rPr>
              <w:t>.</w:t>
            </w:r>
          </w:p>
          <w:p>
            <w:pPr>
              <w:pStyle w:val="Normal"/>
              <w:widowControl/>
              <w:tabs>
                <w:tab w:val="clear" w:pos="720"/>
                <w:tab w:val="right" w:pos="9270" w:leader="dot"/>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 xml:space="preserve">A </w:t>
            </w:r>
            <w:r>
              <w:rPr>
                <w:rFonts w:eastAsia="Calibri" w:cs="Calibri" w:cstheme="minorHAnsi"/>
                <w:b/>
                <w:bCs/>
                <w:kern w:val="0"/>
                <w:sz w:val="24"/>
                <w:szCs w:val="24"/>
                <w:lang w:val="en-US" w:eastAsia="en-US" w:bidi="ar-SA"/>
              </w:rPr>
              <w:t>memorandum of understanding</w:t>
            </w:r>
            <w:r>
              <w:rPr>
                <w:rFonts w:eastAsia="Calibri" w:cs="Calibri" w:cstheme="minorHAnsi"/>
                <w:kern w:val="0"/>
                <w:sz w:val="24"/>
                <w:szCs w:val="24"/>
                <w:lang w:val="en-US" w:eastAsia="en-US" w:bidi="ar-SA"/>
              </w:rPr>
              <w:t xml:space="preserve"> (</w:t>
            </w:r>
            <w:r>
              <w:rPr>
                <w:rFonts w:eastAsia="Calibri" w:cs="Calibri" w:cstheme="minorHAnsi"/>
                <w:b/>
                <w:bCs/>
                <w:kern w:val="0"/>
                <w:sz w:val="24"/>
                <w:szCs w:val="24"/>
                <w:lang w:val="en-US" w:eastAsia="en-US" w:bidi="ar-SA"/>
              </w:rPr>
              <w:t>MOU</w:t>
            </w:r>
            <w:r>
              <w:rPr>
                <w:rFonts w:eastAsia="Calibri" w:cs="Calibri" w:cstheme="minorHAnsi"/>
                <w:kern w:val="0"/>
                <w:sz w:val="24"/>
                <w:szCs w:val="24"/>
                <w:lang w:val="en-US" w:eastAsia="en-US" w:bidi="ar-SA"/>
              </w:rPr>
              <w:t xml:space="preserve">) is a formal agreement between two or more Laboratories (parties) signed to establish referral/ outsourcing partnerships. Although the </w:t>
            </w:r>
            <w:r>
              <w:rPr>
                <w:rFonts w:eastAsia="Calibri" w:cs="Calibri" w:cstheme="minorHAnsi"/>
                <w:b/>
                <w:bCs/>
                <w:kern w:val="0"/>
                <w:sz w:val="24"/>
                <w:szCs w:val="24"/>
                <w:lang w:val="en-US" w:eastAsia="en-US" w:bidi="ar-SA"/>
              </w:rPr>
              <w:t>MOUs</w:t>
            </w:r>
            <w:r>
              <w:rPr>
                <w:rFonts w:eastAsia="Calibri" w:cs="Calibri" w:cstheme="minorHAnsi"/>
                <w:kern w:val="0"/>
                <w:sz w:val="24"/>
                <w:szCs w:val="24"/>
                <w:lang w:val="en-US" w:eastAsia="en-US" w:bidi="ar-SA"/>
              </w:rPr>
              <w:t xml:space="preserve"> do not confer any legal binding but reflect a degree of seriousness, define responsibilities and mutual respect amongst the parties. </w:t>
            </w:r>
          </w:p>
          <w:p>
            <w:pPr>
              <w:pStyle w:val="Normal"/>
              <w:widowControl/>
              <w:tabs>
                <w:tab w:val="clear" w:pos="720"/>
                <w:tab w:val="right" w:pos="9270" w:leader="dot"/>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pBdr>
                <w:top w:val="single" w:sz="4" w:space="1" w:color="000000"/>
                <w:bottom w:val="single" w:sz="4" w:space="1" w:color="000000"/>
              </w:pBdr>
              <w:shd w:val="clear" w:color="auto" w:fill="DBE5F1"/>
              <w:tabs>
                <w:tab w:val="clear" w:pos="720"/>
                <w:tab w:val="right" w:pos="9270" w:leader="dot"/>
              </w:tabs>
              <w:spacing w:lineRule="auto" w:line="360" w:before="0" w:after="0"/>
              <w:jc w:val="both"/>
              <w:rPr>
                <w:rFonts w:cs="Calibri" w:cstheme="minorHAnsi"/>
                <w:b/>
                <w:sz w:val="24"/>
                <w:szCs w:val="24"/>
              </w:rPr>
            </w:pPr>
            <w:bookmarkStart w:id="34" w:name="SampleMOATemplate49"/>
            <w:r>
              <w:rPr>
                <w:rFonts w:eastAsia="Calibri" w:cs="Calibri" w:cstheme="minorHAnsi"/>
                <w:b/>
                <w:kern w:val="0"/>
                <w:sz w:val="24"/>
                <w:szCs w:val="24"/>
                <w:lang w:val="en-US" w:eastAsia="en-US" w:bidi="ar-SA"/>
              </w:rPr>
              <w:t>Sample Memorandum of Understanding Template</w:t>
            </w:r>
            <w:bookmarkEnd w:id="34"/>
          </w:p>
          <w:p>
            <w:pPr>
              <w:pStyle w:val="Normal"/>
              <w:widowControl/>
              <w:tabs>
                <w:tab w:val="clear" w:pos="720"/>
                <w:tab w:val="right" w:pos="9270" w:leader="dot"/>
              </w:tabs>
              <w:spacing w:lineRule="auto" w:line="360" w:before="0" w:after="0"/>
              <w:jc w:val="both"/>
              <w:rPr>
                <w:rFonts w:cs="Calibri" w:cstheme="minorHAnsi"/>
                <w:b/>
                <w:sz w:val="24"/>
                <w:szCs w:val="24"/>
              </w:rPr>
            </w:pPr>
            <w:r>
              <w:rPr>
                <w:rFonts w:eastAsia="Calibri" w:cs="Calibri" w:cstheme="minorHAnsi"/>
                <w:b/>
                <w:kern w:val="0"/>
                <w:sz w:val="24"/>
                <w:szCs w:val="24"/>
                <w:lang w:val="en-US" w:eastAsia="en-US" w:bidi="ar-SA"/>
              </w:rPr>
              <w:t>Memorandum of Understanding</w:t>
            </w:r>
          </w:p>
          <w:p>
            <w:pPr>
              <w:pStyle w:val="Normal"/>
              <w:widowControl/>
              <w:tabs>
                <w:tab w:val="clear" w:pos="720"/>
                <w:tab w:val="right" w:pos="9270" w:leader="dot"/>
              </w:tabs>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Between</w:t>
            </w:r>
          </w:p>
          <w:p>
            <w:pPr>
              <w:pStyle w:val="Normal"/>
              <w:widowControl/>
              <w:tabs>
                <w:tab w:val="clear" w:pos="720"/>
                <w:tab w:val="right" w:pos="9270" w:leader="dot"/>
              </w:tabs>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(Partner-1)  and   (Partner-2)</w:t>
            </w:r>
          </w:p>
          <w:p>
            <w:pPr>
              <w:pStyle w:val="NormalWeb"/>
              <w:widowControl/>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cstheme="minorHAnsi" w:ascii="Calibri" w:hAnsi="Calibri"/>
                <w:kern w:val="0"/>
                <w:lang w:val="en-US" w:eastAsia="en-US" w:bidi="ar-SA"/>
              </w:rPr>
            </w:r>
          </w:p>
          <w:p>
            <w:pPr>
              <w:pStyle w:val="NormalWeb"/>
              <w:widowControl/>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This Memorandum of Understanding (MOU) sets for the terms and understanding between the (partner-1) and the (partner-2) to . . . . . . . . . . . . . . . . . . . (insert activity).</w:t>
            </w:r>
          </w:p>
          <w:p>
            <w:pPr>
              <w:pStyle w:val="NormalWeb"/>
              <w:widowControl/>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b/>
              </w:rPr>
            </w:pPr>
            <w:r>
              <w:rPr>
                <w:rFonts w:cs="Calibri" w:ascii="Calibri" w:hAnsi="Calibri" w:asciiTheme="minorHAnsi" w:cstheme="minorHAnsi" w:hAnsiTheme="minorHAnsi"/>
                <w:b/>
                <w:kern w:val="0"/>
                <w:lang w:val="en-US" w:eastAsia="en-US" w:bidi="ar-SA"/>
              </w:rPr>
              <w:t>Background</w:t>
            </w:r>
          </w:p>
          <w:p>
            <w:pPr>
              <w:pStyle w:val="NormalWeb"/>
              <w:widowControl/>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(Why partnership important)</w:t>
            </w:r>
          </w:p>
          <w:p>
            <w:pPr>
              <w:pStyle w:val="NormalWeb"/>
              <w:widowControl/>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b/>
              </w:rPr>
            </w:pPr>
            <w:r>
              <w:rPr>
                <w:rFonts w:cs="Calibri" w:ascii="Calibri" w:hAnsi="Calibri" w:asciiTheme="minorHAnsi" w:cstheme="minorHAnsi" w:hAnsiTheme="minorHAnsi"/>
                <w:b/>
                <w:kern w:val="0"/>
                <w:lang w:val="en-US" w:eastAsia="en-US" w:bidi="ar-SA"/>
              </w:rPr>
              <w:t>Purpose</w:t>
            </w:r>
          </w:p>
          <w:p>
            <w:pPr>
              <w:pStyle w:val="NormalWeb"/>
              <w:widowControl/>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This MOU will (purpose/goals of partnership)</w:t>
            </w:r>
          </w:p>
          <w:p>
            <w:pPr>
              <w:pStyle w:val="NormalWeb"/>
              <w:widowControl/>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The above goals will be accomplished by undertaking the following activities:</w:t>
            </w:r>
          </w:p>
          <w:p>
            <w:pPr>
              <w:pStyle w:val="NormalWeb"/>
              <w:widowControl/>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(List and describe the activities that are covered under the partnership and who will do what)</w:t>
            </w:r>
          </w:p>
          <w:p>
            <w:pPr>
              <w:pStyle w:val="NormalWeb"/>
              <w:widowControl/>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b/>
              </w:rPr>
            </w:pPr>
            <w:r>
              <w:rPr>
                <w:rFonts w:cs="Calibri" w:ascii="Calibri" w:hAnsi="Calibri" w:asciiTheme="minorHAnsi" w:cstheme="minorHAnsi" w:hAnsiTheme="minorHAnsi"/>
                <w:b/>
                <w:kern w:val="0"/>
                <w:lang w:val="en-US" w:eastAsia="en-US" w:bidi="ar-SA"/>
              </w:rPr>
              <w:t>Reporting</w:t>
            </w:r>
          </w:p>
          <w:p>
            <w:pPr>
              <w:pStyle w:val="NormalWeb"/>
              <w:widowControl/>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(Record who will evaluate effectiveness and adherence to the agreement and when evaluation will happen)</w:t>
            </w:r>
          </w:p>
          <w:p>
            <w:pPr>
              <w:pStyle w:val="NormalWeb"/>
              <w:widowControl/>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b/>
              </w:rPr>
            </w:pPr>
            <w:r>
              <w:rPr>
                <w:rFonts w:cs="Calibri" w:ascii="Calibri" w:hAnsi="Calibri" w:asciiTheme="minorHAnsi" w:cstheme="minorHAnsi" w:hAnsiTheme="minorHAnsi"/>
                <w:b/>
                <w:kern w:val="0"/>
                <w:lang w:val="en-US" w:eastAsia="en-US" w:bidi="ar-SA"/>
              </w:rPr>
              <w:t>Funding</w:t>
            </w:r>
          </w:p>
          <w:p>
            <w:pPr>
              <w:pStyle w:val="NormalWeb"/>
              <w:widowControl/>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(Specify that this MOU is not a commitment of funds)</w:t>
            </w:r>
          </w:p>
          <w:p>
            <w:pPr>
              <w:pStyle w:val="NormalWeb"/>
              <w:widowControl/>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b/>
              </w:rPr>
            </w:pPr>
            <w:r>
              <w:rPr>
                <w:rFonts w:cs="Calibri" w:ascii="Calibri" w:hAnsi="Calibri" w:asciiTheme="minorHAnsi" w:cstheme="minorHAnsi" w:hAnsiTheme="minorHAnsi"/>
                <w:b/>
                <w:kern w:val="0"/>
                <w:lang w:val="en-US" w:eastAsia="en-US" w:bidi="ar-SA"/>
              </w:rPr>
              <w:t>Duration</w:t>
            </w:r>
          </w:p>
          <w:p>
            <w:pPr>
              <w:pStyle w:val="NormalWeb"/>
              <w:widowControl/>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 xml:space="preserve">This MOU is </w:t>
            </w:r>
            <w:r>
              <w:rPr>
                <w:rFonts w:cs="Calibri" w:ascii="Calibri" w:hAnsi="Calibri" w:asciiTheme="minorHAnsi" w:cstheme="minorHAnsi" w:hAnsiTheme="minorHAnsi"/>
                <w:kern w:val="0"/>
                <w:u w:val="single"/>
                <w:lang w:val="en-US" w:eastAsia="en-US" w:bidi="ar-SA"/>
              </w:rPr>
              <w:t>at-will</w:t>
            </w:r>
            <w:r>
              <w:rPr>
                <w:rFonts w:cs="Calibri" w:ascii="Calibri" w:hAnsi="Calibri" w:asciiTheme="minorHAnsi" w:cstheme="minorHAnsi" w:hAnsiTheme="minorHAnsi"/>
                <w:kern w:val="0"/>
                <w:lang w:val="en-US" w:eastAsia="en-US" w:bidi="ar-SA"/>
              </w:rPr>
              <w:t xml:space="preserve"> and may be modified by mutual consent of authorized representatives from (list partners). This MOU shall become effective upon signature by the authorized representatives from the (list partners) and will remain effective until modified or terminated by any one of the partners with mutual consent. In the absence of mutual agreement by the authorized representatives from (list partners) this MOU shall end on (end date of partnership).</w:t>
            </w:r>
          </w:p>
          <w:p>
            <w:pPr>
              <w:pStyle w:val="NormalWeb"/>
              <w:widowControl/>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b/>
              </w:rPr>
            </w:pPr>
            <w:r>
              <w:rPr>
                <w:rFonts w:cs="Calibri" w:ascii="Calibri" w:hAnsi="Calibri" w:asciiTheme="minorHAnsi" w:cstheme="minorHAnsi" w:hAnsiTheme="minorHAnsi"/>
                <w:b/>
                <w:kern w:val="0"/>
                <w:lang w:val="en-US" w:eastAsia="en-US" w:bidi="ar-SA"/>
              </w:rPr>
              <w:t>Contact Information</w:t>
            </w:r>
          </w:p>
          <w:p>
            <w:pPr>
              <w:pStyle w:val="NormalWeb"/>
              <w:widowControl/>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b/>
                <w:u w:val="single"/>
              </w:rPr>
            </w:pPr>
            <w:r>
              <w:rPr>
                <w:rFonts w:cs="Calibri" w:ascii="Calibri" w:hAnsi="Calibri" w:asciiTheme="minorHAnsi" w:cstheme="minorHAnsi" w:hAnsiTheme="minorHAnsi"/>
                <w:b/>
                <w:kern w:val="0"/>
                <w:u w:val="single"/>
                <w:lang w:val="en-US" w:eastAsia="en-US" w:bidi="ar-SA"/>
              </w:rPr>
              <w:t>Partner 1</w:t>
            </w:r>
          </w:p>
          <w:p>
            <w:pPr>
              <w:pStyle w:val="NormalWeb"/>
              <w:widowControl/>
              <w:numPr>
                <w:ilvl w:val="0"/>
                <w:numId w:val="270"/>
              </w:numPr>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Name</w:t>
            </w:r>
          </w:p>
          <w:p>
            <w:pPr>
              <w:pStyle w:val="NormalWeb"/>
              <w:widowControl/>
              <w:numPr>
                <w:ilvl w:val="0"/>
                <w:numId w:val="270"/>
              </w:numPr>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Authorized representative</w:t>
            </w:r>
          </w:p>
          <w:p>
            <w:pPr>
              <w:pStyle w:val="NormalWeb"/>
              <w:widowControl/>
              <w:numPr>
                <w:ilvl w:val="0"/>
                <w:numId w:val="270"/>
              </w:numPr>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Position</w:t>
            </w:r>
          </w:p>
          <w:p>
            <w:pPr>
              <w:pStyle w:val="NormalWeb"/>
              <w:widowControl/>
              <w:numPr>
                <w:ilvl w:val="0"/>
                <w:numId w:val="270"/>
              </w:numPr>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Address</w:t>
            </w:r>
          </w:p>
          <w:p>
            <w:pPr>
              <w:pStyle w:val="NormalWeb"/>
              <w:widowControl/>
              <w:numPr>
                <w:ilvl w:val="0"/>
                <w:numId w:val="270"/>
              </w:numPr>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Telephone</w:t>
            </w:r>
          </w:p>
          <w:p>
            <w:pPr>
              <w:pStyle w:val="NormalWeb"/>
              <w:widowControl/>
              <w:numPr>
                <w:ilvl w:val="0"/>
                <w:numId w:val="270"/>
              </w:numPr>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Fax</w:t>
            </w:r>
          </w:p>
          <w:p>
            <w:pPr>
              <w:pStyle w:val="NormalWeb"/>
              <w:widowControl/>
              <w:numPr>
                <w:ilvl w:val="0"/>
                <w:numId w:val="270"/>
              </w:numPr>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E-mail</w:t>
            </w:r>
          </w:p>
          <w:p>
            <w:pPr>
              <w:pStyle w:val="NormalWeb"/>
              <w:widowControl/>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b/>
                <w:u w:val="single"/>
              </w:rPr>
            </w:pPr>
            <w:r>
              <w:rPr>
                <w:rFonts w:cs="Calibri" w:ascii="Calibri" w:hAnsi="Calibri" w:asciiTheme="minorHAnsi" w:cstheme="minorHAnsi" w:hAnsiTheme="minorHAnsi"/>
                <w:b/>
                <w:kern w:val="0"/>
                <w:u w:val="single"/>
                <w:lang w:val="en-US" w:eastAsia="en-US" w:bidi="ar-SA"/>
              </w:rPr>
              <w:t>Partner 2</w:t>
            </w:r>
          </w:p>
          <w:p>
            <w:pPr>
              <w:pStyle w:val="NormalWeb"/>
              <w:widowControl/>
              <w:numPr>
                <w:ilvl w:val="0"/>
                <w:numId w:val="271"/>
              </w:numPr>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Name</w:t>
            </w:r>
          </w:p>
          <w:p>
            <w:pPr>
              <w:pStyle w:val="NormalWeb"/>
              <w:widowControl/>
              <w:numPr>
                <w:ilvl w:val="0"/>
                <w:numId w:val="271"/>
              </w:numPr>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Authorized representative</w:t>
            </w:r>
          </w:p>
          <w:p>
            <w:pPr>
              <w:pStyle w:val="NormalWeb"/>
              <w:widowControl/>
              <w:numPr>
                <w:ilvl w:val="0"/>
                <w:numId w:val="271"/>
              </w:numPr>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Position</w:t>
            </w:r>
          </w:p>
          <w:p>
            <w:pPr>
              <w:pStyle w:val="NormalWeb"/>
              <w:widowControl/>
              <w:numPr>
                <w:ilvl w:val="0"/>
                <w:numId w:val="271"/>
              </w:numPr>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Address</w:t>
            </w:r>
          </w:p>
          <w:p>
            <w:pPr>
              <w:pStyle w:val="NormalWeb"/>
              <w:widowControl/>
              <w:numPr>
                <w:ilvl w:val="0"/>
                <w:numId w:val="271"/>
              </w:numPr>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Telephone</w:t>
            </w:r>
          </w:p>
          <w:p>
            <w:pPr>
              <w:pStyle w:val="NormalWeb"/>
              <w:widowControl/>
              <w:numPr>
                <w:ilvl w:val="0"/>
                <w:numId w:val="271"/>
              </w:numPr>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Fax</w:t>
            </w:r>
          </w:p>
          <w:p>
            <w:pPr>
              <w:pStyle w:val="NormalWeb"/>
              <w:widowControl/>
              <w:numPr>
                <w:ilvl w:val="0"/>
                <w:numId w:val="271"/>
              </w:numPr>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E-mail</w:t>
            </w:r>
          </w:p>
          <w:p>
            <w:pPr>
              <w:pStyle w:val="NormalWeb"/>
              <w:widowControl/>
              <w:tabs>
                <w:tab w:val="clear" w:pos="720"/>
                <w:tab w:val="left" w:pos="2880" w:leader="underscore"/>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ab/>
              <w:t>Date:</w:t>
            </w:r>
          </w:p>
          <w:p>
            <w:pPr>
              <w:pStyle w:val="NormalWeb"/>
              <w:widowControl/>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(Partner 1 signature)</w:t>
            </w:r>
          </w:p>
          <w:p>
            <w:pPr>
              <w:pStyle w:val="NormalWeb"/>
              <w:widowControl/>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(Partner name, organization, position)</w:t>
            </w:r>
          </w:p>
          <w:p>
            <w:pPr>
              <w:pStyle w:val="NormalWeb"/>
              <w:widowControl/>
              <w:tabs>
                <w:tab w:val="clear" w:pos="720"/>
                <w:tab w:val="left" w:pos="2880" w:leader="underscore"/>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ab/>
              <w:t>Date:</w:t>
            </w:r>
          </w:p>
          <w:p>
            <w:pPr>
              <w:pStyle w:val="NormalWeb"/>
              <w:widowControl/>
              <w:tabs>
                <w:tab w:val="clear" w:pos="720"/>
                <w:tab w:val="right" w:pos="9270" w:leader="dot"/>
              </w:tabs>
              <w:spacing w:lineRule="auto" w:line="360"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(Partner 2 signature)</w:t>
            </w:r>
          </w:p>
          <w:p>
            <w:pPr>
              <w:pStyle w:val="Normal"/>
              <w:widowControl/>
              <w:tabs>
                <w:tab w:val="clear" w:pos="720"/>
                <w:tab w:val="right" w:pos="9270" w:leader="dot"/>
              </w:tabs>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(Partner name, organization, position)</w:t>
            </w:r>
          </w:p>
          <w:p>
            <w:pPr>
              <w:pStyle w:val="Normal"/>
              <w:widowControl/>
              <w:tabs>
                <w:tab w:val="clear" w:pos="720"/>
                <w:tab w:val="right" w:pos="9270" w:leader="dot"/>
              </w:tabs>
              <w:spacing w:lineRule="auto" w:line="360" w:before="0" w:after="0"/>
              <w:jc w:val="both"/>
              <w:rPr>
                <w:rFonts w:cs="Calibri" w:cstheme="minorHAnsi"/>
                <w:sz w:val="24"/>
                <w:lang w:val="en-GB"/>
              </w:rPr>
            </w:pPr>
            <w:r>
              <w:rPr>
                <w:rFonts w:eastAsia="Calibri" w:cs="Calibri" w:cstheme="minorHAnsi"/>
                <w:kern w:val="0"/>
                <w:sz w:val="24"/>
                <w:szCs w:val="22"/>
                <w:lang w:val="en-GB" w:eastAsia="en-US" w:bidi="ar-SA"/>
              </w:rPr>
              <w:tab/>
            </w:r>
          </w:p>
          <w:p>
            <w:pPr>
              <w:pStyle w:val="Normal"/>
              <w:widowControl/>
              <w:tabs>
                <w:tab w:val="clear" w:pos="720"/>
                <w:tab w:val="right" w:pos="9270" w:leader="dot"/>
              </w:tabs>
              <w:spacing w:lineRule="auto" w:line="360" w:before="0" w:after="0"/>
              <w:jc w:val="both"/>
              <w:rPr>
                <w:rFonts w:cs="Calibri" w:cstheme="minorHAnsi"/>
                <w:sz w:val="24"/>
                <w:lang w:val="en-GB"/>
              </w:rPr>
            </w:pPr>
            <w:r>
              <w:rPr>
                <w:rFonts w:eastAsia="Calibri" w:cs="Calibri" w:cstheme="minorHAnsi"/>
                <w:kern w:val="0"/>
                <w:sz w:val="24"/>
                <w:szCs w:val="22"/>
                <w:lang w:val="en-GB" w:eastAsia="en-US" w:bidi="ar-SA"/>
              </w:rPr>
            </w:r>
          </w:p>
        </w:tc>
      </w:tr>
    </w:tbl>
    <w:p>
      <w:pPr>
        <w:pStyle w:val="Normal"/>
        <w:jc w:val="both"/>
        <w:rPr>
          <w:rFonts w:cs="Calibri" w:cstheme="minorHAnsi"/>
        </w:rPr>
      </w:pPr>
      <w:r>
        <w:rPr>
          <w:rFonts w:cs="Calibri" w:cstheme="minorHAnsi"/>
        </w:rPr>
      </w:r>
    </w:p>
    <w:p>
      <w:pPr>
        <w:pStyle w:val="Normal"/>
        <w:rPr>
          <w:rFonts w:cs="Calibri" w:cstheme="minorHAnsi"/>
        </w:rPr>
      </w:pPr>
      <w:r>
        <w:rPr>
          <w:rFonts w:cs="Calibri" w:cstheme="minorHAnsi"/>
        </w:rPr>
      </w:r>
      <w:r>
        <w:br w:type="page"/>
      </w:r>
    </w:p>
    <w:p>
      <w:pPr>
        <w:pStyle w:val="Heading3"/>
        <w:spacing w:before="0" w:after="240"/>
        <w:ind w:hanging="2790" w:start="2790"/>
        <w:rPr/>
      </w:pPr>
      <w:bookmarkStart w:id="35" w:name="_Toc514930977"/>
      <w:bookmarkStart w:id="36" w:name="_Toc483909793"/>
      <w:r>
        <w:rPr/>
        <w:t>Standard 2. ROM-2: A technically qualified and experienced individual heads the laboratory</w:t>
      </w:r>
      <w:bookmarkEnd w:id="35"/>
      <w:bookmarkEnd w:id="36"/>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 (6-6):</w:t>
      </w:r>
    </w:p>
    <w:p>
      <w:pPr>
        <w:pStyle w:val="Heading4"/>
        <w:shd w:val="clear" w:color="auto" w:fill="FF0000"/>
        <w:spacing w:before="0" w:after="120"/>
        <w:ind w:hanging="900" w:start="900"/>
        <w:rPr>
          <w:rFonts w:ascii="Calibri" w:hAnsi="Calibri" w:cs="Calibri" w:asciiTheme="minorHAnsi" w:cstheme="minorHAnsi" w:hAnsiTheme="minorHAnsi"/>
          <w:color w:themeColor="background1" w:val="FFFFFF"/>
          <w:szCs w:val="28"/>
        </w:rPr>
      </w:pPr>
      <w:bookmarkStart w:id="37" w:name="_Toc514930978"/>
      <w:bookmarkStart w:id="38" w:name="_Toc496884154"/>
      <w:bookmarkStart w:id="39" w:name="_Toc483909794"/>
      <w:bookmarkEnd w:id="39"/>
      <w:r>
        <w:rPr>
          <w:rFonts w:cs="Calibri" w:ascii="Calibri" w:hAnsi="Calibri" w:asciiTheme="minorHAnsi" w:cstheme="minorHAnsi" w:hAnsiTheme="minorHAnsi"/>
          <w:color w:themeColor="background1" w:val="FFFFFF"/>
          <w:szCs w:val="28"/>
        </w:rPr>
        <w:t>Ind. 6: The individual heading the laboratory has requisite and appropriate technical qualification and experience</w:t>
      </w:r>
      <w:bookmarkEnd w:id="37"/>
      <w:bookmarkEnd w:id="38"/>
    </w:p>
    <w:p>
      <w:pPr>
        <w:pStyle w:val="Normal"/>
        <w:spacing w:lineRule="auto" w:line="240" w:before="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40" w:before="0" w:after="120"/>
        <w:jc w:val="both"/>
        <w:rPr>
          <w:rFonts w:cs="Calibri" w:cstheme="minorHAnsi"/>
          <w:bCs/>
          <w:sz w:val="24"/>
          <w:szCs w:val="24"/>
        </w:rPr>
      </w:pPr>
      <w:r>
        <w:rPr>
          <w:rFonts w:cs="Calibri" w:cstheme="minorHAnsi"/>
          <w:bCs/>
          <w:sz w:val="24"/>
          <w:szCs w:val="24"/>
        </w:rPr>
        <w:t xml:space="preserve">Director/individual heading the laboratory is responsible for the overall operation and administration. Although he/she has the option to delegate some of the responsibilities, he/she remains ultimately responsible and must ensure that all the duties are properly performed and applicable regulatory requirements are duly complied. </w:t>
      </w:r>
      <w:r>
        <w:rPr>
          <w:rFonts w:cs="Calibri" w:cstheme="minorHAnsi"/>
          <w:sz w:val="24"/>
          <w:szCs w:val="24"/>
        </w:rPr>
        <w:t>Review the job description</w:t>
      </w:r>
      <w:r>
        <w:rPr>
          <w:rStyle w:val="FootnoteReference"/>
          <w:rFonts w:cs="Calibri" w:cstheme="minorHAnsi"/>
          <w:sz w:val="24"/>
          <w:szCs w:val="24"/>
        </w:rPr>
        <w:footnoteReference w:id="4"/>
      </w:r>
      <w:r>
        <w:rPr>
          <w:rFonts w:cs="Calibri" w:cstheme="minorHAnsi"/>
          <w:sz w:val="24"/>
          <w:szCs w:val="24"/>
        </w:rPr>
        <w:t xml:space="preserve"> of the laboratory head / director and determine if the individual has the technically appropriate qualification and experience</w:t>
      </w:r>
      <w:r>
        <w:rPr>
          <w:rStyle w:val="FootnoteReference"/>
          <w:rFonts w:cs="Calibri" w:cstheme="minorHAnsi"/>
          <w:sz w:val="24"/>
          <w:szCs w:val="24"/>
        </w:rPr>
        <w:footnoteReference w:id="5"/>
      </w:r>
      <w:r>
        <w:rPr>
          <w:rFonts w:cs="Calibri" w:cstheme="minorHAnsi"/>
          <w:sz w:val="24"/>
          <w:szCs w:val="24"/>
        </w:rPr>
        <w:t xml:space="preserve"> to manage the laboratory according to stated mission. The JD should also include the binding clauses regarding physical presence of the laboratory head / director in the laboratory on daily basis to ensure required supervision and reporting</w:t>
      </w:r>
      <w:r>
        <w:rPr>
          <w:rStyle w:val="FootnoteReference"/>
          <w:rFonts w:cs="Calibri" w:cstheme="minorHAnsi"/>
          <w:sz w:val="24"/>
          <w:szCs w:val="24"/>
        </w:rPr>
        <w:footnoteReference w:id="6"/>
      </w:r>
      <w:r>
        <w:rPr>
          <w:rFonts w:cs="Calibri" w:cstheme="minorHAnsi"/>
          <w:sz w:val="24"/>
          <w:szCs w:val="24"/>
        </w:rPr>
        <w:t xml:space="preserve">. </w:t>
      </w:r>
    </w:p>
    <w:p>
      <w:pPr>
        <w:pStyle w:val="Normal"/>
        <w:ind w:firstLine="180" w:start="-180"/>
        <w:rPr>
          <w:rFonts w:cs="Calibri" w:cstheme="minorHAnsi"/>
          <w:b/>
          <w:bCs/>
          <w:sz w:val="24"/>
        </w:rPr>
      </w:pPr>
      <w:r>
        <w:rPr>
          <w:rFonts w:cs="Calibri" w:cstheme="minorHAnsi"/>
          <w:b/>
          <w:bCs/>
          <w:sz w:val="24"/>
        </w:rPr>
        <w:t>Compliance Requirements:</w:t>
      </w:r>
    </w:p>
    <w:p>
      <w:pPr>
        <w:pStyle w:val="ListParagraph"/>
        <w:numPr>
          <w:ilvl w:val="0"/>
          <w:numId w:val="231"/>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A Pathologist currently </w:t>
      </w:r>
      <w:del w:id="19" w:author="Dr. Anees Ahmed" w:date="2018-06-03T00:50:00Z">
        <w:r>
          <w:rPr>
            <w:rFonts w:cs="Calibri" w:ascii="Calibri" w:hAnsi="Calibri" w:asciiTheme="minorHAnsi" w:cstheme="minorHAnsi" w:hAnsiTheme="minorHAnsi"/>
            <w:sz w:val="24"/>
            <w:szCs w:val="24"/>
          </w:rPr>
          <w:delText>with</w:delText>
        </w:r>
      </w:del>
      <w:ins w:id="20" w:author="Dr. Anees Ahmed" w:date="2018-06-03T00:50:00Z">
        <w:r>
          <w:rPr>
            <w:rFonts w:cs="Calibri" w:ascii="Calibri" w:hAnsi="Calibri" w:asciiTheme="minorHAnsi" w:cstheme="minorHAnsi" w:hAnsiTheme="minorHAnsi"/>
            <w:sz w:val="24"/>
            <w:szCs w:val="24"/>
          </w:rPr>
          <w:t>having</w:t>
        </w:r>
      </w:ins>
      <w:r>
        <w:rPr>
          <w:rFonts w:cs="Calibri" w:ascii="Calibri" w:hAnsi="Calibri" w:asciiTheme="minorHAnsi" w:cstheme="minorHAnsi" w:hAnsiTheme="minorHAnsi"/>
          <w:sz w:val="24"/>
          <w:szCs w:val="24"/>
        </w:rPr>
        <w:t xml:space="preserve"> valid PM&amp;DC registration is appointed as technical head of the laboratory.</w:t>
      </w:r>
    </w:p>
    <w:p>
      <w:pPr>
        <w:pStyle w:val="ListParagraph"/>
        <w:numPr>
          <w:ilvl w:val="0"/>
          <w:numId w:val="231"/>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The qualification of the pathologist is commensurate with the scope of service of the laboratory.</w:t>
      </w:r>
    </w:p>
    <w:p>
      <w:pPr>
        <w:pStyle w:val="ListParagraph"/>
        <w:numPr>
          <w:ilvl w:val="0"/>
          <w:numId w:val="231"/>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JD of the head of the laboratory in addition to other duties includes the binding clause regarding physical presence of pathologist for the time required in line with the scope of services. </w:t>
      </w:r>
    </w:p>
    <w:p>
      <w:pPr>
        <w:pStyle w:val="Normal"/>
        <w:spacing w:lineRule="auto" w:line="240" w:before="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4"/>
        </w:numPr>
        <w:spacing w:lineRule="auto" w:line="240" w:before="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If qualification and experience of the director</w:t>
      </w:r>
      <w:r>
        <w:rPr>
          <w:rFonts w:cs="Calibri" w:ascii="Calibri" w:hAnsi="Calibri" w:asciiTheme="minorHAnsi" w:cstheme="minorHAnsi" w:hAnsiTheme="minorHAnsi"/>
          <w:bCs/>
          <w:sz w:val="24"/>
          <w:szCs w:val="24"/>
        </w:rPr>
        <w:t>/individual heading the laboratory</w:t>
      </w:r>
      <w:r>
        <w:rPr>
          <w:rFonts w:cs="Calibri" w:ascii="Calibri" w:hAnsi="Calibri" w:asciiTheme="minorHAnsi" w:cstheme="minorHAnsi" w:hAnsiTheme="minorHAnsi"/>
          <w:sz w:val="24"/>
          <w:szCs w:val="24"/>
        </w:rPr>
        <w:t xml:space="preserve"> meets the technical requirements, then score as </w:t>
      </w:r>
      <w:r>
        <w:rPr>
          <w:rFonts w:cs="Calibri" w:ascii="Calibri" w:hAnsi="Calibri" w:asciiTheme="minorHAnsi" w:cstheme="minorHAnsi" w:hAnsiTheme="minorHAnsi"/>
          <w:b/>
          <w:sz w:val="24"/>
          <w:szCs w:val="24"/>
          <w:u w:val="single"/>
        </w:rPr>
        <w:t>fully met.</w:t>
      </w:r>
    </w:p>
    <w:p>
      <w:pPr>
        <w:pStyle w:val="ListParagraph"/>
        <w:numPr>
          <w:ilvl w:val="0"/>
          <w:numId w:val="4"/>
        </w:numPr>
        <w:spacing w:lineRule="auto" w:line="240" w:before="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If qualification and experience of director</w:t>
      </w:r>
      <w:r>
        <w:rPr>
          <w:rFonts w:cs="Calibri" w:ascii="Calibri" w:hAnsi="Calibri" w:asciiTheme="minorHAnsi" w:cstheme="minorHAnsi" w:hAnsiTheme="minorHAnsi"/>
          <w:bCs/>
          <w:sz w:val="24"/>
          <w:szCs w:val="24"/>
        </w:rPr>
        <w:t>/individual heading the laboratory</w:t>
      </w:r>
      <w:r>
        <w:rPr>
          <w:rFonts w:cs="Calibri" w:ascii="Calibri" w:hAnsi="Calibri" w:asciiTheme="minorHAnsi" w:cstheme="minorHAnsi" w:hAnsiTheme="minorHAnsi"/>
          <w:sz w:val="24"/>
          <w:szCs w:val="24"/>
        </w:rPr>
        <w:t xml:space="preserve"> is deficient, then score as </w:t>
      </w:r>
      <w:r>
        <w:rPr>
          <w:rFonts w:cs="Calibri" w:ascii="Calibri" w:hAnsi="Calibri" w:asciiTheme="minorHAnsi" w:cstheme="minorHAnsi" w:hAnsiTheme="minorHAnsi"/>
          <w:b/>
          <w:sz w:val="24"/>
          <w:szCs w:val="24"/>
          <w:u w:val="single"/>
        </w:rPr>
        <w:t>not met.</w:t>
      </w:r>
      <w:r>
        <w:rPr>
          <w:rFonts w:cs="Calibri" w:ascii="Calibri" w:hAnsi="Calibri" w:asciiTheme="minorHAnsi" w:cstheme="minorHAnsi" w:hAnsiTheme="minorHAnsi"/>
          <w:sz w:val="24"/>
          <w:szCs w:val="24"/>
        </w:rPr>
        <w:t xml:space="preserve"> </w:t>
      </w:r>
    </w:p>
    <w:p>
      <w:pPr>
        <w:pStyle w:val="Normal"/>
        <w:rPr>
          <w:rFonts w:eastAsia="Calibri" w:cs="Calibri" w:cstheme="minorHAnsi"/>
          <w:sz w:val="24"/>
          <w:szCs w:val="24"/>
          <w:lang w:eastAsia="ar-SA"/>
        </w:rPr>
      </w:pPr>
      <w:r>
        <w:rPr>
          <w:rFonts w:eastAsia="Calibri" w:cs="Calibri" w:cstheme="minorHAnsi"/>
          <w:sz w:val="24"/>
          <w:szCs w:val="24"/>
          <w:lang w:eastAsia="ar-SA"/>
        </w:rPr>
      </w:r>
      <w:bookmarkStart w:id="40" w:name="_Toc483909794"/>
      <w:bookmarkStart w:id="41" w:name="_Toc483909794"/>
      <w:bookmarkEnd w:id="41"/>
      <w:r>
        <w:br w:type="page"/>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Normal"/>
              <w:pageBreakBefore/>
              <w:widowControl/>
              <w:spacing w:lineRule="auto" w:line="240" w:before="0" w:after="0"/>
              <w:ind w:end="-144"/>
              <w:contextualSpacing/>
              <w:jc w:val="center"/>
              <w:rPr>
                <w:rFonts w:cs="Calibri" w:cstheme="minorHAnsi"/>
                <w:b/>
                <w:sz w:val="24"/>
                <w:lang w:val="en-GB"/>
              </w:rPr>
            </w:pPr>
            <w:r>
              <w:rPr>
                <w:rFonts w:eastAsia="Calibri" w:cs="Calibri" w:cstheme="minorHAnsi"/>
                <w:b/>
                <w:kern w:val="0"/>
                <w:sz w:val="32"/>
                <w:szCs w:val="22"/>
                <w:shd w:fill="DEEAF6" w:val="clear"/>
                <w:lang w:val="en-GB" w:eastAsia="en-US" w:bidi="ar-SA"/>
              </w:rPr>
              <w:t>Guidelin</w:t>
            </w:r>
            <w:r>
              <w:rPr>
                <w:rFonts w:eastAsia="Calibri" w:cs="Calibri" w:cstheme="minorHAnsi"/>
                <w:b/>
                <w:kern w:val="0"/>
                <w:sz w:val="32"/>
                <w:szCs w:val="22"/>
                <w:lang w:val="en-GB" w:eastAsia="en-US" w:bidi="ar-SA"/>
              </w:rPr>
              <w:t>es</w:t>
            </w:r>
          </w:p>
        </w:tc>
      </w:tr>
      <w:tr>
        <w:trPr>
          <w:trHeight w:val="554" w:hRule="atLeast"/>
        </w:trPr>
        <w:tc>
          <w:tcPr>
            <w:tcW w:w="9540" w:type="dxa"/>
            <w:tcBorders/>
            <w:shd w:color="FFFFFF" w:fill="FFFFFF" w:themeColor="background1" w:themeFill="background1" w:val="clear"/>
          </w:tcPr>
          <w:p>
            <w:pPr>
              <w:pStyle w:val="Normal"/>
              <w:widowControl/>
              <w:tabs>
                <w:tab w:val="clear" w:pos="720"/>
                <w:tab w:val="right" w:pos="9270" w:leader="dot"/>
              </w:tabs>
              <w:spacing w:lineRule="auto" w:line="276" w:before="0" w:after="0"/>
              <w:jc w:val="both"/>
              <w:rPr>
                <w:rFonts w:cs="Calibri" w:cstheme="minorHAnsi"/>
                <w:iCs/>
                <w:spacing w:val="2"/>
                <w:sz w:val="24"/>
                <w:szCs w:val="24"/>
                <w:lang w:val="en-GB" w:eastAsia="ar-SA"/>
              </w:rPr>
            </w:pPr>
            <w:r>
              <w:rPr>
                <w:rFonts w:eastAsia="Calibri" w:cs="Calibri" w:cstheme="minorHAnsi"/>
                <w:iCs/>
                <w:spacing w:val="2"/>
                <w:kern w:val="0"/>
                <w:sz w:val="24"/>
                <w:szCs w:val="24"/>
                <w:lang w:val="en-GB" w:eastAsia="ar-SA" w:bidi="ar-SA"/>
              </w:rPr>
            </w:r>
          </w:p>
          <w:p>
            <w:pPr>
              <w:pStyle w:val="Normal"/>
              <w:widowControl/>
              <w:tabs>
                <w:tab w:val="clear" w:pos="720"/>
                <w:tab w:val="right" w:pos="9270" w:leader="dot"/>
              </w:tabs>
              <w:spacing w:lineRule="auto" w:line="276" w:before="0" w:after="0"/>
              <w:jc w:val="both"/>
              <w:rPr>
                <w:rFonts w:cs="Calibri" w:cstheme="minorHAnsi"/>
                <w:iCs/>
                <w:spacing w:val="2"/>
                <w:sz w:val="24"/>
                <w:szCs w:val="24"/>
                <w:lang w:val="en-GB" w:eastAsia="ar-SA"/>
              </w:rPr>
            </w:pPr>
            <w:r>
              <w:rPr>
                <w:rFonts w:eastAsia="Calibri" w:cs="Calibri" w:cstheme="minorHAnsi"/>
                <w:iCs/>
                <w:spacing w:val="2"/>
                <w:kern w:val="0"/>
                <w:sz w:val="24"/>
                <w:szCs w:val="24"/>
                <w:lang w:val="en-GB" w:eastAsia="ar-SA" w:bidi="ar-SA"/>
              </w:rPr>
              <w:t>Lab Director will be the person looking after and responsible for the entire technical and managerial working of the Laboratory. Following mandatory requirements finalized after detailed deliberations with the pathologists working in the public and private sector in teaching and non-teaching setting and representing all regions of Punjab are required to be complied:</w:t>
            </w:r>
          </w:p>
          <w:p>
            <w:pPr>
              <w:pStyle w:val="Normal"/>
              <w:widowControl/>
              <w:spacing w:lineRule="auto" w:line="240" w:before="0" w:after="0"/>
              <w:jc w:val="both"/>
              <w:rPr>
                <w:rFonts w:eastAsia="Calibri" w:cs="Calibri" w:cstheme="minorHAnsi"/>
                <w:sz w:val="24"/>
              </w:rPr>
            </w:pPr>
            <w:r>
              <w:rPr>
                <w:rFonts w:eastAsia="Calibri" w:cs="Calibri" w:cstheme="minorHAnsi"/>
                <w:kern w:val="0"/>
                <w:sz w:val="24"/>
                <w:szCs w:val="22"/>
                <w:lang w:val="en-US" w:eastAsia="en-US" w:bidi="ar-SA"/>
              </w:rPr>
            </w:r>
          </w:p>
          <w:p>
            <w:pPr>
              <w:pStyle w:val="Normal"/>
              <w:widowControl/>
              <w:numPr>
                <w:ilvl w:val="0"/>
                <w:numId w:val="277"/>
              </w:numPr>
              <w:spacing w:lineRule="auto" w:line="240" w:before="0" w:after="120"/>
              <w:ind w:hanging="90" w:start="699"/>
              <w:jc w:val="both"/>
              <w:rPr>
                <w:rFonts w:eastAsia="Calibri" w:cs="Calibri" w:cstheme="minorHAnsi"/>
                <w:sz w:val="24"/>
              </w:rPr>
            </w:pPr>
            <w:r>
              <w:rPr>
                <w:rFonts w:eastAsia="Calibri" w:cs="Calibri" w:cstheme="minorHAnsi"/>
                <w:kern w:val="0"/>
                <w:sz w:val="24"/>
                <w:szCs w:val="22"/>
                <w:lang w:val="en-US" w:eastAsia="en-US" w:bidi="ar-SA"/>
              </w:rPr>
              <w:t>PHC may only register those Clinical Laboratories which have a full time/part time Head or technical Director having post-graduate qualification in any branch of pathology recognized and registered with the PMDC for personal supervision as technical in charge.</w:t>
            </w:r>
          </w:p>
          <w:p>
            <w:pPr>
              <w:pStyle w:val="Normal"/>
              <w:widowControl/>
              <w:numPr>
                <w:ilvl w:val="0"/>
                <w:numId w:val="232"/>
              </w:numPr>
              <w:spacing w:lineRule="auto" w:line="240" w:before="0" w:after="120"/>
              <w:ind w:hanging="90" w:start="699"/>
              <w:jc w:val="both"/>
              <w:rPr>
                <w:rFonts w:eastAsia="Calibri" w:cs="Calibri" w:cstheme="minorHAnsi"/>
                <w:sz w:val="24"/>
              </w:rPr>
            </w:pPr>
            <w:r>
              <w:rPr>
                <w:rFonts w:eastAsia="Calibri" w:cs="Calibri" w:cstheme="minorHAnsi"/>
                <w:kern w:val="0"/>
                <w:sz w:val="24"/>
                <w:szCs w:val="22"/>
                <w:lang w:val="en-US" w:eastAsia="en-US" w:bidi="ar-SA"/>
              </w:rPr>
              <w:t>The levels of recognized post-graduate qualifications of the technical head /lab Director/section head for supervision viz a viz details regarding scope of the work of the laboratory will be as under:</w:t>
            </w:r>
          </w:p>
          <w:tbl>
            <w:tblPr>
              <w:tblW w:w="8376" w:type="dxa"/>
              <w:jc w:val="start"/>
              <w:tblInd w:w="715" w:type="dxa"/>
              <w:tblLayout w:type="fixed"/>
              <w:tblCellMar>
                <w:top w:w="72" w:type="dxa"/>
                <w:start w:w="144" w:type="dxa"/>
                <w:bottom w:w="72" w:type="dxa"/>
                <w:end w:w="144" w:type="dxa"/>
              </w:tblCellMar>
              <w:tblLook w:val="0420" w:noHBand="0" w:noVBand="1" w:firstColumn="0" w:lastRow="0" w:lastColumn="0" w:firstRow="1"/>
            </w:tblPr>
            <w:tblGrid>
              <w:gridCol w:w="1180"/>
              <w:gridCol w:w="2590"/>
              <w:gridCol w:w="4606"/>
            </w:tblGrid>
            <w:tr>
              <w:trPr>
                <w:trHeight w:val="264" w:hRule="atLeast"/>
              </w:trPr>
              <w:tc>
                <w:tcPr>
                  <w:tcW w:w="1180"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spacing w:lineRule="auto" w:line="240" w:before="0" w:after="0"/>
                    <w:rPr>
                      <w:rFonts w:eastAsia="Calibri" w:cs="Calibri" w:cstheme="minorHAnsi"/>
                      <w:color w:val="000000"/>
                      <w:sz w:val="24"/>
                      <w:szCs w:val="24"/>
                    </w:rPr>
                  </w:pPr>
                  <w:r>
                    <w:rPr>
                      <w:rFonts w:eastAsia="Calibri" w:cs="Calibri" w:cstheme="minorHAnsi"/>
                      <w:b/>
                      <w:bCs/>
                      <w:color w:val="000000"/>
                      <w:sz w:val="24"/>
                      <w:szCs w:val="24"/>
                    </w:rPr>
                    <w:t>Category</w:t>
                  </w:r>
                </w:p>
              </w:tc>
              <w:tc>
                <w:tcPr>
                  <w:tcW w:w="2590"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spacing w:lineRule="auto" w:line="240" w:before="0" w:after="0"/>
                    <w:jc w:val="center"/>
                    <w:rPr>
                      <w:rFonts w:eastAsia="Calibri" w:cs="Calibri" w:cstheme="minorHAnsi"/>
                      <w:color w:val="000000"/>
                      <w:sz w:val="24"/>
                      <w:szCs w:val="24"/>
                    </w:rPr>
                  </w:pPr>
                  <w:r>
                    <w:rPr>
                      <w:rFonts w:eastAsia="Calibri" w:cs="Calibri" w:cstheme="minorHAnsi"/>
                      <w:b/>
                      <w:bCs/>
                      <w:color w:val="000000"/>
                      <w:sz w:val="24"/>
                      <w:szCs w:val="24"/>
                    </w:rPr>
                    <w:t>Scope of Services/Type of Tests</w:t>
                  </w:r>
                </w:p>
              </w:tc>
              <w:tc>
                <w:tcPr>
                  <w:tcW w:w="4606"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spacing w:lineRule="auto" w:line="240" w:before="0" w:after="0"/>
                    <w:jc w:val="center"/>
                    <w:rPr>
                      <w:rFonts w:eastAsia="Calibri" w:cs="Calibri" w:cstheme="minorHAnsi"/>
                      <w:color w:val="000000"/>
                      <w:sz w:val="24"/>
                      <w:szCs w:val="24"/>
                    </w:rPr>
                  </w:pPr>
                  <w:r>
                    <w:rPr>
                      <w:rFonts w:eastAsia="Calibri" w:cs="Calibri" w:cstheme="minorHAnsi"/>
                      <w:b/>
                      <w:bCs/>
                      <w:color w:val="000000"/>
                      <w:sz w:val="24"/>
                      <w:szCs w:val="24"/>
                    </w:rPr>
                    <w:t>Recommended qualification of the Lab director/ technical head for Supervision</w:t>
                  </w:r>
                </w:p>
              </w:tc>
            </w:tr>
            <w:tr>
              <w:trPr>
                <w:trHeight w:val="368" w:hRule="atLeast"/>
              </w:trPr>
              <w:tc>
                <w:tcPr>
                  <w:tcW w:w="1180"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spacing w:lineRule="auto" w:line="240" w:before="0" w:after="60"/>
                    <w:rPr>
                      <w:rFonts w:eastAsia="Calibri" w:cs="Calibri" w:cstheme="minorHAnsi"/>
                      <w:color w:val="000000"/>
                      <w:sz w:val="24"/>
                      <w:szCs w:val="24"/>
                    </w:rPr>
                  </w:pPr>
                  <w:r>
                    <w:rPr>
                      <w:rFonts w:eastAsia="Calibri" w:cs="Calibri" w:cstheme="minorHAnsi"/>
                      <w:color w:val="000000"/>
                      <w:sz w:val="24"/>
                      <w:szCs w:val="24"/>
                    </w:rPr>
                    <w:t>A</w:t>
                  </w:r>
                </w:p>
              </w:tc>
              <w:tc>
                <w:tcPr>
                  <w:tcW w:w="2590"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spacing w:lineRule="auto" w:line="240" w:before="0" w:after="0"/>
                    <w:rPr>
                      <w:rFonts w:eastAsia="Calibri" w:cs="Calibri" w:cstheme="minorHAnsi"/>
                      <w:color w:val="000000"/>
                      <w:sz w:val="24"/>
                      <w:szCs w:val="24"/>
                    </w:rPr>
                  </w:pPr>
                  <w:r>
                    <w:rPr>
                      <w:rFonts w:eastAsia="Calibri" w:cs="Calibri" w:cstheme="minorHAnsi"/>
                      <w:color w:val="000000"/>
                      <w:sz w:val="24"/>
                      <w:szCs w:val="24"/>
                    </w:rPr>
                    <w:t xml:space="preserve">Immunology, PCR </w:t>
                  </w:r>
                </w:p>
                <w:p>
                  <w:pPr>
                    <w:pStyle w:val="Normal"/>
                    <w:spacing w:lineRule="auto" w:line="240" w:before="0" w:after="0"/>
                    <w:rPr>
                      <w:rFonts w:eastAsia="Calibri" w:cs="Calibri" w:cstheme="minorHAnsi"/>
                      <w:color w:val="000000"/>
                      <w:sz w:val="24"/>
                      <w:szCs w:val="24"/>
                    </w:rPr>
                  </w:pPr>
                  <w:r>
                    <w:rPr>
                      <w:rFonts w:eastAsia="Calibri" w:cs="Calibri" w:cstheme="minorHAnsi"/>
                      <w:color w:val="000000"/>
                      <w:sz w:val="24"/>
                      <w:szCs w:val="24"/>
                    </w:rPr>
                    <w:t xml:space="preserve">Histopathology, Genetic testing, Advanced Hematology, Enzyme /Hormone studies </w:t>
                  </w:r>
                </w:p>
                <w:p>
                  <w:pPr>
                    <w:pStyle w:val="Normal"/>
                    <w:spacing w:lineRule="auto" w:line="240" w:before="0" w:after="0"/>
                    <w:rPr>
                      <w:rFonts w:eastAsia="Calibri" w:cs="Calibri" w:cstheme="minorHAnsi"/>
                      <w:color w:val="000000"/>
                      <w:sz w:val="24"/>
                      <w:szCs w:val="24"/>
                    </w:rPr>
                  </w:pPr>
                  <w:r>
                    <w:rPr>
                      <w:rFonts w:eastAsia="Calibri" w:cs="Calibri" w:cstheme="minorHAnsi"/>
                      <w:color w:val="000000"/>
                      <w:sz w:val="24"/>
                      <w:szCs w:val="24"/>
                    </w:rPr>
                    <w:t>Tissue typing  etc.</w:t>
                  </w:r>
                </w:p>
              </w:tc>
              <w:tc>
                <w:tcPr>
                  <w:tcW w:w="4606"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numPr>
                      <w:ilvl w:val="0"/>
                      <w:numId w:val="278"/>
                    </w:numPr>
                    <w:spacing w:lineRule="auto" w:line="240" w:before="0" w:after="60"/>
                    <w:ind w:hanging="90" w:start="172"/>
                    <w:rPr>
                      <w:rFonts w:eastAsia="Calibri" w:cs="Calibri" w:cstheme="minorHAnsi"/>
                      <w:color w:val="000000"/>
                      <w:sz w:val="24"/>
                      <w:szCs w:val="24"/>
                    </w:rPr>
                  </w:pPr>
                  <w:r>
                    <w:rPr>
                      <w:rFonts w:eastAsia="Calibri" w:cs="Calibri" w:cstheme="minorHAnsi"/>
                      <w:color w:val="000000"/>
                      <w:sz w:val="24"/>
                      <w:szCs w:val="24"/>
                    </w:rPr>
                    <w:t>RMP with recognized post-graduation in any branch of pathology as technical head</w:t>
                  </w:r>
                </w:p>
                <w:p>
                  <w:pPr>
                    <w:pStyle w:val="Normal"/>
                    <w:numPr>
                      <w:ilvl w:val="0"/>
                      <w:numId w:val="233"/>
                    </w:numPr>
                    <w:spacing w:lineRule="auto" w:line="240" w:before="0" w:after="60"/>
                    <w:ind w:hanging="90" w:start="172"/>
                    <w:rPr>
                      <w:rFonts w:eastAsia="Calibri" w:cs="Calibri" w:cstheme="minorHAnsi"/>
                      <w:color w:val="000000"/>
                      <w:sz w:val="24"/>
                      <w:szCs w:val="24"/>
                    </w:rPr>
                  </w:pPr>
                  <w:r>
                    <w:rPr>
                      <w:rFonts w:eastAsia="Calibri" w:cs="Calibri" w:cstheme="minorHAnsi"/>
                      <w:color w:val="000000"/>
                      <w:sz w:val="24"/>
                      <w:szCs w:val="24"/>
                    </w:rPr>
                    <w:t>Subject specialist Pathologist or Scientist as section heads</w:t>
                  </w:r>
                </w:p>
                <w:p>
                  <w:pPr>
                    <w:pStyle w:val="Normal"/>
                    <w:numPr>
                      <w:ilvl w:val="0"/>
                      <w:numId w:val="233"/>
                    </w:numPr>
                    <w:spacing w:lineRule="auto" w:line="240" w:before="0" w:after="60"/>
                    <w:ind w:hanging="90" w:start="172"/>
                    <w:rPr>
                      <w:rFonts w:eastAsia="Calibri" w:cs="Calibri" w:cstheme="minorHAnsi"/>
                      <w:color w:val="000000"/>
                      <w:sz w:val="24"/>
                      <w:szCs w:val="24"/>
                    </w:rPr>
                  </w:pPr>
                  <w:r>
                    <w:rPr>
                      <w:rFonts w:eastAsia="Calibri" w:cs="Calibri" w:cstheme="minorHAnsi"/>
                      <w:color w:val="000000"/>
                      <w:sz w:val="24"/>
                      <w:szCs w:val="24"/>
                    </w:rPr>
                    <w:t>Full time Director/technical head</w:t>
                  </w:r>
                </w:p>
                <w:p>
                  <w:pPr>
                    <w:pStyle w:val="Normal"/>
                    <w:numPr>
                      <w:ilvl w:val="0"/>
                      <w:numId w:val="233"/>
                    </w:numPr>
                    <w:spacing w:lineRule="auto" w:line="240" w:before="0" w:after="60"/>
                    <w:ind w:hanging="90" w:start="172"/>
                    <w:rPr>
                      <w:rFonts w:eastAsia="Calibri" w:cs="Calibri" w:cstheme="minorHAnsi"/>
                      <w:color w:val="000000"/>
                      <w:sz w:val="24"/>
                      <w:szCs w:val="24"/>
                    </w:rPr>
                  </w:pPr>
                  <w:r>
                    <w:rPr>
                      <w:rFonts w:eastAsia="Calibri" w:cs="Calibri" w:cstheme="minorHAnsi"/>
                      <w:color w:val="000000"/>
                      <w:sz w:val="24"/>
                      <w:szCs w:val="24"/>
                    </w:rPr>
                    <w:t xml:space="preserve">Per shift Section heads as per workload </w:t>
                  </w:r>
                </w:p>
              </w:tc>
            </w:tr>
            <w:tr>
              <w:trPr>
                <w:trHeight w:val="746" w:hRule="atLeast"/>
              </w:trPr>
              <w:tc>
                <w:tcPr>
                  <w:tcW w:w="1180"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spacing w:lineRule="auto" w:line="240" w:before="0" w:after="60"/>
                    <w:rPr>
                      <w:rFonts w:eastAsia="Calibri" w:cs="Calibri" w:cstheme="minorHAnsi"/>
                      <w:color w:val="000000"/>
                      <w:sz w:val="24"/>
                      <w:szCs w:val="24"/>
                    </w:rPr>
                  </w:pPr>
                  <w:r>
                    <w:rPr>
                      <w:rFonts w:eastAsia="Calibri" w:cs="Calibri" w:cstheme="minorHAnsi"/>
                      <w:color w:val="000000"/>
                      <w:sz w:val="24"/>
                      <w:szCs w:val="24"/>
                    </w:rPr>
                    <w:t>B</w:t>
                  </w:r>
                </w:p>
              </w:tc>
              <w:tc>
                <w:tcPr>
                  <w:tcW w:w="2590"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spacing w:lineRule="auto" w:line="240" w:before="0" w:after="60"/>
                    <w:rPr>
                      <w:rFonts w:eastAsia="Calibri" w:cs="Calibri" w:cstheme="minorHAnsi"/>
                      <w:color w:val="000000"/>
                      <w:sz w:val="24"/>
                      <w:szCs w:val="24"/>
                    </w:rPr>
                  </w:pPr>
                  <w:r>
                    <w:rPr>
                      <w:rFonts w:eastAsia="Calibri" w:cs="Calibri" w:cstheme="minorHAnsi"/>
                      <w:color w:val="000000"/>
                      <w:sz w:val="24"/>
                      <w:szCs w:val="24"/>
                    </w:rPr>
                    <w:t xml:space="preserve">Microbiology (C/S; etc.), Chemical pathology </w:t>
                  </w:r>
                </w:p>
                <w:p>
                  <w:pPr>
                    <w:pStyle w:val="Normal"/>
                    <w:spacing w:lineRule="auto" w:line="240" w:before="0" w:after="60"/>
                    <w:rPr>
                      <w:rFonts w:eastAsia="Calibri" w:cs="Calibri" w:cstheme="minorHAnsi"/>
                      <w:color w:val="000000"/>
                      <w:sz w:val="24"/>
                      <w:szCs w:val="24"/>
                    </w:rPr>
                  </w:pPr>
                  <w:r>
                    <w:rPr>
                      <w:rFonts w:eastAsia="Calibri" w:cs="Calibri" w:cstheme="minorHAnsi"/>
                      <w:color w:val="000000"/>
                      <w:sz w:val="24"/>
                      <w:szCs w:val="24"/>
                    </w:rPr>
                    <w:t xml:space="preserve">ELISA/ Immunoassay </w:t>
                  </w:r>
                </w:p>
              </w:tc>
              <w:tc>
                <w:tcPr>
                  <w:tcW w:w="4606"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numPr>
                      <w:ilvl w:val="0"/>
                      <w:numId w:val="279"/>
                    </w:numPr>
                    <w:spacing w:lineRule="auto" w:line="240" w:before="0" w:after="60"/>
                    <w:ind w:hanging="90" w:start="172" w:end="-144"/>
                    <w:rPr>
                      <w:rFonts w:eastAsia="Calibri" w:cs="Calibri" w:cstheme="minorHAnsi"/>
                      <w:color w:val="000000"/>
                      <w:sz w:val="24"/>
                      <w:szCs w:val="24"/>
                    </w:rPr>
                  </w:pPr>
                  <w:r>
                    <w:rPr>
                      <w:rFonts w:eastAsia="Calibri" w:cs="Calibri" w:cstheme="minorHAnsi"/>
                      <w:color w:val="000000"/>
                      <w:sz w:val="24"/>
                      <w:szCs w:val="24"/>
                    </w:rPr>
                    <w:t>RMP with recognized Medium (M-Phil) degree in any branch of pathology as technical head</w:t>
                  </w:r>
                </w:p>
                <w:p>
                  <w:pPr>
                    <w:pStyle w:val="Normal"/>
                    <w:numPr>
                      <w:ilvl w:val="0"/>
                      <w:numId w:val="234"/>
                    </w:numPr>
                    <w:spacing w:lineRule="auto" w:line="240" w:before="0" w:after="60"/>
                    <w:ind w:hanging="90" w:start="172" w:end="-144"/>
                    <w:rPr>
                      <w:rFonts w:eastAsia="Calibri" w:cs="Calibri" w:cstheme="minorHAnsi"/>
                      <w:color w:val="000000"/>
                      <w:sz w:val="24"/>
                      <w:szCs w:val="24"/>
                    </w:rPr>
                  </w:pPr>
                  <w:r>
                    <w:rPr>
                      <w:rFonts w:eastAsia="Calibri" w:cs="Calibri" w:cstheme="minorHAnsi"/>
                      <w:color w:val="000000"/>
                      <w:sz w:val="24"/>
                      <w:szCs w:val="24"/>
                    </w:rPr>
                    <w:t>Technologist or Scientist or Pathologist as section heads as per work load</w:t>
                  </w:r>
                </w:p>
              </w:tc>
            </w:tr>
            <w:tr>
              <w:trPr>
                <w:trHeight w:val="487" w:hRule="atLeast"/>
              </w:trPr>
              <w:tc>
                <w:tcPr>
                  <w:tcW w:w="1180"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spacing w:lineRule="auto" w:line="240" w:before="0" w:after="60"/>
                    <w:rPr>
                      <w:rFonts w:eastAsia="Calibri" w:cs="Calibri" w:cstheme="minorHAnsi"/>
                      <w:color w:val="000000"/>
                      <w:sz w:val="24"/>
                      <w:szCs w:val="24"/>
                    </w:rPr>
                  </w:pPr>
                  <w:r>
                    <w:rPr>
                      <w:rFonts w:eastAsia="Calibri" w:cs="Calibri" w:cstheme="minorHAnsi"/>
                      <w:color w:val="000000"/>
                      <w:sz w:val="24"/>
                      <w:szCs w:val="24"/>
                    </w:rPr>
                    <w:t>C</w:t>
                  </w:r>
                </w:p>
              </w:tc>
              <w:tc>
                <w:tcPr>
                  <w:tcW w:w="2590"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spacing w:lineRule="auto" w:line="240" w:before="0" w:after="60"/>
                    <w:rPr>
                      <w:rFonts w:eastAsia="Calibri" w:cs="Calibri" w:cstheme="minorHAnsi"/>
                      <w:color w:val="000000"/>
                      <w:sz w:val="24"/>
                      <w:szCs w:val="24"/>
                    </w:rPr>
                  </w:pPr>
                  <w:r>
                    <w:rPr>
                      <w:rFonts w:eastAsia="Calibri" w:cs="Calibri" w:cstheme="minorHAnsi"/>
                      <w:color w:val="000000"/>
                      <w:sz w:val="24"/>
                      <w:szCs w:val="24"/>
                    </w:rPr>
                    <w:t>Routine clinical Lab tests</w:t>
                  </w:r>
                </w:p>
              </w:tc>
              <w:tc>
                <w:tcPr>
                  <w:tcW w:w="4606"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numPr>
                      <w:ilvl w:val="0"/>
                      <w:numId w:val="280"/>
                    </w:numPr>
                    <w:spacing w:lineRule="auto" w:line="240" w:before="0" w:after="60"/>
                    <w:ind w:hanging="90" w:start="172"/>
                    <w:rPr>
                      <w:rFonts w:eastAsia="Calibri" w:cs="Calibri" w:cstheme="minorHAnsi"/>
                      <w:color w:val="000000"/>
                      <w:sz w:val="24"/>
                      <w:szCs w:val="24"/>
                    </w:rPr>
                  </w:pPr>
                  <w:r>
                    <w:rPr>
                      <w:rFonts w:eastAsia="Calibri" w:cs="Calibri" w:cstheme="minorHAnsi"/>
                      <w:color w:val="000000"/>
                      <w:sz w:val="24"/>
                      <w:szCs w:val="24"/>
                    </w:rPr>
                    <w:t xml:space="preserve">RMP with recognized Diploma / equivalent PG qualification </w:t>
                  </w:r>
                </w:p>
              </w:tc>
            </w:tr>
          </w:tbl>
          <w:p>
            <w:pPr>
              <w:pStyle w:val="Normal"/>
              <w:widowControl/>
              <w:spacing w:lineRule="auto" w:line="240" w:before="0" w:after="0"/>
              <w:ind w:start="720"/>
              <w:contextualSpacing/>
              <w:jc w:val="start"/>
              <w:rPr>
                <w:rFonts w:eastAsia="Calibri" w:cs="Calibri" w:cstheme="minorHAnsi"/>
                <w:sz w:val="18"/>
                <w:szCs w:val="18"/>
              </w:rPr>
            </w:pPr>
            <w:r>
              <w:rPr>
                <w:rFonts w:eastAsia="Calibri" w:cs="Calibri" w:cstheme="minorHAnsi"/>
                <w:kern w:val="0"/>
                <w:sz w:val="18"/>
                <w:szCs w:val="18"/>
                <w:lang w:val="en-US" w:eastAsia="en-US" w:bidi="ar-SA"/>
              </w:rPr>
            </w:r>
          </w:p>
          <w:p>
            <w:pPr>
              <w:pStyle w:val="Normal"/>
              <w:widowControl/>
              <w:numPr>
                <w:ilvl w:val="0"/>
                <w:numId w:val="232"/>
              </w:numPr>
              <w:spacing w:lineRule="auto" w:line="257" w:before="120" w:after="120"/>
              <w:ind w:hanging="90" w:start="699"/>
              <w:jc w:val="both"/>
              <w:rPr>
                <w:rFonts w:eastAsia="Calibri" w:cs="Calibri" w:cstheme="minorHAnsi"/>
                <w:color w:val="000000"/>
                <w:sz w:val="24"/>
                <w:szCs w:val="24"/>
              </w:rPr>
            </w:pPr>
            <w:r>
              <w:rPr>
                <w:rFonts w:eastAsia="Calibri" w:cs="Calibri" w:cstheme="minorHAnsi"/>
                <w:kern w:val="0"/>
                <w:sz w:val="24"/>
                <w:szCs w:val="22"/>
                <w:lang w:val="en-US" w:eastAsia="en-US" w:bidi="ar-SA"/>
              </w:rPr>
              <w:t>Daily Physical presence of a Pathologist, full or part time, depending upon the lab category,</w:t>
            </w:r>
            <w:r>
              <w:rPr>
                <w:rFonts w:eastAsia="Calibri" w:cs="Calibri" w:cstheme="minorHAnsi"/>
                <w:color w:val="000000"/>
                <w:kern w:val="0"/>
                <w:sz w:val="24"/>
                <w:szCs w:val="24"/>
                <w:lang w:val="en-US" w:eastAsia="en-US" w:bidi="ar-SA"/>
              </w:rPr>
              <w:t xml:space="preserve"> level of complexity &amp; magnitude of work </w:t>
            </w:r>
            <w:r>
              <w:rPr>
                <w:rFonts w:eastAsia="Calibri" w:cs="Calibri" w:cstheme="minorHAnsi"/>
                <w:bCs/>
                <w:color w:val="000000"/>
                <w:kern w:val="0"/>
                <w:sz w:val="24"/>
                <w:szCs w:val="24"/>
                <w:lang w:val="en-US" w:eastAsia="en-US" w:bidi="ar-SA"/>
              </w:rPr>
              <w:t>is essential:</w:t>
            </w:r>
          </w:p>
          <w:p>
            <w:pPr>
              <w:pStyle w:val="ListParagraph"/>
              <w:widowControl/>
              <w:numPr>
                <w:ilvl w:val="0"/>
                <w:numId w:val="281"/>
              </w:numPr>
              <w:spacing w:lineRule="auto" w:line="257" w:before="0" w:after="200"/>
              <w:ind w:hanging="450" w:start="1149"/>
              <w:jc w:val="both"/>
              <w:rPr>
                <w:rFonts w:cs="Calibri" w:cstheme="minorHAnsi"/>
                <w:color w:val="000000"/>
                <w:sz w:val="24"/>
                <w:szCs w:val="24"/>
              </w:rPr>
            </w:pPr>
            <w:r>
              <w:rPr>
                <w:rFonts w:cs="Calibri" w:cstheme="minorHAnsi"/>
                <w:color w:val="000000"/>
                <w:kern w:val="0"/>
                <w:sz w:val="24"/>
                <w:szCs w:val="24"/>
                <w:lang w:val="en-US" w:bidi="ar-SA"/>
              </w:rPr>
              <w:t>Full time means 7 hours daily presence.</w:t>
            </w:r>
          </w:p>
          <w:p>
            <w:pPr>
              <w:pStyle w:val="ListParagraph"/>
              <w:widowControl/>
              <w:numPr>
                <w:ilvl w:val="0"/>
                <w:numId w:val="236"/>
              </w:numPr>
              <w:spacing w:lineRule="auto" w:line="257" w:before="0" w:after="200"/>
              <w:ind w:hanging="450" w:start="1149"/>
              <w:jc w:val="both"/>
              <w:rPr>
                <w:rFonts w:ascii="Calibri" w:hAnsi="Calibri" w:cs="Calibri" w:asciiTheme="minorHAnsi" w:cstheme="minorHAnsi" w:hAnsiTheme="minorHAnsi"/>
                <w:color w:val="000000"/>
                <w:sz w:val="24"/>
                <w:szCs w:val="24"/>
              </w:rPr>
            </w:pPr>
            <w:r>
              <w:rPr>
                <w:rFonts w:cs="Calibri" w:ascii="Calibri" w:hAnsi="Calibri" w:asciiTheme="minorHAnsi" w:cstheme="minorHAnsi" w:hAnsiTheme="minorHAnsi"/>
                <w:color w:val="000000"/>
                <w:kern w:val="0"/>
                <w:sz w:val="24"/>
                <w:szCs w:val="24"/>
                <w:lang w:val="en-US" w:bidi="ar-SA"/>
              </w:rPr>
              <w:t xml:space="preserve">Part time means minimum 4 hours daily presence. </w:t>
            </w:r>
          </w:p>
          <w:p>
            <w:pPr>
              <w:pStyle w:val="Normal"/>
              <w:widowControl/>
              <w:numPr>
                <w:ilvl w:val="0"/>
                <w:numId w:val="232"/>
              </w:numPr>
              <w:spacing w:lineRule="auto" w:line="240" w:before="0" w:after="60"/>
              <w:ind w:hanging="90" w:start="699"/>
              <w:jc w:val="both"/>
              <w:rPr>
                <w:rFonts w:eastAsia="Calibri" w:cs="Calibri" w:cstheme="minorHAnsi"/>
                <w:sz w:val="24"/>
                <w:szCs w:val="24"/>
              </w:rPr>
            </w:pPr>
            <w:r>
              <w:rPr>
                <w:rFonts w:eastAsia="Calibri" w:cs="Calibri" w:cstheme="minorHAnsi"/>
                <w:kern w:val="0"/>
                <w:sz w:val="24"/>
                <w:szCs w:val="24"/>
                <w:lang w:val="en-US" w:eastAsia="en-US" w:bidi="ar-SA"/>
              </w:rPr>
              <w:t>One full time Pathologist may opt to supervise another lab at the same station provided he/she remains physically present for the minimum time required to ensure quality of work of the 2nd lab without compromising the quality of work at the primary job.</w:t>
            </w:r>
          </w:p>
          <w:p>
            <w:pPr>
              <w:pStyle w:val="Normal"/>
              <w:widowControl/>
              <w:numPr>
                <w:ilvl w:val="0"/>
                <w:numId w:val="232"/>
              </w:numPr>
              <w:spacing w:lineRule="auto" w:line="240" w:before="0" w:after="60"/>
              <w:ind w:hanging="90" w:start="699"/>
              <w:jc w:val="both"/>
              <w:rPr>
                <w:rFonts w:eastAsia="Calibri" w:cs="Calibri" w:cstheme="minorHAnsi"/>
                <w:sz w:val="24"/>
                <w:szCs w:val="24"/>
              </w:rPr>
            </w:pPr>
            <w:r>
              <w:rPr>
                <w:rFonts w:eastAsia="Calibri" w:cs="Calibri" w:cstheme="minorHAnsi"/>
                <w:kern w:val="0"/>
                <w:sz w:val="24"/>
                <w:szCs w:val="24"/>
                <w:lang w:val="en-US" w:eastAsia="en-US" w:bidi="ar-SA"/>
              </w:rPr>
              <w:t>Timing of actual availability of Pathologist in the lab shall be displayed.</w:t>
            </w:r>
          </w:p>
          <w:p>
            <w:pPr>
              <w:pStyle w:val="Normal"/>
              <w:widowControl/>
              <w:numPr>
                <w:ilvl w:val="0"/>
                <w:numId w:val="232"/>
              </w:numPr>
              <w:spacing w:lineRule="auto" w:line="240" w:before="0" w:after="60"/>
              <w:ind w:hanging="90" w:start="699"/>
              <w:jc w:val="both"/>
              <w:rPr>
                <w:rFonts w:eastAsia="Calibri" w:cs="Calibri" w:cstheme="minorHAnsi"/>
                <w:sz w:val="24"/>
                <w:szCs w:val="24"/>
              </w:rPr>
            </w:pPr>
            <w:r>
              <w:rPr>
                <w:rFonts w:eastAsia="Calibri" w:cs="Calibri" w:cstheme="minorHAnsi"/>
                <w:kern w:val="0"/>
                <w:sz w:val="24"/>
                <w:szCs w:val="24"/>
                <w:lang w:val="en-US" w:eastAsia="en-US" w:bidi="ar-SA"/>
              </w:rPr>
              <w:t>The labs not complying with the above may function only as Collection Centers for the qualified labs under a documented arrangement till they become compliant in terms of qualified HR.</w:t>
            </w:r>
          </w:p>
          <w:p>
            <w:pPr>
              <w:pStyle w:val="Normal"/>
              <w:widowControl/>
              <w:numPr>
                <w:ilvl w:val="0"/>
                <w:numId w:val="232"/>
              </w:numPr>
              <w:spacing w:lineRule="auto" w:line="240" w:before="0" w:after="60"/>
              <w:ind w:hanging="90" w:start="699"/>
              <w:jc w:val="both"/>
              <w:rPr>
                <w:rFonts w:eastAsia="Calibri" w:cs="Calibri" w:cstheme="minorHAnsi"/>
                <w:sz w:val="24"/>
                <w:szCs w:val="24"/>
              </w:rPr>
            </w:pPr>
            <w:r>
              <w:rPr>
                <w:rFonts w:eastAsia="Calibri" w:cs="Calibri" w:cstheme="minorHAnsi"/>
                <w:kern w:val="0"/>
                <w:sz w:val="24"/>
                <w:szCs w:val="24"/>
                <w:lang w:val="en-US" w:eastAsia="en-US" w:bidi="ar-SA"/>
              </w:rPr>
              <w:t>Computer generated report should bear name of the Pathologist who actually authenticated the test provided the lab has a demonstrable ICT set up and computer signature logging.</w:t>
            </w:r>
          </w:p>
          <w:p>
            <w:pPr>
              <w:pStyle w:val="Normal"/>
              <w:widowControl/>
              <w:numPr>
                <w:ilvl w:val="0"/>
                <w:numId w:val="232"/>
              </w:numPr>
              <w:spacing w:lineRule="auto" w:line="240" w:before="0" w:after="60"/>
              <w:ind w:hanging="90" w:start="699"/>
              <w:jc w:val="both"/>
              <w:rPr>
                <w:rFonts w:eastAsia="Calibri" w:cs="Calibri" w:cstheme="minorHAnsi"/>
                <w:sz w:val="24"/>
                <w:szCs w:val="24"/>
              </w:rPr>
            </w:pPr>
            <w:r>
              <w:rPr>
                <w:rFonts w:eastAsia="Calibri" w:cs="Calibri" w:cstheme="minorHAnsi"/>
                <w:kern w:val="0"/>
                <w:sz w:val="24"/>
                <w:szCs w:val="24"/>
                <w:lang w:val="en-US" w:eastAsia="en-US" w:bidi="ar-SA"/>
              </w:rPr>
              <w:t>Provisional/emergency report issued in the absence of pathologist must be followed by confirmatory report duly signed by the Pathologist.</w:t>
            </w:r>
          </w:p>
          <w:p>
            <w:pPr>
              <w:pStyle w:val="Normal"/>
              <w:widowControl/>
              <w:numPr>
                <w:ilvl w:val="0"/>
                <w:numId w:val="232"/>
              </w:numPr>
              <w:spacing w:lineRule="auto" w:line="257" w:before="120" w:after="120"/>
              <w:ind w:hanging="90" w:start="699"/>
              <w:jc w:val="both"/>
              <w:rPr>
                <w:rFonts w:eastAsia="Calibri" w:cs="Calibri" w:cstheme="minorHAnsi"/>
                <w:sz w:val="24"/>
                <w:szCs w:val="24"/>
              </w:rPr>
            </w:pPr>
            <w:r>
              <w:rPr>
                <w:rFonts w:eastAsia="Calibri" w:cs="Calibri" w:cstheme="minorHAnsi"/>
                <w:kern w:val="0"/>
                <w:sz w:val="24"/>
                <w:szCs w:val="24"/>
                <w:lang w:val="en-US" w:eastAsia="en-US" w:bidi="ar-SA"/>
              </w:rPr>
              <w:t xml:space="preserve">Technical Head/Director Lab shall be solely responsible for QA of all processes and test reports. </w:t>
            </w:r>
          </w:p>
          <w:p>
            <w:pPr>
              <w:pStyle w:val="Normal"/>
              <w:widowControl/>
              <w:spacing w:lineRule="auto" w:line="257" w:before="120" w:after="120"/>
              <w:jc w:val="both"/>
              <w:rPr>
                <w:rFonts w:eastAsia="Calibri" w:cs="Calibri" w:cstheme="minorHAnsi"/>
                <w:b/>
                <w:sz w:val="24"/>
                <w:szCs w:val="24"/>
              </w:rPr>
            </w:pPr>
            <w:r>
              <w:rPr>
                <w:rFonts w:eastAsia="Calibri" w:cs="Calibri" w:cstheme="minorHAnsi"/>
                <w:b/>
                <w:iCs/>
                <w:spacing w:val="2"/>
                <w:kern w:val="0"/>
                <w:sz w:val="24"/>
                <w:szCs w:val="24"/>
                <w:lang w:val="en-GB" w:eastAsia="ar-SA" w:bidi="ar-SA"/>
              </w:rPr>
              <w:t>Physical presence of the Laboratory Head/Director</w:t>
            </w:r>
          </w:p>
          <w:p>
            <w:pPr>
              <w:pStyle w:val="Normal"/>
              <w:widowControl/>
              <w:tabs>
                <w:tab w:val="clear" w:pos="720"/>
                <w:tab w:val="right" w:pos="9270" w:leader="dot"/>
              </w:tabs>
              <w:spacing w:lineRule="auto" w:line="276" w:before="0" w:after="0"/>
              <w:jc w:val="both"/>
              <w:rPr>
                <w:rFonts w:cs="Calibri" w:cstheme="minorHAnsi"/>
                <w:iCs/>
                <w:spacing w:val="2"/>
                <w:sz w:val="24"/>
                <w:szCs w:val="24"/>
                <w:lang w:val="en-GB" w:eastAsia="ar-SA"/>
              </w:rPr>
            </w:pPr>
            <w:r>
              <w:rPr>
                <w:rFonts w:eastAsia="Calibri" w:cs="Calibri" w:cstheme="minorHAnsi"/>
                <w:iCs/>
                <w:spacing w:val="2"/>
                <w:kern w:val="0"/>
                <w:sz w:val="24"/>
                <w:szCs w:val="24"/>
                <w:lang w:val="en-GB" w:eastAsia="ar-SA" w:bidi="ar-SA"/>
              </w:rPr>
              <w:t xml:space="preserve">Physical presence of the Laboratory Head/Director </w:t>
            </w:r>
            <w:r>
              <w:rPr>
                <w:rFonts w:eastAsia="Calibri" w:cs="Calibri" w:cstheme="minorHAnsi"/>
                <w:b/>
                <w:iCs/>
                <w:spacing w:val="2"/>
                <w:kern w:val="0"/>
                <w:sz w:val="24"/>
                <w:szCs w:val="24"/>
                <w:lang w:val="en-GB" w:eastAsia="ar-SA" w:bidi="ar-SA"/>
              </w:rPr>
              <w:t>daily</w:t>
            </w:r>
            <w:r>
              <w:rPr>
                <w:rFonts w:eastAsia="Calibri" w:cs="Calibri" w:cstheme="minorHAnsi"/>
                <w:iCs/>
                <w:spacing w:val="2"/>
                <w:kern w:val="0"/>
                <w:sz w:val="24"/>
                <w:szCs w:val="24"/>
                <w:lang w:val="en-GB" w:eastAsia="ar-SA" w:bidi="ar-SA"/>
              </w:rPr>
              <w:t xml:space="preserve"> in the laboratory is essential on </w:t>
            </w:r>
            <w:r>
              <w:rPr>
                <w:rFonts w:eastAsia="Calibri" w:cs="Calibri" w:cstheme="minorHAnsi"/>
                <w:b/>
                <w:iCs/>
                <w:spacing w:val="2"/>
                <w:kern w:val="0"/>
                <w:sz w:val="24"/>
                <w:szCs w:val="24"/>
                <w:u w:val="single"/>
                <w:lang w:val="en-GB" w:eastAsia="ar-SA" w:bidi="ar-SA"/>
              </w:rPr>
              <w:t>full time / part time basis</w:t>
            </w:r>
            <w:r>
              <w:rPr>
                <w:rFonts w:eastAsia="Calibri" w:cs="Calibri" w:cstheme="minorHAnsi"/>
                <w:iCs/>
                <w:spacing w:val="2"/>
                <w:kern w:val="0"/>
                <w:sz w:val="24"/>
                <w:szCs w:val="24"/>
                <w:lang w:val="en-GB" w:eastAsia="ar-SA" w:bidi="ar-SA"/>
              </w:rPr>
              <w:t xml:space="preserve"> depending upon the scope of the laboratory services. For a laboratory providing high end services, a full time head in addition to section heads is mandatory. For laboratories having a limited scope of service and or performing fewer number of tests, presence of a laboratory head / director for minimum 4-5 hours daily is mandatory. Classification of laboratories into A, B, and C types depending on the scope of work / range of tests performed is recommended. A pathologist may also practice at a second laboratory provided he/she can ensure physical presence for 4-5 hours daily at the 2</w:t>
            </w:r>
            <w:r>
              <w:rPr>
                <w:rFonts w:eastAsia="Calibri" w:cs="Calibri" w:cstheme="minorHAnsi"/>
                <w:iCs/>
                <w:spacing w:val="2"/>
                <w:kern w:val="0"/>
                <w:sz w:val="24"/>
                <w:szCs w:val="24"/>
                <w:vertAlign w:val="superscript"/>
                <w:lang w:val="en-GB" w:eastAsia="ar-SA" w:bidi="ar-SA"/>
              </w:rPr>
              <w:t>nd</w:t>
            </w:r>
            <w:r>
              <w:rPr>
                <w:rFonts w:eastAsia="Calibri" w:cs="Calibri" w:cstheme="minorHAnsi"/>
                <w:iCs/>
                <w:spacing w:val="2"/>
                <w:kern w:val="0"/>
                <w:sz w:val="24"/>
                <w:szCs w:val="24"/>
                <w:lang w:val="en-GB" w:eastAsia="ar-SA" w:bidi="ar-SA"/>
              </w:rPr>
              <w:t xml:space="preserve"> lab and further provided that:</w:t>
            </w:r>
          </w:p>
          <w:p>
            <w:pPr>
              <w:pStyle w:val="ListParagraph"/>
              <w:widowControl/>
              <w:numPr>
                <w:ilvl w:val="2"/>
                <w:numId w:val="232"/>
              </w:numPr>
              <w:tabs>
                <w:tab w:val="clear" w:pos="720"/>
                <w:tab w:val="right" w:pos="9270" w:leader="dot"/>
              </w:tabs>
              <w:spacing w:before="0" w:after="200"/>
              <w:ind w:hanging="180" w:start="879"/>
              <w:jc w:val="both"/>
              <w:rPr>
                <w:rFonts w:cs="Calibri" w:cstheme="minorHAnsi"/>
                <w:iCs/>
                <w:spacing w:val="2"/>
                <w:sz w:val="24"/>
                <w:szCs w:val="24"/>
                <w:lang w:val="en-GB"/>
              </w:rPr>
            </w:pPr>
            <w:r>
              <w:rPr>
                <w:rFonts w:cs="Calibri" w:cstheme="minorHAnsi"/>
                <w:iCs/>
                <w:spacing w:val="2"/>
                <w:kern w:val="0"/>
                <w:sz w:val="24"/>
                <w:szCs w:val="24"/>
                <w:lang w:val="en-GB" w:bidi="ar-SA"/>
              </w:rPr>
              <w:t xml:space="preserve">He/she bears the responsibility of overall technical supervision at both labs </w:t>
            </w:r>
          </w:p>
          <w:p>
            <w:pPr>
              <w:pStyle w:val="ListParagraph"/>
              <w:widowControl/>
              <w:numPr>
                <w:ilvl w:val="2"/>
                <w:numId w:val="232"/>
              </w:numPr>
              <w:tabs>
                <w:tab w:val="clear" w:pos="720"/>
                <w:tab w:val="right" w:pos="9270" w:leader="dot"/>
              </w:tabs>
              <w:spacing w:before="0" w:after="200"/>
              <w:ind w:hanging="180" w:start="879"/>
              <w:jc w:val="both"/>
              <w:rPr>
                <w:rFonts w:cs="Calibri" w:cstheme="minorHAnsi"/>
                <w:iCs/>
                <w:spacing w:val="2"/>
                <w:sz w:val="24"/>
                <w:szCs w:val="24"/>
                <w:lang w:val="en-GB"/>
              </w:rPr>
            </w:pPr>
            <w:r>
              <w:rPr>
                <w:rFonts w:cs="Calibri" w:cstheme="minorHAnsi"/>
                <w:iCs/>
                <w:spacing w:val="2"/>
                <w:kern w:val="0"/>
                <w:sz w:val="24"/>
                <w:szCs w:val="24"/>
                <w:lang w:val="en-GB" w:bidi="ar-SA"/>
              </w:rPr>
              <w:t>All processes/ test analyses in his/her absence are performed by the duly qualified technical staff</w:t>
            </w:r>
          </w:p>
          <w:p>
            <w:pPr>
              <w:pStyle w:val="ListParagraph"/>
              <w:widowControl/>
              <w:numPr>
                <w:ilvl w:val="2"/>
                <w:numId w:val="232"/>
              </w:numPr>
              <w:tabs>
                <w:tab w:val="clear" w:pos="720"/>
                <w:tab w:val="right" w:pos="9270" w:leader="dot"/>
              </w:tabs>
              <w:spacing w:before="0" w:after="200"/>
              <w:ind w:hanging="180" w:start="879"/>
              <w:jc w:val="both"/>
              <w:rPr>
                <w:rFonts w:cs="Calibri" w:cstheme="minorHAnsi"/>
                <w:iCs/>
                <w:spacing w:val="2"/>
                <w:sz w:val="24"/>
                <w:szCs w:val="24"/>
                <w:lang w:val="en-GB"/>
              </w:rPr>
            </w:pPr>
            <w:r>
              <w:rPr>
                <w:rFonts w:cs="Calibri" w:cstheme="minorHAnsi"/>
                <w:iCs/>
                <w:spacing w:val="2"/>
                <w:kern w:val="0"/>
                <w:sz w:val="24"/>
                <w:szCs w:val="24"/>
                <w:lang w:val="en-GB" w:bidi="ar-SA"/>
              </w:rPr>
              <w:t>The quality of work assigned at the primary place of work which usually requires 6-7 hours’ presence at a major HCE, does not suffer.</w:t>
            </w:r>
          </w:p>
          <w:p>
            <w:pPr>
              <w:pStyle w:val="Normal"/>
              <w:widowControl/>
              <w:tabs>
                <w:tab w:val="clear" w:pos="720"/>
                <w:tab w:val="right" w:pos="9270" w:leader="dot"/>
              </w:tabs>
              <w:spacing w:lineRule="auto" w:line="276" w:before="0" w:after="0"/>
              <w:jc w:val="both"/>
              <w:rPr>
                <w:rFonts w:cs="Calibri" w:cstheme="minorHAnsi"/>
                <w:iCs/>
                <w:spacing w:val="2"/>
                <w:sz w:val="24"/>
                <w:szCs w:val="24"/>
                <w:lang w:val="en-GB" w:eastAsia="ar-SA"/>
              </w:rPr>
            </w:pPr>
            <w:r>
              <w:rPr>
                <w:rFonts w:eastAsia="Calibri" w:cs="Calibri" w:cstheme="minorHAnsi"/>
                <w:iCs/>
                <w:spacing w:val="2"/>
                <w:kern w:val="0"/>
                <w:sz w:val="24"/>
                <w:szCs w:val="24"/>
                <w:lang w:val="en-GB" w:eastAsia="ar-SA" w:bidi="ar-SA"/>
              </w:rPr>
              <w:t xml:space="preserve">The correctness/Quality Assurance of all the processes and preparation of test results is the ultimate responsibility of the Laboratory Head / Director through laboratory technicians/specialists/section heads whereas the </w:t>
            </w:r>
            <w:r>
              <w:rPr>
                <w:rFonts w:eastAsia="Calibri" w:cs="Calibri" w:cstheme="minorHAnsi"/>
                <w:b/>
                <w:iCs/>
                <w:spacing w:val="2"/>
                <w:kern w:val="0"/>
                <w:sz w:val="24"/>
                <w:szCs w:val="24"/>
                <w:u w:val="single"/>
                <w:lang w:val="en-GB" w:eastAsia="ar-SA" w:bidi="ar-SA"/>
              </w:rPr>
              <w:t>authentication</w:t>
            </w:r>
            <w:r>
              <w:rPr>
                <w:rFonts w:eastAsia="Calibri" w:cs="Calibri" w:cstheme="minorHAnsi"/>
                <w:iCs/>
                <w:spacing w:val="2"/>
                <w:kern w:val="0"/>
                <w:sz w:val="24"/>
                <w:szCs w:val="24"/>
                <w:lang w:val="en-GB" w:eastAsia="ar-SA" w:bidi="ar-SA"/>
              </w:rPr>
              <w:t xml:space="preserve"> of reporting is the direct responsibility of the Laboratory Head / Director. There may be situations where another pathologist/histopathologist/microbiologist/chemical pathologist etc. is also authorised to authenticate the test reports.  The mode of authentication of test report may be by personally signing the reports or by clearing on the computer systems which endorses an electronic stamp of the signing expert.</w:t>
            </w:r>
          </w:p>
          <w:p>
            <w:pPr>
              <w:pStyle w:val="Normal"/>
              <w:widowControl/>
              <w:tabs>
                <w:tab w:val="clear" w:pos="720"/>
                <w:tab w:val="right" w:pos="9270" w:leader="dot"/>
              </w:tabs>
              <w:spacing w:lineRule="auto" w:line="276" w:before="0" w:after="0"/>
              <w:jc w:val="both"/>
              <w:rPr>
                <w:rFonts w:cs="Calibri" w:cstheme="minorHAnsi"/>
                <w:b/>
                <w:iCs/>
                <w:spacing w:val="2"/>
                <w:sz w:val="24"/>
                <w:szCs w:val="24"/>
                <w:lang w:val="en-GB" w:eastAsia="ar-SA"/>
              </w:rPr>
            </w:pPr>
            <w:r>
              <w:rPr>
                <w:rFonts w:eastAsia="Calibri" w:cs="Calibri" w:cstheme="minorHAnsi"/>
                <w:b/>
                <w:iCs/>
                <w:spacing w:val="2"/>
                <w:kern w:val="0"/>
                <w:sz w:val="24"/>
                <w:szCs w:val="24"/>
                <w:lang w:val="en-GB" w:eastAsia="ar-SA" w:bidi="ar-SA"/>
              </w:rPr>
              <w:t>Eligibility</w:t>
            </w:r>
            <w:r>
              <w:rPr>
                <w:rFonts w:eastAsia="Calibri" w:cs="Calibri" w:cstheme="minorHAnsi"/>
                <w:iCs/>
                <w:spacing w:val="2"/>
                <w:kern w:val="0"/>
                <w:sz w:val="24"/>
                <w:szCs w:val="24"/>
                <w:lang w:val="en-GB" w:eastAsia="ar-SA" w:bidi="ar-SA"/>
              </w:rPr>
              <w:t xml:space="preserve"> </w:t>
            </w:r>
            <w:r>
              <w:rPr>
                <w:rFonts w:eastAsia="Calibri" w:cs="Calibri" w:cstheme="minorHAnsi"/>
                <w:b/>
                <w:iCs/>
                <w:spacing w:val="2"/>
                <w:kern w:val="0"/>
                <w:sz w:val="24"/>
                <w:szCs w:val="24"/>
                <w:lang w:val="en-GB" w:eastAsia="ar-SA" w:bidi="ar-SA"/>
              </w:rPr>
              <w:t>of the Laboratory Head/Director</w:t>
            </w:r>
          </w:p>
          <w:p>
            <w:pPr>
              <w:pStyle w:val="ListParagraph"/>
              <w:widowControl/>
              <w:numPr>
                <w:ilvl w:val="0"/>
                <w:numId w:val="6"/>
              </w:numPr>
              <w:tabs>
                <w:tab w:val="clear" w:pos="720"/>
                <w:tab w:val="right" w:pos="9270" w:leader="dot"/>
              </w:tabs>
              <w:spacing w:before="0" w:after="0"/>
              <w:jc w:val="both"/>
              <w:rPr>
                <w:rFonts w:ascii="Calibri" w:hAnsi="Calibri" w:eastAsia="Times New Roman" w:cs="Calibri" w:asciiTheme="minorHAnsi" w:cstheme="minorHAnsi" w:hAnsiTheme="minorHAnsi"/>
                <w:iCs/>
                <w:spacing w:val="2"/>
                <w:sz w:val="24"/>
                <w:szCs w:val="24"/>
                <w:lang w:val="en-GB"/>
              </w:rPr>
            </w:pPr>
            <w:r>
              <w:rPr>
                <w:rFonts w:eastAsia="Times New Roman" w:cs="Calibri" w:ascii="Calibri" w:hAnsi="Calibri" w:asciiTheme="minorHAnsi" w:cstheme="minorHAnsi" w:hAnsiTheme="minorHAnsi"/>
                <w:iCs/>
                <w:spacing w:val="2"/>
                <w:kern w:val="0"/>
                <w:sz w:val="24"/>
                <w:szCs w:val="24"/>
                <w:lang w:val="en-GB" w:bidi="ar-SA"/>
              </w:rPr>
              <w:t>Medical Graduate with post graduate qualification/s in in any one or more branches of pathology.</w:t>
            </w:r>
          </w:p>
          <w:p>
            <w:pPr>
              <w:pStyle w:val="ListParagraph"/>
              <w:widowControl/>
              <w:numPr>
                <w:ilvl w:val="0"/>
                <w:numId w:val="6"/>
              </w:numPr>
              <w:tabs>
                <w:tab w:val="clear" w:pos="720"/>
                <w:tab w:val="right" w:pos="9270" w:leader="dot"/>
              </w:tabs>
              <w:spacing w:before="0" w:after="0"/>
              <w:jc w:val="both"/>
              <w:rPr>
                <w:rFonts w:ascii="Calibri" w:hAnsi="Calibri" w:eastAsia="Times New Roman" w:cs="Calibri" w:asciiTheme="minorHAnsi" w:cstheme="minorHAnsi" w:hAnsiTheme="minorHAnsi"/>
                <w:iCs/>
                <w:spacing w:val="2"/>
                <w:sz w:val="24"/>
                <w:szCs w:val="24"/>
                <w:lang w:val="en-GB"/>
              </w:rPr>
            </w:pPr>
            <w:r>
              <w:rPr>
                <w:rFonts w:eastAsia="Times New Roman" w:cs="Calibri" w:ascii="Calibri" w:hAnsi="Calibri" w:asciiTheme="minorHAnsi" w:cstheme="minorHAnsi" w:hAnsiTheme="minorHAnsi"/>
                <w:iCs/>
                <w:spacing w:val="2"/>
                <w:kern w:val="0"/>
                <w:sz w:val="24"/>
                <w:szCs w:val="24"/>
                <w:lang w:val="en-GB" w:bidi="ar-SA"/>
              </w:rPr>
              <w:t>Past experience of working in a clinical laboratory preferred.</w:t>
            </w:r>
          </w:p>
          <w:p>
            <w:pPr>
              <w:pStyle w:val="Normal"/>
              <w:widowControl/>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t>Job Summary</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 xml:space="preserve">Director is the overall in charge of Laboratory functioning and exercises substantive/ allocated administrative and financial powers. Ensures best possible diagnostic services within the available resources. Evolves strategies to improve technical capacity and optimize functioning of the laboratory for quality testing and patient satisfaction. </w:t>
            </w:r>
          </w:p>
          <w:p>
            <w:pPr>
              <w:pStyle w:val="Normal"/>
              <w:widowControl/>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t xml:space="preserve">Duties / Responsibilities: </w:t>
            </w:r>
          </w:p>
          <w:p>
            <w:pPr>
              <w:pStyle w:val="Normal"/>
              <w:widowControl/>
              <w:numPr>
                <w:ilvl w:val="0"/>
                <w:numId w:val="6"/>
              </w:numPr>
              <w:tabs>
                <w:tab w:val="clear" w:pos="720"/>
                <w:tab w:val="right" w:pos="9270" w:leader="dot"/>
              </w:tabs>
              <w:spacing w:lineRule="auto" w:line="276" w:before="0" w:after="0"/>
              <w:jc w:val="both"/>
              <w:rPr>
                <w:rFonts w:cs="Calibri" w:cstheme="minorHAnsi"/>
                <w:iCs/>
                <w:spacing w:val="2"/>
                <w:sz w:val="24"/>
                <w:szCs w:val="24"/>
                <w:lang w:val="en-GB"/>
              </w:rPr>
            </w:pPr>
            <w:r>
              <w:rPr>
                <w:rFonts w:eastAsia="Calibri" w:cs="Calibri" w:cstheme="minorHAnsi"/>
                <w:kern w:val="0"/>
                <w:sz w:val="24"/>
                <w:szCs w:val="24"/>
                <w:lang w:val="en-US" w:eastAsia="en-US" w:bidi="ar-SA"/>
              </w:rPr>
              <w:t xml:space="preserve">Achieves the goals by planning, budgeting, organizing, staffing, directing, coordinating, delegating, monitoring, controlling and regulating various functions. </w:t>
            </w:r>
          </w:p>
          <w:p>
            <w:pPr>
              <w:pStyle w:val="Normal"/>
              <w:widowControl/>
              <w:numPr>
                <w:ilvl w:val="0"/>
                <w:numId w:val="6"/>
              </w:numPr>
              <w:tabs>
                <w:tab w:val="clear" w:pos="720"/>
                <w:tab w:val="right" w:pos="9270" w:leader="dot"/>
              </w:tabs>
              <w:spacing w:lineRule="auto" w:line="276" w:before="0" w:after="0"/>
              <w:jc w:val="both"/>
              <w:rPr>
                <w:rFonts w:cs="Calibri" w:cstheme="minorHAnsi"/>
                <w:iCs/>
                <w:spacing w:val="2"/>
                <w:sz w:val="24"/>
                <w:szCs w:val="24"/>
                <w:lang w:val="en-GB"/>
              </w:rPr>
            </w:pPr>
            <w:r>
              <w:rPr>
                <w:rFonts w:eastAsia="Calibri" w:cs="Calibri" w:cstheme="minorHAnsi"/>
                <w:iCs/>
                <w:spacing w:val="2"/>
                <w:kern w:val="0"/>
                <w:sz w:val="24"/>
                <w:szCs w:val="24"/>
                <w:lang w:val="en-GB" w:eastAsia="en-US" w:bidi="ar-SA"/>
              </w:rPr>
              <w:t>Allocate and approve budget and resources for various activities.</w:t>
            </w:r>
          </w:p>
          <w:p>
            <w:pPr>
              <w:pStyle w:val="Normal"/>
              <w:widowControl/>
              <w:numPr>
                <w:ilvl w:val="0"/>
                <w:numId w:val="6"/>
              </w:numPr>
              <w:tabs>
                <w:tab w:val="clear" w:pos="720"/>
                <w:tab w:val="right" w:pos="9270" w:leader="dot"/>
              </w:tabs>
              <w:spacing w:lineRule="auto" w:line="276" w:before="0" w:after="0"/>
              <w:jc w:val="both"/>
              <w:rPr>
                <w:rFonts w:cs="Calibri" w:cstheme="minorHAnsi"/>
                <w:iCs/>
                <w:spacing w:val="2"/>
                <w:sz w:val="24"/>
                <w:szCs w:val="24"/>
                <w:lang w:val="en-GB"/>
              </w:rPr>
            </w:pPr>
            <w:r>
              <w:rPr>
                <w:rFonts w:eastAsia="Calibri" w:cs="Calibri" w:cstheme="minorHAnsi"/>
                <w:iCs/>
                <w:spacing w:val="2"/>
                <w:kern w:val="0"/>
                <w:sz w:val="24"/>
                <w:szCs w:val="24"/>
                <w:lang w:val="en-GB" w:eastAsia="en-US" w:bidi="ar-SA"/>
              </w:rPr>
              <w:t>Ensure the quality of testing in all diagnostic facilities provided by laboratory.</w:t>
            </w:r>
          </w:p>
          <w:p>
            <w:pPr>
              <w:pStyle w:val="Normal"/>
              <w:widowControl/>
              <w:numPr>
                <w:ilvl w:val="0"/>
                <w:numId w:val="6"/>
              </w:numPr>
              <w:tabs>
                <w:tab w:val="clear" w:pos="720"/>
                <w:tab w:val="right" w:pos="9270" w:leader="dot"/>
              </w:tabs>
              <w:spacing w:lineRule="auto" w:line="276" w:before="0" w:after="0"/>
              <w:jc w:val="both"/>
              <w:rPr>
                <w:rFonts w:cs="Calibri" w:cstheme="minorHAnsi"/>
                <w:iCs/>
                <w:spacing w:val="2"/>
                <w:sz w:val="24"/>
                <w:szCs w:val="24"/>
                <w:lang w:val="en-GB"/>
              </w:rPr>
            </w:pPr>
            <w:r>
              <w:rPr>
                <w:rFonts w:eastAsia="Calibri" w:cs="Calibri" w:cstheme="minorHAnsi"/>
                <w:iCs/>
                <w:spacing w:val="2"/>
                <w:kern w:val="0"/>
                <w:sz w:val="24"/>
                <w:szCs w:val="24"/>
                <w:lang w:val="en-GB" w:eastAsia="en-US" w:bidi="ar-SA"/>
              </w:rPr>
              <w:t>Supports research activities.</w:t>
            </w:r>
          </w:p>
          <w:p>
            <w:pPr>
              <w:pStyle w:val="Normal"/>
              <w:widowControl/>
              <w:numPr>
                <w:ilvl w:val="0"/>
                <w:numId w:val="6"/>
              </w:numPr>
              <w:tabs>
                <w:tab w:val="clear" w:pos="720"/>
                <w:tab w:val="right" w:pos="9270" w:leader="dot"/>
              </w:tabs>
              <w:spacing w:lineRule="auto" w:line="276" w:before="0" w:after="0"/>
              <w:jc w:val="both"/>
              <w:rPr>
                <w:rFonts w:cs="Calibri" w:cstheme="minorHAnsi"/>
                <w:iCs/>
                <w:spacing w:val="2"/>
                <w:sz w:val="24"/>
                <w:szCs w:val="24"/>
                <w:lang w:val="en-GB"/>
              </w:rPr>
            </w:pPr>
            <w:r>
              <w:rPr>
                <w:rFonts w:eastAsia="Calibri" w:cs="Calibri" w:cstheme="minorHAnsi"/>
                <w:iCs/>
                <w:spacing w:val="2"/>
                <w:kern w:val="0"/>
                <w:sz w:val="24"/>
                <w:szCs w:val="24"/>
                <w:lang w:val="en-GB" w:eastAsia="en-US" w:bidi="ar-SA"/>
              </w:rPr>
              <w:t>Develops laboratory strategic plan in consultation with other stake holders.</w:t>
            </w:r>
          </w:p>
          <w:p>
            <w:pPr>
              <w:pStyle w:val="Normal"/>
              <w:widowControl/>
              <w:numPr>
                <w:ilvl w:val="0"/>
                <w:numId w:val="6"/>
              </w:numPr>
              <w:tabs>
                <w:tab w:val="clear" w:pos="720"/>
                <w:tab w:val="right" w:pos="9270" w:leader="dot"/>
              </w:tabs>
              <w:spacing w:lineRule="auto" w:line="276" w:before="0" w:after="0"/>
              <w:jc w:val="both"/>
              <w:rPr>
                <w:rFonts w:cs="Calibri" w:cstheme="minorHAnsi"/>
                <w:iCs/>
                <w:spacing w:val="2"/>
                <w:sz w:val="24"/>
                <w:szCs w:val="24"/>
                <w:lang w:val="en-GB"/>
              </w:rPr>
            </w:pPr>
            <w:r>
              <w:rPr>
                <w:rFonts w:eastAsia="Calibri" w:cs="Calibri" w:cstheme="minorHAnsi"/>
                <w:iCs/>
                <w:spacing w:val="2"/>
                <w:kern w:val="0"/>
                <w:sz w:val="24"/>
                <w:szCs w:val="24"/>
                <w:lang w:val="en-GB" w:eastAsia="en-US" w:bidi="ar-SA"/>
              </w:rPr>
              <w:t>Remains physically present for the required time commensurate with the scope of the services of the concerned laboratory.</w:t>
            </w:r>
          </w:p>
          <w:p>
            <w:pPr>
              <w:pStyle w:val="Normal"/>
              <w:widowControl/>
              <w:spacing w:lineRule="auto" w:line="276" w:before="0" w:after="0"/>
              <w:jc w:val="start"/>
              <w:rPr>
                <w:rFonts w:cs="Calibri" w:cstheme="minorHAnsi"/>
                <w:sz w:val="24"/>
              </w:rPr>
            </w:pPr>
            <w:r>
              <w:rPr>
                <w:rFonts w:eastAsia="Calibri" w:cs="Calibri" w:cstheme="minorHAnsi"/>
                <w:b/>
                <w:kern w:val="0"/>
                <w:sz w:val="24"/>
                <w:szCs w:val="22"/>
                <w:lang w:val="en-US" w:eastAsia="en-US" w:bidi="ar-SA"/>
              </w:rPr>
              <w:t xml:space="preserve">Managerial </w:t>
            </w:r>
          </w:p>
          <w:p>
            <w:pPr>
              <w:pStyle w:val="ListParagraph"/>
              <w:widowControl/>
              <w:numPr>
                <w:ilvl w:val="0"/>
                <w:numId w:val="244"/>
              </w:numPr>
              <w:tabs>
                <w:tab w:val="clear" w:pos="720"/>
                <w:tab w:val="right" w:pos="9270" w:leader="dot"/>
              </w:tabs>
              <w:spacing w:before="0" w:after="200"/>
              <w:jc w:val="both"/>
              <w:rPr>
                <w:rFonts w:cs="Calibri" w:cstheme="minorHAnsi"/>
                <w:sz w:val="24"/>
                <w:szCs w:val="24"/>
              </w:rPr>
            </w:pPr>
            <w:r>
              <w:rPr>
                <w:rFonts w:cs="Calibri" w:cstheme="minorHAnsi"/>
                <w:iCs/>
                <w:spacing w:val="2"/>
                <w:kern w:val="0"/>
                <w:sz w:val="24"/>
                <w:szCs w:val="24"/>
                <w:lang w:val="en-GB" w:bidi="ar-SA"/>
              </w:rPr>
              <w:t>Oversees all technical and managerial functions.</w:t>
            </w:r>
          </w:p>
          <w:p>
            <w:pPr>
              <w:pStyle w:val="Normal"/>
              <w:widowControl/>
              <w:numPr>
                <w:ilvl w:val="0"/>
                <w:numId w:val="6"/>
              </w:numPr>
              <w:tabs>
                <w:tab w:val="clear" w:pos="720"/>
                <w:tab w:val="right" w:pos="9270" w:leader="dot"/>
              </w:tabs>
              <w:spacing w:lineRule="auto" w:line="276" w:before="0" w:after="0"/>
              <w:jc w:val="both"/>
              <w:rPr>
                <w:rFonts w:cs="Calibri" w:cstheme="minorHAnsi"/>
                <w:iCs/>
                <w:spacing w:val="2"/>
                <w:sz w:val="24"/>
                <w:szCs w:val="24"/>
                <w:lang w:val="en-GB"/>
              </w:rPr>
            </w:pPr>
            <w:r>
              <w:rPr>
                <w:rFonts w:eastAsia="Calibri" w:cs="Calibri" w:cstheme="minorHAnsi"/>
                <w:iCs/>
                <w:spacing w:val="2"/>
                <w:kern w:val="0"/>
                <w:sz w:val="24"/>
                <w:szCs w:val="24"/>
                <w:lang w:val="en-GB" w:eastAsia="en-US" w:bidi="ar-SA"/>
              </w:rPr>
              <w:t>Selects and appoints section heads</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Coordinates in preparation and implementation of Annual Operational Plan.</w:t>
            </w:r>
          </w:p>
          <w:p>
            <w:pPr>
              <w:pStyle w:val="Normal"/>
              <w:widowControl/>
              <w:numPr>
                <w:ilvl w:val="0"/>
                <w:numId w:val="6"/>
              </w:numPr>
              <w:tabs>
                <w:tab w:val="clear" w:pos="720"/>
                <w:tab w:val="right" w:pos="9270" w:leader="dot"/>
              </w:tabs>
              <w:spacing w:lineRule="auto" w:line="276" w:before="0" w:after="0"/>
              <w:jc w:val="both"/>
              <w:rPr>
                <w:rFonts w:cs="Calibri" w:cstheme="minorHAnsi"/>
                <w:iCs/>
                <w:spacing w:val="2"/>
                <w:sz w:val="24"/>
                <w:szCs w:val="24"/>
                <w:lang w:val="en-GB"/>
              </w:rPr>
            </w:pPr>
            <w:r>
              <w:rPr>
                <w:rFonts w:eastAsia="Calibri" w:cs="Calibri" w:cstheme="minorHAnsi"/>
                <w:iCs/>
                <w:spacing w:val="2"/>
                <w:kern w:val="0"/>
                <w:sz w:val="24"/>
                <w:szCs w:val="24"/>
                <w:lang w:val="en-GB" w:eastAsia="en-US" w:bidi="ar-SA"/>
              </w:rPr>
              <w:t>Provides worker’s safety and rights</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Sanctions leave of the officers/officials. </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Constitutes relevant committees to execute lab functions and improve systems. </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Ensures periodic preventive maintenance and prompt repair of all the laboratory equipment.</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Takes appropriate actions for redressing the grievances of the public.</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Delegates responsibilities to the relevant staff as required.</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Prepares Disaster Management Plan and ensures its implementation through regular drills and revisions.</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Undertakes periodic / regular review of the laboratory services to identify lapses and takes measures for improvement.</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Holds regular staff meetings for appraisal of the services and mitigation of issues. </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Ensures implementation of the SOPs for Infection Control. </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Heads the Waste Disposal Committee to ensure proper disposal of human tissues, and other wastes etc. in accordance with the Standard Operating Procedures (SOPs) developed under Punjab Hospital Waste Management Rules (PHWMR) 2014.</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Ensures enforcement of bio risk and biosafety management regulations. </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Ensures implementation of SOPs for Internal &amp; External Quality Assurance (IQA &amp; EQA). </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Ensures regular calibration of the laboratory equipment as per OEM Guidelines. </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Develops / adapts broader Policies/Protocols/SOPs to meet the contextual laboratory requirements and ensures that every employee is conversant with those.</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Responsible for Recruitment, promotion and transfer of staff.</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Takes disciplinary actions or submits the disciplinary cases to the appropriate authority.</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Identifies the deficiencies in performance of the staff and takes / recommends corrective measures.</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Reviews the Management Information System (MIS) / reporting system and ensures required actions.</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Issues Job Descriptions (JDs) to each employee under their signatures and maintains that record.</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Ensures implementation of Performance Appraisal system for the laboratory staff</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Ensures that laboratory protocols and procedures are amended from time to time as per requirement / institutional instructions.</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Performs any other professional duty assigned by the relevant higher authority. </w:t>
            </w:r>
          </w:p>
          <w:p>
            <w:pPr>
              <w:pStyle w:val="Normal"/>
              <w:widowControl/>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t xml:space="preserve">Financial </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Ensures timely preparation of annual budget proposal and availability of required financial resources.</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Ensures optimal utilization of the budget / resources in accordance with the policy / prevailing fudiciary laws.</w:t>
            </w:r>
          </w:p>
          <w:p>
            <w:pPr>
              <w:pStyle w:val="Normal"/>
              <w:widowControl/>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t xml:space="preserve">Logistics  </w:t>
            </w:r>
          </w:p>
          <w:p>
            <w:pPr>
              <w:pStyle w:val="ListParagraph"/>
              <w:widowControl/>
              <w:numPr>
                <w:ilvl w:val="0"/>
                <w:numId w:val="6"/>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Monitors the procurement and distribution of logistics &amp; supplies (kits, reagents, consumables, equipment etc.).</w:t>
            </w:r>
          </w:p>
          <w:p>
            <w:pPr>
              <w:pStyle w:val="Normal"/>
              <w:widowControl/>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t xml:space="preserve">Trainings </w:t>
            </w:r>
          </w:p>
          <w:p>
            <w:pPr>
              <w:pStyle w:val="ListParagraph"/>
              <w:widowControl/>
              <w:numPr>
                <w:ilvl w:val="0"/>
                <w:numId w:val="6"/>
              </w:numPr>
              <w:spacing w:before="0" w:after="200"/>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4"/>
                <w:lang w:val="en-US" w:bidi="ar-SA"/>
              </w:rPr>
              <w:t xml:space="preserve">Develops and ensures CME and CPD for the staff. </w:t>
            </w:r>
          </w:p>
        </w:tc>
      </w:tr>
    </w:tbl>
    <w:p>
      <w:pPr>
        <w:pStyle w:val="Normal"/>
        <w:rPr>
          <w:rFonts w:eastAsia="Times New Roman" w:cs="Calibri" w:cstheme="minorHAnsi"/>
          <w:b/>
          <w:bCs/>
          <w:color w:val="C00000"/>
          <w:spacing w:val="2"/>
          <w:sz w:val="32"/>
          <w:szCs w:val="24"/>
          <w:lang w:val="en-GB" w:eastAsia="ar-SA"/>
        </w:rPr>
      </w:pPr>
      <w:r>
        <w:rPr>
          <w:rFonts w:eastAsia="Times New Roman" w:cs="Calibri" w:cstheme="minorHAnsi"/>
          <w:b/>
          <w:bCs/>
          <w:color w:val="C00000"/>
          <w:spacing w:val="2"/>
          <w:sz w:val="32"/>
          <w:szCs w:val="24"/>
          <w:lang w:val="en-GB" w:eastAsia="ar-SA"/>
        </w:rPr>
      </w:r>
    </w:p>
    <w:p>
      <w:pPr>
        <w:pStyle w:val="Normal"/>
        <w:rPr>
          <w:rFonts w:eastAsia="Times New Roman" w:cs="Calibri" w:cstheme="minorHAnsi"/>
          <w:b/>
          <w:bCs/>
          <w:color w:val="C00000"/>
          <w:spacing w:val="2"/>
          <w:sz w:val="32"/>
          <w:szCs w:val="24"/>
          <w:lang w:val="en-GB" w:eastAsia="ar-SA"/>
        </w:rPr>
      </w:pPr>
      <w:r>
        <w:rPr>
          <w:rFonts w:eastAsia="Times New Roman" w:cs="Calibri" w:cstheme="minorHAnsi"/>
          <w:b/>
          <w:bCs/>
          <w:color w:val="C00000"/>
          <w:spacing w:val="2"/>
          <w:sz w:val="32"/>
          <w:szCs w:val="24"/>
          <w:lang w:val="en-GB" w:eastAsia="ar-SA"/>
        </w:rPr>
      </w:r>
      <w:r>
        <w:br w:type="page"/>
      </w:r>
    </w:p>
    <w:p>
      <w:pPr>
        <w:pStyle w:val="Heading3"/>
        <w:spacing w:before="0" w:after="240"/>
        <w:rPr>
          <w:i/>
        </w:rPr>
      </w:pPr>
      <w:bookmarkStart w:id="42" w:name="_Toc514930979"/>
      <w:r>
        <w:rPr/>
        <w:t>Standard 3. ROM-3: Responsibilities of management are defined</w:t>
      </w:r>
      <w:bookmarkEnd w:id="42"/>
    </w:p>
    <w:p>
      <w:pPr>
        <w:pStyle w:val="Normal"/>
        <w:spacing w:lineRule="auto" w:line="276" w:before="120" w:after="120"/>
        <w:jc w:val="both"/>
        <w:rPr>
          <w:rFonts w:cs="Calibri" w:cstheme="minorHAnsi"/>
          <w:sz w:val="24"/>
          <w:szCs w:val="24"/>
          <w:lang w:val="en-GB"/>
        </w:rPr>
      </w:pPr>
      <w:r>
        <w:rPr>
          <w:rFonts w:cs="Calibri" w:cstheme="minorHAnsi"/>
          <w:b/>
          <w:sz w:val="24"/>
          <w:szCs w:val="24"/>
        </w:rPr>
        <w:t>Indicator (7-13):</w:t>
      </w:r>
    </w:p>
    <w:p>
      <w:pPr>
        <w:pStyle w:val="Heading4"/>
        <w:shd w:val="clear" w:color="auto" w:fill="FFFF00"/>
        <w:tabs>
          <w:tab w:val="clear" w:pos="900"/>
          <w:tab w:val="left" w:pos="1080" w:leader="none"/>
        </w:tabs>
        <w:spacing w:lineRule="auto" w:line="276"/>
        <w:ind w:hanging="810" w:start="810"/>
        <w:rPr>
          <w:rFonts w:ascii="Calibri" w:hAnsi="Calibri" w:cs="Calibri" w:asciiTheme="minorHAnsi" w:cstheme="minorHAnsi" w:hAnsiTheme="minorHAnsi"/>
        </w:rPr>
      </w:pPr>
      <w:bookmarkStart w:id="43" w:name="_Toc483909796"/>
      <w:bookmarkStart w:id="44" w:name="_Toc514930980"/>
      <w:r>
        <w:rPr>
          <w:rFonts w:cs="Calibri" w:ascii="Calibri" w:hAnsi="Calibri" w:asciiTheme="minorHAnsi" w:cstheme="minorHAnsi" w:hAnsiTheme="minorHAnsi"/>
        </w:rPr>
        <w:t>Ind. 7: Those responsible for lab management lay down the laboratory's mission statement.</w:t>
      </w:r>
      <w:bookmarkEnd w:id="43"/>
      <w:bookmarkEnd w:id="44"/>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 xml:space="preserve">Mission statement of a clinical laboratory is a statement of core purpose and focus that normally remains unchanged over time, hence is required to be prepared by the top management. Check if the mission statement is laid down. Review that the laboratory’s Mission statement should specify the type and quality of services which laboratory can provide to patients. </w:t>
      </w:r>
    </w:p>
    <w:p>
      <w:pPr>
        <w:pStyle w:val="Normal"/>
        <w:ind w:firstLine="180" w:start="-180"/>
        <w:rPr>
          <w:rFonts w:cs="Calibri" w:cstheme="minorHAnsi"/>
          <w:b/>
          <w:bCs/>
          <w:sz w:val="24"/>
        </w:rPr>
      </w:pPr>
      <w:r>
        <w:rPr>
          <w:rFonts w:cs="Calibri" w:cstheme="minorHAnsi"/>
          <w:b/>
          <w:bCs/>
          <w:sz w:val="24"/>
        </w:rPr>
        <w:t>Compliance Requirements:</w:t>
      </w:r>
    </w:p>
    <w:p>
      <w:pPr>
        <w:pStyle w:val="ListParagraph"/>
        <w:numPr>
          <w:ilvl w:val="0"/>
          <w:numId w:val="237"/>
        </w:numPr>
        <w:spacing w:before="120" w:after="120"/>
        <w:jc w:val="both"/>
        <w:rPr>
          <w:rFonts w:cs="Calibri" w:cstheme="minorHAnsi"/>
          <w:sz w:val="24"/>
          <w:szCs w:val="24"/>
        </w:rPr>
      </w:pPr>
      <w:r>
        <w:rPr>
          <w:rFonts w:cs="Calibri" w:ascii="Calibri" w:hAnsi="Calibri" w:asciiTheme="minorHAnsi" w:cstheme="minorHAnsi" w:hAnsiTheme="minorHAnsi"/>
          <w:sz w:val="24"/>
          <w:szCs w:val="24"/>
        </w:rPr>
        <w:t>Documented mission statement that fulfills the above requirements</w:t>
      </w:r>
    </w:p>
    <w:p>
      <w:pPr>
        <w:pStyle w:val="ListParagraph"/>
        <w:numPr>
          <w:ilvl w:val="0"/>
          <w:numId w:val="237"/>
        </w:numPr>
        <w:spacing w:before="120" w:after="120"/>
        <w:jc w:val="both"/>
        <w:rPr>
          <w:rFonts w:cs="Calibri" w:cstheme="minorHAnsi"/>
          <w:sz w:val="24"/>
          <w:szCs w:val="24"/>
        </w:rPr>
      </w:pPr>
      <w:r>
        <w:rPr>
          <w:rFonts w:cs="Calibri" w:ascii="Calibri" w:hAnsi="Calibri" w:asciiTheme="minorHAnsi" w:cstheme="minorHAnsi" w:hAnsiTheme="minorHAnsi"/>
          <w:sz w:val="24"/>
          <w:szCs w:val="24"/>
        </w:rPr>
        <w:t>Mission statement is and displayed for the staff and patients to view.</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7"/>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a documented mission statement and it is displayed, then score as </w:t>
      </w:r>
      <w:r>
        <w:rPr>
          <w:rFonts w:cs="Calibri" w:ascii="Calibri" w:hAnsi="Calibri" w:asciiTheme="minorHAnsi" w:cstheme="minorHAnsi" w:hAnsiTheme="minorHAnsi"/>
          <w:b/>
          <w:sz w:val="24"/>
          <w:szCs w:val="24"/>
          <w:u w:val="single"/>
        </w:rPr>
        <w:t>fully met.</w:t>
      </w:r>
    </w:p>
    <w:p>
      <w:pPr>
        <w:pStyle w:val="ListParagraph"/>
        <w:numPr>
          <w:ilvl w:val="0"/>
          <w:numId w:val="7"/>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a documented mission statement but not displayed, then score as </w:t>
      </w:r>
      <w:r>
        <w:rPr>
          <w:rFonts w:cs="Calibri" w:ascii="Calibri" w:hAnsi="Calibri" w:asciiTheme="minorHAnsi" w:cstheme="minorHAnsi" w:hAnsiTheme="minorHAnsi"/>
          <w:b/>
          <w:sz w:val="24"/>
          <w:szCs w:val="24"/>
          <w:u w:val="single"/>
        </w:rPr>
        <w:t>partially met.</w:t>
      </w:r>
    </w:p>
    <w:p>
      <w:pPr>
        <w:pStyle w:val="ListParagraph"/>
        <w:numPr>
          <w:ilvl w:val="0"/>
          <w:numId w:val="7"/>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documented mission statement,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ind w:hanging="810" w:start="810"/>
        <w:rPr>
          <w:rFonts w:ascii="Calibri" w:hAnsi="Calibri" w:cs="Calibri" w:asciiTheme="minorHAnsi" w:cstheme="minorHAnsi" w:hAnsiTheme="minorHAnsi"/>
          <w:color w:themeColor="background1" w:val="FFFFFF"/>
        </w:rPr>
      </w:pPr>
      <w:bookmarkStart w:id="45" w:name="_Toc514930981"/>
      <w:bookmarkStart w:id="46" w:name="_Toc483909797"/>
      <w:bookmarkStart w:id="47" w:name="_Toc378604378"/>
      <w:r>
        <w:rPr>
          <w:rFonts w:cs="Calibri" w:ascii="Calibri" w:hAnsi="Calibri" w:asciiTheme="minorHAnsi" w:cstheme="minorHAnsi" w:hAnsiTheme="minorHAnsi"/>
          <w:color w:themeColor="background1" w:val="FFFFFF"/>
        </w:rPr>
        <w:t>Ind. 8: Those responsible for management lay down detailed Laboratory Policy and Standard Operating Procedures (SOPs).</w:t>
      </w:r>
      <w:bookmarkEnd w:id="45"/>
      <w:bookmarkEnd w:id="46"/>
      <w:bookmarkEnd w:id="47"/>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bCs/>
          <w:sz w:val="24"/>
          <w:szCs w:val="24"/>
        </w:rPr>
      </w:pPr>
      <w:r>
        <w:rPr>
          <w:rFonts w:cs="Calibri" w:cstheme="minorHAnsi"/>
          <w:bCs/>
          <w:sz w:val="24"/>
          <w:szCs w:val="24"/>
        </w:rPr>
        <w:t>The management of clinical laboratories must develop, implement and maintain laboratory policy covering lab-specific processes and procedures /SOPs.  The SOPs can be developed indigenously based on the policy or by adapting available resource material such as reference books or manuals etc. The surveyors should look for the written record of policy and SOPs etc.</w:t>
      </w:r>
    </w:p>
    <w:p>
      <w:pPr>
        <w:pStyle w:val="Normal"/>
        <w:spacing w:lineRule="auto" w:line="276" w:before="120" w:after="120"/>
        <w:jc w:val="both"/>
        <w:rPr>
          <w:rFonts w:cs="Calibri" w:cstheme="minorHAnsi"/>
          <w:b/>
          <w:bCs/>
          <w:sz w:val="24"/>
          <w:szCs w:val="24"/>
        </w:rPr>
      </w:pPr>
      <w:r>
        <w:rPr>
          <w:rFonts w:cs="Calibri" w:cstheme="minorHAnsi"/>
          <w:b/>
          <w:bCs/>
          <w:sz w:val="24"/>
          <w:szCs w:val="24"/>
        </w:rPr>
        <w:t>Compliance Requirements: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Written laboratory Policy and SOPs available. </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Evidence of involvement of senior leadership, including those involved in the laboratory’s management, in the process of developing policy and SOPs.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Staff is aware of the laboratory Policy and SOPs. </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7"/>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laboratory’s Policy and SOPs are documented with evidence of involvement of the appropriate leadership in their development and staff is aware of it, then score as </w:t>
      </w:r>
      <w:r>
        <w:rPr>
          <w:rFonts w:cs="Calibri" w:ascii="Calibri" w:hAnsi="Calibri" w:asciiTheme="minorHAnsi" w:cstheme="minorHAnsi" w:hAnsiTheme="minorHAnsi"/>
          <w:b/>
          <w:sz w:val="24"/>
          <w:szCs w:val="24"/>
          <w:u w:val="single"/>
        </w:rPr>
        <w:t>fully met.</w:t>
      </w:r>
    </w:p>
    <w:p>
      <w:pPr>
        <w:pStyle w:val="ListParagraph"/>
        <w:numPr>
          <w:ilvl w:val="0"/>
          <w:numId w:val="7"/>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Policy and SOPs, then score as </w:t>
      </w:r>
      <w:r>
        <w:rPr>
          <w:rFonts w:cs="Calibri" w:ascii="Calibri" w:hAnsi="Calibri" w:asciiTheme="minorHAnsi" w:cstheme="minorHAnsi" w:hAnsiTheme="minorHAnsi"/>
          <w:b/>
          <w:sz w:val="24"/>
          <w:szCs w:val="24"/>
          <w:u w:val="single"/>
        </w:rPr>
        <w:t>not met.</w:t>
      </w:r>
    </w:p>
    <w:p>
      <w:pPr>
        <w:pStyle w:val="Heading4"/>
        <w:shd w:val="clear" w:color="auto" w:fill="FFFF00"/>
        <w:spacing w:before="60" w:after="240"/>
        <w:ind w:hanging="900" w:start="900"/>
        <w:rPr>
          <w:rFonts w:ascii="Calibri" w:hAnsi="Calibri" w:cs="Calibri" w:asciiTheme="minorHAnsi" w:cstheme="minorHAnsi" w:hAnsiTheme="minorHAnsi"/>
        </w:rPr>
      </w:pPr>
      <w:bookmarkStart w:id="48" w:name="_Toc378604379"/>
      <w:bookmarkStart w:id="49" w:name="_Toc483909798"/>
      <w:bookmarkStart w:id="50" w:name="_Toc514930982"/>
      <w:r>
        <w:rPr>
          <w:rFonts w:cs="Calibri" w:ascii="Calibri" w:hAnsi="Calibri" w:asciiTheme="minorHAnsi" w:cstheme="minorHAnsi" w:hAnsiTheme="minorHAnsi"/>
        </w:rPr>
        <w:t>Ind. 9: Those responsible for management lay down emergency policy and Standard Operating Procedures.</w:t>
      </w:r>
      <w:bookmarkEnd w:id="48"/>
      <w:bookmarkEnd w:id="49"/>
      <w:bookmarkEnd w:id="50"/>
    </w:p>
    <w:p>
      <w:pPr>
        <w:pStyle w:val="Normal"/>
        <w:spacing w:lineRule="auto" w:line="240" w:before="120" w:after="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40" w:before="120" w:after="120"/>
        <w:jc w:val="both"/>
        <w:rPr>
          <w:rFonts w:cs="Calibri" w:cstheme="minorHAnsi"/>
          <w:sz w:val="24"/>
          <w:szCs w:val="24"/>
        </w:rPr>
      </w:pPr>
      <w:r>
        <w:rPr>
          <w:rFonts w:cs="Calibri" w:cstheme="minorHAnsi"/>
          <w:sz w:val="24"/>
          <w:szCs w:val="24"/>
        </w:rPr>
        <w:t xml:space="preserve">Check laboratory Policy and SOPs for emergency situations like accidents, natural calamities, and epidemics etc. and ask how these were developed. Look for involvement of senior leadership, including those involved with in the laboratory’s management. See if the </w:t>
      </w:r>
      <w:r>
        <w:rPr>
          <w:rFonts w:cs="Calibri" w:cstheme="minorHAnsi"/>
          <w:i/>
          <w:sz w:val="24"/>
          <w:szCs w:val="24"/>
        </w:rPr>
        <w:t>Emergency Policy &amp; SOPs</w:t>
      </w:r>
      <w:r>
        <w:rPr>
          <w:rFonts w:cs="Calibri" w:cstheme="minorHAnsi"/>
          <w:sz w:val="24"/>
          <w:szCs w:val="24"/>
        </w:rPr>
        <w:t xml:space="preserve"> are documented for the staff and patients to view and staff is aware of it.</w:t>
      </w:r>
    </w:p>
    <w:p>
      <w:pPr>
        <w:pStyle w:val="Normal"/>
        <w:spacing w:lineRule="auto" w:line="276" w:before="120" w:after="120"/>
        <w:jc w:val="both"/>
        <w:rPr>
          <w:rFonts w:cs="Calibri" w:cstheme="minorHAnsi"/>
          <w:b/>
          <w:bCs/>
          <w:sz w:val="24"/>
          <w:szCs w:val="24"/>
        </w:rPr>
      </w:pPr>
      <w:r>
        <w:rPr>
          <w:rFonts w:cs="Calibri" w:cstheme="minorHAnsi"/>
          <w:b/>
          <w:bCs/>
          <w:sz w:val="24"/>
          <w:szCs w:val="24"/>
        </w:rPr>
        <w:t>Compliance Requirements: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Written laboratory Emergency Policy and SOPs covering the above requirements. </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The Emergency Policy and SOPs are available to the staff / patients for consultation.</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The staff is aware of the emergency policy and SOPs.</w:t>
      </w:r>
    </w:p>
    <w:p>
      <w:pPr>
        <w:pStyle w:val="Normal"/>
        <w:spacing w:lineRule="auto" w:line="240" w:before="120" w:after="120"/>
        <w:jc w:val="both"/>
        <w:rPr>
          <w:rFonts w:cs="Calibri" w:cstheme="minorHAnsi"/>
          <w:sz w:val="24"/>
          <w:szCs w:val="24"/>
        </w:rPr>
      </w:pPr>
      <w:r>
        <w:rPr>
          <w:rFonts w:cs="Calibri" w:cstheme="minorHAnsi"/>
          <w:b/>
          <w:bCs/>
          <w:sz w:val="24"/>
          <w:szCs w:val="24"/>
        </w:rPr>
        <w:t>Scoring:</w:t>
      </w:r>
    </w:p>
    <w:p>
      <w:pPr>
        <w:pStyle w:val="ListParagraph"/>
        <w:numPr>
          <w:ilvl w:val="0"/>
          <w:numId w:val="7"/>
        </w:numPr>
        <w:spacing w:lineRule="auto" w:line="240"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w:t>
      </w:r>
      <w:r>
        <w:rPr>
          <w:rFonts w:cs="Calibri" w:ascii="Calibri" w:hAnsi="Calibri" w:asciiTheme="minorHAnsi" w:cstheme="minorHAnsi" w:hAnsiTheme="minorHAnsi"/>
          <w:i/>
          <w:sz w:val="24"/>
          <w:szCs w:val="24"/>
        </w:rPr>
        <w:t>Emergency Policy &amp; SOPs</w:t>
      </w:r>
      <w:r>
        <w:rPr>
          <w:rFonts w:cs="Calibri" w:ascii="Calibri" w:hAnsi="Calibri" w:asciiTheme="minorHAnsi" w:cstheme="minorHAnsi" w:hAnsiTheme="minorHAnsi"/>
          <w:sz w:val="24"/>
          <w:szCs w:val="24"/>
        </w:rPr>
        <w:t xml:space="preserve"> exist with evidence of involvement of the appropriate senior leadership and staff is aware of it, then score as </w:t>
      </w:r>
      <w:r>
        <w:rPr>
          <w:rFonts w:cs="Calibri" w:ascii="Calibri" w:hAnsi="Calibri" w:asciiTheme="minorHAnsi" w:cstheme="minorHAnsi" w:hAnsiTheme="minorHAnsi"/>
          <w:b/>
          <w:sz w:val="24"/>
          <w:szCs w:val="24"/>
          <w:u w:val="single"/>
        </w:rPr>
        <w:t>fully met.</w:t>
      </w:r>
    </w:p>
    <w:p>
      <w:pPr>
        <w:pStyle w:val="ListParagraph"/>
        <w:numPr>
          <w:ilvl w:val="0"/>
          <w:numId w:val="7"/>
        </w:numPr>
        <w:spacing w:lineRule="auto" w:line="240"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w:t>
      </w:r>
      <w:r>
        <w:rPr>
          <w:rFonts w:cs="Calibri" w:ascii="Calibri" w:hAnsi="Calibri" w:asciiTheme="minorHAnsi" w:cstheme="minorHAnsi" w:hAnsiTheme="minorHAnsi"/>
          <w:i/>
          <w:sz w:val="24"/>
          <w:szCs w:val="24"/>
        </w:rPr>
        <w:t>Emergency Policy &amp; SOPs</w:t>
      </w:r>
      <w:r>
        <w:rPr>
          <w:rFonts w:cs="Calibri" w:ascii="Calibri" w:hAnsi="Calibri" w:asciiTheme="minorHAnsi" w:cstheme="minorHAnsi" w:hAnsiTheme="minorHAnsi"/>
          <w:sz w:val="24"/>
          <w:szCs w:val="24"/>
        </w:rPr>
        <w:t xml:space="preserve"> exist as above but about 20% of staff is not aware of those, then score as </w:t>
      </w:r>
      <w:r>
        <w:rPr>
          <w:rFonts w:cs="Calibri" w:ascii="Calibri" w:hAnsi="Calibri" w:asciiTheme="minorHAnsi" w:cstheme="minorHAnsi" w:hAnsiTheme="minorHAnsi"/>
          <w:b/>
          <w:sz w:val="24"/>
          <w:szCs w:val="24"/>
          <w:u w:val="single"/>
        </w:rPr>
        <w:t>partially met.</w:t>
      </w:r>
    </w:p>
    <w:p>
      <w:pPr>
        <w:pStyle w:val="ListParagraph"/>
        <w:numPr>
          <w:ilvl w:val="0"/>
          <w:numId w:val="7"/>
        </w:numPr>
        <w:spacing w:lineRule="auto" w:line="240"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w:t>
      </w:r>
      <w:r>
        <w:rPr>
          <w:rFonts w:cs="Calibri" w:ascii="Calibri" w:hAnsi="Calibri" w:asciiTheme="minorHAnsi" w:cstheme="minorHAnsi" w:hAnsiTheme="minorHAnsi"/>
          <w:i/>
          <w:sz w:val="24"/>
          <w:szCs w:val="24"/>
        </w:rPr>
        <w:t>Emergency Policy &amp; SOPs,</w:t>
      </w:r>
      <w:r>
        <w:rPr>
          <w:rFonts w:cs="Calibri" w:ascii="Calibri" w:hAnsi="Calibri" w:asciiTheme="minorHAnsi" w:cstheme="minorHAnsi" w:hAnsiTheme="minorHAnsi"/>
          <w:sz w:val="24"/>
          <w:szCs w:val="24"/>
        </w:rPr>
        <w:t xml:space="preserve"> then score as </w:t>
      </w:r>
      <w:r>
        <w:rPr>
          <w:rFonts w:cs="Calibri" w:ascii="Calibri" w:hAnsi="Calibri" w:asciiTheme="minorHAnsi" w:cstheme="minorHAnsi" w:hAnsiTheme="minorHAnsi"/>
          <w:b/>
          <w:sz w:val="24"/>
          <w:szCs w:val="24"/>
          <w:u w:val="single"/>
        </w:rPr>
        <w:t>not met.</w:t>
      </w:r>
    </w:p>
    <w:p>
      <w:pPr>
        <w:pStyle w:val="Heading4"/>
        <w:shd w:val="clear" w:color="auto" w:fill="FF0000"/>
        <w:ind w:hanging="990" w:start="990"/>
        <w:rPr>
          <w:rFonts w:ascii="Calibri" w:hAnsi="Calibri" w:cs="Calibri" w:asciiTheme="minorHAnsi" w:cstheme="minorHAnsi" w:hAnsiTheme="minorHAnsi"/>
          <w:color w:themeColor="background1" w:val="FFFFFF"/>
          <w:highlight w:val="yellow"/>
        </w:rPr>
      </w:pPr>
      <w:bookmarkStart w:id="51" w:name="_Toc483909799"/>
      <w:bookmarkStart w:id="52" w:name="_Toc378604380"/>
      <w:bookmarkStart w:id="53" w:name="_Toc514930983"/>
      <w:r>
        <w:rPr>
          <w:rFonts w:cs="Calibri" w:ascii="Calibri" w:hAnsi="Calibri" w:asciiTheme="minorHAnsi" w:cstheme="minorHAnsi" w:hAnsiTheme="minorHAnsi"/>
          <w:color w:themeColor="background1" w:val="FFFFFF"/>
        </w:rPr>
        <w:t>Ind. 10: Those responsible for management approve sufficient laboratory budget and allocate the resources required to accomplish the mission.</w:t>
      </w:r>
      <w:bookmarkEnd w:id="51"/>
      <w:bookmarkEnd w:id="52"/>
      <w:bookmarkEnd w:id="53"/>
    </w:p>
    <w:p>
      <w:pPr>
        <w:pStyle w:val="Normal"/>
        <w:spacing w:lineRule="auto" w:line="240" w:before="240" w:after="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40" w:before="0" w:after="0"/>
        <w:contextualSpacing/>
        <w:jc w:val="both"/>
        <w:rPr>
          <w:rFonts w:cs="Calibri" w:cstheme="minorHAnsi"/>
          <w:sz w:val="24"/>
          <w:szCs w:val="24"/>
        </w:rPr>
      </w:pPr>
      <w:r>
        <w:rPr>
          <w:rFonts w:cs="Calibri" w:cstheme="minorHAnsi"/>
          <w:sz w:val="24"/>
          <w:szCs w:val="24"/>
        </w:rPr>
        <w:t>Review any documentary evidence for lack of resources (kits etc.). Evidence is available in the form of delayed reporting or refusal of tests to the patients etc. because of non-availability of kits, equipment, staff and consumable etc..</w:t>
      </w:r>
    </w:p>
    <w:p>
      <w:pPr>
        <w:pStyle w:val="Normal"/>
        <w:spacing w:lineRule="auto" w:line="276" w:before="120" w:after="120"/>
        <w:jc w:val="both"/>
        <w:rPr>
          <w:rFonts w:cs="Calibri" w:cstheme="minorHAnsi"/>
          <w:b/>
          <w:bCs/>
          <w:sz w:val="24"/>
          <w:szCs w:val="24"/>
        </w:rPr>
      </w:pPr>
      <w:r>
        <w:rPr>
          <w:rFonts w:cs="Calibri" w:cstheme="minorHAnsi"/>
          <w:b/>
          <w:bCs/>
          <w:sz w:val="24"/>
          <w:szCs w:val="24"/>
        </w:rPr>
        <w:t>Compliance Requirements: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The premises of the laboratory has adequate space suitable for the required activities.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The staff, equipment and consumables remain available to support the scope of laboratory services.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No evidence of delay in reporting the test results on account of non-availability of equipment, kits/reagents or the concerned staff. </w:t>
      </w:r>
    </w:p>
    <w:p>
      <w:pPr>
        <w:pStyle w:val="Normal"/>
        <w:spacing w:lineRule="auto" w:line="240" w:before="0" w:after="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9"/>
        </w:numPr>
        <w:spacing w:lineRule="auto" w:line="240" w:before="0" w:after="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a no evidence of lack of resources, then score as </w:t>
      </w:r>
      <w:r>
        <w:rPr>
          <w:rFonts w:cs="Calibri" w:ascii="Calibri" w:hAnsi="Calibri" w:asciiTheme="minorHAnsi" w:cstheme="minorHAnsi" w:hAnsiTheme="minorHAnsi"/>
          <w:b/>
          <w:sz w:val="24"/>
          <w:szCs w:val="24"/>
          <w:u w:val="single"/>
        </w:rPr>
        <w:t>fully met.</w:t>
      </w:r>
    </w:p>
    <w:p>
      <w:pPr>
        <w:pStyle w:val="ListParagraph"/>
        <w:numPr>
          <w:ilvl w:val="0"/>
          <w:numId w:val="9"/>
        </w:numPr>
        <w:spacing w:lineRule="auto" w:line="240" w:before="0" w:after="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evidence of lack of resources, then score as </w:t>
      </w:r>
      <w:r>
        <w:rPr>
          <w:rFonts w:cs="Calibri" w:ascii="Calibri" w:hAnsi="Calibri" w:asciiTheme="minorHAnsi" w:cstheme="minorHAnsi" w:hAnsiTheme="minorHAnsi"/>
          <w:b/>
          <w:sz w:val="24"/>
          <w:szCs w:val="24"/>
          <w:u w:val="single"/>
        </w:rPr>
        <w:t>not met.</w:t>
      </w:r>
    </w:p>
    <w:p>
      <w:pPr>
        <w:pStyle w:val="Heading4"/>
        <w:shd w:val="clear" w:color="auto" w:fill="FFFF00"/>
        <w:ind w:hanging="1260" w:start="1260"/>
        <w:rPr>
          <w:rFonts w:ascii="Calibri" w:hAnsi="Calibri" w:cs="Calibri" w:asciiTheme="minorHAnsi" w:cstheme="minorHAnsi" w:hAnsiTheme="minorHAnsi"/>
        </w:rPr>
      </w:pPr>
      <w:bookmarkStart w:id="54" w:name="_Toc378604382"/>
      <w:bookmarkStart w:id="55" w:name="_Toc514930984"/>
      <w:bookmarkStart w:id="56" w:name="_Toc483909800"/>
      <w:r>
        <w:rPr>
          <w:rFonts w:cs="Calibri" w:ascii="Calibri" w:hAnsi="Calibri" w:asciiTheme="minorHAnsi" w:cstheme="minorHAnsi" w:hAnsiTheme="minorHAnsi"/>
        </w:rPr>
        <w:t>Ind. 11: Those responsible for management establish the laboratory's organogram.</w:t>
      </w:r>
      <w:bookmarkEnd w:id="54"/>
      <w:bookmarkEnd w:id="55"/>
      <w:bookmarkEnd w:id="56"/>
    </w:p>
    <w:p>
      <w:pPr>
        <w:pStyle w:val="Normal"/>
        <w:spacing w:lineRule="auto" w:line="240"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40" w:before="120" w:after="120"/>
        <w:jc w:val="both"/>
        <w:rPr>
          <w:rFonts w:cs="Calibri" w:cstheme="minorHAnsi"/>
          <w:b/>
          <w:bCs/>
          <w:sz w:val="24"/>
          <w:szCs w:val="24"/>
        </w:rPr>
      </w:pPr>
      <w:r>
        <w:rPr>
          <w:rFonts w:cs="Calibri" w:cstheme="minorHAnsi"/>
          <w:bCs/>
          <w:sz w:val="24"/>
          <w:szCs w:val="24"/>
        </w:rPr>
        <w:t>An organizational chart/organogram shows the structure/plan of the laboratory that gives the job titles of all the staff showing how they are connected /reporting to each other.</w:t>
      </w:r>
      <w:r>
        <w:rPr>
          <w:rFonts w:cs="Calibri" w:cstheme="minorHAnsi"/>
          <w:b/>
          <w:bCs/>
          <w:sz w:val="24"/>
          <w:szCs w:val="24"/>
        </w:rPr>
        <w:t xml:space="preserve"> </w:t>
      </w:r>
      <w:r>
        <w:rPr>
          <w:rFonts w:cs="Calibri" w:cstheme="minorHAnsi"/>
          <w:sz w:val="24"/>
          <w:szCs w:val="24"/>
        </w:rPr>
        <w:t>Review the documents that define the laboratory's organizational structure and check that it is displayed.</w:t>
      </w:r>
    </w:p>
    <w:p>
      <w:pPr>
        <w:pStyle w:val="Normal"/>
        <w:spacing w:lineRule="auto" w:line="276" w:before="120" w:after="120"/>
        <w:jc w:val="both"/>
        <w:rPr>
          <w:rFonts w:cs="Calibri" w:cstheme="minorHAnsi"/>
          <w:b/>
          <w:bCs/>
          <w:sz w:val="24"/>
          <w:szCs w:val="24"/>
        </w:rPr>
      </w:pPr>
      <w:r>
        <w:rPr>
          <w:rFonts w:cs="Calibri" w:cstheme="minorHAnsi"/>
          <w:b/>
          <w:bCs/>
          <w:sz w:val="24"/>
          <w:szCs w:val="24"/>
        </w:rPr>
        <w:t>Compliance Requirements: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The Organogram prepared as above is documented.</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The organogram is displayed for patients and the staff.</w:t>
      </w:r>
    </w:p>
    <w:p>
      <w:pPr>
        <w:pStyle w:val="Normal"/>
        <w:spacing w:lineRule="auto" w:line="240"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10"/>
        </w:numPr>
        <w:spacing w:lineRule="auto" w:line="240" w:before="0" w:after="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an updated organizational chart (“organogram”) which is displayed, then score as </w:t>
      </w:r>
      <w:r>
        <w:rPr>
          <w:rFonts w:cs="Calibri" w:ascii="Calibri" w:hAnsi="Calibri" w:asciiTheme="minorHAnsi" w:cstheme="minorHAnsi" w:hAnsiTheme="minorHAnsi"/>
          <w:b/>
          <w:sz w:val="24"/>
          <w:szCs w:val="24"/>
          <w:u w:val="single"/>
        </w:rPr>
        <w:t>fully met.</w:t>
      </w:r>
    </w:p>
    <w:p>
      <w:pPr>
        <w:pStyle w:val="ListParagraph"/>
        <w:numPr>
          <w:ilvl w:val="0"/>
          <w:numId w:val="10"/>
        </w:numPr>
        <w:spacing w:lineRule="auto" w:line="240" w:before="0" w:after="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an updated organizational chart (“organogram”) but it is not displayed, then score as </w:t>
      </w:r>
      <w:r>
        <w:rPr>
          <w:rFonts w:cs="Calibri" w:ascii="Calibri" w:hAnsi="Calibri" w:asciiTheme="minorHAnsi" w:cstheme="minorHAnsi" w:hAnsiTheme="minorHAnsi"/>
          <w:b/>
          <w:sz w:val="24"/>
          <w:szCs w:val="24"/>
          <w:u w:val="single"/>
        </w:rPr>
        <w:t>partially met.</w:t>
      </w:r>
    </w:p>
    <w:p>
      <w:pPr>
        <w:pStyle w:val="ListParagraph"/>
        <w:numPr>
          <w:ilvl w:val="0"/>
          <w:numId w:val="10"/>
        </w:numPr>
        <w:spacing w:lineRule="auto" w:line="240" w:before="0" w:after="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none, then score as </w:t>
      </w:r>
      <w:r>
        <w:rPr>
          <w:rFonts w:cs="Calibri" w:ascii="Calibri" w:hAnsi="Calibri" w:asciiTheme="minorHAnsi" w:cstheme="minorHAnsi" w:hAnsiTheme="minorHAnsi"/>
          <w:b/>
          <w:sz w:val="24"/>
          <w:szCs w:val="24"/>
          <w:u w:val="single"/>
        </w:rPr>
        <w:t>not met.</w:t>
      </w:r>
    </w:p>
    <w:p>
      <w:pPr>
        <w:pStyle w:val="Heading4"/>
        <w:shd w:val="clear" w:color="auto" w:fill="FFFF00"/>
        <w:spacing w:lineRule="auto" w:line="276"/>
        <w:ind w:hanging="1080" w:start="1080"/>
        <w:rPr>
          <w:rFonts w:ascii="Calibri" w:hAnsi="Calibri" w:cs="Calibri" w:asciiTheme="minorHAnsi" w:cstheme="minorHAnsi" w:hAnsiTheme="minorHAnsi"/>
        </w:rPr>
      </w:pPr>
      <w:bookmarkStart w:id="57" w:name="_Toc483909801"/>
      <w:bookmarkStart w:id="58" w:name="_Toc378604383"/>
      <w:bookmarkStart w:id="59" w:name="_Toc514930985"/>
      <w:r>
        <w:rPr>
          <w:rFonts w:cs="Calibri" w:ascii="Calibri" w:hAnsi="Calibri" w:asciiTheme="minorHAnsi" w:cstheme="minorHAnsi" w:hAnsiTheme="minorHAnsi"/>
        </w:rPr>
        <w:t xml:space="preserve">Ind. 12: Those responsible for management appoint the section heads in the </w:t>
      </w:r>
      <w:bookmarkEnd w:id="58"/>
      <w:r>
        <w:rPr>
          <w:rFonts w:cs="Calibri" w:ascii="Calibri" w:hAnsi="Calibri" w:asciiTheme="minorHAnsi" w:cstheme="minorHAnsi" w:hAnsiTheme="minorHAnsi"/>
        </w:rPr>
        <w:t>laboratory.</w:t>
      </w:r>
      <w:bookmarkEnd w:id="57"/>
      <w:bookmarkEnd w:id="59"/>
    </w:p>
    <w:p>
      <w:pPr>
        <w:pStyle w:val="Normal"/>
        <w:spacing w:lineRule="auto" w:line="240"/>
        <w:ind w:hanging="284" w:start="284"/>
        <w:jc w:val="both"/>
        <w:rPr>
          <w:rFonts w:cs="Calibri" w:cstheme="minorHAnsi"/>
          <w:b/>
          <w:bCs/>
          <w:sz w:val="24"/>
          <w:szCs w:val="24"/>
        </w:rPr>
      </w:pPr>
      <w:r>
        <w:rPr>
          <w:rFonts w:cs="Calibri" w:cstheme="minorHAnsi"/>
          <w:b/>
          <w:bCs/>
          <w:sz w:val="24"/>
          <w:szCs w:val="24"/>
        </w:rPr>
        <w:t xml:space="preserve">Survey Process: </w:t>
      </w:r>
    </w:p>
    <w:p>
      <w:pPr>
        <w:pStyle w:val="Normal"/>
        <w:spacing w:lineRule="auto" w:line="240" w:before="120" w:after="120"/>
        <w:jc w:val="both"/>
        <w:rPr>
          <w:rFonts w:cs="Calibri" w:cstheme="minorHAnsi"/>
          <w:sz w:val="24"/>
          <w:szCs w:val="24"/>
        </w:rPr>
      </w:pPr>
      <w:r>
        <w:rPr>
          <w:rFonts w:cs="Calibri" w:cstheme="minorHAnsi"/>
          <w:bCs/>
          <w:sz w:val="24"/>
          <w:szCs w:val="24"/>
        </w:rPr>
        <w:t xml:space="preserve">Laboratory section head is responsible for overall functioning of a particular section according to laid down policy. </w:t>
      </w:r>
      <w:r>
        <w:rPr>
          <w:rFonts w:cs="Calibri" w:cstheme="minorHAnsi"/>
          <w:sz w:val="24"/>
          <w:szCs w:val="24"/>
        </w:rPr>
        <w:t>Review the process for appointment of the laboratory’s section heads / lead experts.</w:t>
      </w:r>
    </w:p>
    <w:p>
      <w:pPr>
        <w:pStyle w:val="Normal"/>
        <w:spacing w:lineRule="auto" w:line="240" w:before="120" w:after="120"/>
        <w:jc w:val="both"/>
        <w:rPr>
          <w:rFonts w:cs="Calibri" w:cstheme="minorHAnsi"/>
          <w:b/>
          <w:bCs/>
          <w:sz w:val="24"/>
          <w:szCs w:val="24"/>
        </w:rPr>
      </w:pPr>
      <w:r>
        <w:rPr>
          <w:rFonts w:cs="Calibri" w:cstheme="minorHAnsi"/>
          <w:b/>
          <w:bCs/>
          <w:sz w:val="24"/>
          <w:szCs w:val="24"/>
        </w:rPr>
        <w:t>Compliance Requirements:</w:t>
      </w:r>
    </w:p>
    <w:p>
      <w:pPr>
        <w:pStyle w:val="ListParagraph"/>
        <w:numPr>
          <w:ilvl w:val="0"/>
          <w:numId w:val="8"/>
        </w:numPr>
        <w:spacing w:lineRule="auto" w:line="240"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The section heads are appointed </w:t>
      </w:r>
    </w:p>
    <w:p>
      <w:pPr>
        <w:pStyle w:val="ListParagraph"/>
        <w:numPr>
          <w:ilvl w:val="0"/>
          <w:numId w:val="8"/>
        </w:numPr>
        <w:spacing w:lineRule="auto" w:line="240"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Evidence of adopting due process for appointing section heads i.e. under the signatures of the technical head of the laboratory.</w:t>
      </w:r>
    </w:p>
    <w:p>
      <w:pPr>
        <w:pStyle w:val="Normal"/>
        <w:spacing w:lineRule="auto" w:line="240"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1"/>
        </w:numPr>
        <w:spacing w:lineRule="auto" w:line="240"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a clearly defined process for appointment of the section heads / lead experts, then score as </w:t>
      </w:r>
      <w:r>
        <w:rPr>
          <w:rFonts w:cs="Calibri" w:ascii="Calibri" w:hAnsi="Calibri" w:asciiTheme="minorHAnsi" w:cstheme="minorHAnsi" w:hAnsiTheme="minorHAnsi"/>
          <w:b/>
          <w:sz w:val="24"/>
          <w:szCs w:val="24"/>
          <w:u w:val="single"/>
        </w:rPr>
        <w:t>fully met.</w:t>
      </w:r>
    </w:p>
    <w:p>
      <w:pPr>
        <w:pStyle w:val="ListParagraph"/>
        <w:numPr>
          <w:ilvl w:val="0"/>
          <w:numId w:val="1"/>
        </w:numPr>
        <w:spacing w:lineRule="auto" w:line="240"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process is limited to the laboratory’s director / in charge only, then score as </w:t>
      </w:r>
      <w:r>
        <w:rPr>
          <w:rFonts w:cs="Calibri" w:ascii="Calibri" w:hAnsi="Calibri" w:asciiTheme="minorHAnsi" w:cstheme="minorHAnsi" w:hAnsiTheme="minorHAnsi"/>
          <w:b/>
          <w:sz w:val="24"/>
          <w:szCs w:val="24"/>
          <w:u w:val="single"/>
        </w:rPr>
        <w:t>partially met.</w:t>
      </w:r>
    </w:p>
    <w:p>
      <w:pPr>
        <w:pStyle w:val="ListParagraph"/>
        <w:numPr>
          <w:ilvl w:val="0"/>
          <w:numId w:val="1"/>
        </w:numPr>
        <w:spacing w:lineRule="auto" w:line="240"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formal process, then score as </w:t>
      </w:r>
      <w:r>
        <w:rPr>
          <w:rFonts w:cs="Calibri" w:ascii="Calibri" w:hAnsi="Calibri" w:asciiTheme="minorHAnsi" w:cstheme="minorHAnsi" w:hAnsiTheme="minorHAnsi"/>
          <w:b/>
          <w:sz w:val="24"/>
          <w:szCs w:val="24"/>
          <w:u w:val="single"/>
        </w:rPr>
        <w:t>not met.</w:t>
      </w:r>
    </w:p>
    <w:p>
      <w:pPr>
        <w:pStyle w:val="Heading4"/>
        <w:shd w:val="clear" w:color="auto" w:fill="FF0000"/>
        <w:rPr>
          <w:rFonts w:ascii="Calibri" w:hAnsi="Calibri" w:cs="Calibri" w:asciiTheme="minorHAnsi" w:cstheme="minorHAnsi" w:hAnsiTheme="minorHAnsi"/>
          <w:color w:themeColor="background1" w:val="FFFFFF"/>
        </w:rPr>
      </w:pPr>
      <w:bookmarkStart w:id="60" w:name="_Toc378604384"/>
      <w:bookmarkStart w:id="61" w:name="_Toc514930986"/>
      <w:bookmarkStart w:id="62" w:name="_Toc483909802"/>
      <w:r>
        <w:rPr>
          <w:rFonts w:cs="Calibri" w:ascii="Calibri" w:hAnsi="Calibri" w:asciiTheme="minorHAnsi" w:cstheme="minorHAnsi" w:hAnsiTheme="minorHAnsi"/>
          <w:color w:themeColor="background1" w:val="FFFFFF"/>
        </w:rPr>
        <w:t>Ind. 13: Those responsible for management support research activities</w:t>
      </w:r>
      <w:r>
        <w:rPr>
          <w:rStyle w:val="FootnoteReference"/>
          <w:rFonts w:eastAsia="" w:cs="Calibri" w:ascii="Calibri" w:hAnsi="Calibri" w:asciiTheme="minorHAnsi" w:cstheme="minorHAnsi" w:eastAsiaTheme="majorEastAsia" w:hAnsiTheme="minorHAnsi"/>
          <w:color w:themeColor="background1" w:val="FFFFFF"/>
        </w:rPr>
        <w:footnoteReference w:id="7"/>
      </w:r>
      <w:r>
        <w:rPr>
          <w:rFonts w:cs="Calibri" w:ascii="Calibri" w:hAnsi="Calibri" w:asciiTheme="minorHAnsi" w:cstheme="minorHAnsi" w:hAnsiTheme="minorHAnsi"/>
          <w:color w:themeColor="background1" w:val="FFFFFF"/>
        </w:rPr>
        <w:t>.</w:t>
      </w:r>
      <w:bookmarkEnd w:id="60"/>
      <w:bookmarkEnd w:id="61"/>
      <w:bookmarkEnd w:id="62"/>
    </w:p>
    <w:p>
      <w:pPr>
        <w:pStyle w:val="Normal"/>
        <w:spacing w:lineRule="auto" w:line="240" w:before="120" w:after="120"/>
        <w:jc w:val="both"/>
        <w:rPr>
          <w:rFonts w:cs="Calibri" w:cstheme="minorHAnsi"/>
          <w:b/>
          <w:sz w:val="24"/>
        </w:rPr>
      </w:pPr>
      <w:r>
        <w:rPr>
          <w:rFonts w:cs="Calibri" w:cstheme="minorHAnsi"/>
          <w:b/>
          <w:sz w:val="24"/>
        </w:rPr>
        <w:t>Survey Process:</w:t>
      </w:r>
    </w:p>
    <w:p>
      <w:pPr>
        <w:pStyle w:val="Normal"/>
        <w:spacing w:lineRule="auto" w:line="240" w:before="120" w:after="120"/>
        <w:jc w:val="both"/>
        <w:rPr>
          <w:rFonts w:cs="Calibri" w:cstheme="minorHAnsi"/>
          <w:sz w:val="24"/>
          <w:szCs w:val="24"/>
        </w:rPr>
      </w:pPr>
      <w:r>
        <w:rPr>
          <w:rFonts w:cs="Calibri" w:cstheme="minorHAnsi"/>
          <w:sz w:val="24"/>
          <w:szCs w:val="24"/>
        </w:rPr>
        <w:t xml:space="preserve">All research must be formally approved by the laboratory Director in consultation with other team members. Review any research reports approved by the management team and support extended for research. For the set ups not conducting research at their own, this may include sharing disease related data with relevant authorities /research organizations ensuring patient confidentiality </w:t>
      </w:r>
    </w:p>
    <w:p>
      <w:pPr>
        <w:pStyle w:val="Normal"/>
        <w:spacing w:lineRule="auto" w:line="240" w:before="120" w:after="120"/>
        <w:jc w:val="both"/>
        <w:rPr>
          <w:rFonts w:cs="Calibri" w:cstheme="minorHAnsi"/>
          <w:b/>
          <w:bCs/>
          <w:sz w:val="24"/>
          <w:szCs w:val="24"/>
        </w:rPr>
      </w:pPr>
      <w:r>
        <w:rPr>
          <w:rFonts w:cs="Calibri" w:cstheme="minorHAnsi"/>
          <w:b/>
          <w:bCs/>
          <w:sz w:val="24"/>
          <w:szCs w:val="24"/>
        </w:rPr>
        <w:t>Compliance Requirements:</w:t>
      </w:r>
    </w:p>
    <w:p>
      <w:pPr>
        <w:pStyle w:val="ListParagraph"/>
        <w:numPr>
          <w:ilvl w:val="0"/>
          <w:numId w:val="8"/>
        </w:numPr>
        <w:spacing w:lineRule="auto" w:line="240"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Research approved by the management and its printed report. OR</w:t>
      </w:r>
    </w:p>
    <w:p>
      <w:pPr>
        <w:pStyle w:val="ListParagraph"/>
        <w:numPr>
          <w:ilvl w:val="0"/>
          <w:numId w:val="8"/>
        </w:numPr>
        <w:spacing w:lineRule="auto" w:line="240"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Record of sharing disease related data with relevant authorities /research organizations ensuring patient confidentiality.</w:t>
      </w:r>
    </w:p>
    <w:p>
      <w:pPr>
        <w:pStyle w:val="Normal"/>
        <w:spacing w:lineRule="auto" w:line="240"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11"/>
        </w:numPr>
        <w:spacing w:lineRule="auto" w:line="240"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documented evidence of the research activities, then score as </w:t>
      </w:r>
      <w:r>
        <w:rPr>
          <w:rFonts w:cs="Calibri" w:ascii="Calibri" w:hAnsi="Calibri" w:asciiTheme="minorHAnsi" w:cstheme="minorHAnsi" w:hAnsiTheme="minorHAnsi"/>
          <w:b/>
          <w:sz w:val="24"/>
          <w:szCs w:val="24"/>
          <w:u w:val="single"/>
        </w:rPr>
        <w:t>fully met.</w:t>
      </w:r>
    </w:p>
    <w:p>
      <w:pPr>
        <w:pStyle w:val="ListParagraph"/>
        <w:numPr>
          <w:ilvl w:val="0"/>
          <w:numId w:val="11"/>
        </w:numPr>
        <w:spacing w:lineRule="auto" w:line="240"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research of any kind conducted or underway, then score as </w:t>
      </w:r>
      <w:r>
        <w:rPr>
          <w:rFonts w:cs="Calibri" w:ascii="Calibri" w:hAnsi="Calibri" w:asciiTheme="minorHAnsi" w:cstheme="minorHAnsi" w:hAnsiTheme="minorHAnsi"/>
          <w:b/>
          <w:sz w:val="24"/>
          <w:szCs w:val="24"/>
          <w:u w:val="single"/>
        </w:rPr>
        <w:t>not met.</w:t>
      </w:r>
    </w:p>
    <w:p>
      <w:pPr>
        <w:pStyle w:val="Normal"/>
        <w:rPr>
          <w:rFonts w:eastAsia="" w:cs="Calibri" w:cstheme="minorHAnsi" w:eastAsiaTheme="majorEastAsia"/>
          <w:color w:themeColor="accent1" w:themeShade="bf" w:val="2E74B5"/>
          <w:sz w:val="26"/>
          <w:szCs w:val="26"/>
        </w:rPr>
      </w:pPr>
      <w:r>
        <w:rPr>
          <w:rFonts w:eastAsia="" w:cs="Calibri" w:cstheme="minorHAnsi" w:eastAsiaTheme="majorEastAsia"/>
          <w:color w:themeColor="accent1" w:themeShade="bf" w:val="2E74B5"/>
          <w:sz w:val="26"/>
          <w:szCs w:val="26"/>
        </w:rPr>
      </w:r>
      <w:bookmarkStart w:id="63" w:name="_Toc483909803"/>
      <w:bookmarkStart w:id="64" w:name="_Toc418493986"/>
      <w:bookmarkStart w:id="65" w:name="_Toc378604388"/>
      <w:bookmarkStart w:id="66" w:name="_Toc483909803"/>
      <w:bookmarkStart w:id="67" w:name="_Toc418493986"/>
      <w:bookmarkStart w:id="68" w:name="_Toc378604388"/>
      <w:bookmarkEnd w:id="66"/>
      <w:bookmarkEnd w:id="67"/>
      <w:bookmarkEnd w:id="68"/>
      <w:r>
        <w:br w:type="page"/>
      </w:r>
    </w:p>
    <w:tbl>
      <w:tblPr>
        <w:tblStyle w:val="TableGrid"/>
        <w:tblW w:w="990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900"/>
      </w:tblGrid>
      <w:tr>
        <w:trPr>
          <w:ins w:id="21" w:author="Dr. Anees Ahmed" w:date="2018-06-01T09:05:00Z"/>
          <w:trHeight w:val="386" w:hRule="atLeast"/>
        </w:trPr>
        <w:tc>
          <w:tcPr>
            <w:tcW w:w="9900" w:type="dxa"/>
            <w:tcBorders/>
            <w:shd w:color="auto" w:fill="DEEAF6" w:themeFill="accent1" w:themeFillTint="33" w:val="clear"/>
          </w:tcPr>
          <w:p>
            <w:pPr>
              <w:pStyle w:val="Normal"/>
              <w:pageBreakBefore/>
              <w:widowControl/>
              <w:spacing w:lineRule="auto" w:line="240" w:before="0" w:after="0"/>
              <w:ind w:end="-144"/>
              <w:contextualSpacing/>
              <w:jc w:val="center"/>
              <w:rPr>
                <w:rFonts w:cs="Calibri" w:cstheme="minorHAnsi"/>
                <w:b/>
                <w:sz w:val="24"/>
                <w:lang w:val="en-GB"/>
              </w:rPr>
            </w:pPr>
            <w:bookmarkStart w:id="69" w:name="_Toc483909803"/>
            <w:bookmarkStart w:id="70" w:name="_Toc418493986"/>
            <w:bookmarkStart w:id="71" w:name="_Toc378604388"/>
            <w:bookmarkStart w:id="72" w:name="page5"/>
            <w:bookmarkEnd w:id="69"/>
            <w:bookmarkEnd w:id="70"/>
            <w:bookmarkEnd w:id="71"/>
            <w:bookmarkEnd w:id="72"/>
            <w:ins w:id="22" w:author="Dr. Anees Ahmed" w:date="2018-06-01T09:05:00Z">
              <w:r>
                <w:rPr>
                  <w:rFonts w:eastAsia="Calibri" w:cs="Calibri" w:cstheme="minorHAnsi"/>
                  <w:b/>
                  <w:kern w:val="0"/>
                  <w:sz w:val="32"/>
                  <w:szCs w:val="22"/>
                  <w:lang w:val="en-GB" w:eastAsia="en-US" w:bidi="ar-SA"/>
                </w:rPr>
                <w:t>Guidelines</w:t>
              </w:r>
            </w:ins>
          </w:p>
        </w:tc>
      </w:tr>
      <w:tr>
        <w:trPr>
          <w:ins w:id="23" w:author="Dr. Anees Ahmed" w:date="2018-06-01T09:05:00Z"/>
          <w:trHeight w:val="554" w:hRule="atLeast"/>
        </w:trPr>
        <w:tc>
          <w:tcPr>
            <w:tcW w:w="9900" w:type="dxa"/>
            <w:tcBorders/>
          </w:tcPr>
          <w:p>
            <w:pPr>
              <w:pStyle w:val="Normal"/>
              <w:widowControl w:val="false"/>
              <w:tabs>
                <w:tab w:val="clear" w:pos="720"/>
                <w:tab w:val="right" w:pos="9270" w:leader="dot"/>
              </w:tabs>
              <w:spacing w:lineRule="auto" w:line="276" w:before="0" w:after="0"/>
              <w:jc w:val="both"/>
              <w:rPr>
                <w:ins w:id="25" w:author="Dr. Anees Ahmed" w:date="2018-06-01T09:05:00Z"/>
                <w:rFonts w:cs="Calibri" w:cstheme="minorHAnsi"/>
                <w:b/>
                <w:sz w:val="24"/>
                <w:szCs w:val="24"/>
              </w:rPr>
            </w:pPr>
            <w:ins w:id="24" w:author="Dr. Anees Ahmed" w:date="2018-06-01T09:05:00Z">
              <w:r>
                <w:rPr>
                  <w:rFonts w:eastAsia="Calibri" w:cs="Calibri" w:cstheme="minorHAnsi"/>
                  <w:b/>
                  <w:kern w:val="0"/>
                  <w:sz w:val="24"/>
                  <w:szCs w:val="24"/>
                  <w:lang w:val="en-US" w:eastAsia="en-US" w:bidi="ar-SA"/>
                </w:rPr>
                <w:t xml:space="preserve">Responsibility of Laying Down the Mission statement </w:t>
              </w:r>
            </w:ins>
          </w:p>
          <w:p>
            <w:pPr>
              <w:pStyle w:val="Normal"/>
              <w:widowControl w:val="false"/>
              <w:tabs>
                <w:tab w:val="clear" w:pos="720"/>
                <w:tab w:val="right" w:pos="9270" w:leader="dot"/>
              </w:tabs>
              <w:spacing w:lineRule="auto" w:line="276" w:before="0" w:after="0"/>
              <w:jc w:val="both"/>
              <w:rPr>
                <w:ins w:id="27" w:author="Dr. Anees Ahmed" w:date="2018-06-01T09:05:00Z"/>
                <w:rFonts w:cs="Calibri" w:cstheme="minorHAnsi"/>
                <w:sz w:val="24"/>
                <w:szCs w:val="24"/>
              </w:rPr>
            </w:pPr>
            <w:ins w:id="26" w:author="Dr. Anees Ahmed" w:date="2018-06-01T09:05:00Z">
              <w:r>
                <w:rPr>
                  <w:rFonts w:eastAsia="Calibri" w:cs="Calibri" w:cstheme="minorHAnsi"/>
                  <w:kern w:val="0"/>
                  <w:sz w:val="24"/>
                  <w:szCs w:val="24"/>
                  <w:lang w:val="en-US" w:eastAsia="en-US" w:bidi="ar-SA"/>
                </w:rPr>
                <w:t>Prototype mission statements are given below:</w:t>
              </w:r>
            </w:ins>
          </w:p>
          <w:p>
            <w:pPr>
              <w:pStyle w:val="Normal"/>
              <w:widowControl w:val="false"/>
              <w:tabs>
                <w:tab w:val="clear" w:pos="720"/>
                <w:tab w:val="right" w:pos="9270" w:leader="dot"/>
              </w:tabs>
              <w:spacing w:lineRule="auto" w:line="276" w:before="0" w:after="0"/>
              <w:jc w:val="both"/>
              <w:rPr>
                <w:ins w:id="30" w:author="Dr. Anees Ahmed" w:date="2018-06-01T09:05:00Z"/>
                <w:rFonts w:cs="Calibri" w:cstheme="minorHAnsi"/>
                <w:sz w:val="24"/>
                <w:szCs w:val="24"/>
              </w:rPr>
            </w:pPr>
            <w:ins w:id="28" w:author="Dr. Anees Ahmed" w:date="2018-06-01T09:05:00Z">
              <w:r>
                <w:rPr>
                  <w:rFonts w:eastAsia="Calibri" w:cs="Calibri" w:cstheme="minorHAnsi"/>
                  <w:b/>
                  <w:kern w:val="0"/>
                  <w:sz w:val="24"/>
                  <w:szCs w:val="24"/>
                  <w:lang w:val="en-US" w:eastAsia="en-US" w:bidi="ar-SA"/>
                </w:rPr>
                <w:t>MISSION STATEMENT</w:t>
              </w:r>
            </w:ins>
            <w:ins w:id="29" w:author="Dr. Anees Ahmed" w:date="2018-06-01T09:05:00Z">
              <w:r>
                <w:rPr>
                  <w:rFonts w:eastAsia="Calibri" w:cs="Calibri" w:cstheme="minorHAnsi"/>
                  <w:kern w:val="0"/>
                  <w:sz w:val="24"/>
                  <w:szCs w:val="24"/>
                  <w:lang w:val="en-US" w:eastAsia="en-US" w:bidi="ar-SA"/>
                </w:rPr>
                <w:t xml:space="preserve"> (Sample 1)</w:t>
              </w:r>
            </w:ins>
          </w:p>
          <w:p>
            <w:pPr>
              <w:pStyle w:val="Normal"/>
              <w:widowControl w:val="false"/>
              <w:tabs>
                <w:tab w:val="clear" w:pos="720"/>
                <w:tab w:val="right" w:pos="9270" w:leader="dot"/>
              </w:tabs>
              <w:spacing w:lineRule="auto" w:line="276" w:before="0" w:after="0"/>
              <w:jc w:val="both"/>
              <w:rPr>
                <w:ins w:id="32" w:author="Dr. Anees Ahmed" w:date="2018-06-01T09:05:00Z"/>
                <w:rFonts w:cs="Calibri" w:cstheme="minorHAnsi"/>
                <w:sz w:val="24"/>
                <w:szCs w:val="24"/>
              </w:rPr>
            </w:pPr>
            <w:ins w:id="31" w:author="Dr. Anees Ahmed" w:date="2018-06-01T09:05:00Z">
              <w:r>
                <w:rPr>
                  <w:rFonts w:eastAsia="Calibri" w:cs="Calibri" w:cstheme="minorHAnsi"/>
                  <w:kern w:val="0"/>
                  <w:sz w:val="24"/>
                  <w:szCs w:val="24"/>
                  <w:lang w:val="en-US" w:eastAsia="en-US" w:bidi="ar-SA"/>
                </w:rPr>
                <w:t>----ABC Laboratory, is committed to provide patient focused, high quality services with state-of-the art technology to our customers and physicians in a safe and supportive environment. We advance patient care through research in compliance with the best laboratory practices.</w:t>
              </w:r>
            </w:ins>
          </w:p>
          <w:p>
            <w:pPr>
              <w:pStyle w:val="Normal"/>
              <w:widowControl w:val="false"/>
              <w:tabs>
                <w:tab w:val="clear" w:pos="720"/>
                <w:tab w:val="right" w:pos="9270" w:leader="dot"/>
              </w:tabs>
              <w:spacing w:lineRule="auto" w:line="276" w:before="0" w:after="0"/>
              <w:jc w:val="both"/>
              <w:rPr>
                <w:ins w:id="35" w:author="Dr. Anees Ahmed" w:date="2018-06-01T09:05:00Z"/>
                <w:rFonts w:cs="Calibri" w:cstheme="minorHAnsi"/>
                <w:sz w:val="24"/>
                <w:szCs w:val="24"/>
              </w:rPr>
            </w:pPr>
            <w:ins w:id="33" w:author="Dr. Anees Ahmed" w:date="2018-06-01T09:05:00Z">
              <w:r>
                <w:rPr>
                  <w:rFonts w:eastAsia="Calibri" w:cs="Calibri" w:cstheme="minorHAnsi"/>
                  <w:b/>
                  <w:kern w:val="0"/>
                  <w:sz w:val="24"/>
                  <w:szCs w:val="24"/>
                  <w:lang w:val="en-US" w:eastAsia="en-US" w:bidi="ar-SA"/>
                </w:rPr>
                <w:t>MISSION STATEMENT</w:t>
              </w:r>
            </w:ins>
            <w:ins w:id="34" w:author="Dr. Anees Ahmed" w:date="2018-06-01T09:05:00Z">
              <w:r>
                <w:rPr>
                  <w:rFonts w:eastAsia="Calibri" w:cs="Calibri" w:cstheme="minorHAnsi"/>
                  <w:kern w:val="0"/>
                  <w:sz w:val="24"/>
                  <w:szCs w:val="24"/>
                  <w:lang w:val="en-US" w:eastAsia="en-US" w:bidi="ar-SA"/>
                </w:rPr>
                <w:t xml:space="preserve"> (Sample 2)</w:t>
              </w:r>
            </w:ins>
          </w:p>
          <w:p>
            <w:pPr>
              <w:pStyle w:val="Normal"/>
              <w:widowControl w:val="false"/>
              <w:tabs>
                <w:tab w:val="clear" w:pos="720"/>
                <w:tab w:val="right" w:pos="9270" w:leader="dot"/>
              </w:tabs>
              <w:spacing w:lineRule="auto" w:line="276" w:before="0" w:after="0"/>
              <w:jc w:val="both"/>
              <w:rPr>
                <w:ins w:id="37" w:author="Dr. Anees Ahmed" w:date="2018-06-01T09:05:00Z"/>
                <w:rFonts w:cs="Calibri" w:cstheme="minorHAnsi"/>
                <w:sz w:val="24"/>
                <w:szCs w:val="24"/>
              </w:rPr>
            </w:pPr>
            <w:ins w:id="36" w:author="Dr. Anees Ahmed" w:date="2018-06-01T09:05:00Z">
              <w:r>
                <w:rPr>
                  <w:rFonts w:eastAsia="Calibri" w:cs="Calibri" w:cstheme="minorHAnsi"/>
                  <w:kern w:val="0"/>
                  <w:sz w:val="24"/>
                  <w:szCs w:val="24"/>
                  <w:lang w:val="en-US" w:eastAsia="en-US" w:bidi="ar-SA"/>
                </w:rPr>
                <w:t>The mission of ABC Laboratory, is to provide superior, cost-effective testing and state of the art customer service in an environment that promotes compassionate care and contributes to coworkers’ satisfaction. We strive to meet these goals by continuing to grow and adapt in order to consistently meet the needs of our community, patients, clients, and health system.</w:t>
              </w:r>
            </w:ins>
          </w:p>
          <w:p>
            <w:pPr>
              <w:pStyle w:val="Normal"/>
              <w:widowControl w:val="false"/>
              <w:tabs>
                <w:tab w:val="clear" w:pos="720"/>
                <w:tab w:val="right" w:pos="9270" w:leader="dot"/>
              </w:tabs>
              <w:spacing w:lineRule="auto" w:line="276" w:before="0" w:after="0"/>
              <w:jc w:val="both"/>
              <w:rPr>
                <w:ins w:id="40" w:author="Dr. Anees Ahmed" w:date="2018-06-01T09:05:00Z"/>
                <w:rFonts w:cs="Calibri" w:cstheme="minorHAnsi"/>
                <w:sz w:val="24"/>
                <w:szCs w:val="24"/>
              </w:rPr>
            </w:pPr>
            <w:ins w:id="38" w:author="Dr. Anees Ahmed" w:date="2018-06-01T09:05:00Z">
              <w:r>
                <w:rPr>
                  <w:rFonts w:eastAsia="Calibri" w:cs="Calibri" w:cstheme="minorHAnsi"/>
                  <w:b/>
                  <w:kern w:val="0"/>
                  <w:sz w:val="24"/>
                  <w:szCs w:val="24"/>
                  <w:lang w:val="en-US" w:eastAsia="en-US" w:bidi="ar-SA"/>
                </w:rPr>
                <w:t>MISSION STATEMENT</w:t>
              </w:r>
            </w:ins>
            <w:ins w:id="39" w:author="Dr. Anees Ahmed" w:date="2018-06-01T09:05:00Z">
              <w:r>
                <w:rPr>
                  <w:rFonts w:eastAsia="Calibri" w:cs="Calibri" w:cstheme="minorHAnsi"/>
                  <w:kern w:val="0"/>
                  <w:sz w:val="24"/>
                  <w:szCs w:val="24"/>
                  <w:lang w:val="en-US" w:eastAsia="en-US" w:bidi="ar-SA"/>
                </w:rPr>
                <w:t xml:space="preserve"> (Sample 3)</w:t>
              </w:r>
            </w:ins>
          </w:p>
          <w:p>
            <w:pPr>
              <w:pStyle w:val="Normal"/>
              <w:widowControl w:val="false"/>
              <w:tabs>
                <w:tab w:val="clear" w:pos="720"/>
                <w:tab w:val="right" w:pos="9270" w:leader="dot"/>
              </w:tabs>
              <w:spacing w:lineRule="auto" w:line="276" w:before="0" w:after="0"/>
              <w:jc w:val="both"/>
              <w:rPr>
                <w:ins w:id="42" w:author="Dr. Anees Ahmed" w:date="2018-06-01T09:05:00Z"/>
                <w:rFonts w:cs="Calibri" w:cstheme="minorHAnsi"/>
                <w:sz w:val="24"/>
                <w:szCs w:val="24"/>
              </w:rPr>
            </w:pPr>
            <w:ins w:id="41" w:author="Dr. Anees Ahmed" w:date="2018-06-01T09:05:00Z">
              <w:r>
                <w:rPr>
                  <w:rFonts w:eastAsia="Calibri" w:cs="Calibri" w:cstheme="minorHAnsi"/>
                  <w:kern w:val="0"/>
                  <w:sz w:val="24"/>
                  <w:szCs w:val="24"/>
                  <w:lang w:val="en-US" w:eastAsia="en-US" w:bidi="ar-SA"/>
                </w:rPr>
                <w:t>To accomplish our vision, the mission of the Clinical Laboratory Program is to prepare professionals to demonstrate the highest quality of technical and clinical competence in serving their patients and the laboratory profession.</w:t>
              </w:r>
            </w:ins>
          </w:p>
          <w:p>
            <w:pPr>
              <w:pStyle w:val="Normal"/>
              <w:widowControl w:val="false"/>
              <w:tabs>
                <w:tab w:val="clear" w:pos="720"/>
                <w:tab w:val="right" w:pos="9270" w:leader="dot"/>
              </w:tabs>
              <w:spacing w:lineRule="auto" w:line="276" w:before="0" w:after="0"/>
              <w:jc w:val="both"/>
              <w:rPr>
                <w:ins w:id="45" w:author="Dr. Anees Ahmed" w:date="2018-06-01T09:05:00Z"/>
                <w:rFonts w:cs="Calibri" w:cstheme="minorHAnsi"/>
                <w:sz w:val="24"/>
                <w:szCs w:val="24"/>
              </w:rPr>
            </w:pPr>
            <w:ins w:id="43" w:author="Dr. Anees Ahmed" w:date="2018-06-01T09:05:00Z">
              <w:r>
                <w:rPr>
                  <w:rFonts w:eastAsia="Calibri" w:cs="Calibri" w:cstheme="minorHAnsi"/>
                  <w:b/>
                  <w:kern w:val="0"/>
                  <w:sz w:val="24"/>
                  <w:szCs w:val="24"/>
                  <w:lang w:val="en-US" w:eastAsia="en-US" w:bidi="ar-SA"/>
                </w:rPr>
                <w:t>MISSION STATEMENT</w:t>
              </w:r>
            </w:ins>
            <w:ins w:id="44" w:author="Dr. Anees Ahmed" w:date="2018-06-01T09:05:00Z">
              <w:r>
                <w:rPr>
                  <w:rFonts w:eastAsia="Calibri" w:cs="Calibri" w:cstheme="minorHAnsi"/>
                  <w:kern w:val="0"/>
                  <w:sz w:val="24"/>
                  <w:szCs w:val="24"/>
                  <w:lang w:val="en-US" w:eastAsia="en-US" w:bidi="ar-SA"/>
                </w:rPr>
                <w:t xml:space="preserve"> (Sample 4)</w:t>
              </w:r>
            </w:ins>
          </w:p>
          <w:p>
            <w:pPr>
              <w:pStyle w:val="Normal"/>
              <w:widowControl w:val="false"/>
              <w:tabs>
                <w:tab w:val="clear" w:pos="720"/>
                <w:tab w:val="right" w:pos="9270" w:leader="dot"/>
              </w:tabs>
              <w:spacing w:lineRule="auto" w:line="276" w:before="0" w:after="0"/>
              <w:jc w:val="both"/>
              <w:rPr>
                <w:ins w:id="47" w:author="Dr. Anees Ahmed" w:date="2018-06-01T09:05:00Z"/>
                <w:rFonts w:cs="Calibri" w:cstheme="minorHAnsi"/>
                <w:sz w:val="24"/>
                <w:szCs w:val="24"/>
              </w:rPr>
            </w:pPr>
            <w:ins w:id="46" w:author="Dr. Anees Ahmed" w:date="2018-06-01T09:05:00Z">
              <w:r>
                <w:rPr>
                  <w:rFonts w:eastAsia="Calibri" w:cs="Calibri" w:cstheme="minorHAnsi"/>
                  <w:kern w:val="0"/>
                  <w:sz w:val="24"/>
                  <w:szCs w:val="24"/>
                  <w:lang w:val="en-US" w:eastAsia="en-US" w:bidi="ar-SA"/>
                </w:rPr>
                <w:t>ABC Laboratory's mission is to TRANSFORM HEALTH AND HEALING by providing high quality, cost-effective, innovative laboratory services which enhance patient health. The Laboratory supports the clinical care, education, and research by demonstrating the core values of:</w:t>
              </w:r>
            </w:ins>
          </w:p>
          <w:p>
            <w:pPr>
              <w:pStyle w:val="Normal"/>
              <w:widowControl w:val="false"/>
              <w:tabs>
                <w:tab w:val="clear" w:pos="720"/>
                <w:tab w:val="right" w:pos="9270" w:leader="dot"/>
              </w:tabs>
              <w:spacing w:lineRule="auto" w:line="276" w:before="0" w:after="0"/>
              <w:jc w:val="both"/>
              <w:rPr>
                <w:ins w:id="49" w:author="Dr. Anees Ahmed" w:date="2018-06-01T09:05:00Z"/>
                <w:rFonts w:cs="Calibri" w:cstheme="minorHAnsi"/>
                <w:sz w:val="24"/>
                <w:szCs w:val="24"/>
              </w:rPr>
            </w:pPr>
            <w:ins w:id="48" w:author="Dr. Anees Ahmed" w:date="2018-06-01T09:05:00Z">
              <w:r>
                <w:rPr>
                  <w:rFonts w:eastAsia="Calibri" w:cs="Calibri" w:cstheme="minorHAnsi"/>
                  <w:kern w:val="0"/>
                  <w:sz w:val="24"/>
                  <w:szCs w:val="24"/>
                  <w:lang w:val="en-US" w:eastAsia="en-US" w:bidi="ar-SA"/>
                </w:rPr>
                <w:t>EXCELLENCE: in technology and consultative services,</w:t>
              </w:r>
            </w:ins>
          </w:p>
          <w:p>
            <w:pPr>
              <w:pStyle w:val="Normal"/>
              <w:widowControl w:val="false"/>
              <w:tabs>
                <w:tab w:val="clear" w:pos="720"/>
                <w:tab w:val="right" w:pos="9270" w:leader="dot"/>
              </w:tabs>
              <w:spacing w:lineRule="auto" w:line="276" w:before="0" w:after="0"/>
              <w:jc w:val="both"/>
              <w:rPr>
                <w:ins w:id="51" w:author="Dr. Anees Ahmed" w:date="2018-06-01T09:05:00Z"/>
                <w:rFonts w:cs="Calibri" w:cstheme="minorHAnsi"/>
                <w:sz w:val="24"/>
                <w:szCs w:val="24"/>
              </w:rPr>
            </w:pPr>
            <w:ins w:id="50" w:author="Dr. Anees Ahmed" w:date="2018-06-01T09:05:00Z">
              <w:r>
                <w:rPr>
                  <w:rFonts w:eastAsia="Calibri" w:cs="Calibri" w:cstheme="minorHAnsi"/>
                  <w:kern w:val="0"/>
                  <w:sz w:val="24"/>
                  <w:szCs w:val="24"/>
                  <w:lang w:val="en-US" w:eastAsia="en-US" w:bidi="ar-SA"/>
                </w:rPr>
                <w:t>CARING: by staff for those we serve, and</w:t>
              </w:r>
            </w:ins>
          </w:p>
          <w:p>
            <w:pPr>
              <w:pStyle w:val="Normal"/>
              <w:widowControl w:val="false"/>
              <w:tabs>
                <w:tab w:val="clear" w:pos="720"/>
                <w:tab w:val="right" w:pos="9270" w:leader="dot"/>
              </w:tabs>
              <w:spacing w:lineRule="auto" w:line="276" w:before="0" w:after="0"/>
              <w:jc w:val="both"/>
              <w:rPr>
                <w:ins w:id="53" w:author="Dr. Anees Ahmed" w:date="2018-06-01T09:05:00Z"/>
                <w:rFonts w:cs="Calibri" w:cstheme="minorHAnsi"/>
                <w:sz w:val="24"/>
                <w:szCs w:val="24"/>
              </w:rPr>
            </w:pPr>
            <w:ins w:id="52" w:author="Dr. Anees Ahmed" w:date="2018-06-01T09:05:00Z">
              <w:r>
                <w:rPr>
                  <w:rFonts w:eastAsia="Calibri" w:cs="Calibri" w:cstheme="minorHAnsi"/>
                  <w:kern w:val="0"/>
                  <w:sz w:val="24"/>
                  <w:szCs w:val="24"/>
                  <w:lang w:val="en-US" w:eastAsia="en-US" w:bidi="ar-SA"/>
                </w:rPr>
                <w:t>INTEGRITY: in our interactions with customers, colleagues, and ourselves</w:t>
              </w:r>
            </w:ins>
          </w:p>
          <w:p>
            <w:pPr>
              <w:pStyle w:val="Normal"/>
              <w:widowControl w:val="false"/>
              <w:tabs>
                <w:tab w:val="clear" w:pos="720"/>
                <w:tab w:val="right" w:pos="9270" w:leader="dot"/>
              </w:tabs>
              <w:spacing w:lineRule="auto" w:line="276" w:before="0" w:after="0"/>
              <w:jc w:val="both"/>
              <w:rPr>
                <w:ins w:id="55" w:author="Dr. Anees Ahmed" w:date="2018-06-01T09:05:00Z"/>
                <w:rFonts w:cs="Calibri" w:cstheme="minorHAnsi"/>
                <w:b/>
                <w:sz w:val="24"/>
                <w:szCs w:val="24"/>
              </w:rPr>
            </w:pPr>
            <w:ins w:id="54" w:author="Dr. Anees Ahmed" w:date="2018-06-01T09:05:00Z">
              <w:r>
                <w:rPr>
                  <w:rFonts w:eastAsia="Calibri" w:cs="Calibri" w:cstheme="minorHAnsi"/>
                  <w:b/>
                  <w:kern w:val="0"/>
                  <w:sz w:val="24"/>
                  <w:szCs w:val="24"/>
                  <w:lang w:val="en-US" w:eastAsia="en-US" w:bidi="ar-SA"/>
                </w:rPr>
              </w:r>
            </w:ins>
          </w:p>
          <w:p>
            <w:pPr>
              <w:pStyle w:val="Normal"/>
              <w:widowControl w:val="false"/>
              <w:tabs>
                <w:tab w:val="clear" w:pos="720"/>
                <w:tab w:val="right" w:pos="9270" w:leader="dot"/>
              </w:tabs>
              <w:spacing w:lineRule="auto" w:line="276" w:before="0" w:after="0"/>
              <w:jc w:val="both"/>
              <w:rPr>
                <w:ins w:id="57" w:author="Dr. Anees Ahmed" w:date="2018-06-01T09:05:00Z"/>
                <w:rFonts w:cs="Calibri" w:cstheme="minorHAnsi"/>
                <w:b/>
                <w:sz w:val="24"/>
                <w:szCs w:val="24"/>
              </w:rPr>
            </w:pPr>
            <w:ins w:id="56" w:author="Dr. Anees Ahmed" w:date="2018-06-01T09:05:00Z">
              <w:r>
                <w:rPr>
                  <w:rFonts w:eastAsia="Calibri" w:cs="Calibri" w:cstheme="minorHAnsi"/>
                  <w:b/>
                  <w:kern w:val="0"/>
                  <w:sz w:val="24"/>
                  <w:szCs w:val="24"/>
                  <w:lang w:val="en-US" w:eastAsia="en-US" w:bidi="ar-SA"/>
                </w:rPr>
                <w:t>SOP Template and Components:</w:t>
              </w:r>
            </w:ins>
          </w:p>
          <w:p>
            <w:pPr>
              <w:pStyle w:val="Normal"/>
              <w:widowControl w:val="false"/>
              <w:tabs>
                <w:tab w:val="clear" w:pos="720"/>
                <w:tab w:val="right" w:pos="9270" w:leader="dot"/>
              </w:tabs>
              <w:spacing w:lineRule="auto" w:line="276" w:before="0" w:after="0"/>
              <w:jc w:val="both"/>
              <w:rPr>
                <w:ins w:id="59" w:author="Dr. Anees Ahmed" w:date="2018-06-01T09:05:00Z"/>
                <w:rFonts w:cs="Calibri" w:cstheme="minorHAnsi"/>
                <w:sz w:val="24"/>
                <w:szCs w:val="24"/>
              </w:rPr>
            </w:pPr>
            <w:ins w:id="58" w:author="Dr. Anees Ahmed" w:date="2018-06-01T09:05:00Z">
              <w:r>
                <w:rPr>
                  <w:rFonts w:eastAsia="Calibri" w:cs="Calibri" w:cstheme="minorHAnsi"/>
                  <w:kern w:val="0"/>
                  <w:sz w:val="24"/>
                  <w:szCs w:val="24"/>
                  <w:lang w:val="en-US" w:eastAsia="en-US" w:bidi="ar-SA"/>
                </w:rPr>
                <w:t xml:space="preserve">Each template contains a header, body and footer. Within the body of the template there are eight sections; Purpose, Scope, Policy, Definitions, Roles and Responsibilities, Procedures, References, and Appendices. Most sections either require, or provide the option to enter information specific to the organization/ laboratory/ section that will own the SOPs. </w:t>
              </w:r>
            </w:ins>
          </w:p>
          <w:p>
            <w:pPr>
              <w:pStyle w:val="Normal"/>
              <w:widowControl w:val="false"/>
              <w:tabs>
                <w:tab w:val="clear" w:pos="720"/>
                <w:tab w:val="right" w:pos="9270" w:leader="dot"/>
              </w:tabs>
              <w:spacing w:lineRule="auto" w:line="276" w:before="0" w:after="0"/>
              <w:jc w:val="both"/>
              <w:rPr>
                <w:ins w:id="61" w:author="Dr. Anees Ahmed" w:date="2018-06-01T09:05:00Z"/>
                <w:rFonts w:cs="Calibri" w:cstheme="minorHAnsi"/>
                <w:sz w:val="24"/>
                <w:szCs w:val="24"/>
              </w:rPr>
            </w:pPr>
            <w:ins w:id="60" w:author="Dr. Anees Ahmed" w:date="2018-06-01T09:05:00Z">
              <w:r>
                <w:rPr>
                  <w:rFonts w:eastAsia="Calibri" w:cs="Calibri" w:cstheme="minorHAnsi"/>
                  <w:kern w:val="0"/>
                  <w:sz w:val="24"/>
                  <w:szCs w:val="24"/>
                  <w:lang w:val="en-US" w:eastAsia="en-US" w:bidi="ar-SA"/>
                </w:rPr>
                <w:t>Emergency policies and SOPs should be aligned to the national policies announced during natural calamities and outbreaks</w:t>
              </w:r>
            </w:ins>
          </w:p>
          <w:p>
            <w:pPr>
              <w:pStyle w:val="Normal"/>
              <w:widowControl w:val="false"/>
              <w:tabs>
                <w:tab w:val="clear" w:pos="720"/>
                <w:tab w:val="right" w:pos="9270" w:leader="dot"/>
              </w:tabs>
              <w:spacing w:lineRule="auto" w:line="276" w:before="0" w:after="0"/>
              <w:jc w:val="both"/>
              <w:rPr>
                <w:ins w:id="63" w:author="Dr. Anees Ahmed" w:date="2018-06-01T09:05:00Z"/>
                <w:rFonts w:cs="Calibri" w:cstheme="minorHAnsi"/>
                <w:b/>
                <w:sz w:val="24"/>
                <w:szCs w:val="24"/>
              </w:rPr>
            </w:pPr>
            <w:ins w:id="62" w:author="Dr. Anees Ahmed" w:date="2018-06-01T09:05:00Z">
              <w:r>
                <w:rPr>
                  <w:rFonts w:eastAsia="Calibri" w:cs="Calibri" w:cstheme="minorHAnsi"/>
                  <w:b/>
                  <w:kern w:val="0"/>
                  <w:sz w:val="24"/>
                  <w:szCs w:val="24"/>
                  <w:lang w:val="en-US" w:eastAsia="en-US" w:bidi="ar-SA"/>
                </w:rPr>
                <w:t>Header Information</w:t>
              </w:r>
            </w:ins>
          </w:p>
          <w:p>
            <w:pPr>
              <w:pStyle w:val="Normal"/>
              <w:widowControl w:val="false"/>
              <w:tabs>
                <w:tab w:val="clear" w:pos="720"/>
                <w:tab w:val="right" w:pos="9270" w:leader="dot"/>
              </w:tabs>
              <w:overflowPunct w:val="true"/>
              <w:spacing w:lineRule="auto" w:line="276" w:before="0" w:after="0"/>
              <w:jc w:val="both"/>
              <w:rPr>
                <w:ins w:id="69" w:author="Dr. Anees Ahmed" w:date="2018-06-01T09:05:00Z"/>
                <w:rFonts w:cs="Calibri" w:cstheme="minorHAnsi"/>
                <w:sz w:val="24"/>
                <w:szCs w:val="24"/>
              </w:rPr>
            </w:pPr>
            <w:ins w:id="64" w:author="Dr. Anees Ahmed" w:date="2018-06-01T09:05:00Z">
              <w:r>
                <w:rPr>
                  <w:rFonts w:eastAsia="Calibri" w:cs="Calibri" w:cstheme="minorHAnsi"/>
                  <w:kern w:val="0"/>
                  <w:sz w:val="24"/>
                  <w:szCs w:val="24"/>
                  <w:lang w:val="en-US" w:eastAsia="en-US" w:bidi="ar-SA"/>
                </w:rPr>
                <w:t xml:space="preserve">The header information in the SOPs template is crucial to the identification and tracking of SOPs. These items </w:t>
              </w:r>
            </w:ins>
            <w:ins w:id="65" w:author="Dr. Anees Ahmed" w:date="2018-06-01T09:05:00Z">
              <w:r>
                <w:rPr>
                  <w:rFonts w:eastAsia="Calibri" w:cs="Calibri" w:cstheme="minorHAnsi"/>
                  <w:kern w:val="0"/>
                  <w:sz w:val="24"/>
                  <w:szCs w:val="24"/>
                  <w:u w:val="single"/>
                  <w:lang w:val="en-US" w:eastAsia="en-US" w:bidi="ar-SA"/>
                </w:rPr>
                <w:t>must</w:t>
              </w:r>
            </w:ins>
            <w:ins w:id="66" w:author="Dr. Anees Ahmed" w:date="2018-06-01T09:05:00Z">
              <w:r>
                <w:rPr>
                  <w:rFonts w:eastAsia="Calibri" w:cs="Calibri" w:cstheme="minorHAnsi"/>
                  <w:kern w:val="0"/>
                  <w:sz w:val="24"/>
                  <w:szCs w:val="24"/>
                  <w:lang w:val="en-US" w:eastAsia="en-US" w:bidi="ar-SA"/>
                </w:rPr>
                <w:t xml:space="preserve"> be completed and </w:t>
              </w:r>
            </w:ins>
            <w:ins w:id="67" w:author="Dr. Anees Ahmed" w:date="2018-06-01T09:05:00Z">
              <w:r>
                <w:rPr>
                  <w:rFonts w:eastAsia="Calibri" w:cs="Calibri" w:cstheme="minorHAnsi"/>
                  <w:kern w:val="0"/>
                  <w:sz w:val="24"/>
                  <w:szCs w:val="24"/>
                  <w:u w:val="single"/>
                  <w:lang w:val="en-US" w:eastAsia="en-US" w:bidi="ar-SA"/>
                </w:rPr>
                <w:t>must</w:t>
              </w:r>
            </w:ins>
            <w:ins w:id="68" w:author="Dr. Anees Ahmed" w:date="2018-06-01T09:05:00Z">
              <w:r>
                <w:rPr>
                  <w:rFonts w:eastAsia="Calibri" w:cs="Calibri" w:cstheme="minorHAnsi"/>
                  <w:kern w:val="0"/>
                  <w:sz w:val="24"/>
                  <w:szCs w:val="24"/>
                  <w:lang w:val="en-US" w:eastAsia="en-US" w:bidi="ar-SA"/>
                </w:rPr>
                <w:t xml:space="preserve"> follow the SOP identification and versioning practices utilized by the organization/ laboratory/ section which own the SOP.</w:t>
              </w:r>
            </w:ins>
          </w:p>
          <w:p>
            <w:pPr>
              <w:pStyle w:val="Normal"/>
              <w:widowControl w:val="false"/>
              <w:tabs>
                <w:tab w:val="clear" w:pos="720"/>
                <w:tab w:val="right" w:pos="9270" w:leader="dot"/>
              </w:tabs>
              <w:overflowPunct w:val="true"/>
              <w:spacing w:lineRule="auto" w:line="276" w:before="0" w:after="0"/>
              <w:jc w:val="both"/>
              <w:rPr>
                <w:ins w:id="71" w:author="Dr. Anees Ahmed" w:date="2018-06-01T09:05:00Z"/>
                <w:rFonts w:cs="Calibri" w:cstheme="minorHAnsi"/>
                <w:sz w:val="24"/>
                <w:szCs w:val="24"/>
              </w:rPr>
            </w:pPr>
            <w:ins w:id="70" w:author="Dr. Anees Ahmed" w:date="2018-06-01T09:05:00Z">
              <w:r>
                <w:rPr>
                  <w:rFonts w:eastAsia="Calibri" w:cs="Calibri" w:cstheme="minorHAnsi"/>
                  <w:kern w:val="0"/>
                  <w:sz w:val="24"/>
                  <w:szCs w:val="24"/>
                  <w:lang w:val="en-US" w:eastAsia="en-US" w:bidi="ar-SA"/>
                </w:rPr>
                <w:t>The header contains the organization name, SOP title, SOP identifier, and SOP version. Subsequent pages within each SOP will automatically be populated with header information once this section has been completed.</w:t>
              </w:r>
            </w:ins>
          </w:p>
          <w:p>
            <w:pPr>
              <w:pStyle w:val="Normal"/>
              <w:widowControl w:val="false"/>
              <w:tabs>
                <w:tab w:val="clear" w:pos="720"/>
                <w:tab w:val="right" w:pos="9270" w:leader="dot"/>
              </w:tabs>
              <w:spacing w:lineRule="auto" w:line="276" w:before="0" w:after="0"/>
              <w:jc w:val="both"/>
              <w:rPr>
                <w:ins w:id="73" w:author="Dr. Anees Ahmed" w:date="2018-06-01T09:05:00Z"/>
                <w:rFonts w:cs="Calibri" w:cstheme="minorHAnsi"/>
                <w:sz w:val="24"/>
                <w:szCs w:val="24"/>
              </w:rPr>
            </w:pPr>
            <w:ins w:id="72" w:author="Dr. Anees Ahmed" w:date="2018-06-01T09:05:00Z">
              <w:r>
                <w:rPr>
                  <w:rFonts w:eastAsia="Calibri" w:cs="Calibri" w:cstheme="minorHAnsi"/>
                  <w:b/>
                  <w:bCs/>
                  <w:kern w:val="0"/>
                  <w:sz w:val="24"/>
                  <w:szCs w:val="24"/>
                  <w:lang w:val="en-US" w:eastAsia="en-US" w:bidi="ar-SA"/>
                </w:rPr>
                <w:t>SOP Organization</w:t>
              </w:r>
            </w:ins>
          </w:p>
          <w:p>
            <w:pPr>
              <w:pStyle w:val="Normal"/>
              <w:widowControl w:val="false"/>
              <w:tabs>
                <w:tab w:val="clear" w:pos="720"/>
                <w:tab w:val="right" w:pos="9270" w:leader="dot"/>
              </w:tabs>
              <w:overflowPunct w:val="true"/>
              <w:spacing w:lineRule="auto" w:line="276" w:before="0" w:after="0"/>
              <w:jc w:val="both"/>
              <w:rPr>
                <w:ins w:id="75" w:author="Dr. Anees Ahmed" w:date="2018-06-01T09:05:00Z"/>
                <w:rFonts w:cs="Calibri" w:cstheme="minorHAnsi"/>
                <w:sz w:val="24"/>
                <w:szCs w:val="24"/>
              </w:rPr>
            </w:pPr>
            <w:ins w:id="74" w:author="Dr. Anees Ahmed" w:date="2018-06-01T09:05:00Z">
              <w:r>
                <w:rPr>
                  <w:rFonts w:eastAsia="Calibri" w:cs="Calibri" w:cstheme="minorHAnsi"/>
                  <w:kern w:val="0"/>
                  <w:sz w:val="24"/>
                  <w:szCs w:val="24"/>
                  <w:lang w:val="en-US" w:eastAsia="en-US" w:bidi="ar-SA"/>
                </w:rPr>
                <w:t xml:space="preserve">The organization/ laboratory named is the group that ‘owns’ the SOP. The owner can be thought of as the group with the authority to mandate the use of the SOP. </w:t>
              </w:r>
            </w:ins>
          </w:p>
          <w:p>
            <w:pPr>
              <w:pStyle w:val="Normal"/>
              <w:widowControl w:val="false"/>
              <w:tabs>
                <w:tab w:val="clear" w:pos="720"/>
                <w:tab w:val="right" w:pos="9270" w:leader="dot"/>
              </w:tabs>
              <w:spacing w:lineRule="auto" w:line="276" w:before="0" w:after="0"/>
              <w:jc w:val="both"/>
              <w:rPr>
                <w:ins w:id="77" w:author="Dr. Anees Ahmed" w:date="2018-06-01T09:05:00Z"/>
                <w:rFonts w:cs="Calibri" w:cstheme="minorHAnsi"/>
                <w:sz w:val="24"/>
                <w:szCs w:val="24"/>
              </w:rPr>
            </w:pPr>
            <w:ins w:id="76" w:author="Dr. Anees Ahmed" w:date="2018-06-01T09:05:00Z">
              <w:r>
                <w:rPr>
                  <w:rFonts w:eastAsia="Calibri" w:cs="Calibri" w:cstheme="minorHAnsi"/>
                  <w:b/>
                  <w:bCs/>
                  <w:kern w:val="0"/>
                  <w:sz w:val="24"/>
                  <w:szCs w:val="24"/>
                  <w:lang w:val="en-US" w:eastAsia="en-US" w:bidi="ar-SA"/>
                </w:rPr>
                <w:t>SOP Identifier (SOP ID)</w:t>
              </w:r>
            </w:ins>
          </w:p>
          <w:p>
            <w:pPr>
              <w:pStyle w:val="Normal"/>
              <w:widowControl w:val="false"/>
              <w:tabs>
                <w:tab w:val="clear" w:pos="720"/>
                <w:tab w:val="right" w:pos="9270" w:leader="dot"/>
              </w:tabs>
              <w:overflowPunct w:val="true"/>
              <w:spacing w:lineRule="auto" w:line="276" w:before="0" w:after="0"/>
              <w:jc w:val="both"/>
              <w:rPr>
                <w:ins w:id="79" w:author="Dr. Anees Ahmed" w:date="2018-06-01T09:05:00Z"/>
                <w:rFonts w:cs="Calibri" w:cstheme="minorHAnsi"/>
                <w:sz w:val="24"/>
                <w:szCs w:val="24"/>
              </w:rPr>
            </w:pPr>
            <w:ins w:id="78" w:author="Dr. Anees Ahmed" w:date="2018-06-01T09:05:00Z">
              <w:r>
                <w:rPr>
                  <w:rFonts w:eastAsia="Calibri" w:cs="Calibri" w:cstheme="minorHAnsi"/>
                  <w:kern w:val="0"/>
                  <w:sz w:val="24"/>
                  <w:szCs w:val="24"/>
                  <w:lang w:val="en-US" w:eastAsia="en-US" w:bidi="ar-SA"/>
                </w:rPr>
                <w:t>The SOP identifier generally consists of a meaningful combination of letters and numbers. For example, CRM‐001 might be the identifier used for Clinical Research Management SOP #1.</w:t>
              </w:r>
            </w:ins>
          </w:p>
          <w:p>
            <w:pPr>
              <w:pStyle w:val="Normal"/>
              <w:widowControl w:val="false"/>
              <w:tabs>
                <w:tab w:val="clear" w:pos="720"/>
                <w:tab w:val="right" w:pos="9270" w:leader="dot"/>
              </w:tabs>
              <w:spacing w:lineRule="auto" w:line="276" w:before="0" w:after="0"/>
              <w:jc w:val="both"/>
              <w:rPr>
                <w:ins w:id="81" w:author="Dr. Anees Ahmed" w:date="2018-06-01T09:05:00Z"/>
                <w:rFonts w:cs="Calibri" w:cstheme="minorHAnsi"/>
                <w:sz w:val="24"/>
                <w:szCs w:val="24"/>
              </w:rPr>
            </w:pPr>
            <w:ins w:id="80" w:author="Dr. Anees Ahmed" w:date="2018-06-01T09:05:00Z">
              <w:r>
                <w:rPr>
                  <w:rFonts w:eastAsia="Calibri" w:cs="Calibri" w:cstheme="minorHAnsi"/>
                  <w:b/>
                  <w:bCs/>
                  <w:kern w:val="0"/>
                  <w:sz w:val="24"/>
                  <w:szCs w:val="24"/>
                  <w:lang w:val="en-US" w:eastAsia="en-US" w:bidi="ar-SA"/>
                </w:rPr>
                <w:t>SOP Version</w:t>
              </w:r>
            </w:ins>
          </w:p>
          <w:p>
            <w:pPr>
              <w:pStyle w:val="Normal"/>
              <w:widowControl w:val="false"/>
              <w:tabs>
                <w:tab w:val="clear" w:pos="720"/>
                <w:tab w:val="right" w:pos="9270" w:leader="dot"/>
              </w:tabs>
              <w:overflowPunct w:val="true"/>
              <w:spacing w:lineRule="auto" w:line="276" w:before="0" w:after="0"/>
              <w:jc w:val="both"/>
              <w:rPr>
                <w:ins w:id="83" w:author="Dr. Anees Ahmed" w:date="2018-06-01T09:05:00Z"/>
                <w:rFonts w:cs="Calibri" w:cstheme="minorHAnsi"/>
                <w:sz w:val="24"/>
                <w:szCs w:val="24"/>
              </w:rPr>
            </w:pPr>
            <w:ins w:id="82" w:author="Dr. Anees Ahmed" w:date="2018-06-01T09:05:00Z">
              <w:r>
                <w:rPr>
                  <w:rFonts w:eastAsia="Calibri" w:cs="Calibri" w:cstheme="minorHAnsi"/>
                  <w:kern w:val="0"/>
                  <w:sz w:val="24"/>
                  <w:szCs w:val="24"/>
                  <w:lang w:val="en-US" w:eastAsia="en-US" w:bidi="ar-SA"/>
                </w:rPr>
                <w:t>In order to ensure that the most recent, approved document of an SOP is being used, the document must follow a numeric version control policy. Enter the current version (e.g. 1.0 0, 1.10 etc.).</w:t>
              </w:r>
            </w:ins>
          </w:p>
          <w:p>
            <w:pPr>
              <w:pStyle w:val="Normal"/>
              <w:widowControl w:val="false"/>
              <w:tabs>
                <w:tab w:val="clear" w:pos="720"/>
                <w:tab w:val="right" w:pos="9270" w:leader="dot"/>
              </w:tabs>
              <w:overflowPunct w:val="true"/>
              <w:spacing w:lineRule="auto" w:line="276" w:before="0" w:after="0"/>
              <w:jc w:val="both"/>
              <w:rPr>
                <w:ins w:id="85" w:author="Dr. Anees Ahmed" w:date="2018-06-01T09:05:00Z"/>
                <w:rFonts w:cs="Calibri" w:cstheme="minorHAnsi"/>
                <w:b/>
                <w:bCs/>
                <w:sz w:val="24"/>
                <w:szCs w:val="24"/>
              </w:rPr>
            </w:pPr>
            <w:ins w:id="84" w:author="Dr. Anees Ahmed" w:date="2018-06-01T09:05:00Z">
              <w:r>
                <w:rPr>
                  <w:rFonts w:eastAsia="Calibri" w:cs="Calibri" w:cstheme="minorHAnsi"/>
                  <w:b/>
                  <w:bCs/>
                  <w:kern w:val="0"/>
                  <w:sz w:val="24"/>
                  <w:szCs w:val="24"/>
                  <w:lang w:val="en-US" w:eastAsia="en-US" w:bidi="ar-SA"/>
                </w:rPr>
                <w:t>Effective Date</w:t>
              </w:r>
            </w:ins>
          </w:p>
          <w:p>
            <w:pPr>
              <w:pStyle w:val="Normal"/>
              <w:widowControl w:val="false"/>
              <w:tabs>
                <w:tab w:val="clear" w:pos="720"/>
                <w:tab w:val="right" w:pos="9270" w:leader="dot"/>
              </w:tabs>
              <w:overflowPunct w:val="true"/>
              <w:spacing w:lineRule="auto" w:line="276" w:before="0" w:after="0"/>
              <w:jc w:val="both"/>
              <w:rPr>
                <w:ins w:id="87" w:author="Dr. Anees Ahmed" w:date="2018-06-01T09:05:00Z"/>
                <w:rFonts w:cs="Calibri" w:cstheme="minorHAnsi"/>
                <w:bCs/>
                <w:sz w:val="24"/>
                <w:szCs w:val="24"/>
              </w:rPr>
            </w:pPr>
            <w:ins w:id="86" w:author="Dr. Anees Ahmed" w:date="2018-06-01T09:05:00Z">
              <w:r>
                <w:rPr>
                  <w:rFonts w:eastAsia="Calibri" w:cs="Calibri" w:cstheme="minorHAnsi"/>
                  <w:bCs/>
                  <w:kern w:val="0"/>
                  <w:sz w:val="24"/>
                  <w:szCs w:val="24"/>
                  <w:lang w:val="en-US" w:eastAsia="en-US" w:bidi="ar-SA"/>
                </w:rPr>
                <w:t xml:space="preserve">The meaning of the term “Effective Date” must be defined by the SOP owner. </w:t>
              </w:r>
            </w:ins>
          </w:p>
          <w:p>
            <w:pPr>
              <w:pStyle w:val="Normal"/>
              <w:widowControl w:val="false"/>
              <w:tabs>
                <w:tab w:val="clear" w:pos="720"/>
                <w:tab w:val="right" w:pos="9270" w:leader="dot"/>
              </w:tabs>
              <w:overflowPunct w:val="true"/>
              <w:spacing w:lineRule="auto" w:line="276" w:before="0" w:after="0"/>
              <w:jc w:val="both"/>
              <w:rPr>
                <w:ins w:id="89" w:author="Dr. Anees Ahmed" w:date="2018-06-01T09:05:00Z"/>
                <w:rFonts w:cs="Calibri" w:cstheme="minorHAnsi"/>
                <w:b/>
                <w:bCs/>
                <w:sz w:val="24"/>
                <w:szCs w:val="24"/>
              </w:rPr>
            </w:pPr>
            <w:ins w:id="88" w:author="Dr. Anees Ahmed" w:date="2018-06-01T09:05:00Z">
              <w:r>
                <w:rPr>
                  <w:rFonts w:eastAsia="Calibri" w:cs="Calibri" w:cstheme="minorHAnsi"/>
                  <w:b/>
                  <w:bCs/>
                  <w:kern w:val="0"/>
                  <w:sz w:val="24"/>
                  <w:szCs w:val="24"/>
                  <w:lang w:val="en-US" w:eastAsia="en-US" w:bidi="ar-SA"/>
                </w:rPr>
                <w:t>Developing Laboratory policy and guidelines:</w:t>
              </w:r>
            </w:ins>
          </w:p>
          <w:p>
            <w:pPr>
              <w:pStyle w:val="Normal"/>
              <w:widowControl w:val="false"/>
              <w:tabs>
                <w:tab w:val="clear" w:pos="720"/>
                <w:tab w:val="right" w:pos="9270" w:leader="dot"/>
              </w:tabs>
              <w:overflowPunct w:val="true"/>
              <w:spacing w:lineRule="auto" w:line="276" w:before="0" w:after="0"/>
              <w:jc w:val="both"/>
              <w:rPr>
                <w:ins w:id="91" w:author="Dr. Anees Ahmed" w:date="2018-06-01T09:05:00Z"/>
                <w:rFonts w:cs="Calibri" w:cstheme="minorHAnsi"/>
                <w:sz w:val="24"/>
                <w:szCs w:val="24"/>
              </w:rPr>
            </w:pPr>
            <w:ins w:id="90" w:author="Dr. Anees Ahmed" w:date="2018-06-01T09:05:00Z">
              <w:r>
                <w:rPr>
                  <w:rFonts w:eastAsia="Calibri" w:cs="Calibri" w:cstheme="minorHAnsi"/>
                  <w:kern w:val="0"/>
                  <w:sz w:val="24"/>
                  <w:szCs w:val="24"/>
                  <w:lang w:val="en-US" w:eastAsia="en-US" w:bidi="ar-SA"/>
                </w:rPr>
                <w:t>The approach to establishing an effective health laboratory service requires addressing essential services at each level, including clinical health needs, required resources, staﬃng, equipment and supplies.</w:t>
              </w:r>
            </w:ins>
          </w:p>
          <w:p>
            <w:pPr>
              <w:pStyle w:val="Normal"/>
              <w:widowControl w:val="false"/>
              <w:tabs>
                <w:tab w:val="clear" w:pos="720"/>
                <w:tab w:val="right" w:pos="9270" w:leader="dot"/>
              </w:tabs>
              <w:spacing w:lineRule="auto" w:line="276" w:before="0" w:after="0"/>
              <w:jc w:val="both"/>
              <w:rPr>
                <w:ins w:id="93" w:author="Dr. Anees Ahmed" w:date="2018-06-01T09:05:00Z"/>
                <w:rFonts w:cs="Calibri" w:cstheme="minorHAnsi"/>
                <w:b/>
                <w:sz w:val="24"/>
                <w:szCs w:val="24"/>
              </w:rPr>
            </w:pPr>
            <w:ins w:id="92" w:author="Dr. Anees Ahmed" w:date="2018-06-01T09:05:00Z">
              <w:r>
                <w:rPr>
                  <w:rFonts w:eastAsia="Calibri" w:cs="Calibri" w:cstheme="minorHAnsi"/>
                  <w:b/>
                  <w:kern w:val="0"/>
                  <w:sz w:val="24"/>
                  <w:szCs w:val="24"/>
                  <w:lang w:val="en-US" w:eastAsia="en-US" w:bidi="ar-SA"/>
                </w:rPr>
                <w:t xml:space="preserve">Characteristics of SOPs </w:t>
              </w:r>
            </w:ins>
          </w:p>
          <w:p>
            <w:pPr>
              <w:pStyle w:val="Normal"/>
              <w:widowControl w:val="false"/>
              <w:tabs>
                <w:tab w:val="clear" w:pos="720"/>
                <w:tab w:val="right" w:pos="9270" w:leader="dot"/>
              </w:tabs>
              <w:spacing w:lineRule="auto" w:line="276" w:before="0" w:after="0"/>
              <w:jc w:val="both"/>
              <w:rPr>
                <w:ins w:id="95" w:author="Dr. Anees Ahmed" w:date="2018-06-01T09:05:00Z"/>
                <w:rFonts w:cs="Calibri" w:cstheme="minorHAnsi"/>
                <w:b/>
                <w:bCs/>
                <w:sz w:val="24"/>
                <w:szCs w:val="24"/>
              </w:rPr>
            </w:pPr>
            <w:ins w:id="94" w:author="Dr. Anees Ahmed" w:date="2018-06-01T09:05:00Z">
              <w:r>
                <w:rPr>
                  <w:rFonts w:eastAsia="Calibri" w:cs="Calibri" w:cstheme="minorHAnsi"/>
                  <w:b/>
                  <w:bCs/>
                  <w:kern w:val="0"/>
                  <w:sz w:val="24"/>
                  <w:szCs w:val="24"/>
                  <w:lang w:val="en-US" w:eastAsia="en-US" w:bidi="ar-SA"/>
                </w:rPr>
                <w:t>Sample Header</w:t>
              </w:r>
            </w:ins>
          </w:p>
          <w:p>
            <w:pPr>
              <w:pStyle w:val="Normal"/>
              <w:widowControl w:val="false"/>
              <w:tabs>
                <w:tab w:val="clear" w:pos="720"/>
                <w:tab w:val="right" w:pos="9270" w:leader="dot"/>
              </w:tabs>
              <w:spacing w:lineRule="auto" w:line="276" w:before="0" w:after="0"/>
              <w:jc w:val="both"/>
              <w:rPr>
                <w:rFonts w:cs="Calibri" w:cstheme="minorHAnsi"/>
                <w:sz w:val="24"/>
                <w:szCs w:val="24"/>
              </w:rPr>
            </w:pPr>
            <w:ins w:id="96" w:author="Dr. Anees Ahmed" w:date="2018-06-01T09:05:00Z">
              <w:r>
                <w:rPr>
                  <w:rFonts w:eastAsia="Calibri" w:cs="Calibri" w:cstheme="minorHAnsi"/>
                  <w:b/>
                  <w:bCs/>
                  <w:kern w:val="0"/>
                  <w:sz w:val="24"/>
                  <w:szCs w:val="24"/>
                  <w:lang w:val="en-US" w:eastAsia="en-US" w:bidi="ar-SA"/>
                </w:rPr>
                <w:t>[Insert the name of the Organization, Department, or Project which owns the SOP, the SOP identifier and the SOP Version below]</w:t>
              </w:r>
            </w:ins>
          </w:p>
          <w:tbl>
            <w:tblPr>
              <w:tblStyle w:val="TableGrid"/>
              <w:tblW w:w="952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797"/>
              <w:gridCol w:w="3259"/>
              <w:gridCol w:w="2233"/>
              <w:gridCol w:w="2233"/>
            </w:tblGrid>
            <w:tr>
              <w:trPr>
                <w:ins w:id="97" w:author="Dr. Anees Ahmed" w:date="2018-06-01T09:05:00Z"/>
              </w:trPr>
              <w:tc>
                <w:tcPr>
                  <w:tcW w:w="1797" w:type="dxa"/>
                  <w:tcBorders/>
                </w:tcPr>
                <w:p>
                  <w:pPr>
                    <w:pStyle w:val="Normal"/>
                    <w:widowControl/>
                    <w:spacing w:lineRule="auto" w:line="240" w:before="0" w:after="0"/>
                    <w:jc w:val="start"/>
                    <w:rPr>
                      <w:b/>
                      <w:sz w:val="24"/>
                      <w:szCs w:val="24"/>
                    </w:rPr>
                  </w:pPr>
                  <w:ins w:id="98" w:author="Dr. Anees Ahmed" w:date="2018-06-01T09:05:00Z">
                    <w:r>
                      <w:rPr>
                        <w:rFonts w:eastAsia="Calibri" w:cs=""/>
                        <w:b/>
                        <w:kern w:val="0"/>
                        <w:sz w:val="24"/>
                        <w:szCs w:val="24"/>
                        <w:lang w:val="en-US" w:eastAsia="en-US" w:bidi="ar-SA"/>
                      </w:rPr>
                      <w:t xml:space="preserve">ORGANIZATION  </w:t>
                    </w:r>
                  </w:ins>
                </w:p>
              </w:tc>
              <w:tc>
                <w:tcPr>
                  <w:tcW w:w="7725" w:type="dxa"/>
                  <w:gridSpan w:val="3"/>
                  <w:tcBorders/>
                </w:tcPr>
                <w:p>
                  <w:pPr>
                    <w:pStyle w:val="Normal"/>
                    <w:widowControl/>
                    <w:spacing w:lineRule="auto" w:line="240" w:before="0" w:after="0"/>
                    <w:jc w:val="start"/>
                    <w:rPr>
                      <w:sz w:val="24"/>
                      <w:szCs w:val="24"/>
                    </w:rPr>
                  </w:pPr>
                  <w:r>
                    <w:rPr>
                      <w:rFonts w:eastAsia="Calibri" w:cs=""/>
                      <w:kern w:val="0"/>
                      <w:sz w:val="24"/>
                      <w:szCs w:val="24"/>
                      <w:lang w:val="en-US" w:eastAsia="en-US" w:bidi="ar-SA"/>
                    </w:rPr>
                  </w:r>
                </w:p>
              </w:tc>
            </w:tr>
            <w:tr>
              <w:trPr>
                <w:ins w:id="99" w:author="Dr. Anees Ahmed" w:date="2018-06-01T09:05:00Z"/>
              </w:trPr>
              <w:tc>
                <w:tcPr>
                  <w:tcW w:w="1797" w:type="dxa"/>
                  <w:tcBorders/>
                </w:tcPr>
                <w:p>
                  <w:pPr>
                    <w:pStyle w:val="Normal"/>
                    <w:widowControl/>
                    <w:spacing w:lineRule="auto" w:line="240" w:before="0" w:after="0"/>
                    <w:jc w:val="start"/>
                    <w:rPr>
                      <w:b/>
                      <w:sz w:val="24"/>
                      <w:szCs w:val="24"/>
                    </w:rPr>
                  </w:pPr>
                  <w:ins w:id="100" w:author="Dr. Anees Ahmed" w:date="2018-06-01T09:05:00Z">
                    <w:r>
                      <w:rPr>
                        <w:rFonts w:eastAsia="Calibri" w:cs=""/>
                        <w:b/>
                        <w:kern w:val="0"/>
                        <w:sz w:val="24"/>
                        <w:szCs w:val="24"/>
                        <w:lang w:val="en-US" w:eastAsia="en-US" w:bidi="ar-SA"/>
                      </w:rPr>
                      <w:t>SOP TITLE</w:t>
                    </w:r>
                  </w:ins>
                </w:p>
              </w:tc>
              <w:tc>
                <w:tcPr>
                  <w:tcW w:w="7725" w:type="dxa"/>
                  <w:gridSpan w:val="3"/>
                  <w:tcBorders/>
                </w:tcPr>
                <w:p>
                  <w:pPr>
                    <w:pStyle w:val="Normal"/>
                    <w:widowControl/>
                    <w:spacing w:lineRule="auto" w:line="240" w:before="0" w:after="0"/>
                    <w:jc w:val="start"/>
                    <w:rPr>
                      <w:sz w:val="24"/>
                      <w:szCs w:val="24"/>
                    </w:rPr>
                  </w:pPr>
                  <w:ins w:id="101" w:author="Dr. Anees Ahmed" w:date="2018-06-01T09:05:00Z">
                    <w:r>
                      <w:rPr>
                        <w:rFonts w:eastAsia="Calibri" w:cs=""/>
                        <w:kern w:val="0"/>
                        <w:sz w:val="24"/>
                        <w:szCs w:val="24"/>
                        <w:lang w:val="en-US" w:eastAsia="en-US" w:bidi="ar-SA"/>
                      </w:rPr>
                      <w:t>Development, Implementation, and Maintenance of Standard Operating Procedures (SOPs)</w:t>
                    </w:r>
                  </w:ins>
                </w:p>
              </w:tc>
            </w:tr>
            <w:tr>
              <w:trPr>
                <w:ins w:id="102" w:author="Dr. Anees Ahmed" w:date="2018-06-01T09:05:00Z"/>
              </w:trPr>
              <w:tc>
                <w:tcPr>
                  <w:tcW w:w="1797" w:type="dxa"/>
                  <w:tcBorders/>
                </w:tcPr>
                <w:p>
                  <w:pPr>
                    <w:pStyle w:val="Normal"/>
                    <w:widowControl/>
                    <w:spacing w:lineRule="auto" w:line="240" w:before="0" w:after="0"/>
                    <w:jc w:val="start"/>
                    <w:rPr>
                      <w:b/>
                      <w:sz w:val="24"/>
                      <w:szCs w:val="24"/>
                    </w:rPr>
                  </w:pPr>
                  <w:ins w:id="103" w:author="Dr. Anees Ahmed" w:date="2018-06-01T09:05:00Z">
                    <w:r>
                      <w:rPr>
                        <w:rFonts w:eastAsia="Calibri" w:cs=""/>
                        <w:b/>
                        <w:kern w:val="0"/>
                        <w:sz w:val="24"/>
                        <w:szCs w:val="24"/>
                        <w:lang w:val="en-US" w:eastAsia="en-US" w:bidi="ar-SA"/>
                      </w:rPr>
                      <w:t>SOP ID:</w:t>
                    </w:r>
                  </w:ins>
                </w:p>
              </w:tc>
              <w:tc>
                <w:tcPr>
                  <w:tcW w:w="3259" w:type="dxa"/>
                  <w:tcBorders/>
                </w:tcPr>
                <w:p>
                  <w:pPr>
                    <w:pStyle w:val="Normal"/>
                    <w:widowControl/>
                    <w:spacing w:lineRule="auto" w:line="240" w:before="0" w:after="0"/>
                    <w:jc w:val="start"/>
                    <w:rPr>
                      <w:sz w:val="24"/>
                      <w:szCs w:val="24"/>
                    </w:rPr>
                  </w:pPr>
                  <w:r>
                    <w:rPr>
                      <w:rFonts w:eastAsia="Calibri" w:cs=""/>
                      <w:kern w:val="0"/>
                      <w:sz w:val="24"/>
                      <w:szCs w:val="24"/>
                      <w:lang w:val="en-US" w:eastAsia="en-US" w:bidi="ar-SA"/>
                    </w:rPr>
                  </w:r>
                </w:p>
              </w:tc>
              <w:tc>
                <w:tcPr>
                  <w:tcW w:w="2233" w:type="dxa"/>
                  <w:tcBorders/>
                </w:tcPr>
                <w:p>
                  <w:pPr>
                    <w:pStyle w:val="Normal"/>
                    <w:widowControl/>
                    <w:spacing w:lineRule="auto" w:line="240" w:before="0" w:after="0"/>
                    <w:jc w:val="start"/>
                    <w:rPr>
                      <w:b/>
                      <w:sz w:val="24"/>
                      <w:szCs w:val="24"/>
                    </w:rPr>
                  </w:pPr>
                  <w:ins w:id="104" w:author="Dr. Anees Ahmed" w:date="2018-06-01T09:05:00Z">
                    <w:r>
                      <w:rPr>
                        <w:rFonts w:eastAsia="Calibri" w:cs=""/>
                        <w:b/>
                        <w:kern w:val="0"/>
                        <w:sz w:val="24"/>
                        <w:szCs w:val="24"/>
                        <w:lang w:val="en-US" w:eastAsia="en-US" w:bidi="ar-SA"/>
                      </w:rPr>
                      <w:t>SOP VERSION:</w:t>
                    </w:r>
                  </w:ins>
                </w:p>
              </w:tc>
              <w:tc>
                <w:tcPr>
                  <w:tcW w:w="2233" w:type="dxa"/>
                  <w:tcBorders/>
                </w:tcPr>
                <w:p>
                  <w:pPr>
                    <w:pStyle w:val="Normal"/>
                    <w:widowControl/>
                    <w:spacing w:lineRule="auto" w:line="240" w:before="0" w:after="0"/>
                    <w:jc w:val="start"/>
                    <w:rPr>
                      <w:sz w:val="24"/>
                      <w:szCs w:val="24"/>
                    </w:rPr>
                  </w:pPr>
                  <w:r>
                    <w:rPr>
                      <w:rFonts w:eastAsia="Calibri" w:cs=""/>
                      <w:kern w:val="0"/>
                      <w:sz w:val="24"/>
                      <w:szCs w:val="24"/>
                      <w:lang w:val="en-US" w:eastAsia="en-US" w:bidi="ar-SA"/>
                    </w:rPr>
                  </w:r>
                </w:p>
              </w:tc>
            </w:tr>
          </w:tbl>
          <w:p>
            <w:pPr>
              <w:pStyle w:val="Normal"/>
              <w:widowControl/>
              <w:spacing w:lineRule="auto" w:line="240" w:before="0" w:after="0"/>
              <w:jc w:val="start"/>
              <w:rPr>
                <w:ins w:id="106" w:author="Dr. Anees Ahmed" w:date="2018-06-01T09:05:00Z"/>
                <w:rFonts w:ascii="Calibri" w:hAnsi="Calibri" w:eastAsia="Calibri" w:cs=""/>
                <w:kern w:val="0"/>
                <w:sz w:val="22"/>
                <w:szCs w:val="22"/>
                <w:lang w:val="en-US" w:eastAsia="en-US" w:bidi="ar-SA"/>
              </w:rPr>
            </w:pPr>
            <w:ins w:id="105" w:author="Dr. Anees Ahmed" w:date="2018-06-01T09:05:00Z">
              <w:r>
                <w:rPr>
                  <w:rFonts w:eastAsia="Calibri" w:cs=""/>
                  <w:kern w:val="0"/>
                  <w:sz w:val="22"/>
                  <w:szCs w:val="22"/>
                  <w:lang w:val="en-US" w:eastAsia="en-US" w:bidi="ar-SA"/>
                </w:rPr>
              </w:r>
            </w:ins>
          </w:p>
          <w:p>
            <w:pPr>
              <w:pStyle w:val="Normal"/>
              <w:widowControl w:val="false"/>
              <w:tabs>
                <w:tab w:val="clear" w:pos="720"/>
                <w:tab w:val="right" w:pos="9270" w:leader="dot"/>
              </w:tabs>
              <w:spacing w:lineRule="auto" w:line="276" w:before="0" w:after="0"/>
              <w:jc w:val="both"/>
              <w:rPr>
                <w:ins w:id="108" w:author="Dr. Anees Ahmed" w:date="2018-06-01T09:05:00Z"/>
                <w:rFonts w:cs="Calibri" w:cstheme="minorHAnsi"/>
                <w:sz w:val="24"/>
                <w:szCs w:val="24"/>
              </w:rPr>
            </w:pPr>
            <w:ins w:id="107" w:author="Dr. Anees Ahmed" w:date="2018-06-01T09:05:00Z">
              <w:r>
                <w:rPr>
                  <w:rFonts w:eastAsia="Calibri" w:cs="Calibri" w:cstheme="minorHAnsi"/>
                  <w:b/>
                  <w:bCs/>
                  <w:color w:val="365F91"/>
                  <w:kern w:val="0"/>
                  <w:sz w:val="24"/>
                  <w:szCs w:val="24"/>
                  <w:lang w:val="en-US" w:eastAsia="en-US" w:bidi="ar-SA"/>
                </w:rPr>
                <w:t>Section 1: Purpose</w:t>
              </w:r>
            </w:ins>
          </w:p>
          <w:p>
            <w:pPr>
              <w:pStyle w:val="Normal"/>
              <w:widowControl w:val="false"/>
              <w:tabs>
                <w:tab w:val="clear" w:pos="720"/>
                <w:tab w:val="right" w:pos="9270" w:leader="dot"/>
              </w:tabs>
              <w:spacing w:lineRule="auto" w:line="276" w:before="0" w:after="0"/>
              <w:jc w:val="both"/>
              <w:rPr>
                <w:rFonts w:cs="Calibri" w:cstheme="minorHAnsi"/>
                <w:sz w:val="24"/>
                <w:szCs w:val="24"/>
              </w:rPr>
            </w:pPr>
            <w:ins w:id="109" w:author="Dr. Anees Ahmed" w:date="2018-06-01T09:05:00Z">
              <w:r>
                <w:rPr>
                  <w:rFonts w:eastAsia="Calibri" w:cs="Calibri" w:cstheme="minorHAnsi"/>
                  <w:kern w:val="0"/>
                  <w:sz w:val="24"/>
                  <w:szCs w:val="24"/>
                  <w:lang w:val="en-US" w:eastAsia="en-US" w:bidi="ar-SA"/>
                </w:rPr>
                <w:t>The Purpose section contains standard, non‐editable language.</w:t>
              </w:r>
            </w:ins>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350"/>
            </w:tblGrid>
            <w:tr>
              <w:trPr>
                <w:ins w:id="110" w:author="Dr. Anees Ahmed" w:date="2018-06-01T09:05:00Z"/>
              </w:trPr>
              <w:tc>
                <w:tcPr>
                  <w:tcW w:w="9350" w:type="dxa"/>
                  <w:tcBorders/>
                </w:tcPr>
                <w:p>
                  <w:pPr>
                    <w:pStyle w:val="Normal"/>
                    <w:widowControl/>
                    <w:spacing w:lineRule="auto" w:line="240" w:before="0" w:after="0"/>
                    <w:jc w:val="start"/>
                    <w:rPr>
                      <w:ins w:id="112" w:author="Dr. Anees Ahmed" w:date="2018-06-01T09:05:00Z"/>
                      <w:b/>
                      <w:i/>
                      <w:sz w:val="24"/>
                      <w:szCs w:val="24"/>
                    </w:rPr>
                  </w:pPr>
                  <w:ins w:id="111" w:author="Dr. Anees Ahmed" w:date="2018-06-01T09:05:00Z">
                    <w:r>
                      <w:rPr>
                        <w:rFonts w:eastAsia="Calibri" w:cs=""/>
                        <w:b/>
                        <w:i/>
                        <w:kern w:val="0"/>
                        <w:sz w:val="24"/>
                        <w:szCs w:val="24"/>
                        <w:lang w:val="en-US" w:eastAsia="en-US" w:bidi="ar-SA"/>
                      </w:rPr>
                      <w:t>Development, Implementation, and Maintenance of Standard Operating Procedures (SOPs)</w:t>
                    </w:r>
                  </w:ins>
                </w:p>
                <w:p>
                  <w:pPr>
                    <w:pStyle w:val="Normal"/>
                    <w:widowControl/>
                    <w:spacing w:lineRule="auto" w:line="240" w:before="0" w:after="0"/>
                    <w:jc w:val="start"/>
                    <w:rPr>
                      <w:ins w:id="114" w:author="Dr. Anees Ahmed" w:date="2018-06-01T09:05:00Z"/>
                      <w:sz w:val="24"/>
                      <w:szCs w:val="24"/>
                    </w:rPr>
                  </w:pPr>
                  <w:ins w:id="113" w:author="Dr. Anees Ahmed" w:date="2018-06-01T09:05:00Z">
                    <w:r>
                      <w:rPr>
                        <w:rFonts w:eastAsia="Calibri" w:cs=""/>
                        <w:kern w:val="0"/>
                        <w:sz w:val="24"/>
                        <w:szCs w:val="24"/>
                        <w:lang w:val="en-US" w:eastAsia="en-US" w:bidi="ar-SA"/>
                      </w:rPr>
                    </w:r>
                  </w:ins>
                </w:p>
                <w:p>
                  <w:pPr>
                    <w:pStyle w:val="Normal"/>
                    <w:widowControl/>
                    <w:numPr>
                      <w:ilvl w:val="0"/>
                      <w:numId w:val="274"/>
                    </w:numPr>
                    <w:spacing w:lineRule="auto" w:line="240" w:before="0" w:after="0"/>
                    <w:contextualSpacing/>
                    <w:jc w:val="start"/>
                    <w:rPr>
                      <w:ins w:id="116" w:author="Dr. Anees Ahmed" w:date="2018-06-01T09:05:00Z"/>
                      <w:b/>
                    </w:rPr>
                  </w:pPr>
                  <w:ins w:id="115" w:author="Dr. Anees Ahmed" w:date="2018-06-01T09:05:00Z">
                    <w:r>
                      <w:rPr>
                        <w:rFonts w:eastAsia="Calibri" w:cs=""/>
                        <w:b/>
                        <w:kern w:val="0"/>
                        <w:sz w:val="22"/>
                        <w:szCs w:val="22"/>
                        <w:lang w:val="en-US" w:eastAsia="en-US" w:bidi="ar-SA"/>
                      </w:rPr>
                      <w:t>PURPOSE</w:t>
                    </w:r>
                  </w:ins>
                </w:p>
                <w:p>
                  <w:pPr>
                    <w:pStyle w:val="Normal"/>
                    <w:widowControl/>
                    <w:spacing w:lineRule="auto" w:line="240" w:before="0" w:after="0"/>
                    <w:ind w:start="720"/>
                    <w:contextualSpacing/>
                    <w:jc w:val="start"/>
                    <w:rPr>
                      <w:ins w:id="118" w:author="Dr. Anees Ahmed" w:date="2018-06-01T09:05:00Z"/>
                      <w:rFonts w:ascii="Calibri" w:hAnsi="Calibri" w:eastAsia="Calibri" w:cs=""/>
                      <w:kern w:val="0"/>
                      <w:sz w:val="22"/>
                      <w:szCs w:val="22"/>
                      <w:lang w:val="en-US" w:eastAsia="en-US" w:bidi="ar-SA"/>
                    </w:rPr>
                  </w:pPr>
                  <w:ins w:id="117" w:author="Dr. Anees Ahmed" w:date="2018-06-01T09:05:00Z">
                    <w:r>
                      <w:rPr>
                        <w:rFonts w:eastAsia="Calibri" w:cs=""/>
                        <w:kern w:val="0"/>
                        <w:sz w:val="22"/>
                        <w:szCs w:val="22"/>
                        <w:lang w:val="en-US" w:eastAsia="en-US" w:bidi="ar-SA"/>
                      </w:rPr>
                    </w:r>
                  </w:ins>
                </w:p>
                <w:p>
                  <w:pPr>
                    <w:pStyle w:val="Normal"/>
                    <w:widowControl/>
                    <w:spacing w:lineRule="auto" w:line="240" w:before="0" w:after="0"/>
                    <w:ind w:start="720"/>
                    <w:contextualSpacing/>
                    <w:jc w:val="start"/>
                    <w:rPr>
                      <w:ins w:id="120" w:author="Dr. Anees Ahmed" w:date="2018-06-01T09:05:00Z"/>
                      <w:rFonts w:ascii="Calibri" w:hAnsi="Calibri" w:eastAsia="Calibri" w:cs=""/>
                      <w:kern w:val="0"/>
                      <w:sz w:val="22"/>
                      <w:szCs w:val="22"/>
                      <w:lang w:val="en-US" w:eastAsia="en-US" w:bidi="ar-SA"/>
                    </w:rPr>
                  </w:pPr>
                  <w:ins w:id="119" w:author="Dr. Anees Ahmed" w:date="2018-06-01T09:05:00Z">
                    <w:r>
                      <w:rPr>
                        <w:rFonts w:eastAsia="Calibri" w:cs=""/>
                        <w:kern w:val="0"/>
                        <w:sz w:val="22"/>
                        <w:szCs w:val="22"/>
                        <w:lang w:val="en-US" w:eastAsia="en-US" w:bidi="ar-SA"/>
                      </w:rPr>
                      <w:t xml:space="preserve">The purpose of this document is to establish a uniform process for the preparation, review, implementation, and retirement of a Standard Operating Procedure (SOP). </w:t>
                    </w:r>
                  </w:ins>
                </w:p>
                <w:p>
                  <w:pPr>
                    <w:pStyle w:val="Normal"/>
                    <w:widowControl/>
                    <w:spacing w:lineRule="auto" w:line="240" w:before="0" w:after="0"/>
                    <w:ind w:start="720"/>
                    <w:contextualSpacing/>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r>
                </w:p>
              </w:tc>
            </w:tr>
          </w:tbl>
          <w:p>
            <w:pPr>
              <w:pStyle w:val="Normal"/>
              <w:widowControl/>
              <w:spacing w:lineRule="auto" w:line="240" w:before="0" w:after="0"/>
              <w:jc w:val="start"/>
              <w:rPr>
                <w:ins w:id="122" w:author="Dr. Anees Ahmed" w:date="2018-06-01T09:05:00Z"/>
                <w:rFonts w:ascii="Calibri" w:hAnsi="Calibri" w:eastAsia="Calibri" w:cs=""/>
                <w:kern w:val="0"/>
                <w:sz w:val="22"/>
                <w:szCs w:val="22"/>
                <w:lang w:val="en-US" w:eastAsia="en-US" w:bidi="ar-SA"/>
              </w:rPr>
            </w:pPr>
            <w:ins w:id="121" w:author="Dr. Anees Ahmed" w:date="2018-06-01T09:05:00Z">
              <w:r>
                <w:rPr>
                  <w:rFonts w:eastAsia="Calibri" w:cs=""/>
                  <w:kern w:val="0"/>
                  <w:sz w:val="22"/>
                  <w:szCs w:val="22"/>
                  <w:lang w:val="en-US" w:eastAsia="en-US" w:bidi="ar-SA"/>
                </w:rPr>
              </w:r>
            </w:ins>
          </w:p>
          <w:p>
            <w:pPr>
              <w:pStyle w:val="Normal"/>
              <w:widowControl w:val="false"/>
              <w:tabs>
                <w:tab w:val="clear" w:pos="720"/>
                <w:tab w:val="right" w:pos="9270" w:leader="dot"/>
              </w:tabs>
              <w:spacing w:lineRule="auto" w:line="276" w:before="0" w:after="0"/>
              <w:jc w:val="both"/>
              <w:rPr>
                <w:ins w:id="124" w:author="Dr. Anees Ahmed" w:date="2018-06-01T09:05:00Z"/>
                <w:rFonts w:cs="Calibri" w:cstheme="minorHAnsi"/>
                <w:sz w:val="24"/>
                <w:szCs w:val="24"/>
              </w:rPr>
            </w:pPr>
            <w:ins w:id="123" w:author="Dr. Anees Ahmed" w:date="2018-06-01T09:05:00Z">
              <w:r>
                <w:rPr>
                  <w:rFonts w:eastAsia="Calibri" w:cs="Calibri" w:cstheme="minorHAnsi"/>
                  <w:b/>
                  <w:bCs/>
                  <w:color w:val="365F91"/>
                  <w:kern w:val="0"/>
                  <w:sz w:val="24"/>
                  <w:szCs w:val="24"/>
                  <w:lang w:val="en-US" w:eastAsia="en-US" w:bidi="ar-SA"/>
                </w:rPr>
                <w:t>Section 2: Scope</w:t>
              </w:r>
            </w:ins>
          </w:p>
          <w:p>
            <w:pPr>
              <w:pStyle w:val="Normal"/>
              <w:widowControl w:val="false"/>
              <w:tabs>
                <w:tab w:val="clear" w:pos="720"/>
                <w:tab w:val="right" w:pos="9270" w:leader="dot"/>
              </w:tabs>
              <w:overflowPunct w:val="true"/>
              <w:spacing w:lineRule="auto" w:line="276" w:before="0" w:after="0"/>
              <w:jc w:val="both"/>
              <w:rPr>
                <w:rFonts w:cs="Calibri" w:cstheme="minorHAnsi"/>
                <w:sz w:val="24"/>
                <w:szCs w:val="24"/>
              </w:rPr>
            </w:pPr>
            <w:ins w:id="125" w:author="Dr. Anees Ahmed" w:date="2018-06-01T09:05:00Z">
              <w:r>
                <w:rPr>
                  <w:rFonts w:eastAsia="Calibri" w:cs="Calibri" w:cstheme="minorHAnsi"/>
                  <w:kern w:val="0"/>
                  <w:sz w:val="24"/>
                  <w:szCs w:val="24"/>
                  <w:lang w:val="en-US" w:eastAsia="en-US" w:bidi="ar-SA"/>
                </w:rPr>
                <w:t xml:space="preserve">The Scope section contains standard, non‐editable language with the option to include additional language that pertains to the scope. </w:t>
              </w:r>
            </w:ins>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350"/>
            </w:tblGrid>
            <w:tr>
              <w:trPr>
                <w:ins w:id="126" w:author="Dr. Anees Ahmed" w:date="2018-06-01T09:05:00Z"/>
              </w:trPr>
              <w:tc>
                <w:tcPr>
                  <w:tcW w:w="9350" w:type="dxa"/>
                  <w:tcBorders/>
                </w:tcPr>
                <w:p>
                  <w:pPr>
                    <w:pStyle w:val="Normal"/>
                    <w:widowControl/>
                    <w:numPr>
                      <w:ilvl w:val="0"/>
                      <w:numId w:val="274"/>
                    </w:numPr>
                    <w:spacing w:lineRule="auto" w:line="240" w:before="0" w:after="0"/>
                    <w:contextualSpacing/>
                    <w:jc w:val="start"/>
                    <w:rPr>
                      <w:ins w:id="128" w:author="Dr. Anees Ahmed" w:date="2018-06-01T09:05:00Z"/>
                      <w:rFonts w:ascii="Calibri" w:hAnsi="Calibri" w:eastAsia="Calibri" w:cs=""/>
                      <w:kern w:val="0"/>
                      <w:sz w:val="22"/>
                      <w:szCs w:val="22"/>
                      <w:lang w:val="en-US" w:eastAsia="en-US" w:bidi="ar-SA"/>
                    </w:rPr>
                  </w:pPr>
                  <w:ins w:id="127" w:author="Dr. Anees Ahmed" w:date="2018-06-01T09:05:00Z">
                    <w:r>
                      <w:rPr>
                        <w:rFonts w:eastAsia="Calibri" w:cs=""/>
                        <w:kern w:val="0"/>
                        <w:sz w:val="22"/>
                        <w:szCs w:val="22"/>
                        <w:lang w:val="en-US" w:eastAsia="en-US" w:bidi="ar-SA"/>
                      </w:rPr>
                      <w:t xml:space="preserve">SCOPE </w:t>
                    </w:r>
                  </w:ins>
                </w:p>
                <w:p>
                  <w:pPr>
                    <w:pStyle w:val="Normal"/>
                    <w:widowControl/>
                    <w:spacing w:lineRule="auto" w:line="240" w:before="0" w:after="0"/>
                    <w:ind w:start="720"/>
                    <w:contextualSpacing/>
                    <w:jc w:val="start"/>
                    <w:rPr>
                      <w:ins w:id="130" w:author="Dr. Anees Ahmed" w:date="2018-06-01T09:05:00Z"/>
                      <w:rFonts w:ascii="Calibri" w:hAnsi="Calibri" w:eastAsia="Calibri" w:cs=""/>
                      <w:kern w:val="0"/>
                      <w:sz w:val="22"/>
                      <w:szCs w:val="22"/>
                      <w:lang w:val="en-US" w:eastAsia="en-US" w:bidi="ar-SA"/>
                    </w:rPr>
                  </w:pPr>
                  <w:ins w:id="129" w:author="Dr. Anees Ahmed" w:date="2018-06-01T09:05:00Z">
                    <w:r>
                      <w:rPr>
                        <w:rFonts w:eastAsia="Calibri" w:cs=""/>
                        <w:kern w:val="0"/>
                        <w:sz w:val="22"/>
                        <w:szCs w:val="22"/>
                        <w:lang w:val="en-US" w:eastAsia="en-US" w:bidi="ar-SA"/>
                      </w:rPr>
                    </w:r>
                  </w:ins>
                </w:p>
                <w:p>
                  <w:pPr>
                    <w:pStyle w:val="Normal"/>
                    <w:widowControl/>
                    <w:spacing w:lineRule="auto" w:line="240" w:before="0" w:after="0"/>
                    <w:ind w:start="720"/>
                    <w:contextualSpacing/>
                    <w:jc w:val="start"/>
                    <w:rPr>
                      <w:ins w:id="133" w:author="Dr. Anees Ahmed" w:date="2018-06-01T09:05:00Z"/>
                      <w:rFonts w:ascii="Calibri" w:hAnsi="Calibri" w:eastAsia="Calibri" w:cs=""/>
                      <w:kern w:val="0"/>
                      <w:sz w:val="22"/>
                      <w:szCs w:val="22"/>
                      <w:lang w:val="en-US" w:eastAsia="en-US" w:bidi="ar-SA"/>
                    </w:rPr>
                  </w:pPr>
                  <w:ins w:id="131" w:author="Dr. Anees Ahmed" w:date="2018-06-01T09:05:00Z">
                    <w:r>
                      <w:rPr>
                        <w:rFonts w:eastAsia="Calibri" w:cs=""/>
                        <w:kern w:val="0"/>
                        <w:sz w:val="22"/>
                        <w:szCs w:val="22"/>
                        <w:lang w:val="en-US" w:eastAsia="en-US" w:bidi="ar-SA"/>
                      </w:rPr>
                      <w:t>This Standard Operating Procedure applies to the development and maintenance of all clinical trial SOPs, and related appendices.  The following procedures apply to all SOPs and associated documents, developed or revised after this SOP’s effective date.</w:t>
                      <w:br/>
                    </w:r>
                  </w:ins>
                  <w:ins w:id="132" w:author="Dr. Anees Ahmed" w:date="2018-06-01T09:05:00Z">
                    <w:r>
                      <w:rPr>
                        <w:rFonts w:eastAsia="Calibri" w:cs=""/>
                        <w:i/>
                        <w:color w:themeColor="accent5" w:themeShade="bf" w:val="2F5496"/>
                        <w:kern w:val="0"/>
                        <w:sz w:val="22"/>
                        <w:szCs w:val="22"/>
                        <w:lang w:val="en-US" w:eastAsia="en-US" w:bidi="ar-SA"/>
                      </w:rPr>
                      <w:t>[Optional: Insert any additional details necessary to further define the scope of this SOP]</w:t>
                    </w:r>
                  </w:ins>
                </w:p>
                <w:p>
                  <w:pPr>
                    <w:pStyle w:val="Normal"/>
                    <w:widowControl/>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r>
                </w:p>
              </w:tc>
            </w:tr>
          </w:tbl>
          <w:p>
            <w:pPr>
              <w:pStyle w:val="Normal"/>
              <w:widowControl/>
              <w:spacing w:lineRule="auto" w:line="240" w:before="0" w:after="0"/>
              <w:jc w:val="start"/>
              <w:rPr>
                <w:ins w:id="135" w:author="Dr. Anees Ahmed" w:date="2018-06-01T09:05:00Z"/>
                <w:rFonts w:ascii="Calibri" w:hAnsi="Calibri" w:eastAsia="Calibri" w:cs=""/>
                <w:kern w:val="0"/>
                <w:sz w:val="22"/>
                <w:szCs w:val="22"/>
                <w:lang w:val="en-US" w:eastAsia="en-US" w:bidi="ar-SA"/>
              </w:rPr>
            </w:pPr>
            <w:ins w:id="134" w:author="Dr. Anees Ahmed" w:date="2018-06-01T09:05:00Z">
              <w:r>
                <w:rPr>
                  <w:rFonts w:eastAsia="Calibri" w:cs=""/>
                  <w:kern w:val="0"/>
                  <w:sz w:val="22"/>
                  <w:szCs w:val="22"/>
                  <w:lang w:val="en-US" w:eastAsia="en-US" w:bidi="ar-SA"/>
                </w:rPr>
              </w:r>
            </w:ins>
          </w:p>
          <w:p>
            <w:pPr>
              <w:pStyle w:val="Normal"/>
              <w:widowControl w:val="false"/>
              <w:tabs>
                <w:tab w:val="clear" w:pos="720"/>
                <w:tab w:val="right" w:pos="9270" w:leader="dot"/>
              </w:tabs>
              <w:spacing w:lineRule="auto" w:line="276" w:before="0" w:after="0"/>
              <w:jc w:val="both"/>
              <w:rPr>
                <w:ins w:id="137" w:author="Dr. Anees Ahmed" w:date="2018-06-01T09:05:00Z"/>
                <w:rFonts w:cs="Calibri" w:cstheme="minorHAnsi"/>
                <w:sz w:val="24"/>
                <w:szCs w:val="24"/>
              </w:rPr>
            </w:pPr>
            <w:ins w:id="136" w:author="Dr. Anees Ahmed" w:date="2018-06-01T09:05:00Z">
              <w:r>
                <w:rPr>
                  <w:rFonts w:eastAsia="Calibri" w:cs="Calibri" w:cstheme="minorHAnsi"/>
                  <w:b/>
                  <w:bCs/>
                  <w:color w:val="365F91"/>
                  <w:kern w:val="0"/>
                  <w:sz w:val="24"/>
                  <w:szCs w:val="24"/>
                  <w:lang w:val="en-US" w:eastAsia="en-US" w:bidi="ar-SA"/>
                </w:rPr>
                <w:t>Section 3: Policy</w:t>
              </w:r>
            </w:ins>
          </w:p>
          <w:p>
            <w:pPr>
              <w:pStyle w:val="Normal"/>
              <w:widowControl w:val="false"/>
              <w:tabs>
                <w:tab w:val="clear" w:pos="720"/>
                <w:tab w:val="right" w:pos="9270" w:leader="dot"/>
              </w:tabs>
              <w:overflowPunct w:val="true"/>
              <w:spacing w:lineRule="auto" w:line="276" w:before="0" w:after="0"/>
              <w:jc w:val="both"/>
              <w:rPr>
                <w:rFonts w:cs="Calibri" w:cstheme="minorHAnsi"/>
                <w:sz w:val="24"/>
                <w:szCs w:val="24"/>
              </w:rPr>
            </w:pPr>
            <w:ins w:id="138" w:author="Dr. Anees Ahmed" w:date="2018-06-01T09:05:00Z">
              <w:r>
                <w:rPr>
                  <w:rFonts w:eastAsia="Calibri" w:cs="Calibri" w:cstheme="minorHAnsi"/>
                  <w:kern w:val="0"/>
                  <w:sz w:val="24"/>
                  <w:szCs w:val="24"/>
                  <w:lang w:val="en-US" w:eastAsia="en-US" w:bidi="ar-SA"/>
                </w:rPr>
                <w:t>The Policy section contains standard, non‐editable language with the option to include additional policy statements.</w:t>
              </w:r>
            </w:ins>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350"/>
            </w:tblGrid>
            <w:tr>
              <w:trPr>
                <w:ins w:id="139" w:author="Dr. Anees Ahmed" w:date="2018-06-01T09:05:00Z"/>
              </w:trPr>
              <w:tc>
                <w:tcPr>
                  <w:tcW w:w="9350" w:type="dxa"/>
                  <w:tcBorders/>
                </w:tcPr>
                <w:p>
                  <w:pPr>
                    <w:pStyle w:val="Normal"/>
                    <w:widowControl/>
                    <w:numPr>
                      <w:ilvl w:val="0"/>
                      <w:numId w:val="274"/>
                    </w:numPr>
                    <w:spacing w:lineRule="auto" w:line="240" w:before="0" w:after="0"/>
                    <w:contextualSpacing/>
                    <w:jc w:val="start"/>
                    <w:rPr>
                      <w:ins w:id="141" w:author="Dr. Anees Ahmed" w:date="2018-06-01T09:05:00Z"/>
                      <w:rFonts w:ascii="Calibri" w:hAnsi="Calibri" w:eastAsia="Calibri" w:cs=""/>
                      <w:kern w:val="0"/>
                      <w:sz w:val="22"/>
                      <w:szCs w:val="22"/>
                      <w:lang w:val="en-US" w:eastAsia="en-US" w:bidi="ar-SA"/>
                    </w:rPr>
                  </w:pPr>
                  <w:ins w:id="140" w:author="Dr. Anees Ahmed" w:date="2018-06-01T09:05:00Z">
                    <w:r>
                      <w:rPr>
                        <w:rFonts w:eastAsia="Calibri" w:cs=""/>
                        <w:kern w:val="0"/>
                        <w:sz w:val="22"/>
                        <w:szCs w:val="22"/>
                        <w:lang w:val="en-US" w:eastAsia="en-US" w:bidi="ar-SA"/>
                      </w:rPr>
                      <w:t xml:space="preserve">POLICY </w:t>
                    </w:r>
                  </w:ins>
                </w:p>
                <w:p>
                  <w:pPr>
                    <w:pStyle w:val="Normal"/>
                    <w:widowControl/>
                    <w:spacing w:lineRule="auto" w:line="240" w:before="0" w:after="0"/>
                    <w:ind w:start="720"/>
                    <w:contextualSpacing/>
                    <w:jc w:val="start"/>
                    <w:rPr>
                      <w:ins w:id="143" w:author="Dr. Anees Ahmed" w:date="2018-06-01T09:05:00Z"/>
                      <w:rFonts w:ascii="Calibri" w:hAnsi="Calibri" w:eastAsia="Calibri" w:cs=""/>
                      <w:kern w:val="0"/>
                      <w:sz w:val="22"/>
                      <w:szCs w:val="22"/>
                      <w:lang w:val="en-US" w:eastAsia="en-US" w:bidi="ar-SA"/>
                    </w:rPr>
                  </w:pPr>
                  <w:ins w:id="142" w:author="Dr. Anees Ahmed" w:date="2018-06-01T09:05:00Z">
                    <w:r>
                      <w:rPr>
                        <w:rFonts w:eastAsia="Calibri" w:cs=""/>
                        <w:kern w:val="0"/>
                        <w:sz w:val="22"/>
                        <w:szCs w:val="22"/>
                        <w:lang w:val="en-US" w:eastAsia="en-US" w:bidi="ar-SA"/>
                      </w:rPr>
                    </w:r>
                  </w:ins>
                </w:p>
                <w:p>
                  <w:pPr>
                    <w:pStyle w:val="Normal"/>
                    <w:widowControl/>
                    <w:spacing w:lineRule="auto" w:line="240" w:before="0" w:after="0"/>
                    <w:ind w:start="720"/>
                    <w:contextualSpacing/>
                    <w:jc w:val="start"/>
                    <w:rPr>
                      <w:ins w:id="145" w:author="Dr. Anees Ahmed" w:date="2018-06-01T09:05:00Z"/>
                      <w:rFonts w:ascii="Calibri" w:hAnsi="Calibri" w:eastAsia="Calibri" w:cs=""/>
                      <w:kern w:val="0"/>
                      <w:sz w:val="22"/>
                      <w:szCs w:val="22"/>
                      <w:lang w:val="en-US" w:eastAsia="en-US" w:bidi="ar-SA"/>
                    </w:rPr>
                  </w:pPr>
                  <w:ins w:id="144" w:author="Dr. Anees Ahmed" w:date="2018-06-01T09:05:00Z">
                    <w:r>
                      <w:rPr>
                        <w:rFonts w:eastAsia="Calibri" w:cs=""/>
                        <w:kern w:val="0"/>
                        <w:sz w:val="22"/>
                        <w:szCs w:val="22"/>
                        <w:lang w:val="en-US" w:eastAsia="en-US" w:bidi="ar-SA"/>
                      </w:rPr>
                      <w:t>This Standard Operating Procedure supports the Good Clinical Practices guidelines established by the International Conference on Harmonization (ICH), Section 4.9.7:</w:t>
                    </w:r>
                  </w:ins>
                </w:p>
                <w:p>
                  <w:pPr>
                    <w:pStyle w:val="Normal"/>
                    <w:widowControl/>
                    <w:spacing w:lineRule="auto" w:line="240" w:before="0" w:after="0"/>
                    <w:ind w:start="720"/>
                    <w:contextualSpacing/>
                    <w:jc w:val="start"/>
                    <w:rPr>
                      <w:ins w:id="147" w:author="Dr. Anees Ahmed" w:date="2018-06-01T09:05:00Z"/>
                      <w:rFonts w:ascii="Calibri" w:hAnsi="Calibri" w:eastAsia="Calibri" w:cs=""/>
                      <w:kern w:val="0"/>
                      <w:sz w:val="22"/>
                      <w:szCs w:val="22"/>
                      <w:lang w:val="en-US" w:eastAsia="en-US" w:bidi="ar-SA"/>
                    </w:rPr>
                  </w:pPr>
                  <w:ins w:id="146" w:author="Dr. Anees Ahmed" w:date="2018-06-01T09:05:00Z">
                    <w:r>
                      <w:rPr>
                        <w:rFonts w:eastAsia="Calibri" w:cs=""/>
                        <w:kern w:val="0"/>
                        <w:sz w:val="22"/>
                        <w:szCs w:val="22"/>
                        <w:lang w:val="en-US" w:eastAsia="en-US" w:bidi="ar-SA"/>
                      </w:rPr>
                      <w:t>Upon request of the monitor, auditor, Institution should make available for direct access all requested trial-related records.</w:t>
                    </w:r>
                  </w:ins>
                </w:p>
                <w:p>
                  <w:pPr>
                    <w:pStyle w:val="Normal"/>
                    <w:widowControl/>
                    <w:spacing w:lineRule="auto" w:line="240" w:before="0" w:after="0"/>
                    <w:ind w:start="720"/>
                    <w:contextualSpacing/>
                    <w:jc w:val="start"/>
                    <w:rPr>
                      <w:ins w:id="149" w:author="Dr. Anees Ahmed" w:date="2018-06-01T09:05:00Z"/>
                      <w:rFonts w:ascii="Calibri" w:hAnsi="Calibri" w:eastAsia="Calibri" w:cs=""/>
                      <w:kern w:val="0"/>
                      <w:sz w:val="22"/>
                      <w:szCs w:val="22"/>
                      <w:lang w:val="en-US" w:eastAsia="en-US" w:bidi="ar-SA"/>
                    </w:rPr>
                  </w:pPr>
                  <w:ins w:id="148" w:author="Dr. Anees Ahmed" w:date="2018-06-01T09:05:00Z">
                    <w:r>
                      <w:rPr>
                        <w:rFonts w:eastAsia="Calibri" w:cs=""/>
                        <w:kern w:val="0"/>
                        <w:sz w:val="22"/>
                        <w:szCs w:val="22"/>
                        <w:lang w:val="en-US" w:eastAsia="en-US" w:bidi="ar-SA"/>
                      </w:rPr>
                    </w:r>
                  </w:ins>
                </w:p>
                <w:p>
                  <w:pPr>
                    <w:pStyle w:val="Normal"/>
                    <w:widowControl/>
                    <w:spacing w:lineRule="auto" w:line="240" w:before="0" w:after="0"/>
                    <w:ind w:start="720"/>
                    <w:contextualSpacing/>
                    <w:jc w:val="start"/>
                    <w:rPr>
                      <w:ins w:id="154" w:author="Dr. Anees Ahmed" w:date="2018-06-01T09:05:00Z"/>
                      <w:rFonts w:ascii="Calibri" w:hAnsi="Calibri" w:eastAsia="Calibri" w:cs=""/>
                      <w:kern w:val="0"/>
                      <w:sz w:val="22"/>
                      <w:szCs w:val="22"/>
                      <w:lang w:val="en-US" w:eastAsia="en-US" w:bidi="ar-SA"/>
                    </w:rPr>
                  </w:pPr>
                  <w:ins w:id="150" w:author="Dr. Anees Ahmed" w:date="2018-06-01T09:05:00Z">
                    <w:r>
                      <w:rPr>
                        <w:rFonts w:eastAsia="Calibri" w:cs=""/>
                        <w:kern w:val="0"/>
                        <w:sz w:val="22"/>
                        <w:szCs w:val="22"/>
                        <w:lang w:val="en-US" w:eastAsia="en-US" w:bidi="ar-SA"/>
                      </w:rPr>
                      <w:t>​</w:t>
                    </w:r>
                  </w:ins>
                  <w:ins w:id="151" w:author="Dr. Anees Ahmed" w:date="2018-06-01T09:05:00Z">
                    <w:r>
                      <mc:AlternateContent>
                        <mc:Choice Requires="wps">
                          <w:drawing>
                            <wp:anchor distT="0" distB="0" distL="114300" distR="114300" simplePos="0" relativeHeight="518" behindDoc="0" locked="0" layoutInCell="1" allowOverlap="1" wp14:anchorId="396842BE">
                              <wp:simplePos x="0" y="0"/>
                              <wp:positionH relativeFrom="column">
                                <wp:posOffset>3128645</wp:posOffset>
                              </wp:positionH>
                              <wp:positionV relativeFrom="paragraph">
                                <wp:posOffset>45720</wp:posOffset>
                              </wp:positionV>
                              <wp:extent cx="152400" cy="133350"/>
                              <wp:effectExtent l="6350" t="6350" r="6350" b="6350"/>
                              <wp:wrapTight wrapText="bothSides">
                                <wp:wrapPolygon edited="0">
                                  <wp:start x="0" y="0"/>
                                  <wp:lineTo x="0" y="21600"/>
                                  <wp:lineTo x="21600" y="21600"/>
                                  <wp:lineTo x="21600" y="0"/>
                                  <wp:lineTo x="0" y="0"/>
                                </wp:wrapPolygon>
                              </wp:wrapTight>
                              <wp:docPr id="1" name="Rectangle 32"/>
                              <a:graphic xmlns:a="http://schemas.openxmlformats.org/drawingml/2006/main">
                                <a:graphicData uri="http://schemas.microsoft.com/office/word/2010/wordprocessingShape">
                                  <wps:wsp>
                                    <wps:cNvSpPr/>
                                    <wps:spPr>
                                      <a:xfrm>
                                        <a:off x="0" y="0"/>
                                        <a:ext cx="152280" cy="133200"/>
                                      </a:xfrm>
                                      <a:prstGeom prst="rect">
                                        <a:avLst/>
                                      </a:prstGeom>
                                      <a:solidFill>
                                        <a:srgbClr val="5B9BD5"/>
                                      </a:solidFill>
                                      <a:ln w="12700">
                                        <a:solidFill>
                                          <a:srgbClr val="43729D"/>
                                        </a:solidFill>
                                        <a:miter/>
                                      </a:ln>
                                    </wps:spPr>
                                    <wps:style>
                                      <a:lnRef idx="0"/>
                                      <a:fillRef idx="0"/>
                                      <a:effectRef idx="0"/>
                                      <a:fontRef idx="minor"/>
                                    </wps:style>
                                    <wps:bodyPr/>
                                  </wps:wsp>
                                </a:graphicData>
                              </a:graphic>
                            </wp:anchor>
                          </w:drawing>
                        </mc:Choice>
                        <mc:Fallback>
                          <w:pict>
                            <v:rect id="shape_0" fillcolor="#5b9bd5" stroked="t" o:allowincell="t" style="position:absolute;margin-left:246.35pt;margin-top:3.6pt;width:11.95pt;height:10.45pt;mso-wrap-style:none;v-text-anchor:middle" wp14:anchorId="396842BE">
                              <v:fill o:detectmouseclick="t" type="solid" color2="#a4642a"/>
                              <v:stroke color="#43729d" weight="12600" joinstyle="miter" endcap="flat"/>
                              <w10:wrap type="square"/>
                            </v:rect>
                          </w:pict>
                        </mc:Fallback>
                      </mc:AlternateContent>
                    </w:r>
                  </w:ins>
                  <w:ins w:id="152" w:author="Dr. Anees Ahmed" w:date="2018-06-01T09:05:00Z">
                    <w:r>
                      <w:rPr>
                        <w:rFonts w:eastAsia="Calibri" w:cs=""/>
                        <w:kern w:val="0"/>
                        <w:sz w:val="22"/>
                        <w:szCs w:val="22"/>
                        <w:lang w:val="en-US" w:eastAsia="en-US" w:bidi="ar-SA"/>
                      </w:rPr>
                      <w:t>​</w:t>
                    </w:r>
                  </w:ins>
                  <w:ins w:id="153" w:author="Dr. Anees Ahmed" w:date="2018-06-01T09:05:00Z">
                    <w:r>
                      <w:rPr>
                        <w:rFonts w:eastAsia="Calibri" w:cs=""/>
                        <w:kern w:val="0"/>
                        <w:sz w:val="22"/>
                        <w:szCs w:val="22"/>
                        <w:lang w:val="en-US" w:eastAsia="en-US" w:bidi="ar-SA"/>
                      </w:rPr>
                      <w:t xml:space="preserve">Regulation                           </w:t>
                      <w:tab/>
                    </w:r>
                  </w:ins>
                </w:p>
                <w:p>
                  <w:pPr>
                    <w:pStyle w:val="Normal"/>
                    <w:widowControl/>
                    <w:tabs>
                      <w:tab w:val="clear" w:pos="720"/>
                      <w:tab w:val="center" w:pos="4927" w:leader="none"/>
                    </w:tabs>
                    <w:spacing w:lineRule="auto" w:line="240" w:before="0" w:after="0"/>
                    <w:ind w:start="720"/>
                    <w:contextualSpacing/>
                    <w:jc w:val="start"/>
                    <w:rPr>
                      <w:ins w:id="156" w:author="Dr. Anees Ahmed" w:date="2018-06-01T09:05:00Z"/>
                      <w:rFonts w:ascii="Calibri" w:hAnsi="Calibri" w:eastAsia="Calibri" w:cs=""/>
                      <w:kern w:val="0"/>
                      <w:sz w:val="22"/>
                      <w:szCs w:val="22"/>
                      <w:lang w:val="en-US" w:eastAsia="en-US" w:bidi="ar-SA"/>
                    </w:rPr>
                  </w:pPr>
                  <w:ins w:id="155" w:author="Dr. Anees Ahmed" w:date="2018-06-01T09:05:00Z">
                    <w:r>
                      <w:rPr>
                        <w:rFonts w:eastAsia="Calibri" w:cs=""/>
                        <w:kern w:val="0"/>
                        <w:sz w:val="22"/>
                        <w:szCs w:val="22"/>
                        <w:lang w:val="en-US" w:eastAsia="en-US" w:bidi="ar-SA"/>
                      </w:rPr>
                    </w:r>
                  </w:ins>
                </w:p>
                <w:p>
                  <w:pPr>
                    <w:pStyle w:val="Normal"/>
                    <w:widowControl/>
                    <w:tabs>
                      <w:tab w:val="clear" w:pos="720"/>
                      <w:tab w:val="center" w:pos="4927" w:leader="none"/>
                    </w:tabs>
                    <w:spacing w:lineRule="auto" w:line="240" w:before="0" w:after="0"/>
                    <w:ind w:start="720"/>
                    <w:contextualSpacing/>
                    <w:jc w:val="start"/>
                    <w:rPr>
                      <w:ins w:id="158" w:author="Dr. Anees Ahmed" w:date="2018-06-01T09:05:00Z"/>
                      <w:rFonts w:ascii="Calibri" w:hAnsi="Calibri" w:eastAsia="Calibri" w:cs=""/>
                      <w:kern w:val="0"/>
                      <w:sz w:val="22"/>
                      <w:szCs w:val="22"/>
                      <w:lang w:val="en-US" w:eastAsia="en-US" w:bidi="ar-SA"/>
                    </w:rPr>
                  </w:pPr>
                  <w:ins w:id="157" w:author="Dr. Anees Ahmed" w:date="2018-06-01T09:05:00Z">
                    <w:r>
                      <w:rPr>
                        <w:rFonts w:eastAsia="Calibri" w:cs=""/>
                        <w:kern w:val="0"/>
                        <w:sz w:val="22"/>
                        <w:szCs w:val="22"/>
                        <w:lang w:val="en-US" w:eastAsia="en-US" w:bidi="ar-SA"/>
                      </w:rPr>
                      <w:t>Refer to the relevant laws/regulations/rules/standards as the case may be.</w:t>
                    </w:r>
                  </w:ins>
                </w:p>
                <w:p>
                  <w:pPr>
                    <w:pStyle w:val="Normal"/>
                    <w:widowControl/>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r>
                </w:p>
              </w:tc>
            </w:tr>
          </w:tbl>
          <w:p>
            <w:pPr>
              <w:pStyle w:val="Normal"/>
              <w:widowControl/>
              <w:spacing w:lineRule="auto" w:line="240" w:before="0" w:after="0"/>
              <w:jc w:val="start"/>
              <w:rPr>
                <w:ins w:id="160" w:author="Dr. Anees Ahmed" w:date="2018-06-01T09:05:00Z"/>
                <w:rFonts w:ascii="Calibri" w:hAnsi="Calibri" w:eastAsia="Calibri" w:cs=""/>
                <w:kern w:val="0"/>
                <w:sz w:val="22"/>
                <w:szCs w:val="22"/>
                <w:lang w:val="en-US" w:eastAsia="en-US" w:bidi="ar-SA"/>
              </w:rPr>
            </w:pPr>
            <w:ins w:id="159" w:author="Dr. Anees Ahmed" w:date="2018-06-01T09:05:00Z">
              <w:r>
                <w:rPr>
                  <w:rFonts w:eastAsia="Calibri" w:cs=""/>
                  <w:kern w:val="0"/>
                  <w:sz w:val="22"/>
                  <w:szCs w:val="22"/>
                  <w:lang w:val="en-US" w:eastAsia="en-US" w:bidi="ar-SA"/>
                </w:rPr>
              </w:r>
            </w:ins>
          </w:p>
          <w:p>
            <w:pPr>
              <w:pStyle w:val="Normal"/>
              <w:widowControl w:val="false"/>
              <w:tabs>
                <w:tab w:val="clear" w:pos="720"/>
                <w:tab w:val="right" w:pos="9270" w:leader="dot"/>
              </w:tabs>
              <w:spacing w:lineRule="auto" w:line="276" w:before="0" w:after="0"/>
              <w:jc w:val="both"/>
              <w:rPr>
                <w:ins w:id="162" w:author="Dr. Anees Ahmed" w:date="2018-06-01T09:05:00Z"/>
                <w:rFonts w:cs="Calibri" w:cstheme="minorHAnsi"/>
                <w:sz w:val="24"/>
                <w:szCs w:val="24"/>
              </w:rPr>
            </w:pPr>
            <w:ins w:id="161" w:author="Dr. Anees Ahmed" w:date="2018-06-01T09:05:00Z">
              <w:r>
                <w:rPr>
                  <w:rFonts w:eastAsia="Calibri" w:cs="Calibri" w:cstheme="minorHAnsi"/>
                  <w:b/>
                  <w:bCs/>
                  <w:color w:val="365F91"/>
                  <w:kern w:val="0"/>
                  <w:sz w:val="24"/>
                  <w:szCs w:val="24"/>
                  <w:lang w:val="en-US" w:eastAsia="en-US" w:bidi="ar-SA"/>
                </w:rPr>
                <w:t>Section 4: Definitions</w:t>
              </w:r>
            </w:ins>
          </w:p>
          <w:p>
            <w:pPr>
              <w:pStyle w:val="Normal"/>
              <w:widowControl w:val="false"/>
              <w:tabs>
                <w:tab w:val="clear" w:pos="720"/>
                <w:tab w:val="right" w:pos="9270" w:leader="dot"/>
              </w:tabs>
              <w:overflowPunct w:val="true"/>
              <w:spacing w:lineRule="auto" w:line="276" w:before="0" w:after="0"/>
              <w:jc w:val="both"/>
              <w:rPr>
                <w:rFonts w:cs="Calibri" w:cstheme="minorHAnsi"/>
                <w:sz w:val="24"/>
                <w:szCs w:val="24"/>
              </w:rPr>
            </w:pPr>
            <w:ins w:id="163" w:author="Dr. Anees Ahmed" w:date="2018-06-01T09:05:00Z">
              <w:r>
                <w:rPr>
                  <w:rFonts w:eastAsia="Calibri" w:cs="Calibri" w:cstheme="minorHAnsi"/>
                  <w:kern w:val="0"/>
                  <w:sz w:val="24"/>
                  <w:szCs w:val="24"/>
                  <w:lang w:val="en-US" w:eastAsia="en-US" w:bidi="ar-SA"/>
                </w:rPr>
                <w:t>The definitions section contains standard, non‐editable language with the option to include additional definitions.</w:t>
              </w:r>
            </w:ins>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350"/>
            </w:tblGrid>
            <w:tr>
              <w:trPr>
                <w:ins w:id="164" w:author="Dr. Anees Ahmed" w:date="2018-06-01T09:05:00Z"/>
              </w:trPr>
              <w:tc>
                <w:tcPr>
                  <w:tcW w:w="9350" w:type="dxa"/>
                  <w:tcBorders/>
                </w:tcPr>
                <w:p>
                  <w:pPr>
                    <w:pStyle w:val="Normal"/>
                    <w:widowControl/>
                    <w:numPr>
                      <w:ilvl w:val="0"/>
                      <w:numId w:val="274"/>
                    </w:numPr>
                    <w:spacing w:lineRule="auto" w:line="240" w:before="0" w:after="0"/>
                    <w:contextualSpacing/>
                    <w:jc w:val="start"/>
                    <w:rPr>
                      <w:ins w:id="166" w:author="Dr. Anees Ahmed" w:date="2018-06-01T09:05:00Z"/>
                      <w:b/>
                    </w:rPr>
                  </w:pPr>
                  <w:ins w:id="165" w:author="Dr. Anees Ahmed" w:date="2018-06-01T09:05:00Z">
                    <w:r>
                      <w:rPr>
                        <w:rFonts w:eastAsia="Calibri" w:cs=""/>
                        <w:b/>
                        <w:kern w:val="0"/>
                        <w:sz w:val="22"/>
                        <w:szCs w:val="22"/>
                        <w:lang w:val="en-US" w:eastAsia="en-US" w:bidi="ar-SA"/>
                      </w:rPr>
                      <w:t xml:space="preserve">DEFINITIONS </w:t>
                    </w:r>
                  </w:ins>
                </w:p>
                <w:p>
                  <w:pPr>
                    <w:pStyle w:val="Normal"/>
                    <w:widowControl/>
                    <w:spacing w:lineRule="auto" w:line="240" w:before="0" w:after="0"/>
                    <w:ind w:start="720"/>
                    <w:contextualSpacing/>
                    <w:jc w:val="start"/>
                    <w:rPr>
                      <w:ins w:id="168" w:author="Dr. Anees Ahmed" w:date="2018-06-01T09:05:00Z"/>
                      <w:b/>
                    </w:rPr>
                  </w:pPr>
                  <w:ins w:id="167" w:author="Dr. Anees Ahmed" w:date="2018-06-01T09:05:00Z">
                    <w:r>
                      <w:rPr>
                        <w:rFonts w:eastAsia="Calibri" w:cs=""/>
                        <w:b/>
                        <w:kern w:val="0"/>
                        <w:sz w:val="22"/>
                        <w:szCs w:val="22"/>
                        <w:lang w:val="en-US" w:eastAsia="en-US" w:bidi="ar-SA"/>
                      </w:rPr>
                    </w:r>
                  </w:ins>
                </w:p>
                <w:p>
                  <w:pPr>
                    <w:pStyle w:val="Normal"/>
                    <w:widowControl/>
                    <w:spacing w:lineRule="auto" w:line="240" w:before="0" w:after="0"/>
                    <w:ind w:start="720"/>
                    <w:contextualSpacing/>
                    <w:jc w:val="start"/>
                    <w:rPr>
                      <w:ins w:id="170" w:author="Dr. Anees Ahmed" w:date="2018-06-01T09:05:00Z"/>
                      <w:rFonts w:ascii="Calibri" w:hAnsi="Calibri" w:eastAsia="Calibri" w:cs=""/>
                      <w:kern w:val="0"/>
                      <w:sz w:val="22"/>
                      <w:szCs w:val="22"/>
                      <w:lang w:val="en-US" w:eastAsia="en-US" w:bidi="ar-SA"/>
                    </w:rPr>
                  </w:pPr>
                  <w:ins w:id="169" w:author="Dr. Anees Ahmed" w:date="2018-06-01T09:05:00Z">
                    <w:r>
                      <w:rPr>
                        <w:rFonts w:eastAsia="Calibri" w:cs=""/>
                        <w:kern w:val="0"/>
                        <w:sz w:val="22"/>
                        <w:szCs w:val="22"/>
                        <w:lang w:val="en-US" w:eastAsia="en-US" w:bidi="ar-SA"/>
                      </w:rPr>
                      <w:t>APPENDIX: Supplemental document providing information to support the requirements of a Standard Operating Procedure</w:t>
                    </w:r>
                  </w:ins>
                </w:p>
                <w:p>
                  <w:pPr>
                    <w:pStyle w:val="Normal"/>
                    <w:widowControl/>
                    <w:spacing w:lineRule="auto" w:line="240" w:before="0" w:after="0"/>
                    <w:ind w:start="720"/>
                    <w:contextualSpacing/>
                    <w:jc w:val="start"/>
                    <w:rPr>
                      <w:ins w:id="172" w:author="Dr. Anees Ahmed" w:date="2018-06-01T09:05:00Z"/>
                      <w:rFonts w:ascii="Calibri" w:hAnsi="Calibri" w:eastAsia="Calibri" w:cs=""/>
                      <w:kern w:val="0"/>
                      <w:sz w:val="22"/>
                      <w:szCs w:val="22"/>
                      <w:lang w:val="en-US" w:eastAsia="en-US" w:bidi="ar-SA"/>
                    </w:rPr>
                  </w:pPr>
                  <w:ins w:id="171" w:author="Dr. Anees Ahmed" w:date="2018-06-01T09:05:00Z">
                    <w:r>
                      <w:rPr>
                        <w:rFonts w:eastAsia="Calibri" w:cs=""/>
                        <w:kern w:val="0"/>
                        <w:sz w:val="22"/>
                        <w:szCs w:val="22"/>
                        <w:lang w:val="en-US" w:eastAsia="en-US" w:bidi="ar-SA"/>
                      </w:rPr>
                    </w:r>
                  </w:ins>
                </w:p>
                <w:p>
                  <w:pPr>
                    <w:pStyle w:val="Normal"/>
                    <w:widowControl/>
                    <w:spacing w:lineRule="auto" w:line="240" w:before="0" w:after="0"/>
                    <w:ind w:start="720"/>
                    <w:contextualSpacing/>
                    <w:jc w:val="start"/>
                    <w:rPr>
                      <w:ins w:id="174" w:author="Dr. Anees Ahmed" w:date="2018-06-01T09:05:00Z"/>
                      <w:rFonts w:ascii="Calibri" w:hAnsi="Calibri" w:eastAsia="Calibri" w:cs=""/>
                      <w:kern w:val="0"/>
                      <w:sz w:val="22"/>
                      <w:szCs w:val="22"/>
                      <w:lang w:val="en-US" w:eastAsia="en-US" w:bidi="ar-SA"/>
                    </w:rPr>
                  </w:pPr>
                  <w:ins w:id="173" w:author="Dr. Anees Ahmed" w:date="2018-06-01T09:05:00Z">
                    <w:r>
                      <w:rPr>
                        <w:rFonts w:eastAsia="Calibri" w:cs=""/>
                        <w:kern w:val="0"/>
                        <w:sz w:val="22"/>
                        <w:szCs w:val="22"/>
                        <w:lang w:val="en-US" w:eastAsia="en-US" w:bidi="ar-SA"/>
                      </w:rPr>
                      <w:t>Approval Date: The date on which the SOP is approved for use</w:t>
                    </w:r>
                  </w:ins>
                </w:p>
                <w:p>
                  <w:pPr>
                    <w:pStyle w:val="Normal"/>
                    <w:widowControl/>
                    <w:spacing w:lineRule="auto" w:line="240" w:before="0" w:after="0"/>
                    <w:ind w:start="720"/>
                    <w:contextualSpacing/>
                    <w:jc w:val="start"/>
                    <w:rPr>
                      <w:ins w:id="176" w:author="Dr. Anees Ahmed" w:date="2018-06-01T09:05:00Z"/>
                      <w:rFonts w:ascii="Calibri" w:hAnsi="Calibri" w:eastAsia="Calibri" w:cs=""/>
                      <w:kern w:val="0"/>
                      <w:sz w:val="22"/>
                      <w:szCs w:val="22"/>
                      <w:lang w:val="en-US" w:eastAsia="en-US" w:bidi="ar-SA"/>
                    </w:rPr>
                  </w:pPr>
                  <w:ins w:id="175" w:author="Dr. Anees Ahmed" w:date="2018-06-01T09:05:00Z">
                    <w:r>
                      <w:rPr>
                        <w:rFonts w:eastAsia="Calibri" w:cs=""/>
                        <w:kern w:val="0"/>
                        <w:sz w:val="22"/>
                        <w:szCs w:val="22"/>
                        <w:lang w:val="en-US" w:eastAsia="en-US" w:bidi="ar-SA"/>
                      </w:rPr>
                    </w:r>
                  </w:ins>
                </w:p>
                <w:p>
                  <w:pPr>
                    <w:pStyle w:val="Normal"/>
                    <w:widowControl/>
                    <w:spacing w:lineRule="auto" w:line="240" w:before="0" w:after="0"/>
                    <w:ind w:start="720"/>
                    <w:contextualSpacing/>
                    <w:jc w:val="start"/>
                    <w:rPr>
                      <w:ins w:id="178" w:author="Dr. Anees Ahmed" w:date="2018-06-01T09:05:00Z"/>
                      <w:rFonts w:ascii="Calibri" w:hAnsi="Calibri" w:eastAsia="Calibri" w:cs=""/>
                      <w:kern w:val="0"/>
                      <w:sz w:val="22"/>
                      <w:szCs w:val="22"/>
                      <w:lang w:val="en-US" w:eastAsia="en-US" w:bidi="ar-SA"/>
                    </w:rPr>
                  </w:pPr>
                  <w:ins w:id="177" w:author="Dr. Anees Ahmed" w:date="2018-06-01T09:05:00Z">
                    <w:r>
                      <w:rPr>
                        <w:rFonts w:eastAsia="Calibri" w:cs=""/>
                        <w:kern w:val="0"/>
                        <w:sz w:val="22"/>
                        <w:szCs w:val="22"/>
                        <w:lang w:val="en-US" w:eastAsia="en-US" w:bidi="ar-SA"/>
                      </w:rPr>
                      <w:t>DEVIATION: Formally documented, unplanned departure from an SOP</w:t>
                    </w:r>
                  </w:ins>
                </w:p>
                <w:p>
                  <w:pPr>
                    <w:pStyle w:val="Normal"/>
                    <w:widowControl/>
                    <w:spacing w:lineRule="auto" w:line="240" w:before="0" w:after="0"/>
                    <w:ind w:start="720"/>
                    <w:contextualSpacing/>
                    <w:jc w:val="start"/>
                    <w:rPr>
                      <w:ins w:id="180" w:author="Dr. Anees Ahmed" w:date="2018-06-01T09:05:00Z"/>
                      <w:rFonts w:ascii="Calibri" w:hAnsi="Calibri" w:eastAsia="Calibri" w:cs=""/>
                      <w:kern w:val="0"/>
                      <w:sz w:val="22"/>
                      <w:szCs w:val="22"/>
                      <w:lang w:val="en-US" w:eastAsia="en-US" w:bidi="ar-SA"/>
                    </w:rPr>
                  </w:pPr>
                  <w:ins w:id="179" w:author="Dr. Anees Ahmed" w:date="2018-06-01T09:05:00Z">
                    <w:r>
                      <w:rPr>
                        <w:rFonts w:eastAsia="Calibri" w:cs=""/>
                        <w:kern w:val="0"/>
                        <w:sz w:val="22"/>
                        <w:szCs w:val="22"/>
                        <w:lang w:val="en-US" w:eastAsia="en-US" w:bidi="ar-SA"/>
                      </w:rPr>
                      <w:t>[Optional: Insert any additional definitions for technical or special terms used within this Standard Operating Procedure that may not be familiar to the lay reader.]</w:t>
                    </w:r>
                  </w:ins>
                </w:p>
                <w:p>
                  <w:pPr>
                    <w:pStyle w:val="Normal"/>
                    <w:widowControl/>
                    <w:spacing w:lineRule="auto" w:line="240" w:before="0" w:after="0"/>
                    <w:ind w:start="720"/>
                    <w:contextualSpacing/>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r>
                </w:p>
              </w:tc>
            </w:tr>
          </w:tbl>
          <w:p>
            <w:pPr>
              <w:pStyle w:val="Normal"/>
              <w:widowControl/>
              <w:spacing w:lineRule="auto" w:line="240" w:before="0" w:after="0"/>
              <w:jc w:val="start"/>
              <w:rPr>
                <w:ins w:id="182" w:author="Dr. Anees Ahmed" w:date="2018-06-01T09:05:00Z"/>
                <w:rFonts w:ascii="Calibri" w:hAnsi="Calibri" w:eastAsia="Calibri" w:cs=""/>
                <w:kern w:val="0"/>
                <w:sz w:val="22"/>
                <w:szCs w:val="22"/>
                <w:lang w:val="en-US" w:eastAsia="en-US" w:bidi="ar-SA"/>
              </w:rPr>
            </w:pPr>
            <w:ins w:id="181" w:author="Dr. Anees Ahmed" w:date="2018-06-01T09:05:00Z">
              <w:r>
                <w:rPr>
                  <w:rFonts w:eastAsia="Calibri" w:cs=""/>
                  <w:kern w:val="0"/>
                  <w:sz w:val="22"/>
                  <w:szCs w:val="22"/>
                  <w:lang w:val="en-US" w:eastAsia="en-US" w:bidi="ar-SA"/>
                </w:rPr>
              </w:r>
            </w:ins>
          </w:p>
          <w:p>
            <w:pPr>
              <w:pStyle w:val="Normal"/>
              <w:widowControl w:val="false"/>
              <w:tabs>
                <w:tab w:val="clear" w:pos="720"/>
                <w:tab w:val="right" w:pos="9270" w:leader="dot"/>
              </w:tabs>
              <w:spacing w:lineRule="auto" w:line="276" w:before="0" w:after="0"/>
              <w:jc w:val="both"/>
              <w:rPr>
                <w:ins w:id="184" w:author="Dr. Anees Ahmed" w:date="2018-06-01T09:05:00Z"/>
                <w:rFonts w:cs="Calibri" w:cstheme="minorHAnsi"/>
                <w:sz w:val="24"/>
                <w:szCs w:val="24"/>
              </w:rPr>
            </w:pPr>
            <w:ins w:id="183" w:author="Dr. Anees Ahmed" w:date="2018-06-01T09:05:00Z">
              <w:r>
                <w:rPr>
                  <w:rFonts w:eastAsia="Calibri" w:cs="Calibri" w:cstheme="minorHAnsi"/>
                  <w:b/>
                  <w:bCs/>
                  <w:color w:val="365F91"/>
                  <w:kern w:val="0"/>
                  <w:sz w:val="24"/>
                  <w:szCs w:val="24"/>
                  <w:lang w:val="en-US" w:eastAsia="en-US" w:bidi="ar-SA"/>
                </w:rPr>
                <w:t>Section 5: Roles and Responsibilities</w:t>
              </w:r>
            </w:ins>
          </w:p>
          <w:p>
            <w:pPr>
              <w:pStyle w:val="Normal"/>
              <w:widowControl w:val="false"/>
              <w:tabs>
                <w:tab w:val="clear" w:pos="720"/>
                <w:tab w:val="right" w:pos="9270" w:leader="dot"/>
              </w:tabs>
              <w:overflowPunct w:val="true"/>
              <w:spacing w:lineRule="auto" w:line="276" w:before="0" w:after="0"/>
              <w:jc w:val="both"/>
              <w:rPr>
                <w:ins w:id="188" w:author="Dr. Anees Ahmed" w:date="2018-06-01T09:05:00Z"/>
                <w:rFonts w:cs="Calibri" w:cstheme="minorHAnsi"/>
                <w:sz w:val="24"/>
                <w:szCs w:val="24"/>
              </w:rPr>
            </w:pPr>
            <w:ins w:id="185" w:author="Dr. Anees Ahmed" w:date="2018-06-01T09:05:00Z">
              <w:r>
                <w:rPr>
                  <w:rFonts w:eastAsia="Calibri" w:cs="Calibri" w:cstheme="minorHAnsi"/>
                  <w:kern w:val="0"/>
                  <w:sz w:val="24"/>
                  <w:szCs w:val="24"/>
                  <w:lang w:val="en-US" w:eastAsia="en-US" w:bidi="ar-SA"/>
                </w:rPr>
                <w:t xml:space="preserve">The Roles and Responsibilities section contains standard, non ‐editable language with the option to add with new responsibilities to an </w:t>
              </w:r>
            </w:ins>
            <w:ins w:id="186" w:author="Dr. Anees Ahmed" w:date="2018-06-01T09:05:00Z">
              <w:r>
                <w:rPr>
                  <w:rFonts w:eastAsia="Calibri" w:cs="Calibri" w:cstheme="minorHAnsi"/>
                  <w:i/>
                  <w:iCs/>
                  <w:kern w:val="0"/>
                  <w:sz w:val="24"/>
                  <w:szCs w:val="24"/>
                  <w:lang w:val="en-US" w:eastAsia="en-US" w:bidi="ar-SA"/>
                </w:rPr>
                <w:t>existing</w:t>
              </w:r>
            </w:ins>
            <w:ins w:id="187" w:author="Dr. Anees Ahmed" w:date="2018-06-01T09:05:00Z">
              <w:r>
                <w:rPr>
                  <w:rFonts w:eastAsia="Calibri" w:cs="Calibri" w:cstheme="minorHAnsi"/>
                  <w:kern w:val="0"/>
                  <w:sz w:val="24"/>
                  <w:szCs w:val="24"/>
                  <w:lang w:val="en-US" w:eastAsia="en-US" w:bidi="ar-SA"/>
                </w:rPr>
                <w:t xml:space="preserve"> role.</w:t>
              </w:r>
            </w:ins>
          </w:p>
          <w:p>
            <w:pPr>
              <w:pStyle w:val="Normal"/>
              <w:widowControl w:val="false"/>
              <w:tabs>
                <w:tab w:val="clear" w:pos="720"/>
                <w:tab w:val="right" w:pos="9270" w:leader="dot"/>
              </w:tabs>
              <w:spacing w:lineRule="auto" w:line="276" w:before="0" w:after="0"/>
              <w:jc w:val="both"/>
              <w:rPr>
                <w:rFonts w:cs="Calibri" w:cstheme="minorHAnsi"/>
                <w:sz w:val="24"/>
                <w:szCs w:val="24"/>
              </w:rPr>
            </w:pPr>
            <w:ins w:id="189" w:author="Dr. Anees Ahmed" w:date="2018-06-01T09:05:00Z">
              <w:r>
                <w:rPr>
                  <w:rFonts w:eastAsia="Calibri" w:cs="Calibri" w:cstheme="minorHAnsi"/>
                  <w:b/>
                  <w:bCs/>
                  <w:kern w:val="0"/>
                  <w:sz w:val="24"/>
                  <w:szCs w:val="24"/>
                  <w:lang w:val="en-US" w:eastAsia="en-US" w:bidi="ar-SA"/>
                </w:rPr>
                <w:t>Adding responsibilities to an existing role:</w:t>
              </w:r>
            </w:ins>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350"/>
            </w:tblGrid>
            <w:tr>
              <w:trPr>
                <w:ins w:id="190" w:author="Dr. Anees Ahmed" w:date="2018-06-01T09:05:00Z"/>
              </w:trPr>
              <w:tc>
                <w:tcPr>
                  <w:tcW w:w="9350" w:type="dxa"/>
                  <w:tcBorders/>
                </w:tcPr>
                <w:p>
                  <w:pPr>
                    <w:pStyle w:val="Normal"/>
                    <w:widowControl/>
                    <w:numPr>
                      <w:ilvl w:val="0"/>
                      <w:numId w:val="274"/>
                    </w:numPr>
                    <w:spacing w:lineRule="auto" w:line="240" w:before="0" w:after="0"/>
                    <w:contextualSpacing/>
                    <w:jc w:val="start"/>
                    <w:rPr>
                      <w:ins w:id="192" w:author="Dr. Anees Ahmed" w:date="2018-06-01T09:05:00Z"/>
                      <w:b/>
                    </w:rPr>
                  </w:pPr>
                  <w:ins w:id="191" w:author="Dr. Anees Ahmed" w:date="2018-06-01T09:05:00Z">
                    <w:r>
                      <w:rPr>
                        <w:rFonts w:eastAsia="Calibri" w:cs=""/>
                        <w:b/>
                        <w:kern w:val="0"/>
                        <w:sz w:val="22"/>
                        <w:szCs w:val="22"/>
                        <w:lang w:val="en-US" w:eastAsia="en-US" w:bidi="ar-SA"/>
                      </w:rPr>
                      <w:t xml:space="preserve">ROLES AND RESPONSIBILITES </w:t>
                    </w:r>
                  </w:ins>
                </w:p>
                <w:p>
                  <w:pPr>
                    <w:pStyle w:val="Normal"/>
                    <w:widowControl/>
                    <w:spacing w:lineRule="auto" w:line="240" w:before="0" w:after="0"/>
                    <w:ind w:start="720"/>
                    <w:contextualSpacing/>
                    <w:jc w:val="start"/>
                    <w:rPr>
                      <w:ins w:id="194" w:author="Dr. Anees Ahmed" w:date="2018-06-01T09:05:00Z"/>
                      <w:rFonts w:ascii="Calibri" w:hAnsi="Calibri" w:eastAsia="Calibri" w:cs=""/>
                      <w:kern w:val="0"/>
                      <w:sz w:val="22"/>
                      <w:szCs w:val="22"/>
                      <w:lang w:val="en-US" w:eastAsia="en-US" w:bidi="ar-SA"/>
                    </w:rPr>
                  </w:pPr>
                  <w:ins w:id="193" w:author="Dr. Anees Ahmed" w:date="2018-06-01T09:05:00Z">
                    <w:r>
                      <w:rPr>
                        <w:rFonts w:eastAsia="Calibri" w:cs=""/>
                        <w:kern w:val="0"/>
                        <w:sz w:val="22"/>
                        <w:szCs w:val="22"/>
                        <w:lang w:val="en-US" w:eastAsia="en-US" w:bidi="ar-SA"/>
                      </w:rPr>
                    </w:r>
                  </w:ins>
                </w:p>
                <w:p>
                  <w:pPr>
                    <w:pStyle w:val="Normal"/>
                    <w:widowControl/>
                    <w:spacing w:lineRule="auto" w:line="240" w:before="0" w:after="0"/>
                    <w:ind w:start="720"/>
                    <w:contextualSpacing/>
                    <w:jc w:val="start"/>
                    <w:rPr>
                      <w:ins w:id="196" w:author="Dr. Anees Ahmed" w:date="2018-06-01T09:05:00Z"/>
                      <w:rFonts w:ascii="Calibri" w:hAnsi="Calibri" w:eastAsia="Calibri" w:cs=""/>
                      <w:kern w:val="0"/>
                      <w:sz w:val="22"/>
                      <w:szCs w:val="22"/>
                      <w:lang w:val="en-US" w:eastAsia="en-US" w:bidi="ar-SA"/>
                    </w:rPr>
                  </w:pPr>
                  <w:ins w:id="195" w:author="Dr. Anees Ahmed" w:date="2018-06-01T09:05:00Z">
                    <w:r>
                      <w:rPr>
                        <w:rFonts w:eastAsia="Calibri" w:cs=""/>
                        <w:kern w:val="0"/>
                        <w:sz w:val="22"/>
                        <w:szCs w:val="22"/>
                        <w:lang w:val="en-US" w:eastAsia="en-US" w:bidi="ar-SA"/>
                      </w:rPr>
                      <w:t>All members of the organization are responsible for regularly reviewing those SOPs relevant to their job title and for completing any related, required training.  In addition, any individual affected by the SOP may bring forward recommendations for the addition, revision or retirement of an SOP.</w:t>
                    </w:r>
                  </w:ins>
                </w:p>
                <w:p>
                  <w:pPr>
                    <w:pStyle w:val="Normal"/>
                    <w:widowControl/>
                    <w:spacing w:lineRule="auto" w:line="240" w:before="0" w:after="0"/>
                    <w:ind w:start="720"/>
                    <w:contextualSpacing/>
                    <w:jc w:val="start"/>
                    <w:rPr>
                      <w:ins w:id="198" w:author="Dr. Anees Ahmed" w:date="2018-06-01T09:05:00Z"/>
                      <w:rFonts w:ascii="Calibri" w:hAnsi="Calibri" w:eastAsia="Calibri" w:cs=""/>
                      <w:kern w:val="0"/>
                      <w:sz w:val="22"/>
                      <w:szCs w:val="22"/>
                      <w:lang w:val="en-US" w:eastAsia="en-US" w:bidi="ar-SA"/>
                    </w:rPr>
                  </w:pPr>
                  <w:ins w:id="197" w:author="Dr. Anees Ahmed" w:date="2018-06-01T09:05:00Z">
                    <w:r>
                      <w:rPr>
                        <w:rFonts w:eastAsia="Calibri" w:cs=""/>
                        <w:kern w:val="0"/>
                        <w:sz w:val="22"/>
                        <w:szCs w:val="22"/>
                        <w:lang w:val="en-US" w:eastAsia="en-US" w:bidi="ar-SA"/>
                      </w:rPr>
                    </w:r>
                  </w:ins>
                </w:p>
                <w:p>
                  <w:pPr>
                    <w:pStyle w:val="Normal"/>
                    <w:widowControl/>
                    <w:spacing w:lineRule="auto" w:line="240" w:before="0" w:after="0"/>
                    <w:ind w:start="720"/>
                    <w:contextualSpacing/>
                    <w:jc w:val="start"/>
                    <w:rPr>
                      <w:ins w:id="200" w:author="Dr. Anees Ahmed" w:date="2018-06-01T09:05:00Z"/>
                      <w:rFonts w:ascii="Calibri" w:hAnsi="Calibri" w:eastAsia="Calibri" w:cs=""/>
                      <w:kern w:val="0"/>
                      <w:sz w:val="22"/>
                      <w:szCs w:val="22"/>
                      <w:lang w:val="en-US" w:eastAsia="en-US" w:bidi="ar-SA"/>
                    </w:rPr>
                  </w:pPr>
                  <w:ins w:id="199" w:author="Dr. Anees Ahmed" w:date="2018-06-01T09:05:00Z">
                    <w:r>
                      <w:rPr>
                        <w:rFonts w:eastAsia="Calibri" w:cs=""/>
                        <w:kern w:val="0"/>
                        <w:sz w:val="22"/>
                        <w:szCs w:val="22"/>
                        <w:lang w:val="en-US" w:eastAsia="en-US" w:bidi="ar-SA"/>
                      </w:rPr>
                      <w:t>SOP Administrator(s)/Developer/Controller</w:t>
                    </w:r>
                  </w:ins>
                </w:p>
                <w:p>
                  <w:pPr>
                    <w:pStyle w:val="Normal"/>
                    <w:widowControl/>
                    <w:spacing w:lineRule="auto" w:line="240" w:before="0" w:after="0"/>
                    <w:ind w:start="720"/>
                    <w:contextualSpacing/>
                    <w:jc w:val="start"/>
                    <w:rPr>
                      <w:ins w:id="202" w:author="Dr. Anees Ahmed" w:date="2018-06-01T09:05:00Z"/>
                      <w:rFonts w:ascii="Calibri" w:hAnsi="Calibri" w:eastAsia="Calibri" w:cs=""/>
                      <w:kern w:val="0"/>
                      <w:sz w:val="22"/>
                      <w:szCs w:val="22"/>
                      <w:lang w:val="en-US" w:eastAsia="en-US" w:bidi="ar-SA"/>
                    </w:rPr>
                  </w:pPr>
                  <w:ins w:id="201" w:author="Dr. Anees Ahmed" w:date="2018-06-01T09:05:00Z">
                    <w:r>
                      <w:rPr>
                        <w:rFonts w:eastAsia="Calibri" w:cs=""/>
                        <w:kern w:val="0"/>
                        <w:sz w:val="22"/>
                        <w:szCs w:val="22"/>
                        <w:lang w:val="en-US" w:eastAsia="en-US" w:bidi="ar-SA"/>
                      </w:rPr>
                    </w:r>
                  </w:ins>
                </w:p>
                <w:p>
                  <w:pPr>
                    <w:pStyle w:val="Normal"/>
                    <w:widowControl/>
                    <w:spacing w:lineRule="auto" w:line="240" w:before="0" w:after="0"/>
                    <w:ind w:start="720"/>
                    <w:contextualSpacing/>
                    <w:jc w:val="start"/>
                    <w:rPr>
                      <w:ins w:id="204" w:author="Dr. Anees Ahmed" w:date="2018-06-01T09:05:00Z"/>
                      <w:rFonts w:ascii="Calibri" w:hAnsi="Calibri" w:eastAsia="Calibri" w:cs=""/>
                      <w:kern w:val="0"/>
                      <w:sz w:val="22"/>
                      <w:szCs w:val="22"/>
                      <w:lang w:val="en-US" w:eastAsia="en-US" w:bidi="ar-SA"/>
                    </w:rPr>
                  </w:pPr>
                  <w:ins w:id="203" w:author="Dr. Anees Ahmed" w:date="2018-06-01T09:05:00Z">
                    <w:r>
                      <w:rPr>
                        <w:rFonts w:eastAsia="Calibri" w:cs=""/>
                        <w:kern w:val="0"/>
                        <w:sz w:val="22"/>
                        <w:szCs w:val="22"/>
                        <w:lang w:val="en-US" w:eastAsia="en-US" w:bidi="ar-SA"/>
                      </w:rPr>
                      <w:t>An individual filling the SOP Administrator role is accountable for the creator, implementation and management of Standard Operating Procedures.  The Administrator or Designee shall be responsible for the following activities:</w:t>
                    </w:r>
                  </w:ins>
                </w:p>
                <w:p>
                  <w:pPr>
                    <w:pStyle w:val="Normal"/>
                    <w:widowControl/>
                    <w:numPr>
                      <w:ilvl w:val="0"/>
                      <w:numId w:val="275"/>
                    </w:numPr>
                    <w:spacing w:lineRule="auto" w:line="240" w:before="0" w:after="0"/>
                    <w:contextualSpacing/>
                    <w:jc w:val="start"/>
                    <w:rPr>
                      <w:ins w:id="206" w:author="Dr. Anees Ahmed" w:date="2018-06-01T09:05:00Z"/>
                      <w:rFonts w:ascii="Calibri" w:hAnsi="Calibri" w:eastAsia="Calibri" w:cs=""/>
                      <w:kern w:val="0"/>
                      <w:sz w:val="22"/>
                      <w:szCs w:val="22"/>
                      <w:lang w:val="en-US" w:eastAsia="en-US" w:bidi="ar-SA"/>
                    </w:rPr>
                  </w:pPr>
                  <w:ins w:id="205" w:author="Dr. Anees Ahmed" w:date="2018-06-01T09:05:00Z">
                    <w:r>
                      <w:rPr>
                        <w:rFonts w:eastAsia="Calibri" w:cs=""/>
                        <w:kern w:val="0"/>
                        <w:sz w:val="22"/>
                        <w:szCs w:val="22"/>
                        <w:lang w:val="en-US" w:eastAsia="en-US" w:bidi="ar-SA"/>
                      </w:rPr>
                      <w:t>Ensures all routine operations and activities are documented by SOPs</w:t>
                    </w:r>
                  </w:ins>
                </w:p>
                <w:p>
                  <w:pPr>
                    <w:pStyle w:val="Normal"/>
                    <w:widowControl/>
                    <w:numPr>
                      <w:ilvl w:val="0"/>
                      <w:numId w:val="275"/>
                    </w:numPr>
                    <w:spacing w:lineRule="auto" w:line="240" w:before="0" w:after="0"/>
                    <w:contextualSpacing/>
                    <w:jc w:val="start"/>
                    <w:rPr>
                      <w:ins w:id="208" w:author="Dr. Anees Ahmed" w:date="2018-06-01T09:05:00Z"/>
                      <w:rFonts w:ascii="Calibri" w:hAnsi="Calibri" w:eastAsia="Calibri" w:cs=""/>
                      <w:kern w:val="0"/>
                      <w:sz w:val="22"/>
                      <w:szCs w:val="22"/>
                      <w:lang w:val="en-US" w:eastAsia="en-US" w:bidi="ar-SA"/>
                    </w:rPr>
                  </w:pPr>
                  <w:ins w:id="207" w:author="Dr. Anees Ahmed" w:date="2018-06-01T09:05:00Z">
                    <w:r>
                      <w:rPr>
                        <w:rFonts w:eastAsia="Calibri" w:cs=""/>
                        <w:kern w:val="0"/>
                        <w:sz w:val="22"/>
                        <w:szCs w:val="22"/>
                        <w:lang w:val="en-US" w:eastAsia="en-US" w:bidi="ar-SA"/>
                      </w:rPr>
                      <w:t xml:space="preserve">Initiates and/or approves proposals for SOP creation, revision and/or retirement </w:t>
                    </w:r>
                  </w:ins>
                </w:p>
                <w:p>
                  <w:pPr>
                    <w:pStyle w:val="Normal"/>
                    <w:widowControl/>
                    <w:numPr>
                      <w:ilvl w:val="0"/>
                      <w:numId w:val="275"/>
                    </w:numPr>
                    <w:spacing w:lineRule="auto" w:line="240" w:before="0" w:after="0"/>
                    <w:contextualSpacing/>
                    <w:jc w:val="start"/>
                    <w:rPr>
                      <w:ins w:id="210" w:author="Dr. Anees Ahmed" w:date="2018-06-01T09:05:00Z"/>
                      <w:rFonts w:ascii="Calibri" w:hAnsi="Calibri" w:eastAsia="Calibri" w:cs=""/>
                      <w:kern w:val="0"/>
                      <w:sz w:val="22"/>
                      <w:szCs w:val="22"/>
                      <w:lang w:val="en-US" w:eastAsia="en-US" w:bidi="ar-SA"/>
                    </w:rPr>
                  </w:pPr>
                  <w:ins w:id="209" w:author="Dr. Anees Ahmed" w:date="2018-06-01T09:05:00Z">
                    <w:r>
                      <w:rPr>
                        <w:rFonts w:eastAsia="Calibri" w:cs=""/>
                        <w:kern w:val="0"/>
                        <w:sz w:val="22"/>
                        <w:szCs w:val="22"/>
                        <w:lang w:val="en-US" w:eastAsia="en-US" w:bidi="ar-SA"/>
                      </w:rPr>
                      <w:t>Approves SOPs and associated documents</w:t>
                    </w:r>
                  </w:ins>
                </w:p>
                <w:p>
                  <w:pPr>
                    <w:pStyle w:val="Normal"/>
                    <w:widowControl/>
                    <w:numPr>
                      <w:ilvl w:val="0"/>
                      <w:numId w:val="275"/>
                    </w:numPr>
                    <w:spacing w:lineRule="auto" w:line="240" w:before="0" w:after="0"/>
                    <w:contextualSpacing/>
                    <w:jc w:val="start"/>
                    <w:rPr>
                      <w:ins w:id="212" w:author="Dr. Anees Ahmed" w:date="2018-06-01T09:05:00Z"/>
                      <w:rFonts w:ascii="Calibri" w:hAnsi="Calibri" w:eastAsia="Calibri" w:cs=""/>
                      <w:kern w:val="0"/>
                      <w:sz w:val="22"/>
                      <w:szCs w:val="22"/>
                      <w:lang w:val="en-US" w:eastAsia="en-US" w:bidi="ar-SA"/>
                    </w:rPr>
                  </w:pPr>
                  <w:ins w:id="211" w:author="Dr. Anees Ahmed" w:date="2018-06-01T09:05:00Z">
                    <w:r>
                      <w:rPr>
                        <w:rFonts w:eastAsia="Calibri" w:cs=""/>
                        <w:kern w:val="0"/>
                        <w:sz w:val="22"/>
                        <w:szCs w:val="22"/>
                        <w:lang w:val="en-US" w:eastAsia="en-US" w:bidi="ar-SA"/>
                      </w:rPr>
                      <w:t xml:space="preserve">Reviews SOPs waivers and deviations </w:t>
                    </w:r>
                  </w:ins>
                </w:p>
                <w:p>
                  <w:pPr>
                    <w:pStyle w:val="Normal"/>
                    <w:widowControl/>
                    <w:numPr>
                      <w:ilvl w:val="0"/>
                      <w:numId w:val="275"/>
                    </w:numPr>
                    <w:spacing w:lineRule="auto" w:line="240" w:before="0" w:after="0"/>
                    <w:contextualSpacing/>
                    <w:jc w:val="start"/>
                    <w:rPr>
                      <w:ins w:id="214" w:author="Dr. Anees Ahmed" w:date="2018-06-01T09:05:00Z"/>
                      <w:rFonts w:ascii="Calibri" w:hAnsi="Calibri" w:eastAsia="Calibri" w:cs=""/>
                      <w:kern w:val="0"/>
                      <w:sz w:val="22"/>
                      <w:szCs w:val="22"/>
                      <w:lang w:val="en-US" w:eastAsia="en-US" w:bidi="ar-SA"/>
                    </w:rPr>
                  </w:pPr>
                  <w:ins w:id="213" w:author="Dr. Anees Ahmed" w:date="2018-06-01T09:05:00Z">
                    <w:r>
                      <w:rPr>
                        <w:rFonts w:eastAsia="Calibri" w:cs=""/>
                        <w:kern w:val="0"/>
                        <w:sz w:val="22"/>
                        <w:szCs w:val="22"/>
                        <w:lang w:val="en-US" w:eastAsia="en-US" w:bidi="ar-SA"/>
                      </w:rPr>
                      <w:t xml:space="preserve">Identifies roles/job titles within the organization for which an SOP is applicable </w:t>
                    </w:r>
                  </w:ins>
                </w:p>
                <w:p>
                  <w:pPr>
                    <w:pStyle w:val="Normal"/>
                    <w:widowControl/>
                    <w:numPr>
                      <w:ilvl w:val="0"/>
                      <w:numId w:val="275"/>
                    </w:numPr>
                    <w:spacing w:lineRule="auto" w:line="240" w:before="0" w:after="0"/>
                    <w:contextualSpacing/>
                    <w:jc w:val="start"/>
                    <w:rPr>
                      <w:ins w:id="216" w:author="Dr. Anees Ahmed" w:date="2018-06-01T09:05:00Z"/>
                      <w:rFonts w:ascii="Calibri" w:hAnsi="Calibri" w:eastAsia="Calibri" w:cs=""/>
                      <w:kern w:val="0"/>
                      <w:sz w:val="22"/>
                      <w:szCs w:val="22"/>
                      <w:lang w:val="en-US" w:eastAsia="en-US" w:bidi="ar-SA"/>
                    </w:rPr>
                  </w:pPr>
                  <w:ins w:id="215" w:author="Dr. Anees Ahmed" w:date="2018-06-01T09:05:00Z">
                    <w:r>
                      <w:rPr>
                        <w:rFonts w:eastAsia="Calibri" w:cs=""/>
                        <w:kern w:val="0"/>
                        <w:sz w:val="22"/>
                        <w:szCs w:val="22"/>
                        <w:lang w:val="en-US" w:eastAsia="en-US" w:bidi="ar-SA"/>
                      </w:rPr>
                      <w:t>Ensures employees regularly review relevant SOPs and receive training as needed</w:t>
                    </w:r>
                  </w:ins>
                </w:p>
                <w:p>
                  <w:pPr>
                    <w:pStyle w:val="Normal"/>
                    <w:widowControl/>
                    <w:numPr>
                      <w:ilvl w:val="0"/>
                      <w:numId w:val="275"/>
                    </w:numPr>
                    <w:spacing w:lineRule="auto" w:line="240" w:before="0" w:after="0"/>
                    <w:contextualSpacing/>
                    <w:jc w:val="start"/>
                    <w:rPr>
                      <w:ins w:id="218" w:author="Dr. Anees Ahmed" w:date="2018-06-01T09:05:00Z"/>
                      <w:rFonts w:ascii="Calibri" w:hAnsi="Calibri" w:eastAsia="Calibri" w:cs=""/>
                      <w:kern w:val="0"/>
                      <w:sz w:val="22"/>
                      <w:szCs w:val="22"/>
                      <w:lang w:val="en-US" w:eastAsia="en-US" w:bidi="ar-SA"/>
                    </w:rPr>
                  </w:pPr>
                  <w:ins w:id="217" w:author="Dr. Anees Ahmed" w:date="2018-06-01T09:05:00Z">
                    <w:r>
                      <w:rPr>
                        <w:rFonts w:eastAsia="Calibri" w:cs=""/>
                        <w:kern w:val="0"/>
                        <w:sz w:val="22"/>
                        <w:szCs w:val="22"/>
                        <w:lang w:val="en-US" w:eastAsia="en-US" w:bidi="ar-SA"/>
                      </w:rPr>
                      <w:t>Documents and tracks SCP revisions and approvals</w:t>
                    </w:r>
                  </w:ins>
                </w:p>
                <w:p>
                  <w:pPr>
                    <w:pStyle w:val="Normal"/>
                    <w:widowControl/>
                    <w:spacing w:lineRule="auto" w:line="240" w:before="0" w:after="0"/>
                    <w:jc w:val="start"/>
                    <w:rPr>
                      <w:ins w:id="220" w:author="Dr. Anees Ahmed" w:date="2018-06-01T09:05:00Z"/>
                      <w:rFonts w:ascii="Calibri" w:hAnsi="Calibri" w:eastAsia="Calibri" w:cs=""/>
                      <w:kern w:val="0"/>
                      <w:sz w:val="22"/>
                      <w:szCs w:val="22"/>
                      <w:lang w:val="en-US" w:eastAsia="en-US" w:bidi="ar-SA"/>
                    </w:rPr>
                  </w:pPr>
                  <w:ins w:id="219" w:author="Dr. Anees Ahmed" w:date="2018-06-01T09:05:00Z">
                    <w:r>
                      <w:rPr>
                        <w:rFonts w:eastAsia="Calibri" w:cs=""/>
                        <w:kern w:val="0"/>
                        <w:sz w:val="22"/>
                        <w:szCs w:val="22"/>
                        <w:lang w:val="en-US" w:eastAsia="en-US" w:bidi="ar-SA"/>
                      </w:rPr>
                    </w:r>
                  </w:ins>
                </w:p>
                <w:p>
                  <w:pPr>
                    <w:pStyle w:val="Normal"/>
                    <w:widowControl/>
                    <w:spacing w:lineRule="auto" w:line="240" w:before="0" w:after="0"/>
                    <w:jc w:val="start"/>
                    <w:rPr>
                      <w:ins w:id="223" w:author="Dr. Anees Ahmed" w:date="2018-06-01T09:05:00Z"/>
                      <w:i/>
                      <w:color w:val="0070C0"/>
                    </w:rPr>
                  </w:pPr>
                  <w:ins w:id="221" w:author="Dr. Anees Ahmed" w:date="2018-06-01T09:05:00Z">
                    <w:r>
                      <w:rPr>
                        <w:rFonts w:eastAsia="Calibri" w:cs=""/>
                        <w:kern w:val="0"/>
                        <w:sz w:val="22"/>
                        <w:szCs w:val="22"/>
                        <w:lang w:val="en-US" w:eastAsia="en-US" w:bidi="ar-SA"/>
                      </w:rPr>
                      <w:t xml:space="preserve"> </w:t>
                    </w:r>
                  </w:ins>
                  <w:ins w:id="222" w:author="Dr. Anees Ahmed" w:date="2018-06-01T09:05:00Z">
                    <w:r>
                      <w:rPr>
                        <w:rFonts w:eastAsia="Calibri" w:cs=""/>
                        <w:i/>
                        <w:color w:val="0070C0"/>
                        <w:kern w:val="0"/>
                        <w:sz w:val="22"/>
                        <w:szCs w:val="22"/>
                        <w:lang w:val="en-US" w:eastAsia="en-US" w:bidi="ar-SA"/>
                      </w:rPr>
                      <w:t>[Optional: Insert any additional details regarding the responsibilities of the Administrators/Developer]</w:t>
                    </w:r>
                  </w:ins>
                </w:p>
                <w:p>
                  <w:pPr>
                    <w:pStyle w:val="Normal"/>
                    <w:widowControl/>
                    <w:spacing w:lineRule="auto" w:line="240" w:before="0" w:after="0"/>
                    <w:ind w:start="720"/>
                    <w:contextualSpacing/>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r>
                </w:p>
              </w:tc>
            </w:tr>
          </w:tbl>
          <w:p>
            <w:pPr>
              <w:pStyle w:val="Normal"/>
              <w:widowControl/>
              <w:spacing w:lineRule="auto" w:line="240" w:before="0" w:after="0"/>
              <w:jc w:val="start"/>
              <w:rPr>
                <w:ins w:id="225" w:author="Dr. Anees Ahmed" w:date="2018-06-01T09:05:00Z"/>
                <w:rFonts w:ascii="Calibri" w:hAnsi="Calibri" w:eastAsia="Calibri" w:cs=""/>
                <w:kern w:val="0"/>
                <w:sz w:val="22"/>
                <w:szCs w:val="22"/>
                <w:lang w:val="en-US" w:eastAsia="en-US" w:bidi="ar-SA"/>
              </w:rPr>
            </w:pPr>
            <w:ins w:id="224" w:author="Dr. Anees Ahmed" w:date="2018-06-01T09:05:00Z">
              <w:r>
                <w:rPr>
                  <w:rFonts w:eastAsia="Calibri" w:cs=""/>
                  <w:kern w:val="0"/>
                  <w:sz w:val="22"/>
                  <w:szCs w:val="22"/>
                  <w:lang w:val="en-US" w:eastAsia="en-US" w:bidi="ar-SA"/>
                </w:rPr>
              </w:r>
            </w:ins>
          </w:p>
          <w:p>
            <w:pPr>
              <w:pStyle w:val="Normal"/>
              <w:widowControl w:val="false"/>
              <w:tabs>
                <w:tab w:val="clear" w:pos="720"/>
                <w:tab w:val="right" w:pos="9270" w:leader="dot"/>
              </w:tabs>
              <w:overflowPunct w:val="true"/>
              <w:spacing w:lineRule="auto" w:line="276" w:before="0" w:after="0"/>
              <w:jc w:val="both"/>
              <w:rPr>
                <w:ins w:id="227" w:author="Dr. Anees Ahmed" w:date="2018-06-01T09:05:00Z"/>
                <w:rFonts w:cs="Calibri" w:cstheme="minorHAnsi"/>
                <w:sz w:val="24"/>
                <w:szCs w:val="24"/>
              </w:rPr>
            </w:pPr>
            <w:ins w:id="226" w:author="Dr. Anees Ahmed" w:date="2018-06-01T09:05:00Z">
              <w:r>
                <w:rPr>
                  <w:rFonts w:eastAsia="Calibri" w:cs="Calibri" w:cstheme="minorHAnsi"/>
                  <w:b/>
                  <w:bCs/>
                  <w:kern w:val="0"/>
                  <w:sz w:val="24"/>
                  <w:szCs w:val="24"/>
                  <w:lang w:val="en-US" w:eastAsia="en-US" w:bidi="ar-SA"/>
                </w:rPr>
                <w:t xml:space="preserve">To create additional responsibilities for an existing role, type the information within the blue box. </w:t>
              </w:r>
            </w:ins>
          </w:p>
          <w:p>
            <w:pPr>
              <w:pStyle w:val="Normal"/>
              <w:widowControl w:val="false"/>
              <w:tabs>
                <w:tab w:val="clear" w:pos="720"/>
                <w:tab w:val="right" w:pos="9270" w:leader="dot"/>
              </w:tabs>
              <w:overflowPunct w:val="true"/>
              <w:spacing w:lineRule="auto" w:line="276" w:before="0" w:after="0"/>
              <w:jc w:val="both"/>
              <w:rPr>
                <w:ins w:id="229" w:author="Dr. Anees Ahmed" w:date="2018-06-01T09:05:00Z"/>
                <w:rFonts w:cs="Calibri" w:cstheme="minorHAnsi"/>
                <w:b/>
                <w:bCs/>
                <w:sz w:val="24"/>
                <w:szCs w:val="24"/>
              </w:rPr>
            </w:pPr>
            <w:ins w:id="228" w:author="Dr. Anees Ahmed" w:date="2018-06-01T09:05:00Z">
              <w:r>
                <w:rPr>
                  <w:rFonts w:eastAsia="Calibri" w:cs="Calibri" w:cstheme="minorHAnsi"/>
                  <w:b/>
                  <w:bCs/>
                  <w:kern w:val="0"/>
                  <w:sz w:val="24"/>
                  <w:szCs w:val="24"/>
                  <w:lang w:val="en-US" w:eastAsia="en-US" w:bidi="ar-SA"/>
                </w:rPr>
                <w:t xml:space="preserve">Adding a new role and related responsibilities: </w:t>
              </w:r>
            </w:ins>
          </w:p>
          <w:p>
            <w:pPr>
              <w:pStyle w:val="Normal"/>
              <w:widowControl w:val="false"/>
              <w:tabs>
                <w:tab w:val="clear" w:pos="720"/>
                <w:tab w:val="right" w:pos="9270" w:leader="dot"/>
              </w:tabs>
              <w:overflowPunct w:val="true"/>
              <w:spacing w:lineRule="auto" w:line="276" w:before="0" w:after="0"/>
              <w:jc w:val="both"/>
              <w:rPr>
                <w:rFonts w:cs="Calibri" w:cstheme="minorHAnsi"/>
                <w:sz w:val="24"/>
                <w:szCs w:val="24"/>
              </w:rPr>
            </w:pPr>
            <w:ins w:id="230" w:author="Dr. Anees Ahmed" w:date="2018-06-01T09:05:00Z">
              <w:r>
                <w:rPr>
                  <w:rFonts w:eastAsia="Calibri" w:cs="Calibri" w:cstheme="minorHAnsi"/>
                  <w:kern w:val="0"/>
                  <w:sz w:val="24"/>
                  <w:szCs w:val="24"/>
                  <w:lang w:val="en-US" w:eastAsia="en-US" w:bidi="ar-SA"/>
                </w:rPr>
                <w:t>In this case</w:t>
              </w:r>
            </w:ins>
            <w:ins w:id="231" w:author="Dr. Anees Ahmed" w:date="2018-06-01T09:05:00Z">
              <w:r>
                <w:rPr>
                  <w:rFonts w:eastAsia="Calibri" w:cs="Calibri" w:cstheme="minorHAnsi"/>
                  <w:b/>
                  <w:bCs/>
                  <w:kern w:val="0"/>
                  <w:sz w:val="24"/>
                  <w:szCs w:val="24"/>
                  <w:lang w:val="en-US" w:eastAsia="en-US" w:bidi="ar-SA"/>
                </w:rPr>
                <w:t xml:space="preserve"> </w:t>
              </w:r>
            </w:ins>
            <w:ins w:id="232" w:author="Dr. Anees Ahmed" w:date="2018-06-01T09:05:00Z">
              <w:r>
                <w:rPr>
                  <w:rFonts w:eastAsia="Calibri" w:cs="Calibri" w:cstheme="minorHAnsi"/>
                  <w:kern w:val="0"/>
                  <w:sz w:val="24"/>
                  <w:szCs w:val="24"/>
                  <w:lang w:val="en-US" w:eastAsia="en-US" w:bidi="ar-SA"/>
                </w:rPr>
                <w:t>a</w:t>
              </w:r>
            </w:ins>
            <w:ins w:id="233" w:author="Dr. Anees Ahmed" w:date="2018-06-01T09:05:00Z">
              <w:r>
                <w:rPr>
                  <w:rFonts w:eastAsia="Calibri" w:cs="Calibri" w:cstheme="minorHAnsi"/>
                  <w:b/>
                  <w:bCs/>
                  <w:kern w:val="0"/>
                  <w:sz w:val="24"/>
                  <w:szCs w:val="24"/>
                  <w:lang w:val="en-US" w:eastAsia="en-US" w:bidi="ar-SA"/>
                </w:rPr>
                <w:t xml:space="preserve"> </w:t>
              </w:r>
            </w:ins>
            <w:ins w:id="234" w:author="Dr. Anees Ahmed" w:date="2018-06-01T09:05:00Z">
              <w:r>
                <w:rPr>
                  <w:rFonts w:eastAsia="Calibri" w:cs="Calibri" w:cstheme="minorHAnsi"/>
                  <w:kern w:val="0"/>
                  <w:sz w:val="24"/>
                  <w:szCs w:val="24"/>
                  <w:lang w:val="en-US" w:eastAsia="en-US" w:bidi="ar-SA"/>
                </w:rPr>
                <w:t>single text</w:t>
              </w:r>
            </w:ins>
            <w:ins w:id="235" w:author="Dr. Anees Ahmed" w:date="2018-06-01T09:05:00Z">
              <w:r>
                <w:rPr>
                  <w:rFonts w:eastAsia="Calibri" w:cs="Calibri" w:cstheme="minorHAnsi"/>
                  <w:b/>
                  <w:bCs/>
                  <w:kern w:val="0"/>
                  <w:sz w:val="24"/>
                  <w:szCs w:val="24"/>
                  <w:lang w:val="en-US" w:eastAsia="en-US" w:bidi="ar-SA"/>
                </w:rPr>
                <w:t xml:space="preserve"> </w:t>
              </w:r>
            </w:ins>
            <w:ins w:id="236" w:author="Dr. Anees Ahmed" w:date="2018-06-01T09:05:00Z">
              <w:r>
                <w:rPr>
                  <w:rFonts w:eastAsia="Calibri" w:cs="Calibri" w:cstheme="minorHAnsi"/>
                  <w:kern w:val="0"/>
                  <w:sz w:val="24"/>
                  <w:szCs w:val="24"/>
                  <w:lang w:val="en-US" w:eastAsia="en-US" w:bidi="ar-SA"/>
                </w:rPr>
                <w:t>box will hold) the title of the</w:t>
              </w:r>
            </w:ins>
            <w:ins w:id="237" w:author="Dr. Anees Ahmed" w:date="2018-06-01T09:05:00Z">
              <w:r>
                <w:rPr>
                  <w:rFonts w:eastAsia="Calibri" w:cs="Calibri" w:cstheme="minorHAnsi"/>
                  <w:b/>
                  <w:bCs/>
                  <w:kern w:val="0"/>
                  <w:sz w:val="24"/>
                  <w:szCs w:val="24"/>
                  <w:lang w:val="en-US" w:eastAsia="en-US" w:bidi="ar-SA"/>
                </w:rPr>
                <w:t xml:space="preserve"> </w:t>
              </w:r>
            </w:ins>
            <w:ins w:id="238" w:author="Dr. Anees Ahmed" w:date="2018-06-01T09:05:00Z">
              <w:r>
                <w:rPr>
                  <w:rFonts w:eastAsia="Calibri" w:cs="Calibri" w:cstheme="minorHAnsi"/>
                  <w:kern w:val="0"/>
                  <w:sz w:val="24"/>
                  <w:szCs w:val="24"/>
                  <w:lang w:val="en-US" w:eastAsia="en-US" w:bidi="ar-SA"/>
                </w:rPr>
                <w:t>new role, 2) the responsibilities associated with the new role.</w:t>
              </w:r>
            </w:ins>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350"/>
            </w:tblGrid>
            <w:tr>
              <w:trPr>
                <w:ins w:id="239" w:author="Dr. Anees Ahmed" w:date="2018-06-01T09:05:00Z"/>
              </w:trPr>
              <w:tc>
                <w:tcPr>
                  <w:tcW w:w="9350" w:type="dxa"/>
                  <w:tcBorders/>
                </w:tcPr>
                <w:p>
                  <w:pPr>
                    <w:pStyle w:val="Normal"/>
                    <w:widowControl/>
                    <w:spacing w:lineRule="auto" w:line="240" w:before="0" w:after="0"/>
                    <w:jc w:val="start"/>
                    <w:rPr>
                      <w:ins w:id="241" w:author="Dr. Anees Ahmed" w:date="2018-06-01T09:05:00Z"/>
                      <w:b/>
                    </w:rPr>
                  </w:pPr>
                  <w:ins w:id="240" w:author="Dr. Anees Ahmed" w:date="2018-06-01T09:05:00Z">
                    <w:r>
                      <w:rPr>
                        <w:rFonts w:eastAsia="Calibri" w:cs=""/>
                        <w:b/>
                        <w:kern w:val="0"/>
                        <w:sz w:val="22"/>
                        <w:szCs w:val="22"/>
                        <w:lang w:val="en-US" w:eastAsia="en-US" w:bidi="ar-SA"/>
                      </w:rPr>
                    </w:r>
                  </w:ins>
                </w:p>
                <w:p>
                  <w:pPr>
                    <w:pStyle w:val="Normal"/>
                    <w:widowControl/>
                    <w:spacing w:lineRule="auto" w:line="240" w:before="0" w:after="0"/>
                    <w:jc w:val="start"/>
                    <w:rPr>
                      <w:ins w:id="246" w:author="Dr. Anees Ahmed" w:date="2018-06-01T09:05:00Z"/>
                      <w:b/>
                    </w:rPr>
                  </w:pPr>
                  <w:ins w:id="242" w:author="Dr. Anees Ahmed" w:date="2018-06-01T09:05:00Z">
                    <w:r>
                      <w:rPr>
                        <w:rFonts w:eastAsia="Calibri" w:cs=""/>
                        <w:kern w:val="0"/>
                        <w:sz w:val="22"/>
                        <w:szCs w:val="22"/>
                        <w:lang w:val="en-US" w:eastAsia="en-US" w:bidi="ar-SA"/>
                      </w:rPr>
                      <w:t>​</w:t>
                    </w:r>
                  </w:ins>
                  <w:ins w:id="243" w:author="Dr. Anees Ahmed" w:date="2018-06-01T09:05:00Z">
                    <w:r>
                      <mc:AlternateContent>
                        <mc:Choice Requires="wps">
                          <w:drawing>
                            <wp:anchor distT="0" distB="0" distL="114300" distR="114300" simplePos="0" relativeHeight="519" behindDoc="0" locked="0" layoutInCell="1" allowOverlap="1" wp14:anchorId="63F87735">
                              <wp:simplePos x="0" y="0"/>
                              <wp:positionH relativeFrom="column">
                                <wp:posOffset>3290570</wp:posOffset>
                              </wp:positionH>
                              <wp:positionV relativeFrom="paragraph">
                                <wp:posOffset>38735</wp:posOffset>
                              </wp:positionV>
                              <wp:extent cx="152400" cy="133350"/>
                              <wp:effectExtent l="6350" t="6350" r="6350" b="6350"/>
                              <wp:wrapThrough wrapText="bothSides">
                                <wp:wrapPolygon edited="0">
                                  <wp:start x="0" y="0"/>
                                  <wp:lineTo x="0" y="22217"/>
                                  <wp:lineTo x="22737" y="22217"/>
                                  <wp:lineTo x="22737" y="0"/>
                                  <wp:lineTo x="0" y="0"/>
                                </wp:wrapPolygon>
                              </wp:wrapThrough>
                              <wp:docPr id="2" name="Rectangle 51"/>
                              <a:graphic xmlns:a="http://schemas.openxmlformats.org/drawingml/2006/main">
                                <a:graphicData uri="http://schemas.microsoft.com/office/word/2010/wordprocessingShape">
                                  <wps:wsp>
                                    <wps:cNvSpPr/>
                                    <wps:spPr>
                                      <a:xfrm>
                                        <a:off x="0" y="0"/>
                                        <a:ext cx="152280" cy="133200"/>
                                      </a:xfrm>
                                      <a:prstGeom prst="rect">
                                        <a:avLst/>
                                      </a:prstGeom>
                                      <a:solidFill>
                                        <a:srgbClr val="5B9BD5"/>
                                      </a:solidFill>
                                      <a:ln w="12700">
                                        <a:solidFill>
                                          <a:srgbClr val="43729D"/>
                                        </a:solidFill>
                                        <a:miter/>
                                      </a:ln>
                                    </wps:spPr>
                                    <wps:style>
                                      <a:lnRef idx="0"/>
                                      <a:fillRef idx="0"/>
                                      <a:effectRef idx="0"/>
                                      <a:fontRef idx="minor"/>
                                    </wps:style>
                                    <wps:bodyPr/>
                                  </wps:wsp>
                                </a:graphicData>
                              </a:graphic>
                            </wp:anchor>
                          </w:drawing>
                        </mc:Choice>
                        <mc:Fallback>
                          <w:pict>
                            <v:rect id="shape_0" fillcolor="#5b9bd5" stroked="t" o:allowincell="t" style="position:absolute;margin-left:259.1pt;margin-top:3.05pt;width:11.95pt;height:10.45pt;mso-wrap-style:none;v-text-anchor:middle" wp14:anchorId="63F87735">
                              <v:fill o:detectmouseclick="t" type="solid" color2="#a4642a"/>
                              <v:stroke color="#43729d" weight="12600" joinstyle="miter" endcap="flat"/>
                              <w10:wrap type="square"/>
                            </v:rect>
                          </w:pict>
                        </mc:Fallback>
                      </mc:AlternateContent>
                    </w:r>
                  </w:ins>
                  <w:ins w:id="244" w:author="Dr. Anees Ahmed" w:date="2018-06-01T09:05:00Z">
                    <w:r>
                      <w:rPr>
                        <w:rFonts w:eastAsia="Calibri" w:cs=""/>
                        <w:kern w:val="0"/>
                        <w:sz w:val="22"/>
                        <w:szCs w:val="22"/>
                        <w:lang w:val="en-US" w:eastAsia="en-US" w:bidi="ar-SA"/>
                      </w:rPr>
                      <w:t>​</w:t>
                    </w:r>
                  </w:ins>
                  <w:ins w:id="245" w:author="Dr. Anees Ahmed" w:date="2018-06-01T09:05:00Z">
                    <w:r>
                      <w:rPr>
                        <w:rFonts w:eastAsia="Calibri" w:cs=""/>
                        <w:b/>
                        <w:kern w:val="0"/>
                        <w:sz w:val="22"/>
                        <w:szCs w:val="22"/>
                        <w:lang w:val="en-US" w:eastAsia="en-US" w:bidi="ar-SA"/>
                      </w:rPr>
                      <w:t xml:space="preserve">Additional Roles and Responsibilities                   </w:t>
                    </w:r>
                  </w:ins>
                </w:p>
                <w:p>
                  <w:pPr>
                    <w:pStyle w:val="Normal"/>
                    <w:widowControl/>
                    <w:spacing w:lineRule="auto" w:line="240" w:before="0" w:after="0"/>
                    <w:jc w:val="start"/>
                    <w:rPr>
                      <w:ins w:id="248" w:author="Dr. Anees Ahmed" w:date="2018-06-01T09:05:00Z"/>
                      <w:b/>
                    </w:rPr>
                  </w:pPr>
                  <w:ins w:id="247" w:author="Dr. Anees Ahmed" w:date="2018-06-01T09:05:00Z">
                    <w:r>
                      <w:rPr>
                        <w:rFonts w:eastAsia="Calibri" w:cs=""/>
                        <w:b/>
                        <w:kern w:val="0"/>
                        <w:sz w:val="22"/>
                        <w:szCs w:val="22"/>
                        <w:lang w:val="en-US" w:eastAsia="en-US" w:bidi="ar-SA"/>
                      </w:rPr>
                      <w:t xml:space="preserve">                    </w:t>
                    </w:r>
                  </w:ins>
                </w:p>
                <w:p>
                  <w:pPr>
                    <w:pStyle w:val="Normal"/>
                    <w:widowControl/>
                    <w:spacing w:lineRule="auto" w:line="240" w:before="0" w:after="0"/>
                    <w:jc w:val="start"/>
                    <w:rPr>
                      <w:ins w:id="250" w:author="Dr. Anees Ahmed" w:date="2018-06-01T09:05:00Z"/>
                      <w:i/>
                      <w:color w:val="0070C0"/>
                    </w:rPr>
                  </w:pPr>
                  <w:ins w:id="249" w:author="Dr. Anees Ahmed" w:date="2018-06-01T09:05:00Z">
                    <w:r>
                      <w:rPr>
                        <w:rFonts w:eastAsia="Calibri" w:cs=""/>
                        <w:i/>
                        <w:color w:val="0070C0"/>
                        <w:kern w:val="0"/>
                        <w:sz w:val="22"/>
                        <w:szCs w:val="22"/>
                        <w:lang w:val="en-US" w:eastAsia="en-US" w:bidi="ar-SA"/>
                      </w:rPr>
                      <w:t>[Optional: Insert any additional role(s) and responsibilities that apply to this SOP]</w:t>
                    </w:r>
                  </w:ins>
                </w:p>
                <w:p>
                  <w:pPr>
                    <w:pStyle w:val="Normal"/>
                    <w:widowControl/>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r>
                </w:p>
              </w:tc>
            </w:tr>
          </w:tbl>
          <w:p>
            <w:pPr>
              <w:pStyle w:val="Normal"/>
              <w:widowControl/>
              <w:spacing w:lineRule="auto" w:line="240" w:before="0" w:after="0"/>
              <w:jc w:val="start"/>
              <w:rPr>
                <w:ins w:id="252" w:author="Dr. Anees Ahmed" w:date="2018-06-01T09:05:00Z"/>
                <w:b/>
              </w:rPr>
            </w:pPr>
            <w:ins w:id="251" w:author="Dr. Anees Ahmed" w:date="2018-06-01T09:05:00Z">
              <w:r>
                <w:rPr>
                  <w:rFonts w:eastAsia="Calibri" w:cs=""/>
                  <w:b/>
                  <w:kern w:val="0"/>
                  <w:sz w:val="22"/>
                  <w:szCs w:val="22"/>
                  <w:lang w:val="en-US" w:eastAsia="en-US" w:bidi="ar-SA"/>
                </w:rPr>
              </w:r>
            </w:ins>
          </w:p>
          <w:p>
            <w:pPr>
              <w:pStyle w:val="Normal"/>
              <w:widowControl w:val="false"/>
              <w:tabs>
                <w:tab w:val="clear" w:pos="720"/>
                <w:tab w:val="right" w:pos="9270" w:leader="dot"/>
              </w:tabs>
              <w:overflowPunct w:val="true"/>
              <w:spacing w:lineRule="auto" w:line="276" w:before="0" w:after="0"/>
              <w:jc w:val="both"/>
              <w:rPr>
                <w:ins w:id="254" w:author="Dr. Anees Ahmed" w:date="2018-06-01T09:05:00Z"/>
                <w:rFonts w:cs="Calibri" w:cstheme="minorHAnsi"/>
                <w:b/>
                <w:bCs/>
                <w:color w:val="365F91"/>
                <w:sz w:val="24"/>
                <w:szCs w:val="24"/>
              </w:rPr>
            </w:pPr>
            <w:ins w:id="253" w:author="Dr. Anees Ahmed" w:date="2018-06-01T09:05:00Z">
              <w:r>
                <w:rPr>
                  <w:rFonts w:eastAsia="Calibri" w:cs="Calibri" w:cstheme="minorHAnsi"/>
                  <w:b/>
                  <w:bCs/>
                  <w:color w:val="365F91"/>
                  <w:kern w:val="0"/>
                  <w:sz w:val="24"/>
                  <w:szCs w:val="24"/>
                  <w:lang w:val="en-US" w:eastAsia="en-US" w:bidi="ar-SA"/>
                </w:rPr>
                <w:t xml:space="preserve">Section 6: Procedure </w:t>
              </w:r>
            </w:ins>
          </w:p>
          <w:p>
            <w:pPr>
              <w:pStyle w:val="Normal"/>
              <w:widowControl w:val="false"/>
              <w:tabs>
                <w:tab w:val="clear" w:pos="720"/>
                <w:tab w:val="right" w:pos="9270" w:leader="dot"/>
              </w:tabs>
              <w:overflowPunct w:val="true"/>
              <w:spacing w:lineRule="auto" w:line="276" w:before="0" w:after="0"/>
              <w:jc w:val="both"/>
              <w:rPr>
                <w:rFonts w:cs="Calibri" w:cstheme="minorHAnsi"/>
                <w:sz w:val="24"/>
                <w:szCs w:val="24"/>
              </w:rPr>
            </w:pPr>
            <w:ins w:id="255" w:author="Dr. Anees Ahmed" w:date="2018-06-01T09:05:00Z">
              <w:r>
                <w:rPr>
                  <w:rFonts w:eastAsia="Calibri" w:cs="Calibri" w:cstheme="minorHAnsi"/>
                  <w:kern w:val="0"/>
                  <w:sz w:val="24"/>
                  <w:szCs w:val="24"/>
                  <w:lang w:val="en-US" w:eastAsia="en-US" w:bidi="ar-SA"/>
                </w:rPr>
                <w:t xml:space="preserve">The Procedure section contains standard, non‐editable category titles for a set of activities that </w:t>
              </w:r>
            </w:ins>
            <w:ins w:id="256" w:author="Dr. Anees Ahmed" w:date="2018-06-01T09:05:00Z">
              <w:r>
                <w:rPr>
                  <w:rFonts w:eastAsia="Calibri" w:cs="Calibri" w:cstheme="minorHAnsi"/>
                  <w:kern w:val="0"/>
                  <w:sz w:val="24"/>
                  <w:szCs w:val="24"/>
                  <w:u w:val="single"/>
                  <w:lang w:val="en-US" w:eastAsia="en-US" w:bidi="ar-SA"/>
                </w:rPr>
                <w:t>must</w:t>
              </w:r>
            </w:ins>
            <w:ins w:id="257" w:author="Dr. Anees Ahmed" w:date="2018-06-01T09:05:00Z">
              <w:r>
                <w:rPr>
                  <w:rFonts w:eastAsia="Calibri" w:cs="Calibri" w:cstheme="minorHAnsi"/>
                  <w:kern w:val="0"/>
                  <w:sz w:val="24"/>
                  <w:szCs w:val="24"/>
                  <w:lang w:val="en-US" w:eastAsia="en-US" w:bidi="ar-SA"/>
                </w:rPr>
                <w:t xml:space="preserve"> be addressed in the SOP.</w:t>
              </w:r>
            </w:ins>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350"/>
            </w:tblGrid>
            <w:tr>
              <w:trPr>
                <w:ins w:id="258" w:author="Dr. Anees Ahmed" w:date="2018-06-01T09:05:00Z"/>
              </w:trPr>
              <w:tc>
                <w:tcPr>
                  <w:tcW w:w="9350" w:type="dxa"/>
                  <w:tcBorders/>
                </w:tcPr>
                <w:p>
                  <w:pPr>
                    <w:pStyle w:val="Normal"/>
                    <w:widowControl/>
                    <w:numPr>
                      <w:ilvl w:val="0"/>
                      <w:numId w:val="274"/>
                    </w:numPr>
                    <w:spacing w:lineRule="auto" w:line="240" w:before="0" w:after="0"/>
                    <w:contextualSpacing/>
                    <w:jc w:val="start"/>
                    <w:rPr>
                      <w:ins w:id="260" w:author="Dr. Anees Ahmed" w:date="2018-06-01T09:05:00Z"/>
                      <w:b/>
                    </w:rPr>
                  </w:pPr>
                  <w:ins w:id="259" w:author="Dr. Anees Ahmed" w:date="2018-06-01T09:05:00Z">
                    <w:r>
                      <w:rPr>
                        <w:rFonts w:eastAsia="Calibri" w:cs=""/>
                        <w:b/>
                        <w:kern w:val="0"/>
                        <w:sz w:val="22"/>
                        <w:szCs w:val="22"/>
                        <w:lang w:val="en-US" w:eastAsia="en-US" w:bidi="ar-SA"/>
                      </w:rPr>
                      <w:t>PROCEDURE</w:t>
                    </w:r>
                  </w:ins>
                </w:p>
                <w:p>
                  <w:pPr>
                    <w:pStyle w:val="Normal"/>
                    <w:widowControl/>
                    <w:spacing w:lineRule="auto" w:line="240" w:before="0" w:after="0"/>
                    <w:ind w:start="720"/>
                    <w:contextualSpacing/>
                    <w:jc w:val="start"/>
                    <w:rPr>
                      <w:ins w:id="262" w:author="Dr. Anees Ahmed" w:date="2018-06-01T09:05:00Z"/>
                      <w:b/>
                    </w:rPr>
                  </w:pPr>
                  <w:ins w:id="261" w:author="Dr. Anees Ahmed" w:date="2018-06-01T09:05:00Z">
                    <w:r>
                      <w:rPr>
                        <w:rFonts w:eastAsia="Calibri" w:cs=""/>
                        <w:b/>
                        <w:kern w:val="0"/>
                        <w:sz w:val="22"/>
                        <w:szCs w:val="22"/>
                        <w:lang w:val="en-US" w:eastAsia="en-US" w:bidi="ar-SA"/>
                      </w:rPr>
                    </w:r>
                  </w:ins>
                </w:p>
                <w:p>
                  <w:pPr>
                    <w:pStyle w:val="Normal"/>
                    <w:widowControl/>
                    <w:spacing w:lineRule="auto" w:line="240" w:before="0" w:after="0"/>
                    <w:ind w:start="720"/>
                    <w:contextualSpacing/>
                    <w:jc w:val="start"/>
                    <w:rPr>
                      <w:ins w:id="264" w:author="Dr. Anees Ahmed" w:date="2018-06-01T09:05:00Z"/>
                      <w:b/>
                    </w:rPr>
                  </w:pPr>
                  <w:ins w:id="263" w:author="Dr. Anees Ahmed" w:date="2018-06-01T09:05:00Z">
                    <w:r>
                      <w:rPr>
                        <w:rFonts w:eastAsia="Calibri" w:cs=""/>
                        <w:b/>
                        <w:kern w:val="0"/>
                        <w:sz w:val="22"/>
                        <w:szCs w:val="22"/>
                        <w:lang w:val="en-US" w:eastAsia="en-US" w:bidi="ar-SA"/>
                      </w:rPr>
                      <w:t xml:space="preserve">Archival Communication Plan </w:t>
                    </w:r>
                  </w:ins>
                </w:p>
                <w:p>
                  <w:pPr>
                    <w:pStyle w:val="Normal"/>
                    <w:widowControl/>
                    <w:spacing w:lineRule="auto" w:line="240" w:before="0" w:after="0"/>
                    <w:ind w:start="720"/>
                    <w:contextualSpacing/>
                    <w:jc w:val="start"/>
                    <w:rPr>
                      <w:ins w:id="266" w:author="Dr. Anees Ahmed" w:date="2018-06-01T09:05:00Z"/>
                      <w:rFonts w:ascii="Calibri" w:hAnsi="Calibri" w:eastAsia="Calibri" w:cs=""/>
                      <w:kern w:val="0"/>
                      <w:sz w:val="22"/>
                      <w:szCs w:val="22"/>
                      <w:lang w:val="en-US" w:eastAsia="en-US" w:bidi="ar-SA"/>
                    </w:rPr>
                  </w:pPr>
                  <w:ins w:id="265" w:author="Dr. Anees Ahmed" w:date="2018-06-01T09:05:00Z">
                    <w:r>
                      <w:rPr>
                        <w:rFonts w:eastAsia="Calibri" w:cs=""/>
                        <w:kern w:val="0"/>
                        <w:sz w:val="22"/>
                        <w:szCs w:val="22"/>
                        <w:lang w:val="en-US" w:eastAsia="en-US" w:bidi="ar-SA"/>
                      </w:rPr>
                    </w:r>
                  </w:ins>
                </w:p>
                <w:p>
                  <w:pPr>
                    <w:pStyle w:val="Normal"/>
                    <w:widowControl/>
                    <w:spacing w:lineRule="auto" w:line="240" w:before="0" w:after="0"/>
                    <w:ind w:start="720"/>
                    <w:contextualSpacing/>
                    <w:jc w:val="start"/>
                    <w:rPr>
                      <w:ins w:id="268" w:author="Dr. Anees Ahmed" w:date="2018-06-01T09:05:00Z"/>
                      <w:i/>
                      <w:color w:val="0070C0"/>
                    </w:rPr>
                  </w:pPr>
                  <w:ins w:id="267" w:author="Dr. Anees Ahmed" w:date="2018-06-01T09:05:00Z">
                    <w:r>
                      <w:rPr>
                        <w:rFonts w:eastAsia="Calibri" w:cs=""/>
                        <w:i/>
                        <w:color w:val="0070C0"/>
                        <w:kern w:val="0"/>
                        <w:sz w:val="22"/>
                        <w:szCs w:val="22"/>
                        <w:lang w:val="en-US" w:eastAsia="en-US" w:bidi="ar-SA"/>
                      </w:rPr>
                      <w:t>Describe the process that is used to confirm a project is ready for archival, how that information is communicated and to whom (e.g. study, sponsor, IRB, etc.))</w:t>
                    </w:r>
                  </w:ins>
                </w:p>
                <w:p>
                  <w:pPr>
                    <w:pStyle w:val="Normal"/>
                    <w:widowControl/>
                    <w:spacing w:lineRule="auto" w:line="240" w:before="0" w:after="0"/>
                    <w:ind w:start="720"/>
                    <w:contextualSpacing/>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r>
                </w:p>
              </w:tc>
            </w:tr>
          </w:tbl>
          <w:p>
            <w:pPr>
              <w:pStyle w:val="Normal"/>
              <w:widowControl w:val="false"/>
              <w:tabs>
                <w:tab w:val="clear" w:pos="720"/>
                <w:tab w:val="right" w:pos="9270" w:leader="dot"/>
              </w:tabs>
              <w:spacing w:lineRule="auto" w:line="276" w:before="0" w:after="0"/>
              <w:jc w:val="both"/>
              <w:rPr>
                <w:ins w:id="270" w:author="Dr. Anees Ahmed" w:date="2018-06-01T09:05:00Z"/>
                <w:rFonts w:cs="Calibri" w:cstheme="minorHAnsi"/>
                <w:sz w:val="24"/>
                <w:szCs w:val="24"/>
              </w:rPr>
            </w:pPr>
            <w:ins w:id="269" w:author="Dr. Anees Ahmed" w:date="2018-06-01T09:05:00Z">
              <w:r>
                <w:rPr>
                  <w:rFonts w:eastAsia="Calibri" w:cs="Calibri" w:cstheme="minorHAnsi"/>
                  <w:b/>
                  <w:bCs/>
                  <w:color w:val="365F91"/>
                  <w:kern w:val="0"/>
                  <w:sz w:val="24"/>
                  <w:szCs w:val="24"/>
                  <w:lang w:val="en-US" w:eastAsia="en-US" w:bidi="ar-SA"/>
                </w:rPr>
                <w:t>Section 7: References</w:t>
              </w:r>
            </w:ins>
          </w:p>
          <w:p>
            <w:pPr>
              <w:pStyle w:val="Normal"/>
              <w:widowControl w:val="false"/>
              <w:tabs>
                <w:tab w:val="clear" w:pos="720"/>
                <w:tab w:val="right" w:pos="9270" w:leader="dot"/>
              </w:tabs>
              <w:overflowPunct w:val="true"/>
              <w:spacing w:lineRule="auto" w:line="276" w:before="0" w:after="0"/>
              <w:jc w:val="both"/>
              <w:rPr>
                <w:rFonts w:cs="Calibri" w:cstheme="minorHAnsi"/>
                <w:sz w:val="24"/>
                <w:szCs w:val="24"/>
              </w:rPr>
            </w:pPr>
            <w:ins w:id="271" w:author="Dr. Anees Ahmed" w:date="2018-06-01T09:05:00Z">
              <w:r>
                <w:rPr>
                  <w:rFonts w:eastAsia="Calibri" w:cs="Calibri" w:cstheme="minorHAnsi"/>
                  <w:kern w:val="0"/>
                  <w:sz w:val="24"/>
                  <w:szCs w:val="24"/>
                  <w:lang w:val="en-US" w:eastAsia="en-US" w:bidi="ar-SA"/>
                </w:rPr>
                <w:t>The References section contains standard, non‐editable language with the option to include additional references.</w:t>
              </w:r>
            </w:ins>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350"/>
            </w:tblGrid>
            <w:tr>
              <w:trPr>
                <w:ins w:id="272" w:author="Dr. Anees Ahmed" w:date="2018-06-01T09:05:00Z"/>
              </w:trPr>
              <w:tc>
                <w:tcPr>
                  <w:tcW w:w="9350" w:type="dxa"/>
                  <w:tcBorders/>
                </w:tcPr>
                <w:p>
                  <w:pPr>
                    <w:pStyle w:val="Normal"/>
                    <w:widowControl/>
                    <w:numPr>
                      <w:ilvl w:val="0"/>
                      <w:numId w:val="274"/>
                    </w:numPr>
                    <w:spacing w:lineRule="auto" w:line="240" w:before="0" w:after="0"/>
                    <w:contextualSpacing/>
                    <w:jc w:val="start"/>
                    <w:rPr>
                      <w:ins w:id="274" w:author="Dr. Anees Ahmed" w:date="2018-06-01T09:05:00Z"/>
                      <w:rFonts w:ascii="Calibri" w:hAnsi="Calibri" w:eastAsia="Calibri" w:cs=""/>
                      <w:kern w:val="0"/>
                      <w:sz w:val="22"/>
                      <w:szCs w:val="22"/>
                      <w:lang w:val="en-US" w:eastAsia="en-US" w:bidi="ar-SA"/>
                    </w:rPr>
                  </w:pPr>
                  <w:ins w:id="273" w:author="Dr. Anees Ahmed" w:date="2018-06-01T09:05:00Z">
                    <w:r>
                      <w:rPr>
                        <w:rFonts w:eastAsia="Calibri" w:cs=""/>
                        <w:kern w:val="0"/>
                        <w:sz w:val="22"/>
                        <w:szCs w:val="22"/>
                        <w:lang w:val="en-US" w:eastAsia="en-US" w:bidi="ar-SA"/>
                      </w:rPr>
                      <w:t xml:space="preserve">REFERENCES </w:t>
                    </w:r>
                  </w:ins>
                </w:p>
                <w:p>
                  <w:pPr>
                    <w:pStyle w:val="Normal"/>
                    <w:widowControl/>
                    <w:spacing w:lineRule="auto" w:line="240" w:before="0" w:after="0"/>
                    <w:ind w:start="720"/>
                    <w:contextualSpacing/>
                    <w:jc w:val="start"/>
                    <w:rPr>
                      <w:ins w:id="276" w:author="Dr. Anees Ahmed" w:date="2018-06-01T09:05:00Z"/>
                      <w:rFonts w:ascii="Calibri" w:hAnsi="Calibri" w:eastAsia="Calibri" w:cs=""/>
                      <w:kern w:val="0"/>
                      <w:sz w:val="22"/>
                      <w:szCs w:val="22"/>
                      <w:lang w:val="en-US" w:eastAsia="en-US" w:bidi="ar-SA"/>
                    </w:rPr>
                  </w:pPr>
                  <w:ins w:id="275" w:author="Dr. Anees Ahmed" w:date="2018-06-01T09:05:00Z">
                    <w:r>
                      <w:rPr>
                        <w:rFonts w:eastAsia="Calibri" w:cs=""/>
                        <w:kern w:val="0"/>
                        <w:sz w:val="22"/>
                        <w:szCs w:val="22"/>
                        <w:lang w:val="en-US" w:eastAsia="en-US" w:bidi="ar-SA"/>
                      </w:rPr>
                    </w:r>
                  </w:ins>
                </w:p>
                <w:p>
                  <w:pPr>
                    <w:pStyle w:val="Normal"/>
                    <w:widowControl/>
                    <w:spacing w:lineRule="auto" w:line="240" w:before="0" w:after="0"/>
                    <w:ind w:start="720"/>
                    <w:contextualSpacing/>
                    <w:jc w:val="start"/>
                    <w:rPr>
                      <w:ins w:id="278" w:author="Dr. Anees Ahmed" w:date="2018-06-01T09:05:00Z"/>
                      <w:rFonts w:ascii="Calibri" w:hAnsi="Calibri" w:eastAsia="Calibri" w:cs=""/>
                      <w:kern w:val="0"/>
                      <w:sz w:val="22"/>
                      <w:szCs w:val="22"/>
                      <w:lang w:val="en-US" w:eastAsia="en-US" w:bidi="ar-SA"/>
                    </w:rPr>
                  </w:pPr>
                  <w:ins w:id="277" w:author="Dr. Anees Ahmed" w:date="2018-06-01T09:05:00Z">
                    <w:r>
                      <w:rPr>
                        <w:rFonts w:eastAsia="Calibri" w:cs=""/>
                        <w:kern w:val="0"/>
                        <w:sz w:val="22"/>
                        <w:szCs w:val="22"/>
                        <w:lang w:val="en-US" w:eastAsia="en-US" w:bidi="ar-SA"/>
                      </w:rPr>
                      <w:t>University of Michigan Standard Practice Guides:</w:t>
                    </w:r>
                  </w:ins>
                </w:p>
                <w:p>
                  <w:pPr>
                    <w:pStyle w:val="Normal"/>
                    <w:widowControl/>
                    <w:spacing w:lineRule="auto" w:line="240" w:before="0" w:after="0"/>
                    <w:ind w:start="720"/>
                    <w:contextualSpacing/>
                    <w:jc w:val="start"/>
                    <w:rPr>
                      <w:ins w:id="280" w:author="Dr. Anees Ahmed" w:date="2018-06-01T09:05:00Z"/>
                      <w:rFonts w:ascii="Calibri" w:hAnsi="Calibri" w:eastAsia="Calibri" w:cs=""/>
                      <w:kern w:val="0"/>
                      <w:sz w:val="22"/>
                      <w:szCs w:val="22"/>
                      <w:lang w:val="en-US" w:eastAsia="en-US" w:bidi="ar-SA"/>
                    </w:rPr>
                  </w:pPr>
                  <w:hyperlink r:id="rId3">
                    <w:ins w:id="279" w:author="Dr. Anees Ahmed" w:date="2018-06-01T09:05:00Z">
                      <w:r>
                        <w:rPr>
                          <w:rStyle w:val="Style"/>
                          <w:rFonts w:eastAsia="Calibri" w:cs=""/>
                          <w:color w:themeColor="hyperlink" w:val="0563C1"/>
                          <w:kern w:val="0"/>
                          <w:sz w:val="22"/>
                          <w:szCs w:val="22"/>
                          <w:u w:val="single"/>
                          <w:lang w:val="en-US" w:eastAsia="en-US" w:bidi="ar-SA"/>
                        </w:rPr>
                        <w:t>http://spq.umich.edu/</w:t>
                      </w:r>
                    </w:ins>
                  </w:hyperlink>
                </w:p>
                <w:p>
                  <w:pPr>
                    <w:pStyle w:val="Normal"/>
                    <w:widowControl/>
                    <w:spacing w:lineRule="auto" w:line="240" w:before="0" w:after="0"/>
                    <w:ind w:start="720"/>
                    <w:contextualSpacing/>
                    <w:jc w:val="start"/>
                    <w:rPr>
                      <w:ins w:id="282" w:author="Dr. Anees Ahmed" w:date="2018-06-01T09:05:00Z"/>
                      <w:rFonts w:ascii="Calibri" w:hAnsi="Calibri" w:eastAsia="Calibri" w:cs=""/>
                      <w:kern w:val="0"/>
                      <w:sz w:val="22"/>
                      <w:szCs w:val="22"/>
                      <w:lang w:val="en-US" w:eastAsia="en-US" w:bidi="ar-SA"/>
                    </w:rPr>
                  </w:pPr>
                  <w:ins w:id="281" w:author="Dr. Anees Ahmed" w:date="2018-06-01T09:05:00Z">
                    <w:r>
                      <w:rPr>
                        <w:rFonts w:eastAsia="Calibri" w:cs=""/>
                        <w:kern w:val="0"/>
                        <w:sz w:val="22"/>
                        <w:szCs w:val="22"/>
                        <w:lang w:val="en-US" w:eastAsia="en-US" w:bidi="ar-SA"/>
                      </w:rPr>
                      <w:t>University of Michigan Health System Policies:</w:t>
                    </w:r>
                  </w:ins>
                </w:p>
                <w:p>
                  <w:pPr>
                    <w:pStyle w:val="Normal"/>
                    <w:widowControl/>
                    <w:spacing w:lineRule="auto" w:line="240" w:before="0" w:after="0"/>
                    <w:ind w:start="720"/>
                    <w:contextualSpacing/>
                    <w:jc w:val="start"/>
                    <w:rPr>
                      <w:ins w:id="284" w:author="Dr. Anees Ahmed" w:date="2018-06-01T09:05:00Z"/>
                      <w:rFonts w:ascii="Calibri" w:hAnsi="Calibri" w:eastAsia="Calibri" w:cs=""/>
                      <w:kern w:val="0"/>
                      <w:sz w:val="22"/>
                      <w:szCs w:val="22"/>
                      <w:lang w:val="en-US" w:eastAsia="en-US" w:bidi="ar-SA"/>
                    </w:rPr>
                  </w:pPr>
                  <w:hyperlink r:id="rId4">
                    <w:ins w:id="283" w:author="Dr. Anees Ahmed" w:date="2018-06-01T09:05:00Z">
                      <w:r>
                        <w:rPr>
                          <w:rStyle w:val="Style"/>
                          <w:rFonts w:eastAsia="Calibri" w:cs=""/>
                          <w:color w:themeColor="hyperlink" w:val="0563C1"/>
                          <w:kern w:val="0"/>
                          <w:sz w:val="22"/>
                          <w:szCs w:val="22"/>
                          <w:u w:val="single"/>
                          <w:lang w:val="en-US" w:eastAsia="en-US" w:bidi="ar-SA"/>
                        </w:rPr>
                        <w:t>http://www.med.umich.edu/i/policies/umh/toc.html</w:t>
                      </w:r>
                    </w:ins>
                  </w:hyperlink>
                </w:p>
                <w:p>
                  <w:pPr>
                    <w:pStyle w:val="Normal"/>
                    <w:widowControl/>
                    <w:spacing w:lineRule="auto" w:line="240" w:before="0" w:after="0"/>
                    <w:ind w:start="720"/>
                    <w:contextualSpacing/>
                    <w:jc w:val="start"/>
                    <w:rPr>
                      <w:ins w:id="286" w:author="Dr. Anees Ahmed" w:date="2018-06-01T09:05:00Z"/>
                      <w:rFonts w:ascii="Calibri" w:hAnsi="Calibri" w:eastAsia="Calibri" w:cs=""/>
                      <w:kern w:val="0"/>
                      <w:sz w:val="22"/>
                      <w:szCs w:val="22"/>
                      <w:lang w:val="en-US" w:eastAsia="en-US" w:bidi="ar-SA"/>
                    </w:rPr>
                  </w:pPr>
                  <w:ins w:id="285" w:author="Dr. Anees Ahmed" w:date="2018-06-01T09:05:00Z">
                    <w:r>
                      <w:rPr>
                        <w:rFonts w:eastAsia="Calibri" w:cs=""/>
                        <w:kern w:val="0"/>
                        <w:sz w:val="22"/>
                        <w:szCs w:val="22"/>
                        <w:lang w:val="en-US" w:eastAsia="en-US" w:bidi="ar-SA"/>
                      </w:rPr>
                      <w:t>[Optional: Insert any additional SOP references]</w:t>
                    </w:r>
                  </w:ins>
                </w:p>
                <w:p>
                  <w:pPr>
                    <w:pStyle w:val="Normal"/>
                    <w:widowControl/>
                    <w:spacing w:lineRule="auto" w:line="240" w:before="0" w:after="0"/>
                    <w:ind w:start="720"/>
                    <w:contextualSpacing/>
                    <w:jc w:val="start"/>
                    <w:rPr>
                      <w:ins w:id="288" w:author="Dr. Anees Ahmed" w:date="2018-06-01T09:05:00Z"/>
                      <w:rFonts w:ascii="Calibri" w:hAnsi="Calibri" w:eastAsia="Calibri" w:cs=""/>
                      <w:kern w:val="0"/>
                      <w:sz w:val="22"/>
                      <w:szCs w:val="22"/>
                      <w:lang w:val="en-US" w:eastAsia="en-US" w:bidi="ar-SA"/>
                    </w:rPr>
                  </w:pPr>
                  <w:ins w:id="287" w:author="Dr. Anees Ahmed" w:date="2018-06-01T09:05:00Z">
                    <w:r>
                      <w:rPr>
                        <w:rFonts w:eastAsia="Calibri" w:cs=""/>
                        <w:kern w:val="0"/>
                        <w:sz w:val="22"/>
                        <w:szCs w:val="22"/>
                        <w:lang w:val="en-US" w:eastAsia="en-US" w:bidi="ar-SA"/>
                      </w:rPr>
                    </w:r>
                  </w:ins>
                </w:p>
                <w:p>
                  <w:pPr>
                    <w:pStyle w:val="Normal"/>
                    <w:widowControl/>
                    <w:spacing w:lineRule="auto" w:line="240" w:before="0" w:after="0"/>
                    <w:ind w:start="720"/>
                    <w:contextualSpacing/>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r>
                </w:p>
              </w:tc>
            </w:tr>
          </w:tbl>
          <w:p>
            <w:pPr>
              <w:pStyle w:val="Normal"/>
              <w:widowControl/>
              <w:spacing w:lineRule="auto" w:line="240" w:before="0" w:after="0"/>
              <w:jc w:val="start"/>
              <w:rPr>
                <w:ins w:id="290" w:author="Dr. Anees Ahmed" w:date="2018-06-01T09:05:00Z"/>
                <w:rFonts w:ascii="Calibri" w:hAnsi="Calibri" w:eastAsia="Calibri" w:cs=""/>
                <w:kern w:val="0"/>
                <w:sz w:val="22"/>
                <w:szCs w:val="22"/>
                <w:lang w:val="en-US" w:eastAsia="en-US" w:bidi="ar-SA"/>
              </w:rPr>
            </w:pPr>
            <w:ins w:id="289" w:author="Dr. Anees Ahmed" w:date="2018-06-01T09:05:00Z">
              <w:r>
                <w:rPr>
                  <w:rFonts w:eastAsia="Calibri" w:cs=""/>
                  <w:kern w:val="0"/>
                  <w:sz w:val="22"/>
                  <w:szCs w:val="22"/>
                  <w:lang w:val="en-US" w:eastAsia="en-US" w:bidi="ar-SA"/>
                </w:rPr>
              </w:r>
            </w:ins>
          </w:p>
          <w:p>
            <w:pPr>
              <w:pStyle w:val="Normal"/>
              <w:widowControl w:val="false"/>
              <w:tabs>
                <w:tab w:val="clear" w:pos="720"/>
                <w:tab w:val="right" w:pos="9270" w:leader="dot"/>
              </w:tabs>
              <w:overflowPunct w:val="true"/>
              <w:spacing w:lineRule="auto" w:line="276" w:before="0" w:after="0"/>
              <w:jc w:val="both"/>
              <w:rPr>
                <w:ins w:id="292" w:author="Dr. Anees Ahmed" w:date="2018-06-01T09:05:00Z"/>
                <w:rFonts w:cs="Calibri" w:cstheme="minorHAnsi"/>
                <w:b/>
                <w:bCs/>
                <w:color w:val="365F91"/>
                <w:sz w:val="24"/>
                <w:szCs w:val="24"/>
              </w:rPr>
            </w:pPr>
            <w:ins w:id="291" w:author="Dr. Anees Ahmed" w:date="2018-06-01T09:05:00Z">
              <w:r>
                <w:rPr>
                  <w:rFonts w:eastAsia="Calibri" w:cs="Calibri" w:cstheme="minorHAnsi"/>
                  <w:b/>
                  <w:bCs/>
                  <w:color w:val="365F91"/>
                  <w:kern w:val="0"/>
                  <w:sz w:val="24"/>
                  <w:szCs w:val="24"/>
                  <w:lang w:val="en-US" w:eastAsia="en-US" w:bidi="ar-SA"/>
                </w:rPr>
                <w:t>Section 8: Appendices</w:t>
              </w:r>
            </w:ins>
          </w:p>
          <w:p>
            <w:pPr>
              <w:pStyle w:val="Normal"/>
              <w:widowControl w:val="false"/>
              <w:tabs>
                <w:tab w:val="clear" w:pos="720"/>
                <w:tab w:val="right" w:pos="9270" w:leader="dot"/>
              </w:tabs>
              <w:overflowPunct w:val="true"/>
              <w:spacing w:lineRule="auto" w:line="276" w:before="0" w:after="0"/>
              <w:jc w:val="both"/>
              <w:rPr>
                <w:rFonts w:cs="Calibri" w:cstheme="minorHAnsi"/>
                <w:sz w:val="24"/>
                <w:szCs w:val="24"/>
              </w:rPr>
            </w:pPr>
            <w:ins w:id="293" w:author="Dr. Anees Ahmed" w:date="2018-06-01T09:05:00Z">
              <w:r>
                <w:rPr>
                  <w:rFonts w:eastAsia="Calibri" w:cs="Calibri" w:cstheme="minorHAnsi"/>
                  <w:kern w:val="0"/>
                  <w:sz w:val="24"/>
                  <w:szCs w:val="24"/>
                  <w:lang w:val="en-US" w:eastAsia="en-US" w:bidi="ar-SA"/>
                </w:rPr>
                <w:t>The Appendices section contains standard, non‐editable language with the option to include additional language that pertains to any new appendices developed.</w:t>
              </w:r>
            </w:ins>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350"/>
            </w:tblGrid>
            <w:tr>
              <w:trPr>
                <w:ins w:id="294" w:author="Dr. Anees Ahmed" w:date="2018-06-01T09:05:00Z"/>
              </w:trPr>
              <w:tc>
                <w:tcPr>
                  <w:tcW w:w="9350" w:type="dxa"/>
                  <w:tcBorders/>
                </w:tcPr>
                <w:p>
                  <w:pPr>
                    <w:pStyle w:val="Normal"/>
                    <w:widowControl/>
                    <w:numPr>
                      <w:ilvl w:val="0"/>
                      <w:numId w:val="274"/>
                    </w:numPr>
                    <w:spacing w:lineRule="auto" w:line="240" w:before="0" w:after="0"/>
                    <w:contextualSpacing/>
                    <w:jc w:val="start"/>
                    <w:rPr>
                      <w:ins w:id="296" w:author="Dr. Anees Ahmed" w:date="2018-06-01T09:05:00Z"/>
                      <w:rFonts w:ascii="Calibri" w:hAnsi="Calibri" w:eastAsia="Calibri" w:cs=""/>
                      <w:kern w:val="0"/>
                      <w:sz w:val="22"/>
                      <w:szCs w:val="22"/>
                      <w:lang w:val="en-US" w:eastAsia="en-US" w:bidi="ar-SA"/>
                    </w:rPr>
                  </w:pPr>
                  <w:ins w:id="295" w:author="Dr. Anees Ahmed" w:date="2018-06-01T09:05:00Z">
                    <w:r>
                      <w:rPr>
                        <w:rFonts w:eastAsia="Calibri" w:cs=""/>
                        <w:kern w:val="0"/>
                        <w:sz w:val="22"/>
                        <w:szCs w:val="22"/>
                        <w:lang w:val="en-US" w:eastAsia="en-US" w:bidi="ar-SA"/>
                      </w:rPr>
                      <w:t xml:space="preserve">APPENDICES </w:t>
                    </w:r>
                  </w:ins>
                </w:p>
                <w:p>
                  <w:pPr>
                    <w:pStyle w:val="Normal"/>
                    <w:widowControl/>
                    <w:spacing w:lineRule="auto" w:line="240" w:before="0" w:after="0"/>
                    <w:ind w:start="720"/>
                    <w:contextualSpacing/>
                    <w:jc w:val="start"/>
                    <w:rPr>
                      <w:ins w:id="298" w:author="Dr. Anees Ahmed" w:date="2018-06-01T09:05:00Z"/>
                      <w:rFonts w:ascii="Calibri" w:hAnsi="Calibri" w:eastAsia="Calibri" w:cs=""/>
                      <w:kern w:val="0"/>
                      <w:sz w:val="22"/>
                      <w:szCs w:val="22"/>
                      <w:lang w:val="en-US" w:eastAsia="en-US" w:bidi="ar-SA"/>
                    </w:rPr>
                  </w:pPr>
                  <w:ins w:id="297" w:author="Dr. Anees Ahmed" w:date="2018-06-01T09:05:00Z">
                    <w:r>
                      <w:rPr>
                        <w:rFonts w:eastAsia="Calibri" w:cs=""/>
                        <w:kern w:val="0"/>
                        <w:sz w:val="22"/>
                        <w:szCs w:val="22"/>
                        <w:lang w:val="en-US" w:eastAsia="en-US" w:bidi="ar-SA"/>
                      </w:rPr>
                    </w:r>
                  </w:ins>
                </w:p>
                <w:p>
                  <w:pPr>
                    <w:pStyle w:val="Normal"/>
                    <w:widowControl/>
                    <w:spacing w:lineRule="auto" w:line="240" w:before="0" w:after="0"/>
                    <w:ind w:start="720"/>
                    <w:contextualSpacing/>
                    <w:jc w:val="start"/>
                    <w:rPr>
                      <w:ins w:id="303" w:author="Dr. Anees Ahmed" w:date="2018-06-01T09:05:00Z"/>
                      <w:rFonts w:ascii="Calibri" w:hAnsi="Calibri" w:eastAsia="Calibri" w:cs=""/>
                      <w:kern w:val="0"/>
                      <w:sz w:val="22"/>
                      <w:szCs w:val="22"/>
                      <w:lang w:val="en-US" w:eastAsia="en-US" w:bidi="ar-SA"/>
                    </w:rPr>
                  </w:pPr>
                  <w:ins w:id="299" w:author="Dr. Anees Ahmed" w:date="2018-06-01T09:05:00Z">
                    <w:r>
                      <w:rPr>
                        <w:rFonts w:eastAsia="Calibri" w:cs=""/>
                        <w:kern w:val="0"/>
                        <w:sz w:val="22"/>
                        <w:szCs w:val="22"/>
                        <w:lang w:val="en-US" w:eastAsia="en-US" w:bidi="ar-SA"/>
                      </w:rPr>
                      <w:t>​</w:t>
                    </w:r>
                  </w:ins>
                  <w:ins w:id="300" w:author="Dr. Anees Ahmed" w:date="2018-06-01T09:05:00Z">
                    <w:r>
                      <mc:AlternateContent>
                        <mc:Choice Requires="wps">
                          <w:drawing>
                            <wp:anchor distT="0" distB="0" distL="114300" distR="114300" simplePos="0" relativeHeight="520" behindDoc="0" locked="0" layoutInCell="1" allowOverlap="1" wp14:anchorId="409F0226">
                              <wp:simplePos x="0" y="0"/>
                              <wp:positionH relativeFrom="column">
                                <wp:posOffset>5186045</wp:posOffset>
                              </wp:positionH>
                              <wp:positionV relativeFrom="paragraph">
                                <wp:posOffset>10795</wp:posOffset>
                              </wp:positionV>
                              <wp:extent cx="152400" cy="133350"/>
                              <wp:effectExtent l="6350" t="6350" r="6350" b="6350"/>
                              <wp:wrapThrough wrapText="bothSides">
                                <wp:wrapPolygon edited="0">
                                  <wp:start x="0" y="0"/>
                                  <wp:lineTo x="0" y="21600"/>
                                  <wp:lineTo x="21600" y="21600"/>
                                  <wp:lineTo x="21600" y="0"/>
                                  <wp:lineTo x="0" y="0"/>
                                </wp:wrapPolygon>
                              </wp:wrapThrough>
                              <wp:docPr id="3" name="Rectangle 52"/>
                              <a:graphic xmlns:a="http://schemas.openxmlformats.org/drawingml/2006/main">
                                <a:graphicData uri="http://schemas.microsoft.com/office/word/2010/wordprocessingShape">
                                  <wps:wsp>
                                    <wps:cNvSpPr/>
                                    <wps:spPr>
                                      <a:xfrm>
                                        <a:off x="0" y="0"/>
                                        <a:ext cx="152280" cy="133200"/>
                                      </a:xfrm>
                                      <a:prstGeom prst="rect">
                                        <a:avLst/>
                                      </a:prstGeom>
                                      <a:solidFill>
                                        <a:srgbClr val="5B9BD5"/>
                                      </a:solidFill>
                                      <a:ln w="12700">
                                        <a:solidFill>
                                          <a:srgbClr val="43729D"/>
                                        </a:solidFill>
                                        <a:miter/>
                                      </a:ln>
                                    </wps:spPr>
                                    <wps:style>
                                      <a:lnRef idx="0"/>
                                      <a:fillRef idx="0"/>
                                      <a:effectRef idx="0"/>
                                      <a:fontRef idx="minor"/>
                                    </wps:style>
                                    <wps:bodyPr/>
                                  </wps:wsp>
                                </a:graphicData>
                              </a:graphic>
                            </wp:anchor>
                          </w:drawing>
                        </mc:Choice>
                        <mc:Fallback>
                          <w:pict>
                            <v:rect id="shape_0" fillcolor="#5b9bd5" stroked="t" o:allowincell="t" style="position:absolute;margin-left:408.35pt;margin-top:0.85pt;width:11.95pt;height:10.45pt;mso-wrap-style:none;v-text-anchor:middle" wp14:anchorId="409F0226">
                              <v:fill o:detectmouseclick="t" type="solid" color2="#a4642a"/>
                              <v:stroke color="#43729d" weight="12600" joinstyle="miter" endcap="flat"/>
                              <w10:wrap type="square"/>
                            </v:rect>
                          </w:pict>
                        </mc:Fallback>
                      </mc:AlternateContent>
                    </w:r>
                  </w:ins>
                  <w:ins w:id="301" w:author="Dr. Anees Ahmed" w:date="2018-06-01T09:05:00Z">
                    <w:r>
                      <w:rPr>
                        <w:rFonts w:eastAsia="Calibri" w:cs=""/>
                        <w:kern w:val="0"/>
                        <w:sz w:val="22"/>
                        <w:szCs w:val="22"/>
                        <w:lang w:val="en-US" w:eastAsia="en-US" w:bidi="ar-SA"/>
                      </w:rPr>
                      <w:t>​</w:t>
                    </w:r>
                  </w:ins>
                  <w:ins w:id="302" w:author="Dr. Anees Ahmed" w:date="2018-06-01T09:05:00Z">
                    <w:r>
                      <w:rPr>
                        <w:rFonts w:eastAsia="Calibri" w:cs=""/>
                        <w:kern w:val="0"/>
                        <w:sz w:val="22"/>
                        <w:szCs w:val="22"/>
                        <w:lang w:val="en-US" w:eastAsia="en-US" w:bidi="ar-SA"/>
                      </w:rPr>
                      <w:t xml:space="preserve">Appendix A: Authorization to Archive Clinical Trail Study Documentation </w:t>
                    </w:r>
                  </w:ins>
                </w:p>
                <w:p>
                  <w:pPr>
                    <w:pStyle w:val="Normal"/>
                    <w:widowControl/>
                    <w:spacing w:lineRule="auto" w:line="240" w:before="0" w:after="0"/>
                    <w:ind w:start="720"/>
                    <w:contextualSpacing/>
                    <w:jc w:val="start"/>
                    <w:rPr>
                      <w:ins w:id="307" w:author="Dr. Anees Ahmed" w:date="2018-06-01T09:05:00Z"/>
                      <w:rFonts w:ascii="Calibri" w:hAnsi="Calibri" w:eastAsia="Calibri" w:cs=""/>
                      <w:kern w:val="0"/>
                      <w:sz w:val="22"/>
                      <w:szCs w:val="22"/>
                      <w:lang w:val="en-US" w:eastAsia="en-US" w:bidi="ar-SA"/>
                    </w:rPr>
                  </w:pPr>
                  <w:ins w:id="304" w:author="Dr. Anees Ahmed" w:date="2018-06-01T09:05:00Z">
                    <w:r>
                      <w:rPr>
                        <w:rFonts w:eastAsia="Calibri" w:cs=""/>
                        <w:kern w:val="0"/>
                        <w:sz w:val="22"/>
                        <w:szCs w:val="22"/>
                        <w:lang w:val="en-US" w:eastAsia="en-US" w:bidi="ar-SA"/>
                      </w:rPr>
                      <w:t>​</w:t>
                    </w:r>
                  </w:ins>
                  <w:ins w:id="305" w:author="Dr. Anees Ahmed" w:date="2018-06-01T09:05:00Z">
                    <w:r>
                      <mc:AlternateContent>
                        <mc:Choice Requires="wps">
                          <w:drawing>
                            <wp:anchor distT="0" distB="0" distL="114300" distR="114300" simplePos="0" relativeHeight="521" behindDoc="0" locked="0" layoutInCell="1" allowOverlap="1" wp14:anchorId="4E07FCF2">
                              <wp:simplePos x="0" y="0"/>
                              <wp:positionH relativeFrom="column">
                                <wp:posOffset>5205095</wp:posOffset>
                              </wp:positionH>
                              <wp:positionV relativeFrom="paragraph">
                                <wp:posOffset>165100</wp:posOffset>
                              </wp:positionV>
                              <wp:extent cx="152400" cy="133350"/>
                              <wp:effectExtent l="6350" t="6350" r="6350" b="6350"/>
                              <wp:wrapTight wrapText="bothSides">
                                <wp:wrapPolygon edited="0">
                                  <wp:start x="0" y="0"/>
                                  <wp:lineTo x="0" y="21600"/>
                                  <wp:lineTo x="21600" y="21600"/>
                                  <wp:lineTo x="21600" y="0"/>
                                  <wp:lineTo x="0" y="0"/>
                                </wp:wrapPolygon>
                              </wp:wrapTight>
                              <wp:docPr id="4" name="Rectangle 53"/>
                              <a:graphic xmlns:a="http://schemas.openxmlformats.org/drawingml/2006/main">
                                <a:graphicData uri="http://schemas.microsoft.com/office/word/2010/wordprocessingShape">
                                  <wps:wsp>
                                    <wps:cNvSpPr/>
                                    <wps:spPr>
                                      <a:xfrm>
                                        <a:off x="0" y="0"/>
                                        <a:ext cx="152280" cy="133200"/>
                                      </a:xfrm>
                                      <a:prstGeom prst="rect">
                                        <a:avLst/>
                                      </a:prstGeom>
                                      <a:solidFill>
                                        <a:srgbClr val="5B9BD5"/>
                                      </a:solidFill>
                                      <a:ln w="12700">
                                        <a:solidFill>
                                          <a:srgbClr val="43729D"/>
                                        </a:solidFill>
                                        <a:miter/>
                                      </a:ln>
                                    </wps:spPr>
                                    <wps:style>
                                      <a:lnRef idx="0"/>
                                      <a:fillRef idx="0"/>
                                      <a:effectRef idx="0"/>
                                      <a:fontRef idx="minor"/>
                                    </wps:style>
                                    <wps:bodyPr/>
                                  </wps:wsp>
                                </a:graphicData>
                              </a:graphic>
                            </wp:anchor>
                          </w:drawing>
                        </mc:Choice>
                        <mc:Fallback>
                          <w:pict>
                            <v:rect id="shape_0" fillcolor="#5b9bd5" stroked="t" o:allowincell="t" style="position:absolute;margin-left:409.85pt;margin-top:13pt;width:11.95pt;height:10.45pt;mso-wrap-style:none;v-text-anchor:middle" wp14:anchorId="4E07FCF2">
                              <v:fill o:detectmouseclick="t" type="solid" color2="#a4642a"/>
                              <v:stroke color="#43729d" weight="12600" joinstyle="miter" endcap="flat"/>
                              <w10:wrap type="square"/>
                            </v:rect>
                          </w:pict>
                        </mc:Fallback>
                      </mc:AlternateContent>
                    </w:r>
                  </w:ins>
                  <w:ins w:id="306" w:author="Dr. Anees Ahmed" w:date="2018-06-01T09:05:00Z">
                    <w:r>
                      <w:rPr>
                        <w:rFonts w:eastAsia="Calibri" w:cs=""/>
                        <w:kern w:val="0"/>
                        <w:sz w:val="22"/>
                        <w:szCs w:val="22"/>
                        <w:lang w:val="en-US" w:eastAsia="en-US" w:bidi="ar-SA"/>
                      </w:rPr>
                      <w:t>​</w:t>
                    </w:r>
                  </w:ins>
                </w:p>
                <w:p>
                  <w:pPr>
                    <w:pStyle w:val="Normal"/>
                    <w:widowControl/>
                    <w:spacing w:lineRule="auto" w:line="240" w:before="0" w:after="0"/>
                    <w:ind w:start="720"/>
                    <w:contextualSpacing/>
                    <w:jc w:val="start"/>
                    <w:rPr>
                      <w:ins w:id="309" w:author="Dr. Anees Ahmed" w:date="2018-06-01T09:05:00Z"/>
                      <w:rFonts w:ascii="Calibri" w:hAnsi="Calibri" w:eastAsia="Calibri" w:cs=""/>
                      <w:kern w:val="0"/>
                      <w:sz w:val="22"/>
                      <w:szCs w:val="22"/>
                      <w:lang w:val="en-US" w:eastAsia="en-US" w:bidi="ar-SA"/>
                    </w:rPr>
                  </w:pPr>
                  <w:ins w:id="308" w:author="Dr. Anees Ahmed" w:date="2018-06-01T09:05:00Z">
                    <w:r>
                      <w:rPr>
                        <w:rFonts w:eastAsia="Calibri" w:cs=""/>
                        <w:kern w:val="0"/>
                        <w:sz w:val="22"/>
                        <w:szCs w:val="22"/>
                        <w:lang w:val="en-US" w:eastAsia="en-US" w:bidi="ar-SA"/>
                      </w:rPr>
                      <w:t xml:space="preserve">Appendix B: Authorization to Destroy Clinical Trail Study Documentation </w:t>
                    </w:r>
                  </w:ins>
                </w:p>
                <w:p>
                  <w:pPr>
                    <w:pStyle w:val="Normal"/>
                    <w:widowControl/>
                    <w:spacing w:lineRule="auto" w:line="240" w:before="0" w:after="0"/>
                    <w:ind w:start="720"/>
                    <w:contextualSpacing/>
                    <w:jc w:val="start"/>
                    <w:rPr>
                      <w:ins w:id="311" w:author="Dr. Anees Ahmed" w:date="2018-06-01T09:05:00Z"/>
                      <w:rFonts w:ascii="Calibri" w:hAnsi="Calibri" w:eastAsia="Calibri" w:cs=""/>
                      <w:kern w:val="0"/>
                      <w:sz w:val="22"/>
                      <w:szCs w:val="22"/>
                      <w:lang w:val="en-US" w:eastAsia="en-US" w:bidi="ar-SA"/>
                    </w:rPr>
                  </w:pPr>
                  <w:ins w:id="310" w:author="Dr. Anees Ahmed" w:date="2018-06-01T09:05:00Z">
                    <w:r>
                      <w:rPr>
                        <w:rFonts w:eastAsia="Calibri" w:cs=""/>
                        <w:kern w:val="0"/>
                        <w:sz w:val="22"/>
                        <w:szCs w:val="22"/>
                        <w:lang w:val="en-US" w:eastAsia="en-US" w:bidi="ar-SA"/>
                      </w:rPr>
                      <w:t>[Optional: Insert any additional SOP appendices]</w:t>
                    </w:r>
                  </w:ins>
                </w:p>
                <w:p>
                  <w:pPr>
                    <w:pStyle w:val="Normal"/>
                    <w:widowControl/>
                    <w:spacing w:lineRule="auto" w:line="240" w:before="0" w:after="0"/>
                    <w:ind w:start="720"/>
                    <w:contextualSpacing/>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r>
                </w:p>
              </w:tc>
            </w:tr>
          </w:tbl>
          <w:p>
            <w:pPr>
              <w:pStyle w:val="Normal"/>
              <w:widowControl/>
              <w:spacing w:lineRule="auto" w:line="240" w:before="0" w:after="0"/>
              <w:jc w:val="start"/>
              <w:rPr>
                <w:ins w:id="313" w:author="Dr. Anees Ahmed" w:date="2018-06-01T09:05:00Z"/>
                <w:rFonts w:ascii="Calibri" w:hAnsi="Calibri" w:eastAsia="Calibri" w:cs=""/>
                <w:kern w:val="0"/>
                <w:sz w:val="22"/>
                <w:szCs w:val="22"/>
                <w:lang w:val="en-US" w:eastAsia="en-US" w:bidi="ar-SA"/>
              </w:rPr>
            </w:pPr>
            <w:ins w:id="312" w:author="Dr. Anees Ahmed" w:date="2018-06-01T09:05:00Z">
              <w:r>
                <w:rPr>
                  <w:rFonts w:eastAsia="Calibri" w:cs=""/>
                  <w:kern w:val="0"/>
                  <w:sz w:val="22"/>
                  <w:szCs w:val="22"/>
                  <w:lang w:val="en-US" w:eastAsia="en-US" w:bidi="ar-SA"/>
                </w:rPr>
              </w:r>
            </w:ins>
          </w:p>
          <w:p>
            <w:pPr>
              <w:pStyle w:val="Normal"/>
              <w:widowControl w:val="false"/>
              <w:tabs>
                <w:tab w:val="clear" w:pos="720"/>
                <w:tab w:val="right" w:pos="9270" w:leader="dot"/>
              </w:tabs>
              <w:overflowPunct w:val="true"/>
              <w:spacing w:lineRule="auto" w:line="276" w:before="0" w:after="0"/>
              <w:jc w:val="both"/>
              <w:rPr>
                <w:ins w:id="315" w:author="Dr. Anees Ahmed" w:date="2018-06-01T09:05:00Z"/>
                <w:rFonts w:cs="Calibri" w:cstheme="minorHAnsi"/>
                <w:sz w:val="24"/>
                <w:szCs w:val="24"/>
              </w:rPr>
            </w:pPr>
            <w:ins w:id="314" w:author="Dr. Anees Ahmed" w:date="2018-06-01T09:05:00Z">
              <w:r>
                <w:rPr>
                  <w:rFonts w:eastAsia="Calibri" w:cs="Calibri" w:cstheme="minorHAnsi"/>
                  <w:b/>
                  <w:bCs/>
                  <w:kern w:val="0"/>
                  <w:sz w:val="24"/>
                  <w:szCs w:val="24"/>
                  <w:lang w:val="en-US" w:eastAsia="en-US" w:bidi="ar-SA"/>
                </w:rPr>
                <w:t xml:space="preserve">To create additional appendices, type the information within the blue box. </w:t>
              </w:r>
            </w:ins>
          </w:p>
          <w:p>
            <w:pPr>
              <w:pStyle w:val="Normal"/>
              <w:widowControl/>
              <w:spacing w:lineRule="auto" w:line="240" w:before="0" w:after="0"/>
              <w:jc w:val="start"/>
              <w:rPr>
                <w:rFonts w:cs="Calibri" w:cstheme="minorHAnsi"/>
                <w:b/>
                <w:bCs/>
                <w:sz w:val="24"/>
                <w:szCs w:val="24"/>
              </w:rPr>
            </w:pPr>
            <w:ins w:id="316" w:author="Dr. Anees Ahmed" w:date="2018-06-01T09:05:00Z">
              <w:r>
                <w:rPr>
                  <w:rFonts w:eastAsia="Calibri" w:cs="Calibri" w:cstheme="minorHAnsi"/>
                  <w:b/>
                  <w:bCs/>
                  <w:kern w:val="0"/>
                  <w:sz w:val="24"/>
                  <w:szCs w:val="24"/>
                  <w:lang w:val="en-US" w:eastAsia="en-US" w:bidi="ar-SA"/>
                </w:rPr>
                <w:t>Sample footer</w:t>
              </w:r>
            </w:ins>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350"/>
            </w:tblGrid>
            <w:tr>
              <w:trPr>
                <w:ins w:id="317" w:author="Dr. Anees Ahmed" w:date="2018-06-01T09:05:00Z"/>
              </w:trPr>
              <w:tc>
                <w:tcPr>
                  <w:tcW w:w="9350" w:type="dxa"/>
                  <w:tcBorders/>
                </w:tcPr>
                <w:p>
                  <w:pPr>
                    <w:pStyle w:val="Normal"/>
                    <w:widowControl/>
                    <w:spacing w:lineRule="auto" w:line="240" w:before="0" w:after="0"/>
                    <w:jc w:val="start"/>
                    <w:rPr>
                      <w:ins w:id="319" w:author="Dr. Anees Ahmed" w:date="2018-06-01T09:05:00Z"/>
                      <w:rFonts w:ascii="Calibri" w:hAnsi="Calibri" w:eastAsia="Calibri" w:cs=""/>
                      <w:kern w:val="0"/>
                      <w:sz w:val="22"/>
                      <w:szCs w:val="22"/>
                      <w:lang w:val="en-US" w:eastAsia="en-US" w:bidi="ar-SA"/>
                    </w:rPr>
                  </w:pPr>
                  <w:ins w:id="318" w:author="Dr. Anees Ahmed" w:date="2018-06-01T09:05:00Z">
                    <w:r>
                      <w:rPr>
                        <w:rFonts w:eastAsia="Calibri" w:cs=""/>
                        <w:kern w:val="0"/>
                        <w:sz w:val="22"/>
                        <w:szCs w:val="22"/>
                        <w:lang w:val="en-US" w:eastAsia="en-US" w:bidi="ar-SA"/>
                      </w:rPr>
                    </w:r>
                  </w:ins>
                </w:p>
                <w:p>
                  <w:pPr>
                    <w:pStyle w:val="Normal"/>
                    <w:widowControl/>
                    <w:spacing w:lineRule="auto" w:line="240" w:before="0" w:after="0"/>
                    <w:jc w:val="start"/>
                    <w:rPr>
                      <w:ins w:id="321" w:author="Dr. Anees Ahmed" w:date="2018-06-01T09:05:00Z"/>
                      <w:rFonts w:ascii="Calibri" w:hAnsi="Calibri" w:eastAsia="Calibri" w:cs=""/>
                      <w:kern w:val="0"/>
                      <w:sz w:val="22"/>
                      <w:szCs w:val="22"/>
                      <w:lang w:val="en-US" w:eastAsia="en-US" w:bidi="ar-SA"/>
                    </w:rPr>
                  </w:pPr>
                  <w:ins w:id="320" w:author="Dr. Anees Ahmed" w:date="2018-06-01T09:05:00Z">
                    <w:r>
                      <w:rPr>
                        <w:rFonts w:eastAsia="Calibri" w:cs=""/>
                        <w:kern w:val="0"/>
                        <w:sz w:val="22"/>
                        <w:szCs w:val="22"/>
                        <w:lang w:val="en-US" w:eastAsia="en-US" w:bidi="ar-SA"/>
                      </w:rPr>
                    </w:r>
                  </w:ins>
                </w:p>
                <w:p>
                  <w:pPr>
                    <w:pStyle w:val="Normal"/>
                    <w:widowControl/>
                    <w:spacing w:lineRule="auto" w:line="240" w:before="0" w:after="0"/>
                    <w:jc w:val="start"/>
                    <w:rPr>
                      <w:ins w:id="323" w:author="Dr. Anees Ahmed" w:date="2018-06-01T09:05:00Z"/>
                      <w:rFonts w:ascii="Calibri" w:hAnsi="Calibri" w:eastAsia="Calibri" w:cs=""/>
                      <w:kern w:val="0"/>
                      <w:sz w:val="22"/>
                      <w:szCs w:val="22"/>
                      <w:lang w:val="en-US" w:eastAsia="en-US" w:bidi="ar-SA"/>
                    </w:rPr>
                  </w:pPr>
                  <w:ins w:id="322" w:author="Dr. Anees Ahmed" w:date="2018-06-01T09:05:00Z">
                    <w:r>
                      <w:rPr>
                        <w:rFonts w:eastAsia="Calibri" w:cs=""/>
                        <w:kern w:val="0"/>
                        <w:sz w:val="22"/>
                        <w:szCs w:val="22"/>
                        <w:lang w:val="en-US" w:eastAsia="en-US" w:bidi="ar-SA"/>
                      </w:rPr>
                    </w:r>
                  </w:ins>
                </w:p>
                <w:p>
                  <w:pPr>
                    <w:pStyle w:val="Normal"/>
                    <w:widowControl/>
                    <w:spacing w:lineRule="auto" w:line="240" w:before="0" w:after="0"/>
                    <w:jc w:val="start"/>
                    <w:rPr>
                      <w:ins w:id="325" w:author="Dr. Anees Ahmed" w:date="2018-06-01T09:05:00Z"/>
                      <w:rFonts w:ascii="Calibri" w:hAnsi="Calibri" w:eastAsia="Calibri" w:cs=""/>
                      <w:kern w:val="0"/>
                      <w:sz w:val="22"/>
                      <w:szCs w:val="22"/>
                      <w:lang w:val="en-US" w:eastAsia="en-US" w:bidi="ar-SA"/>
                    </w:rPr>
                  </w:pPr>
                  <w:ins w:id="324" w:author="Dr. Anees Ahmed" w:date="2018-06-01T09:05:00Z">
                    <w:r>
                      <w:rPr>
                        <w:rFonts w:eastAsia="Calibri" w:cs=""/>
                        <w:kern w:val="0"/>
                        <w:sz w:val="22"/>
                        <w:szCs w:val="22"/>
                        <w:lang w:val="en-US" w:eastAsia="en-US" w:bidi="ar-SA"/>
                      </w:rPr>
                      <w:t>___________________                              ________________________              _________________</w:t>
                      <w:br/>
                      <w:t xml:space="preserve">Approver Name                                             Approver Signature                                   Effective Date </w:t>
                    </w:r>
                  </w:ins>
                </w:p>
                <w:p>
                  <w:pPr>
                    <w:pStyle w:val="Normal"/>
                    <w:widowControl/>
                    <w:spacing w:lineRule="auto" w:line="240" w:before="0" w:after="0"/>
                    <w:jc w:val="start"/>
                    <w:rPr>
                      <w:ins w:id="327" w:author="Dr. Anees Ahmed" w:date="2018-06-01T09:05:00Z"/>
                      <w:rFonts w:ascii="Calibri" w:hAnsi="Calibri" w:eastAsia="Calibri" w:cs=""/>
                      <w:kern w:val="0"/>
                      <w:sz w:val="22"/>
                      <w:szCs w:val="22"/>
                      <w:lang w:val="en-US" w:eastAsia="en-US" w:bidi="ar-SA"/>
                    </w:rPr>
                  </w:pPr>
                  <w:ins w:id="326" w:author="Dr. Anees Ahmed" w:date="2018-06-01T09:05:00Z">
                    <w:r>
                      <w:rPr>
                        <w:rFonts w:eastAsia="Calibri" w:cs=""/>
                        <w:kern w:val="0"/>
                        <w:sz w:val="22"/>
                        <w:szCs w:val="22"/>
                        <w:lang w:val="en-US" w:eastAsia="en-US" w:bidi="ar-SA"/>
                      </w:rPr>
                      <w:t xml:space="preserve">        </w:t>
                    </w:r>
                  </w:ins>
                </w:p>
                <w:p>
                  <w:pPr>
                    <w:pStyle w:val="Normal"/>
                    <w:widowControl/>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r>
                </w:p>
              </w:tc>
            </w:tr>
          </w:tbl>
          <w:p>
            <w:pPr>
              <w:pStyle w:val="Normal"/>
              <w:widowControl/>
              <w:spacing w:lineRule="auto" w:line="240" w:before="0" w:after="0"/>
              <w:jc w:val="start"/>
              <w:rPr>
                <w:ins w:id="329" w:author="Dr. Anees Ahmed" w:date="2018-06-01T09:05:00Z"/>
                <w:rFonts w:ascii="Calibri" w:hAnsi="Calibri" w:eastAsia="Calibri" w:cs=""/>
                <w:kern w:val="0"/>
                <w:sz w:val="22"/>
                <w:szCs w:val="22"/>
                <w:lang w:val="en-US" w:eastAsia="en-US" w:bidi="ar-SA"/>
              </w:rPr>
            </w:pPr>
            <w:ins w:id="328" w:author="Dr. Anees Ahmed" w:date="2018-06-01T09:05:00Z">
              <w:r>
                <w:rPr>
                  <w:rFonts w:eastAsia="Calibri" w:cs=""/>
                  <w:kern w:val="0"/>
                  <w:sz w:val="22"/>
                  <w:szCs w:val="22"/>
                  <w:lang w:val="en-US" w:eastAsia="en-US" w:bidi="ar-SA"/>
                </w:rPr>
              </w:r>
            </w:ins>
          </w:p>
          <w:p>
            <w:pPr>
              <w:pStyle w:val="Normal"/>
              <w:widowControl w:val="false"/>
              <w:tabs>
                <w:tab w:val="clear" w:pos="720"/>
                <w:tab w:val="right" w:pos="9270" w:leader="dot"/>
              </w:tabs>
              <w:spacing w:lineRule="auto" w:line="276" w:before="0" w:after="0"/>
              <w:jc w:val="both"/>
              <w:rPr>
                <w:ins w:id="331" w:author="Dr. Anees Ahmed" w:date="2018-06-01T09:05:00Z"/>
                <w:rFonts w:cs="Calibri" w:cstheme="minorHAnsi"/>
                <w:sz w:val="24"/>
                <w:szCs w:val="24"/>
                <w:highlight w:val="yellow"/>
              </w:rPr>
            </w:pPr>
            <w:ins w:id="330" w:author="Dr. Anees Ahmed" w:date="2018-06-01T09:05:00Z">
              <w:r>
                <w:rPr>
                  <w:rFonts w:eastAsia="Calibri" w:cs="Calibri" w:cstheme="minorHAnsi"/>
                  <w:kern w:val="0"/>
                  <w:sz w:val="24"/>
                  <w:szCs w:val="24"/>
                  <w:highlight w:val="yellow"/>
                  <w:lang w:val="en-US" w:eastAsia="en-US" w:bidi="ar-SA"/>
                </w:rPr>
              </w:r>
            </w:ins>
          </w:p>
          <w:p>
            <w:pPr>
              <w:pStyle w:val="Normal"/>
              <w:widowControl w:val="false"/>
              <w:tabs>
                <w:tab w:val="clear" w:pos="720"/>
                <w:tab w:val="right" w:pos="9270" w:leader="dot"/>
              </w:tabs>
              <w:overflowPunct w:val="true"/>
              <w:spacing w:lineRule="auto" w:line="276" w:before="0" w:after="0"/>
              <w:jc w:val="both"/>
              <w:rPr>
                <w:ins w:id="333" w:author="Dr. Anees Ahmed" w:date="2018-06-01T09:05:00Z"/>
                <w:rFonts w:cs="Calibri" w:cstheme="minorHAnsi"/>
                <w:b/>
                <w:sz w:val="24"/>
                <w:szCs w:val="24"/>
              </w:rPr>
            </w:pPr>
            <w:ins w:id="332" w:author="Dr. Anees Ahmed" w:date="2018-06-01T09:05:00Z">
              <w:r>
                <w:rPr>
                  <w:rFonts w:eastAsia="Calibri" w:cs="Calibri" w:cstheme="minorHAnsi"/>
                  <w:b/>
                  <w:kern w:val="0"/>
                  <w:sz w:val="24"/>
                  <w:szCs w:val="24"/>
                  <w:lang w:val="en-US" w:eastAsia="en-US" w:bidi="ar-SA"/>
                </w:rPr>
                <w:t>Objectives of the Laboratory Policy</w:t>
              </w:r>
            </w:ins>
          </w:p>
          <w:p>
            <w:pPr>
              <w:pStyle w:val="Normal"/>
              <w:widowControl w:val="false"/>
              <w:numPr>
                <w:ilvl w:val="0"/>
                <w:numId w:val="12"/>
              </w:numPr>
              <w:tabs>
                <w:tab w:val="clear" w:pos="720"/>
                <w:tab w:val="left" w:pos="0" w:leader="none"/>
                <w:tab w:val="right" w:pos="9270" w:leader="dot"/>
              </w:tabs>
              <w:overflowPunct w:val="true"/>
              <w:spacing w:lineRule="auto" w:line="276" w:before="0" w:after="0"/>
              <w:jc w:val="both"/>
              <w:rPr>
                <w:ins w:id="335" w:author="Dr. Anees Ahmed" w:date="2018-06-01T09:05:00Z"/>
                <w:rFonts w:cs="Calibri" w:cstheme="minorHAnsi"/>
                <w:sz w:val="24"/>
                <w:szCs w:val="24"/>
              </w:rPr>
            </w:pPr>
            <w:ins w:id="334" w:author="Dr. Anees Ahmed" w:date="2018-06-01T09:05:00Z">
              <w:r>
                <w:rPr>
                  <w:rFonts w:eastAsia="Calibri" w:cs="Calibri" w:cstheme="minorHAnsi"/>
                  <w:kern w:val="0"/>
                  <w:sz w:val="24"/>
                  <w:szCs w:val="24"/>
                  <w:lang w:val="en-US" w:eastAsia="en-US" w:bidi="ar-SA"/>
                </w:rPr>
                <w:t>To aﬃrm commitment and support for the organization and management of eﬃcient, cost-eﬀective and sustainable laboratory services.</w:t>
              </w:r>
            </w:ins>
          </w:p>
          <w:p>
            <w:pPr>
              <w:pStyle w:val="Normal"/>
              <w:widowControl w:val="false"/>
              <w:numPr>
                <w:ilvl w:val="0"/>
                <w:numId w:val="12"/>
              </w:numPr>
              <w:tabs>
                <w:tab w:val="clear" w:pos="720"/>
                <w:tab w:val="left" w:pos="0" w:leader="none"/>
                <w:tab w:val="right" w:pos="9270" w:leader="dot"/>
              </w:tabs>
              <w:overflowPunct w:val="true"/>
              <w:spacing w:lineRule="auto" w:line="276" w:before="0" w:after="0"/>
              <w:jc w:val="both"/>
              <w:rPr>
                <w:ins w:id="337" w:author="Dr. Anees Ahmed" w:date="2018-06-01T09:05:00Z"/>
                <w:rFonts w:cs="Calibri" w:cstheme="minorHAnsi"/>
                <w:sz w:val="24"/>
                <w:szCs w:val="24"/>
              </w:rPr>
            </w:pPr>
            <w:ins w:id="336" w:author="Dr. Anees Ahmed" w:date="2018-06-01T09:05:00Z">
              <w:r>
                <w:rPr>
                  <w:rFonts w:eastAsia="Calibri" w:cs="Calibri" w:cstheme="minorHAnsi"/>
                  <w:kern w:val="0"/>
                  <w:sz w:val="24"/>
                  <w:szCs w:val="24"/>
                  <w:lang w:val="en-US" w:eastAsia="en-US" w:bidi="ar-SA"/>
                </w:rPr>
                <w:t>To strengthen laboratory services for supporting diagnosis, treatment, surveillance, prevention and control of diseases.</w:t>
              </w:r>
            </w:ins>
          </w:p>
          <w:p>
            <w:pPr>
              <w:pStyle w:val="Normal"/>
              <w:widowControl w:val="false"/>
              <w:numPr>
                <w:ilvl w:val="0"/>
                <w:numId w:val="12"/>
              </w:numPr>
              <w:tabs>
                <w:tab w:val="clear" w:pos="720"/>
                <w:tab w:val="left" w:pos="0" w:leader="none"/>
                <w:tab w:val="right" w:pos="9270" w:leader="dot"/>
              </w:tabs>
              <w:overflowPunct w:val="true"/>
              <w:spacing w:lineRule="auto" w:line="276" w:before="0" w:after="0"/>
              <w:jc w:val="both"/>
              <w:rPr>
                <w:ins w:id="339" w:author="Dr. Anees Ahmed" w:date="2018-06-01T09:05:00Z"/>
                <w:rFonts w:cs="Calibri" w:cstheme="minorHAnsi"/>
                <w:sz w:val="24"/>
                <w:szCs w:val="24"/>
              </w:rPr>
            </w:pPr>
            <w:ins w:id="338" w:author="Dr. Anees Ahmed" w:date="2018-06-01T09:05:00Z">
              <w:r>
                <w:rPr>
                  <w:rFonts w:eastAsia="Calibri" w:cs="Calibri" w:cstheme="minorHAnsi"/>
                  <w:kern w:val="0"/>
                  <w:sz w:val="24"/>
                  <w:szCs w:val="24"/>
                  <w:lang w:val="en-US" w:eastAsia="en-US" w:bidi="ar-SA"/>
                </w:rPr>
                <w:t xml:space="preserve">To establish standards for laboratory quality systems. </w:t>
              </w:r>
            </w:ins>
          </w:p>
          <w:p>
            <w:pPr>
              <w:pStyle w:val="Normal"/>
              <w:widowControl w:val="false"/>
              <w:numPr>
                <w:ilvl w:val="0"/>
                <w:numId w:val="12"/>
              </w:numPr>
              <w:tabs>
                <w:tab w:val="clear" w:pos="720"/>
                <w:tab w:val="left" w:pos="0" w:leader="none"/>
                <w:tab w:val="right" w:pos="9270" w:leader="dot"/>
              </w:tabs>
              <w:overflowPunct w:val="true"/>
              <w:spacing w:lineRule="auto" w:line="276" w:before="0" w:after="0"/>
              <w:jc w:val="both"/>
              <w:rPr>
                <w:ins w:id="341" w:author="Dr. Anees Ahmed" w:date="2018-06-01T09:05:00Z"/>
                <w:rFonts w:cs="Calibri" w:cstheme="minorHAnsi"/>
                <w:sz w:val="24"/>
                <w:szCs w:val="24"/>
              </w:rPr>
            </w:pPr>
            <w:ins w:id="340" w:author="Dr. Anees Ahmed" w:date="2018-06-01T09:05:00Z">
              <w:r>
                <w:rPr>
                  <w:rFonts w:eastAsia="Calibri" w:cs="Calibri" w:cstheme="minorHAnsi"/>
                  <w:kern w:val="0"/>
                  <w:sz w:val="24"/>
                  <w:szCs w:val="24"/>
                  <w:lang w:val="en-US" w:eastAsia="en-US" w:bidi="ar-SA"/>
                </w:rPr>
                <w:t>To ensure the quality of the laboratory services through an established QA system.</w:t>
              </w:r>
            </w:ins>
          </w:p>
          <w:p>
            <w:pPr>
              <w:pStyle w:val="Normal"/>
              <w:widowControl w:val="false"/>
              <w:numPr>
                <w:ilvl w:val="0"/>
                <w:numId w:val="12"/>
              </w:numPr>
              <w:tabs>
                <w:tab w:val="clear" w:pos="720"/>
                <w:tab w:val="left" w:pos="0" w:leader="none"/>
                <w:tab w:val="right" w:pos="9270" w:leader="dot"/>
              </w:tabs>
              <w:overflowPunct w:val="true"/>
              <w:spacing w:lineRule="auto" w:line="276" w:before="0" w:after="0"/>
              <w:jc w:val="both"/>
              <w:rPr>
                <w:ins w:id="343" w:author="Dr. Anees Ahmed" w:date="2018-06-01T09:05:00Z"/>
                <w:rFonts w:cs="Calibri" w:cstheme="minorHAnsi"/>
                <w:sz w:val="24"/>
                <w:szCs w:val="24"/>
              </w:rPr>
            </w:pPr>
            <w:ins w:id="342" w:author="Dr. Anees Ahmed" w:date="2018-06-01T09:05:00Z">
              <w:r>
                <w:rPr>
                  <w:rFonts w:eastAsia="Calibri" w:cs="Calibri" w:cstheme="minorHAnsi"/>
                  <w:kern w:val="0"/>
                  <w:sz w:val="24"/>
                  <w:szCs w:val="24"/>
                  <w:lang w:val="en-US" w:eastAsia="en-US" w:bidi="ar-SA"/>
                </w:rPr>
                <w:t>To empower the establishment, implementation and monitoring of the laboratory plan.</w:t>
              </w:r>
            </w:ins>
          </w:p>
          <w:p>
            <w:pPr>
              <w:pStyle w:val="Normal"/>
              <w:widowControl w:val="false"/>
              <w:numPr>
                <w:ilvl w:val="0"/>
                <w:numId w:val="12"/>
              </w:numPr>
              <w:tabs>
                <w:tab w:val="clear" w:pos="720"/>
                <w:tab w:val="left" w:pos="0" w:leader="none"/>
                <w:tab w:val="right" w:pos="9270" w:leader="dot"/>
              </w:tabs>
              <w:overflowPunct w:val="true"/>
              <w:spacing w:lineRule="auto" w:line="276" w:before="0" w:after="0"/>
              <w:jc w:val="both"/>
              <w:rPr>
                <w:ins w:id="345" w:author="Dr. Anees Ahmed" w:date="2018-06-01T09:05:00Z"/>
                <w:rFonts w:cs="Calibri" w:cstheme="minorHAnsi"/>
                <w:sz w:val="24"/>
                <w:szCs w:val="24"/>
              </w:rPr>
            </w:pPr>
            <w:ins w:id="344" w:author="Dr. Anees Ahmed" w:date="2018-06-01T09:05:00Z">
              <w:r>
                <w:rPr>
                  <w:rFonts w:eastAsia="Calibri" w:cs="Calibri" w:cstheme="minorHAnsi"/>
                  <w:kern w:val="0"/>
                  <w:sz w:val="24"/>
                  <w:szCs w:val="24"/>
                  <w:lang w:val="en-US" w:eastAsia="en-US" w:bidi="ar-SA"/>
                </w:rPr>
                <w:t xml:space="preserve">To ensure adequate financial and human resources to meet the requirements of the laboratory services. </w:t>
              </w:r>
            </w:ins>
          </w:p>
          <w:p>
            <w:pPr>
              <w:pStyle w:val="Normal"/>
              <w:widowControl w:val="false"/>
              <w:numPr>
                <w:ilvl w:val="0"/>
                <w:numId w:val="12"/>
              </w:numPr>
              <w:tabs>
                <w:tab w:val="clear" w:pos="720"/>
                <w:tab w:val="left" w:pos="0" w:leader="none"/>
                <w:tab w:val="right" w:pos="9270" w:leader="dot"/>
              </w:tabs>
              <w:overflowPunct w:val="true"/>
              <w:spacing w:lineRule="auto" w:line="276" w:before="0" w:after="0"/>
              <w:jc w:val="both"/>
              <w:rPr>
                <w:ins w:id="347" w:author="Dr. Anees Ahmed" w:date="2018-06-01T09:05:00Z"/>
                <w:rFonts w:cs="Calibri" w:cstheme="minorHAnsi"/>
                <w:sz w:val="24"/>
                <w:szCs w:val="24"/>
              </w:rPr>
            </w:pPr>
            <w:ins w:id="346" w:author="Dr. Anees Ahmed" w:date="2018-06-01T09:05:00Z">
              <w:r>
                <w:rPr>
                  <w:rFonts w:eastAsia="Calibri" w:cs="Calibri" w:cstheme="minorHAnsi"/>
                  <w:kern w:val="0"/>
                  <w:sz w:val="24"/>
                  <w:szCs w:val="24"/>
                  <w:lang w:val="en-US" w:eastAsia="en-US" w:bidi="ar-SA"/>
                </w:rPr>
                <w:t>To commit to ethical values in laboratory practice, including patient confidentiality, adherence to professional codes of conduct and ethical research practices.</w:t>
              </w:r>
            </w:ins>
          </w:p>
          <w:p>
            <w:pPr>
              <w:pStyle w:val="Normal"/>
              <w:widowControl w:val="false"/>
              <w:numPr>
                <w:ilvl w:val="0"/>
                <w:numId w:val="12"/>
              </w:numPr>
              <w:tabs>
                <w:tab w:val="clear" w:pos="720"/>
                <w:tab w:val="left" w:pos="0" w:leader="none"/>
                <w:tab w:val="right" w:pos="9270" w:leader="dot"/>
              </w:tabs>
              <w:overflowPunct w:val="true"/>
              <w:spacing w:lineRule="auto" w:line="276" w:before="0" w:after="0"/>
              <w:jc w:val="both"/>
              <w:rPr>
                <w:ins w:id="349" w:author="Dr. Anees Ahmed" w:date="2018-06-01T09:05:00Z"/>
                <w:rFonts w:cs="Calibri" w:cstheme="minorHAnsi"/>
                <w:sz w:val="24"/>
                <w:szCs w:val="24"/>
              </w:rPr>
            </w:pPr>
            <w:ins w:id="348" w:author="Dr. Anees Ahmed" w:date="2018-06-01T09:05:00Z">
              <w:r>
                <w:rPr>
                  <w:rFonts w:eastAsia="Calibri" w:cs="Calibri" w:cstheme="minorHAnsi"/>
                  <w:kern w:val="0"/>
                  <w:sz w:val="24"/>
                  <w:szCs w:val="24"/>
                  <w:lang w:val="en-US" w:eastAsia="en-US" w:bidi="ar-SA"/>
                </w:rPr>
                <w:t xml:space="preserve">To encourage research and collaboration to inform and improve the quality of laboratory services. </w:t>
              </w:r>
            </w:ins>
          </w:p>
          <w:p>
            <w:pPr>
              <w:pStyle w:val="Normal"/>
              <w:widowControl w:val="false"/>
              <w:numPr>
                <w:ilvl w:val="0"/>
                <w:numId w:val="12"/>
              </w:numPr>
              <w:tabs>
                <w:tab w:val="clear" w:pos="720"/>
                <w:tab w:val="left" w:pos="0" w:leader="none"/>
                <w:tab w:val="right" w:pos="9270" w:leader="dot"/>
              </w:tabs>
              <w:overflowPunct w:val="true"/>
              <w:spacing w:lineRule="auto" w:line="276" w:before="0" w:after="0"/>
              <w:jc w:val="both"/>
              <w:rPr>
                <w:ins w:id="351" w:author="Dr. Anees Ahmed" w:date="2018-06-01T09:05:00Z"/>
                <w:rFonts w:cs="Calibri" w:cstheme="minorHAnsi"/>
                <w:sz w:val="24"/>
                <w:szCs w:val="24"/>
              </w:rPr>
            </w:pPr>
            <w:ins w:id="350" w:author="Dr. Anees Ahmed" w:date="2018-06-01T09:05:00Z">
              <w:r>
                <w:rPr>
                  <w:rFonts w:eastAsia="Calibri" w:cs="Calibri" w:cstheme="minorHAnsi"/>
                  <w:kern w:val="0"/>
                  <w:sz w:val="24"/>
                  <w:szCs w:val="24"/>
                  <w:lang w:val="en-US" w:eastAsia="en-US" w:bidi="ar-SA"/>
                </w:rPr>
                <w:t xml:space="preserve">To monitor the implementation of bio-risk, bio-safety management and mitigation plan. </w:t>
              </w:r>
            </w:ins>
          </w:p>
          <w:p>
            <w:pPr>
              <w:pStyle w:val="Normal"/>
              <w:widowControl w:val="false"/>
              <w:tabs>
                <w:tab w:val="clear" w:pos="720"/>
                <w:tab w:val="right" w:pos="9270" w:leader="dot"/>
              </w:tabs>
              <w:spacing w:lineRule="auto" w:line="276" w:before="0" w:after="0"/>
              <w:jc w:val="both"/>
              <w:rPr>
                <w:ins w:id="353" w:author="Dr. Anees Ahmed" w:date="2018-06-01T09:05:00Z"/>
                <w:rFonts w:cs="Calibri" w:cstheme="minorHAnsi"/>
                <w:b/>
                <w:bCs/>
                <w:sz w:val="24"/>
                <w:szCs w:val="24"/>
              </w:rPr>
            </w:pPr>
            <w:ins w:id="352" w:author="Dr. Anees Ahmed" w:date="2018-06-01T09:05:00Z">
              <w:r>
                <w:rPr>
                  <w:rFonts w:eastAsia="Calibri" w:cs="Calibri" w:cstheme="minorHAnsi"/>
                  <w:b/>
                  <w:bCs/>
                  <w:kern w:val="0"/>
                  <w:sz w:val="24"/>
                  <w:szCs w:val="24"/>
                  <w:lang w:val="en-US" w:eastAsia="en-US" w:bidi="ar-SA"/>
                </w:rPr>
              </w:r>
            </w:ins>
          </w:p>
          <w:p>
            <w:pPr>
              <w:pStyle w:val="Normal"/>
              <w:widowControl w:val="false"/>
              <w:tabs>
                <w:tab w:val="clear" w:pos="720"/>
                <w:tab w:val="right" w:pos="9270" w:leader="dot"/>
              </w:tabs>
              <w:spacing w:lineRule="auto" w:line="276" w:before="0" w:after="0"/>
              <w:jc w:val="both"/>
              <w:rPr>
                <w:ins w:id="355" w:author="Dr. Anees Ahmed" w:date="2018-06-01T09:05:00Z"/>
                <w:rFonts w:cs="Calibri" w:cstheme="minorHAnsi"/>
                <w:b/>
                <w:bCs/>
                <w:sz w:val="24"/>
                <w:szCs w:val="24"/>
              </w:rPr>
            </w:pPr>
            <w:ins w:id="354" w:author="Dr. Anees Ahmed" w:date="2018-06-01T09:05:00Z">
              <w:r>
                <w:rPr>
                  <w:rFonts w:eastAsia="Calibri" w:cs="Calibri" w:cstheme="minorHAnsi"/>
                  <w:b/>
                  <w:bCs/>
                  <w:kern w:val="0"/>
                  <w:sz w:val="24"/>
                  <w:szCs w:val="24"/>
                  <w:lang w:val="en-US" w:eastAsia="en-US" w:bidi="ar-SA"/>
                </w:rPr>
                <w:t>Developing a Laboratory Plan</w:t>
              </w:r>
            </w:ins>
          </w:p>
          <w:p>
            <w:pPr>
              <w:pStyle w:val="Normal"/>
              <w:widowControl w:val="false"/>
              <w:tabs>
                <w:tab w:val="clear" w:pos="720"/>
                <w:tab w:val="right" w:pos="9270" w:leader="dot"/>
              </w:tabs>
              <w:overflowPunct w:val="true"/>
              <w:spacing w:lineRule="auto" w:line="276" w:before="0" w:after="0"/>
              <w:jc w:val="both"/>
              <w:rPr>
                <w:ins w:id="357" w:author="Dr. Anees Ahmed" w:date="2018-06-01T09:05:00Z"/>
                <w:rFonts w:cs="Calibri" w:cstheme="minorHAnsi"/>
                <w:sz w:val="24"/>
                <w:szCs w:val="24"/>
              </w:rPr>
            </w:pPr>
            <w:ins w:id="356" w:author="Dr. Anees Ahmed" w:date="2018-06-01T09:05:00Z">
              <w:r>
                <w:rPr>
                  <w:rFonts w:eastAsia="Calibri" w:cs="Calibri" w:cstheme="minorHAnsi"/>
                  <w:kern w:val="0"/>
                  <w:sz w:val="24"/>
                  <w:szCs w:val="24"/>
                  <w:lang w:val="en-US" w:eastAsia="en-US" w:bidi="ar-SA"/>
                </w:rPr>
                <w:t>The laboratory plan should be carefully designed, realistic and practical, and include a time frame for implementation with the necessary indicators, budgetary allocations and designated partners. A step-wise approach to development is more likely to be sustainable and capable of contributing to the achievement of health system goals.</w:t>
              </w:r>
            </w:ins>
          </w:p>
          <w:p>
            <w:pPr>
              <w:pStyle w:val="Normal"/>
              <w:widowControl w:val="false"/>
              <w:tabs>
                <w:tab w:val="clear" w:pos="720"/>
                <w:tab w:val="right" w:pos="9270" w:leader="dot"/>
              </w:tabs>
              <w:overflowPunct w:val="true"/>
              <w:spacing w:lineRule="auto" w:line="276" w:before="0" w:after="0"/>
              <w:jc w:val="both"/>
              <w:rPr>
                <w:ins w:id="359" w:author="Dr. Anees Ahmed" w:date="2018-06-01T09:05:00Z"/>
                <w:rFonts w:cs="Calibri" w:cstheme="minorHAnsi"/>
                <w:sz w:val="24"/>
                <w:szCs w:val="24"/>
              </w:rPr>
            </w:pPr>
            <w:ins w:id="358" w:author="Dr. Anees Ahmed" w:date="2018-06-01T09:05:00Z">
              <w:r>
                <w:rPr>
                  <w:rFonts w:eastAsia="Calibri" w:cs="Calibri" w:cstheme="minorHAnsi"/>
                  <w:kern w:val="0"/>
                  <w:sz w:val="24"/>
                  <w:szCs w:val="24"/>
                  <w:lang w:val="en-US" w:eastAsia="en-US" w:bidi="ar-SA"/>
                </w:rPr>
                <w:t>The process of developing a laboratory plan should include the following steps:</w:t>
              </w:r>
            </w:ins>
          </w:p>
          <w:p>
            <w:pPr>
              <w:pStyle w:val="Normal"/>
              <w:widowControl w:val="false"/>
              <w:tabs>
                <w:tab w:val="clear" w:pos="720"/>
                <w:tab w:val="right" w:pos="9270" w:leader="dot"/>
              </w:tabs>
              <w:spacing w:lineRule="auto" w:line="276" w:before="0" w:after="0"/>
              <w:jc w:val="both"/>
              <w:rPr>
                <w:ins w:id="363" w:author="Dr. Anees Ahmed" w:date="2018-06-01T09:05:00Z"/>
                <w:rFonts w:cs="Calibri" w:cstheme="minorHAnsi"/>
                <w:sz w:val="24"/>
                <w:szCs w:val="24"/>
              </w:rPr>
            </w:pPr>
            <w:ins w:id="360" w:author="Dr. Anees Ahmed" w:date="2018-06-01T09:05:00Z">
              <w:r>
                <w:rPr>
                  <w:rFonts w:eastAsia="Calibri" w:cs=""/>
                  <w:kern w:val="0"/>
                  <w:sz w:val="22"/>
                  <w:szCs w:val="22"/>
                  <w:lang w:val="en-US" w:eastAsia="en-US" w:bidi="ar-SA"/>
                </w:rPr>
                <w:t>​</w:t>
              </w:r>
            </w:ins>
            <w:ins w:id="361" w:author="Dr. Anees Ahmed" w:date="2018-06-01T09:05:00Z">
              <w:r>
                <w:drawing>
                  <wp:anchor distT="0" distB="0" distL="0" distR="0" simplePos="0" relativeHeight="522" behindDoc="1" locked="0" layoutInCell="1" allowOverlap="1">
                    <wp:simplePos x="0" y="0"/>
                    <wp:positionH relativeFrom="column">
                      <wp:posOffset>9525</wp:posOffset>
                    </wp:positionH>
                    <wp:positionV relativeFrom="paragraph">
                      <wp:posOffset>174625</wp:posOffset>
                    </wp:positionV>
                    <wp:extent cx="5807710" cy="544195"/>
                    <wp:effectExtent l="0" t="0" r="0" b="0"/>
                    <wp:wrapNone/>
                    <wp:docPr id="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5"/>
                            <pic:cNvPicPr>
                              <a:picLocks noChangeAspect="1" noChangeArrowheads="1"/>
                            </pic:cNvPicPr>
                          </pic:nvPicPr>
                          <pic:blipFill>
                            <a:blip r:embed="rId5"/>
                            <a:stretch>
                              <a:fillRect/>
                            </a:stretch>
                          </pic:blipFill>
                          <pic:spPr bwMode="auto">
                            <a:xfrm>
                              <a:off x="0" y="0"/>
                              <a:ext cx="5807710" cy="544195"/>
                            </a:xfrm>
                            <a:prstGeom prst="rect">
                              <a:avLst/>
                            </a:prstGeom>
                            <a:noFill/>
                          </pic:spPr>
                        </pic:pic>
                      </a:graphicData>
                    </a:graphic>
                  </wp:anchor>
                </w:drawing>
              </w:r>
            </w:ins>
            <w:ins w:id="362" w:author="Dr. Anees Ahmed" w:date="2018-06-01T09:05:00Z">
              <w:r>
                <w:rPr>
                  <w:rFonts w:eastAsia="Calibri" w:cs=""/>
                  <w:kern w:val="0"/>
                  <w:sz w:val="22"/>
                  <w:szCs w:val="22"/>
                  <w:lang w:val="en-US" w:eastAsia="en-US" w:bidi="ar-SA"/>
                </w:rPr>
                <w:t>​</w:t>
              </w:r>
            </w:ins>
          </w:p>
          <w:p>
            <w:pPr>
              <w:pStyle w:val="Normal"/>
              <w:widowControl w:val="false"/>
              <w:tabs>
                <w:tab w:val="clear" w:pos="720"/>
                <w:tab w:val="right" w:pos="9270" w:leader="dot"/>
              </w:tabs>
              <w:overflowPunct w:val="true"/>
              <w:spacing w:lineRule="auto" w:line="276" w:before="0" w:after="0"/>
              <w:jc w:val="center"/>
              <w:rPr>
                <w:ins w:id="365" w:author="Dr. Anees Ahmed" w:date="2018-06-01T09:05:00Z"/>
                <w:rFonts w:cs="Calibri" w:cstheme="minorHAnsi"/>
                <w:sz w:val="24"/>
                <w:szCs w:val="24"/>
              </w:rPr>
            </w:pPr>
            <w:ins w:id="364" w:author="Dr. Anees Ahmed" w:date="2018-06-01T09:05:00Z">
              <w:r>
                <w:rPr>
                  <w:rFonts w:eastAsia="Calibri" w:cs="Calibri" w:cstheme="minorHAnsi"/>
                  <w:color w:val="FFFFFF"/>
                  <w:kern w:val="0"/>
                  <w:sz w:val="24"/>
                  <w:szCs w:val="24"/>
                  <w:lang w:val="en-US" w:eastAsia="en-US" w:bidi="ar-SA"/>
                </w:rPr>
                <w:t>Specify the strategic objectives that align with the objectives of the laboratory policy</w:t>
              </w:r>
            </w:ins>
          </w:p>
          <w:p>
            <w:pPr>
              <w:pStyle w:val="Normal"/>
              <w:widowControl w:val="false"/>
              <w:tabs>
                <w:tab w:val="clear" w:pos="720"/>
                <w:tab w:val="right" w:pos="9270" w:leader="dot"/>
              </w:tabs>
              <w:spacing w:lineRule="auto" w:line="276" w:before="0" w:after="0"/>
              <w:jc w:val="both"/>
              <w:rPr>
                <w:ins w:id="369" w:author="Dr. Anees Ahmed" w:date="2018-06-01T09:05:00Z"/>
                <w:rFonts w:cs="Calibri" w:cstheme="minorHAnsi"/>
                <w:sz w:val="24"/>
                <w:szCs w:val="24"/>
              </w:rPr>
            </w:pPr>
            <w:ins w:id="366" w:author="Dr. Anees Ahmed" w:date="2018-06-01T09:05:00Z">
              <w:r>
                <w:rPr>
                  <w:rFonts w:eastAsia="Calibri" w:cs=""/>
                  <w:kern w:val="0"/>
                  <w:sz w:val="22"/>
                  <w:szCs w:val="22"/>
                  <w:lang w:val="en-US" w:eastAsia="en-US" w:bidi="ar-SA"/>
                </w:rPr>
                <w:t>​</w:t>
              </w:r>
            </w:ins>
            <w:ins w:id="367" w:author="Dr. Anees Ahmed" w:date="2018-06-01T09:05:00Z">
              <w:r>
                <mc:AlternateContent>
                  <mc:Choice Requires="wps">
                    <w:drawing>
                      <wp:anchor distT="0" distB="41910" distL="19050" distR="10160" simplePos="0" relativeHeight="512" behindDoc="0" locked="0" layoutInCell="1" allowOverlap="1" wp14:anchorId="32844439">
                        <wp:simplePos x="0" y="0"/>
                        <wp:positionH relativeFrom="column">
                          <wp:posOffset>2846705</wp:posOffset>
                        </wp:positionH>
                        <wp:positionV relativeFrom="paragraph">
                          <wp:posOffset>204470</wp:posOffset>
                        </wp:positionV>
                        <wp:extent cx="370840" cy="396875"/>
                        <wp:effectExtent l="15875" t="7620" r="16510" b="9525"/>
                        <wp:wrapNone/>
                        <wp:docPr id="6" name="Down Arrow 19"/>
                        <a:graphic xmlns:a="http://schemas.openxmlformats.org/drawingml/2006/main">
                          <a:graphicData uri="http://schemas.microsoft.com/office/word/2010/wordprocessingShape">
                            <wps:wsp>
                              <wps:cNvSpPr/>
                              <wps:spPr>
                                <a:xfrm>
                                  <a:off x="0" y="0"/>
                                  <a:ext cx="370800" cy="396720"/>
                                </a:xfrm>
                                <a:prstGeom prst="downArrow">
                                  <a:avLst>
                                    <a:gd name="adj1" fmla="val 50000"/>
                                    <a:gd name="adj2" fmla="val 50000"/>
                                  </a:avLst>
                                </a:prstGeom>
                                <a:solidFill>
                                  <a:srgbClr val="5B9BD5"/>
                                </a:solidFill>
                                <a:ln w="12700">
                                  <a:solidFill>
                                    <a:srgbClr val="43729D"/>
                                  </a:solidFill>
                                  <a:miter/>
                                </a:ln>
                              </wps:spPr>
                              <wps:style>
                                <a:lnRef idx="0"/>
                                <a:fillRef idx="0"/>
                                <a:effectRef idx="0"/>
                                <a:fontRef idx="minor"/>
                              </wps:style>
                              <wps:bodyPr/>
                            </wps:wsp>
                          </a:graphicData>
                        </a:graphic>
                      </wp:anchor>
                    </w:drawing>
                  </mc:Choice>
                  <mc:Fallback>
                    <w:pict>
                      <v:shapetype id="_x0000_t67" coordsize="21600,21600" o:spt="67" adj="10800,10800" path="m0@3l@5@3l@5,l@6,l@6@3l21600@3l10800,21600xe">
                        <v:stroke joinstyle="miter"/>
                        <v:formulas>
                          <v:f eqn="val 21600"/>
                          <v:f eqn="val #1"/>
                          <v:f eqn="val #0"/>
                          <v:f eqn="sum height 0 @2"/>
                          <v:f eqn="prod 1 @1 2"/>
                          <v:f eqn="sum 10800 0 @4"/>
                          <v:f eqn="sum 10800 @4 0"/>
                          <v:f eqn="prod @5 @2 10800"/>
                          <v:f eqn="sum @3 @7 0"/>
                        </v:formulas>
                        <v:path gradientshapeok="t" o:connecttype="rect" textboxrect="@5,0,@6,@8"/>
                        <v:handles>
                          <v:h position="@5,0"/>
                          <v:h position="0,@3"/>
                        </v:handles>
                      </v:shapetype>
                      <v:shape id="shape_0" fillcolor="#5b9bd5" stroked="t" o:allowincell="t" style="position:absolute;margin-left:224.15pt;margin-top:16.1pt;width:29.15pt;height:31.2pt;mso-wrap-style:none;v-text-anchor:middle" wp14:anchorId="32844439" type="_x0000_t67" path="l-2147483631,-2147483635l-2147483631,0l-2147483629,0l-2147483629,-2147483635l-2147483622,-2147483635l-2147483632,-2147483623xe">
                        <v:fill o:detectmouseclick="t" type="solid" color2="#a4642a"/>
                        <v:stroke color="#43729d" weight="12600" joinstyle="miter" endcap="flat"/>
                        <w10:wrap type="none"/>
                      </v:shape>
                    </w:pict>
                  </mc:Fallback>
                </mc:AlternateContent>
              </w:r>
            </w:ins>
            <w:ins w:id="368" w:author="Dr. Anees Ahmed" w:date="2018-06-01T09:05:00Z">
              <w:r>
                <w:rPr>
                  <w:rFonts w:eastAsia="Calibri" w:cs=""/>
                  <w:kern w:val="0"/>
                  <w:sz w:val="22"/>
                  <w:szCs w:val="22"/>
                  <w:lang w:val="en-US" w:eastAsia="en-US" w:bidi="ar-SA"/>
                </w:rPr>
                <w:t>​</w:t>
              </w:r>
            </w:ins>
          </w:p>
          <w:p>
            <w:pPr>
              <w:pStyle w:val="Normal"/>
              <w:widowControl w:val="false"/>
              <w:tabs>
                <w:tab w:val="clear" w:pos="720"/>
                <w:tab w:val="right" w:pos="9270" w:leader="dot"/>
              </w:tabs>
              <w:spacing w:lineRule="auto" w:line="276" w:before="0" w:after="0"/>
              <w:jc w:val="both"/>
              <w:rPr>
                <w:ins w:id="371" w:author="Dr. Anees Ahmed" w:date="2018-06-01T09:05:00Z"/>
                <w:rFonts w:cs="Calibri" w:cstheme="minorHAnsi"/>
                <w:sz w:val="24"/>
                <w:szCs w:val="24"/>
              </w:rPr>
            </w:pPr>
            <w:ins w:id="370" w:author="Dr. Anees Ahmed" w:date="2018-06-01T09:05:00Z">
              <w:r>
                <w:rPr>
                  <w:rFonts w:eastAsia="Calibri" w:cs="Calibri" w:cstheme="minorHAnsi"/>
                  <w:kern w:val="0"/>
                  <w:sz w:val="24"/>
                  <w:szCs w:val="24"/>
                  <w:lang w:val="en-US" w:eastAsia="en-US" w:bidi="ar-SA"/>
                </w:rPr>
              </w:r>
            </w:ins>
          </w:p>
          <w:p>
            <w:pPr>
              <w:pStyle w:val="Normal"/>
              <w:widowControl w:val="false"/>
              <w:tabs>
                <w:tab w:val="clear" w:pos="720"/>
                <w:tab w:val="right" w:pos="9270" w:leader="dot"/>
              </w:tabs>
              <w:spacing w:lineRule="auto" w:line="276" w:before="0" w:after="0"/>
              <w:jc w:val="both"/>
              <w:rPr>
                <w:ins w:id="375" w:author="Dr. Anees Ahmed" w:date="2018-06-01T09:05:00Z"/>
                <w:rFonts w:cs="Calibri" w:cstheme="minorHAnsi"/>
                <w:sz w:val="24"/>
                <w:szCs w:val="24"/>
              </w:rPr>
            </w:pPr>
            <w:ins w:id="372" w:author="Dr. Anees Ahmed" w:date="2018-06-01T09:05:00Z">
              <w:r>
                <w:rPr>
                  <w:rFonts w:eastAsia="Calibri" w:cs=""/>
                  <w:kern w:val="0"/>
                  <w:sz w:val="22"/>
                  <w:szCs w:val="22"/>
                  <w:lang w:val="en-US" w:eastAsia="en-US" w:bidi="ar-SA"/>
                </w:rPr>
                <w:t>​</w:t>
              </w:r>
            </w:ins>
            <w:ins w:id="373" w:author="Dr. Anees Ahmed" w:date="2018-06-01T09:05:00Z">
              <w:r>
                <w:drawing>
                  <wp:anchor distT="0" distB="0" distL="0" distR="0" simplePos="0" relativeHeight="524" behindDoc="1" locked="0" layoutInCell="1" allowOverlap="1">
                    <wp:simplePos x="0" y="0"/>
                    <wp:positionH relativeFrom="column">
                      <wp:posOffset>9525</wp:posOffset>
                    </wp:positionH>
                    <wp:positionV relativeFrom="paragraph">
                      <wp:posOffset>85725</wp:posOffset>
                    </wp:positionV>
                    <wp:extent cx="5803900" cy="612775"/>
                    <wp:effectExtent l="0" t="0" r="0" b="0"/>
                    <wp:wrapNone/>
                    <wp:docPr id="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6"/>
                            <pic:cNvPicPr>
                              <a:picLocks noChangeAspect="1" noChangeArrowheads="1"/>
                            </pic:cNvPicPr>
                          </pic:nvPicPr>
                          <pic:blipFill>
                            <a:blip r:embed="rId6"/>
                            <a:stretch>
                              <a:fillRect/>
                            </a:stretch>
                          </pic:blipFill>
                          <pic:spPr bwMode="auto">
                            <a:xfrm>
                              <a:off x="0" y="0"/>
                              <a:ext cx="5803900" cy="612775"/>
                            </a:xfrm>
                            <a:prstGeom prst="rect">
                              <a:avLst/>
                            </a:prstGeom>
                            <a:noFill/>
                          </pic:spPr>
                        </pic:pic>
                      </a:graphicData>
                    </a:graphic>
                  </wp:anchor>
                </w:drawing>
              </w:r>
            </w:ins>
            <w:ins w:id="374" w:author="Dr. Anees Ahmed" w:date="2018-06-01T09:05:00Z">
              <w:r>
                <w:rPr>
                  <w:rFonts w:eastAsia="Calibri" w:cs=""/>
                  <w:kern w:val="0"/>
                  <w:sz w:val="22"/>
                  <w:szCs w:val="22"/>
                  <w:lang w:val="en-US" w:eastAsia="en-US" w:bidi="ar-SA"/>
                </w:rPr>
                <w:t>​</w:t>
              </w:r>
            </w:ins>
          </w:p>
          <w:p>
            <w:pPr>
              <w:pStyle w:val="Normal"/>
              <w:widowControl w:val="false"/>
              <w:tabs>
                <w:tab w:val="clear" w:pos="720"/>
                <w:tab w:val="right" w:pos="9270" w:leader="dot"/>
              </w:tabs>
              <w:spacing w:lineRule="auto" w:line="276" w:before="0" w:after="0"/>
              <w:jc w:val="center"/>
              <w:rPr>
                <w:ins w:id="377" w:author="Dr. Anees Ahmed" w:date="2018-06-01T09:05:00Z"/>
                <w:rFonts w:cs="Calibri" w:cstheme="minorHAnsi"/>
                <w:sz w:val="24"/>
                <w:szCs w:val="24"/>
              </w:rPr>
            </w:pPr>
            <w:ins w:id="376" w:author="Dr. Anees Ahmed" w:date="2018-06-01T09:05:00Z">
              <w:r>
                <w:rPr>
                  <w:rFonts w:eastAsia="Calibri" w:cs="Calibri" w:cstheme="minorHAnsi"/>
                  <w:color w:val="FFFFFF"/>
                  <w:kern w:val="0"/>
                  <w:sz w:val="24"/>
                  <w:szCs w:val="24"/>
                  <w:lang w:val="en-US" w:eastAsia="en-US" w:bidi="ar-SA"/>
                </w:rPr>
                <w:t>Specify the activities that will be undertaken to implement each of the strategic objectives</w:t>
              </w:r>
            </w:ins>
          </w:p>
          <w:p>
            <w:pPr>
              <w:pStyle w:val="Normal"/>
              <w:widowControl w:val="false"/>
              <w:tabs>
                <w:tab w:val="clear" w:pos="720"/>
                <w:tab w:val="right" w:pos="9270" w:leader="dot"/>
              </w:tabs>
              <w:spacing w:lineRule="auto" w:line="276" w:before="0" w:after="0"/>
              <w:jc w:val="both"/>
              <w:rPr>
                <w:ins w:id="381" w:author="Dr. Anees Ahmed" w:date="2018-06-01T09:05:00Z"/>
                <w:rFonts w:cs="Calibri" w:cstheme="minorHAnsi"/>
                <w:sz w:val="24"/>
                <w:szCs w:val="24"/>
              </w:rPr>
            </w:pPr>
            <w:ins w:id="378" w:author="Dr. Anees Ahmed" w:date="2018-06-01T09:05:00Z">
              <w:r>
                <w:rPr>
                  <w:rFonts w:eastAsia="Calibri" w:cs=""/>
                  <w:kern w:val="0"/>
                  <w:sz w:val="22"/>
                  <w:szCs w:val="22"/>
                  <w:lang w:val="en-US" w:eastAsia="en-US" w:bidi="ar-SA"/>
                </w:rPr>
                <w:t>​</w:t>
              </w:r>
            </w:ins>
            <w:ins w:id="379" w:author="Dr. Anees Ahmed" w:date="2018-06-01T09:05:00Z">
              <w:r>
                <mc:AlternateContent>
                  <mc:Choice Requires="wps">
                    <w:drawing>
                      <wp:anchor distT="0" distB="41910" distL="19050" distR="10160" simplePos="0" relativeHeight="513" behindDoc="0" locked="0" layoutInCell="1" allowOverlap="1" wp14:anchorId="0752C6F7">
                        <wp:simplePos x="0" y="0"/>
                        <wp:positionH relativeFrom="column">
                          <wp:posOffset>2851150</wp:posOffset>
                        </wp:positionH>
                        <wp:positionV relativeFrom="paragraph">
                          <wp:posOffset>208915</wp:posOffset>
                        </wp:positionV>
                        <wp:extent cx="370840" cy="396875"/>
                        <wp:effectExtent l="15875" t="7620" r="16510" b="9525"/>
                        <wp:wrapNone/>
                        <wp:docPr id="8" name="Down Arrow 33"/>
                        <a:graphic xmlns:a="http://schemas.openxmlformats.org/drawingml/2006/main">
                          <a:graphicData uri="http://schemas.microsoft.com/office/word/2010/wordprocessingShape">
                            <wps:wsp>
                              <wps:cNvSpPr/>
                              <wps:spPr>
                                <a:xfrm>
                                  <a:off x="0" y="0"/>
                                  <a:ext cx="370800" cy="396720"/>
                                </a:xfrm>
                                <a:prstGeom prst="downArrow">
                                  <a:avLst>
                                    <a:gd name="adj1" fmla="val 50000"/>
                                    <a:gd name="adj2" fmla="val 50000"/>
                                  </a:avLst>
                                </a:prstGeom>
                                <a:solidFill>
                                  <a:srgbClr val="5B9BD5"/>
                                </a:solidFill>
                                <a:ln w="12700">
                                  <a:solidFill>
                                    <a:srgbClr val="43729D"/>
                                  </a:solidFill>
                                  <a:miter/>
                                </a:ln>
                              </wps:spPr>
                              <wps:style>
                                <a:lnRef idx="0"/>
                                <a:fillRef idx="0"/>
                                <a:effectRef idx="0"/>
                                <a:fontRef idx="minor"/>
                              </wps:style>
                              <wps:bodyPr/>
                            </wps:wsp>
                          </a:graphicData>
                        </a:graphic>
                      </wp:anchor>
                    </w:drawing>
                  </mc:Choice>
                  <mc:Fallback>
                    <w:pict>
                      <v:shape id="shape_0" fillcolor="#5b9bd5" stroked="t" o:allowincell="t" style="position:absolute;margin-left:224.5pt;margin-top:16.45pt;width:29.15pt;height:31.2pt;mso-wrap-style:none;v-text-anchor:middle" wp14:anchorId="0752C6F7" type="_x0000_t67" path="l-2147483631,-2147483635l-2147483631,0l-2147483629,0l-2147483629,-2147483635l-2147483622,-2147483635l-2147483632,-2147483623xe">
                        <v:fill o:detectmouseclick="t" type="solid" color2="#a4642a"/>
                        <v:stroke color="#43729d" weight="12600" joinstyle="miter" endcap="flat"/>
                        <w10:wrap type="none"/>
                      </v:shape>
                    </w:pict>
                  </mc:Fallback>
                </mc:AlternateContent>
              </w:r>
            </w:ins>
            <w:ins w:id="380" w:author="Dr. Anees Ahmed" w:date="2018-06-01T09:05:00Z">
              <w:r>
                <w:rPr>
                  <w:rFonts w:eastAsia="Calibri" w:cs=""/>
                  <w:kern w:val="0"/>
                  <w:sz w:val="22"/>
                  <w:szCs w:val="22"/>
                  <w:lang w:val="en-US" w:eastAsia="en-US" w:bidi="ar-SA"/>
                </w:rPr>
                <w:t>​</w:t>
              </w:r>
            </w:ins>
          </w:p>
          <w:p>
            <w:pPr>
              <w:pStyle w:val="Normal"/>
              <w:widowControl w:val="false"/>
              <w:tabs>
                <w:tab w:val="clear" w:pos="720"/>
                <w:tab w:val="right" w:pos="9270" w:leader="dot"/>
              </w:tabs>
              <w:spacing w:lineRule="auto" w:line="276" w:before="0" w:after="0"/>
              <w:jc w:val="both"/>
              <w:rPr>
                <w:ins w:id="383" w:author="Dr. Anees Ahmed" w:date="2018-06-01T09:05:00Z"/>
                <w:rFonts w:cs="Calibri" w:cstheme="minorHAnsi"/>
                <w:sz w:val="24"/>
                <w:szCs w:val="24"/>
              </w:rPr>
            </w:pPr>
            <w:ins w:id="382" w:author="Dr. Anees Ahmed" w:date="2018-06-01T09:05:00Z">
              <w:r>
                <w:rPr>
                  <w:rFonts w:eastAsia="Calibri" w:cs="Calibri" w:cstheme="minorHAnsi"/>
                  <w:kern w:val="0"/>
                  <w:sz w:val="24"/>
                  <w:szCs w:val="24"/>
                  <w:lang w:val="en-US" w:eastAsia="en-US" w:bidi="ar-SA"/>
                </w:rPr>
              </w:r>
            </w:ins>
          </w:p>
          <w:p>
            <w:pPr>
              <w:pStyle w:val="Normal"/>
              <w:widowControl w:val="false"/>
              <w:tabs>
                <w:tab w:val="clear" w:pos="720"/>
                <w:tab w:val="right" w:pos="9270" w:leader="dot"/>
              </w:tabs>
              <w:spacing w:lineRule="auto" w:line="276" w:before="0" w:after="0"/>
              <w:jc w:val="both"/>
              <w:rPr>
                <w:ins w:id="387" w:author="Dr. Anees Ahmed" w:date="2018-06-01T09:05:00Z"/>
                <w:rFonts w:cs="Calibri" w:cstheme="minorHAnsi"/>
                <w:sz w:val="24"/>
                <w:szCs w:val="24"/>
              </w:rPr>
            </w:pPr>
            <w:ins w:id="384" w:author="Dr. Anees Ahmed" w:date="2018-06-01T09:05:00Z">
              <w:r>
                <w:rPr>
                  <w:rFonts w:eastAsia="Calibri" w:cs=""/>
                  <w:kern w:val="0"/>
                  <w:sz w:val="22"/>
                  <w:szCs w:val="22"/>
                  <w:lang w:val="en-US" w:eastAsia="en-US" w:bidi="ar-SA"/>
                </w:rPr>
                <w:t>​</w:t>
              </w:r>
            </w:ins>
            <w:ins w:id="385" w:author="Dr. Anees Ahmed" w:date="2018-06-01T09:05:00Z">
              <w:r>
                <w:drawing>
                  <wp:anchor distT="0" distB="0" distL="0" distR="0" simplePos="0" relativeHeight="526" behindDoc="1" locked="0" layoutInCell="1" allowOverlap="1">
                    <wp:simplePos x="0" y="0"/>
                    <wp:positionH relativeFrom="column">
                      <wp:posOffset>9525</wp:posOffset>
                    </wp:positionH>
                    <wp:positionV relativeFrom="paragraph">
                      <wp:posOffset>84455</wp:posOffset>
                    </wp:positionV>
                    <wp:extent cx="5803900" cy="661035"/>
                    <wp:effectExtent l="0" t="0" r="0" b="0"/>
                    <wp:wrapNone/>
                    <wp:docPr id="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7"/>
                            <pic:cNvPicPr>
                              <a:picLocks noChangeAspect="1" noChangeArrowheads="1"/>
                            </pic:cNvPicPr>
                          </pic:nvPicPr>
                          <pic:blipFill>
                            <a:blip r:embed="rId7"/>
                            <a:stretch>
                              <a:fillRect/>
                            </a:stretch>
                          </pic:blipFill>
                          <pic:spPr bwMode="auto">
                            <a:xfrm>
                              <a:off x="0" y="0"/>
                              <a:ext cx="5803900" cy="661035"/>
                            </a:xfrm>
                            <a:prstGeom prst="rect">
                              <a:avLst/>
                            </a:prstGeom>
                            <a:noFill/>
                          </pic:spPr>
                        </pic:pic>
                      </a:graphicData>
                    </a:graphic>
                  </wp:anchor>
                </w:drawing>
              </w:r>
            </w:ins>
            <w:ins w:id="386" w:author="Dr. Anees Ahmed" w:date="2018-06-01T09:05:00Z">
              <w:r>
                <w:rPr>
                  <w:rFonts w:eastAsia="Calibri" w:cs=""/>
                  <w:kern w:val="0"/>
                  <w:sz w:val="22"/>
                  <w:szCs w:val="22"/>
                  <w:lang w:val="en-US" w:eastAsia="en-US" w:bidi="ar-SA"/>
                </w:rPr>
                <w:t>​</w:t>
              </w:r>
            </w:ins>
          </w:p>
          <w:p>
            <w:pPr>
              <w:pStyle w:val="Normal"/>
              <w:widowControl w:val="false"/>
              <w:tabs>
                <w:tab w:val="clear" w:pos="720"/>
                <w:tab w:val="right" w:pos="9270" w:leader="dot"/>
              </w:tabs>
              <w:overflowPunct w:val="true"/>
              <w:spacing w:lineRule="auto" w:line="276" w:before="0" w:after="0"/>
              <w:jc w:val="center"/>
              <w:rPr>
                <w:ins w:id="389" w:author="Dr. Anees Ahmed" w:date="2018-06-01T09:05:00Z"/>
                <w:rFonts w:cs="Calibri" w:cstheme="minorHAnsi"/>
                <w:sz w:val="24"/>
                <w:szCs w:val="24"/>
              </w:rPr>
            </w:pPr>
            <w:ins w:id="388" w:author="Dr. Anees Ahmed" w:date="2018-06-01T09:05:00Z">
              <w:r>
                <w:rPr>
                  <w:rFonts w:eastAsia="Calibri" w:cs="Calibri" w:cstheme="minorHAnsi"/>
                  <w:color w:val="FFFFFF"/>
                  <w:kern w:val="0"/>
                  <w:sz w:val="24"/>
                  <w:szCs w:val="24"/>
                  <w:lang w:val="en-US" w:eastAsia="en-US" w:bidi="ar-SA"/>
                </w:rPr>
                <w:t xml:space="preserve">Allocate responsibilities and accountability for each strategic objective </w:t>
              </w:r>
            </w:ins>
          </w:p>
          <w:p>
            <w:pPr>
              <w:pStyle w:val="Normal"/>
              <w:widowControl w:val="false"/>
              <w:tabs>
                <w:tab w:val="clear" w:pos="720"/>
                <w:tab w:val="right" w:pos="9270" w:leader="dot"/>
              </w:tabs>
              <w:spacing w:lineRule="auto" w:line="276" w:before="0" w:after="0"/>
              <w:jc w:val="both"/>
              <w:rPr>
                <w:ins w:id="393" w:author="Dr. Anees Ahmed" w:date="2018-06-01T09:05:00Z"/>
                <w:rFonts w:cs="Calibri" w:cstheme="minorHAnsi"/>
                <w:sz w:val="24"/>
                <w:szCs w:val="24"/>
              </w:rPr>
            </w:pPr>
            <w:ins w:id="390" w:author="Dr. Anees Ahmed" w:date="2018-06-01T09:05:00Z">
              <w:r>
                <w:rPr>
                  <w:rFonts w:eastAsia="Calibri" w:cs=""/>
                  <w:kern w:val="0"/>
                  <w:sz w:val="22"/>
                  <w:szCs w:val="22"/>
                  <w:lang w:val="en-US" w:eastAsia="en-US" w:bidi="ar-SA"/>
                </w:rPr>
                <w:t>​</w:t>
              </w:r>
            </w:ins>
            <w:ins w:id="391" w:author="Dr. Anees Ahmed" w:date="2018-06-01T09:05:00Z">
              <w:r>
                <mc:AlternateContent>
                  <mc:Choice Requires="wps">
                    <w:drawing>
                      <wp:anchor distT="0" distB="41910" distL="19050" distR="10160" simplePos="0" relativeHeight="514" behindDoc="0" locked="0" layoutInCell="1" allowOverlap="1" wp14:anchorId="6C4CC8A8">
                        <wp:simplePos x="0" y="0"/>
                        <wp:positionH relativeFrom="column">
                          <wp:posOffset>2842895</wp:posOffset>
                        </wp:positionH>
                        <wp:positionV relativeFrom="paragraph">
                          <wp:posOffset>17145</wp:posOffset>
                        </wp:positionV>
                        <wp:extent cx="370840" cy="396240"/>
                        <wp:effectExtent l="15875" t="6350" r="16510" b="10160"/>
                        <wp:wrapNone/>
                        <wp:docPr id="10" name="Down Arrow 34"/>
                        <a:graphic xmlns:a="http://schemas.openxmlformats.org/drawingml/2006/main">
                          <a:graphicData uri="http://schemas.microsoft.com/office/word/2010/wordprocessingShape">
                            <wps:wsp>
                              <wps:cNvSpPr/>
                              <wps:spPr>
                                <a:xfrm>
                                  <a:off x="0" y="0"/>
                                  <a:ext cx="370800" cy="396360"/>
                                </a:xfrm>
                                <a:prstGeom prst="downArrow">
                                  <a:avLst>
                                    <a:gd name="adj1" fmla="val 50000"/>
                                    <a:gd name="adj2" fmla="val 50000"/>
                                  </a:avLst>
                                </a:prstGeom>
                                <a:solidFill>
                                  <a:srgbClr val="5B9BD5"/>
                                </a:solidFill>
                                <a:ln w="12700">
                                  <a:solidFill>
                                    <a:srgbClr val="43729D"/>
                                  </a:solidFill>
                                  <a:miter/>
                                </a:ln>
                              </wps:spPr>
                              <wps:style>
                                <a:lnRef idx="0"/>
                                <a:fillRef idx="0"/>
                                <a:effectRef idx="0"/>
                                <a:fontRef idx="minor"/>
                              </wps:style>
                              <wps:bodyPr/>
                            </wps:wsp>
                          </a:graphicData>
                        </a:graphic>
                      </wp:anchor>
                    </w:drawing>
                  </mc:Choice>
                  <mc:Fallback>
                    <w:pict>
                      <v:shape id="shape_0" fillcolor="#5b9bd5" stroked="t" o:allowincell="t" style="position:absolute;margin-left:223.85pt;margin-top:1.35pt;width:29.15pt;height:31.15pt;mso-wrap-style:none;v-text-anchor:middle" wp14:anchorId="6C4CC8A8" type="_x0000_t67" path="l-2147483631,-2147483635l-2147483631,0l-2147483629,0l-2147483629,-2147483635l-2147483622,-2147483635l-2147483632,-2147483623xe">
                        <v:fill o:detectmouseclick="t" type="solid" color2="#a4642a"/>
                        <v:stroke color="#43729d" weight="12600" joinstyle="miter" endcap="flat"/>
                        <w10:wrap type="none"/>
                      </v:shape>
                    </w:pict>
                  </mc:Fallback>
                </mc:AlternateContent>
              </w:r>
            </w:ins>
            <w:ins w:id="392" w:author="Dr. Anees Ahmed" w:date="2018-06-01T09:05:00Z">
              <w:r>
                <w:rPr>
                  <w:rFonts w:eastAsia="Calibri" w:cs=""/>
                  <w:kern w:val="0"/>
                  <w:sz w:val="22"/>
                  <w:szCs w:val="22"/>
                  <w:lang w:val="en-US" w:eastAsia="en-US" w:bidi="ar-SA"/>
                </w:rPr>
                <w:t>​</w:t>
              </w:r>
            </w:ins>
          </w:p>
          <w:p>
            <w:pPr>
              <w:pStyle w:val="Normal"/>
              <w:widowControl w:val="false"/>
              <w:tabs>
                <w:tab w:val="clear" w:pos="720"/>
                <w:tab w:val="right" w:pos="9270" w:leader="dot"/>
              </w:tabs>
              <w:spacing w:lineRule="auto" w:line="276" w:before="0" w:after="0"/>
              <w:jc w:val="both"/>
              <w:rPr>
                <w:ins w:id="397" w:author="Dr. Anees Ahmed" w:date="2018-06-01T09:05:00Z"/>
                <w:rFonts w:cs="Calibri" w:cstheme="minorHAnsi"/>
                <w:sz w:val="24"/>
                <w:szCs w:val="24"/>
              </w:rPr>
            </w:pPr>
            <w:ins w:id="394" w:author="Dr. Anees Ahmed" w:date="2018-06-01T09:05:00Z">
              <w:r>
                <w:rPr>
                  <w:rFonts w:eastAsia="Calibri" w:cs=""/>
                  <w:kern w:val="0"/>
                  <w:sz w:val="22"/>
                  <w:szCs w:val="22"/>
                  <w:lang w:val="en-US" w:eastAsia="en-US" w:bidi="ar-SA"/>
                </w:rPr>
                <w:t>​</w:t>
              </w:r>
            </w:ins>
            <w:ins w:id="395" w:author="Dr. Anees Ahmed" w:date="2018-06-01T09:05:00Z">
              <w:r>
                <w:drawing>
                  <wp:anchor distT="0" distB="0" distL="0" distR="0" simplePos="0" relativeHeight="527" behindDoc="1" locked="0" layoutInCell="1" allowOverlap="1">
                    <wp:simplePos x="0" y="0"/>
                    <wp:positionH relativeFrom="column">
                      <wp:posOffset>9525</wp:posOffset>
                    </wp:positionH>
                    <wp:positionV relativeFrom="paragraph">
                      <wp:posOffset>83820</wp:posOffset>
                    </wp:positionV>
                    <wp:extent cx="5786120" cy="534670"/>
                    <wp:effectExtent l="0" t="0" r="0" b="0"/>
                    <wp:wrapNone/>
                    <wp:docPr id="1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8"/>
                            <pic:cNvPicPr>
                              <a:picLocks noChangeAspect="1" noChangeArrowheads="1"/>
                            </pic:cNvPicPr>
                          </pic:nvPicPr>
                          <pic:blipFill>
                            <a:blip r:embed="rId8"/>
                            <a:stretch>
                              <a:fillRect/>
                            </a:stretch>
                          </pic:blipFill>
                          <pic:spPr bwMode="auto">
                            <a:xfrm>
                              <a:off x="0" y="0"/>
                              <a:ext cx="5786120" cy="534670"/>
                            </a:xfrm>
                            <a:prstGeom prst="rect">
                              <a:avLst/>
                            </a:prstGeom>
                            <a:noFill/>
                          </pic:spPr>
                        </pic:pic>
                      </a:graphicData>
                    </a:graphic>
                  </wp:anchor>
                </w:drawing>
              </w:r>
            </w:ins>
            <w:ins w:id="396" w:author="Dr. Anees Ahmed" w:date="2018-06-01T09:05:00Z">
              <w:r>
                <w:rPr>
                  <w:rFonts w:eastAsia="Calibri" w:cs=""/>
                  <w:kern w:val="0"/>
                  <w:sz w:val="22"/>
                  <w:szCs w:val="22"/>
                  <w:lang w:val="en-US" w:eastAsia="en-US" w:bidi="ar-SA"/>
                </w:rPr>
                <w:t>​</w:t>
              </w:r>
            </w:ins>
          </w:p>
          <w:p>
            <w:pPr>
              <w:pStyle w:val="Normal"/>
              <w:widowControl w:val="false"/>
              <w:tabs>
                <w:tab w:val="clear" w:pos="720"/>
                <w:tab w:val="right" w:pos="9270" w:leader="dot"/>
              </w:tabs>
              <w:spacing w:lineRule="auto" w:line="276" w:before="0" w:after="0"/>
              <w:jc w:val="center"/>
              <w:rPr>
                <w:ins w:id="399" w:author="Dr. Anees Ahmed" w:date="2018-06-01T09:05:00Z"/>
                <w:rFonts w:cs="Calibri" w:cstheme="minorHAnsi"/>
                <w:sz w:val="24"/>
                <w:szCs w:val="24"/>
              </w:rPr>
            </w:pPr>
            <w:ins w:id="398" w:author="Dr. Anees Ahmed" w:date="2018-06-01T09:05:00Z">
              <w:r>
                <w:rPr>
                  <w:rFonts w:eastAsia="Calibri" w:cs="Calibri" w:cstheme="minorHAnsi"/>
                  <w:color w:val="FFFFFF"/>
                  <w:kern w:val="0"/>
                  <w:sz w:val="24"/>
                  <w:szCs w:val="24"/>
                  <w:lang w:val="en-US" w:eastAsia="en-US" w:bidi="ar-SA"/>
                </w:rPr>
                <w:t>Set priority areas for implementing the laboratory plan</w:t>
              </w:r>
            </w:ins>
          </w:p>
          <w:p>
            <w:pPr>
              <w:pStyle w:val="Normal"/>
              <w:widowControl w:val="false"/>
              <w:tabs>
                <w:tab w:val="clear" w:pos="720"/>
                <w:tab w:val="right" w:pos="9270" w:leader="dot"/>
              </w:tabs>
              <w:spacing w:lineRule="auto" w:line="276" w:before="0" w:after="0"/>
              <w:jc w:val="both"/>
              <w:rPr>
                <w:ins w:id="403" w:author="Dr. Anees Ahmed" w:date="2018-06-01T09:05:00Z"/>
                <w:rFonts w:cs="Calibri" w:cstheme="minorHAnsi"/>
                <w:sz w:val="24"/>
                <w:szCs w:val="24"/>
              </w:rPr>
            </w:pPr>
            <w:ins w:id="400" w:author="Dr. Anees Ahmed" w:date="2018-06-01T09:05:00Z">
              <w:r>
                <w:rPr>
                  <w:rFonts w:eastAsia="Calibri" w:cs=""/>
                  <w:kern w:val="0"/>
                  <w:sz w:val="22"/>
                  <w:szCs w:val="22"/>
                  <w:lang w:val="en-US" w:eastAsia="en-US" w:bidi="ar-SA"/>
                </w:rPr>
                <w:t>​</w:t>
              </w:r>
            </w:ins>
            <w:ins w:id="401" w:author="Dr. Anees Ahmed" w:date="2018-06-01T09:05:00Z">
              <w:r>
                <mc:AlternateContent>
                  <mc:Choice Requires="wps">
                    <w:drawing>
                      <wp:anchor distT="0" distB="41910" distL="19050" distR="10160" simplePos="0" relativeHeight="515" behindDoc="0" locked="0" layoutInCell="1" allowOverlap="1" wp14:anchorId="04A83AC1">
                        <wp:simplePos x="0" y="0"/>
                        <wp:positionH relativeFrom="column">
                          <wp:posOffset>2825750</wp:posOffset>
                        </wp:positionH>
                        <wp:positionV relativeFrom="paragraph">
                          <wp:posOffset>125730</wp:posOffset>
                        </wp:positionV>
                        <wp:extent cx="370840" cy="396875"/>
                        <wp:effectExtent l="15875" t="6985" r="16510" b="9525"/>
                        <wp:wrapNone/>
                        <wp:docPr id="12" name="Down Arrow 45"/>
                        <a:graphic xmlns:a="http://schemas.openxmlformats.org/drawingml/2006/main">
                          <a:graphicData uri="http://schemas.microsoft.com/office/word/2010/wordprocessingShape">
                            <wps:wsp>
                              <wps:cNvSpPr/>
                              <wps:spPr>
                                <a:xfrm>
                                  <a:off x="0" y="0"/>
                                  <a:ext cx="370800" cy="396720"/>
                                </a:xfrm>
                                <a:prstGeom prst="downArrow">
                                  <a:avLst>
                                    <a:gd name="adj1" fmla="val 50000"/>
                                    <a:gd name="adj2" fmla="val 50000"/>
                                  </a:avLst>
                                </a:prstGeom>
                                <a:solidFill>
                                  <a:srgbClr val="5B9BD5"/>
                                </a:solidFill>
                                <a:ln w="12700">
                                  <a:solidFill>
                                    <a:srgbClr val="43729D"/>
                                  </a:solidFill>
                                  <a:miter/>
                                </a:ln>
                              </wps:spPr>
                              <wps:style>
                                <a:lnRef idx="0"/>
                                <a:fillRef idx="0"/>
                                <a:effectRef idx="0"/>
                                <a:fontRef idx="minor"/>
                              </wps:style>
                              <wps:bodyPr/>
                            </wps:wsp>
                          </a:graphicData>
                        </a:graphic>
                      </wp:anchor>
                    </w:drawing>
                  </mc:Choice>
                  <mc:Fallback>
                    <w:pict>
                      <v:shape id="shape_0" fillcolor="#5b9bd5" stroked="t" o:allowincell="t" style="position:absolute;margin-left:222.5pt;margin-top:9.9pt;width:29.15pt;height:31.2pt;mso-wrap-style:none;v-text-anchor:middle" wp14:anchorId="04A83AC1" type="_x0000_t67" path="l-2147483631,-2147483635l-2147483631,0l-2147483629,0l-2147483629,-2147483635l-2147483622,-2147483635l-2147483632,-2147483623xe">
                        <v:fill o:detectmouseclick="t" type="solid" color2="#a4642a"/>
                        <v:stroke color="#43729d" weight="12600" joinstyle="miter" endcap="flat"/>
                        <w10:wrap type="none"/>
                      </v:shape>
                    </w:pict>
                  </mc:Fallback>
                </mc:AlternateContent>
              </w:r>
            </w:ins>
            <w:ins w:id="402" w:author="Dr. Anees Ahmed" w:date="2018-06-01T09:05:00Z">
              <w:r>
                <w:rPr>
                  <w:rFonts w:eastAsia="Calibri" w:cs=""/>
                  <w:kern w:val="0"/>
                  <w:sz w:val="22"/>
                  <w:szCs w:val="22"/>
                  <w:lang w:val="en-US" w:eastAsia="en-US" w:bidi="ar-SA"/>
                </w:rPr>
                <w:t>​</w:t>
              </w:r>
            </w:ins>
          </w:p>
          <w:p>
            <w:pPr>
              <w:pStyle w:val="Normal"/>
              <w:widowControl w:val="false"/>
              <w:tabs>
                <w:tab w:val="clear" w:pos="720"/>
                <w:tab w:val="right" w:pos="9270" w:leader="dot"/>
              </w:tabs>
              <w:spacing w:lineRule="auto" w:line="276" w:before="0" w:after="0"/>
              <w:jc w:val="both"/>
              <w:rPr>
                <w:ins w:id="405" w:author="Dr. Anees Ahmed" w:date="2018-06-01T09:05:00Z"/>
                <w:rFonts w:cs="Calibri" w:cstheme="minorHAnsi"/>
                <w:sz w:val="24"/>
                <w:szCs w:val="24"/>
              </w:rPr>
            </w:pPr>
            <w:ins w:id="404" w:author="Dr. Anees Ahmed" w:date="2018-06-01T09:05:00Z">
              <w:r>
                <w:rPr>
                  <w:rFonts w:eastAsia="Calibri" w:cs="Calibri" w:cstheme="minorHAnsi"/>
                  <w:kern w:val="0"/>
                  <w:sz w:val="24"/>
                  <w:szCs w:val="24"/>
                  <w:lang w:val="en-US" w:eastAsia="en-US" w:bidi="ar-SA"/>
                </w:rPr>
              </w:r>
            </w:ins>
          </w:p>
          <w:p>
            <w:pPr>
              <w:pStyle w:val="Normal"/>
              <w:widowControl w:val="false"/>
              <w:tabs>
                <w:tab w:val="clear" w:pos="720"/>
                <w:tab w:val="right" w:pos="9270" w:leader="dot"/>
              </w:tabs>
              <w:spacing w:lineRule="auto" w:line="276" w:before="0" w:after="0"/>
              <w:jc w:val="both"/>
              <w:rPr>
                <w:ins w:id="409" w:author="Dr. Anees Ahmed" w:date="2018-06-01T09:05:00Z"/>
                <w:rFonts w:cs="Calibri" w:cstheme="minorHAnsi"/>
                <w:sz w:val="24"/>
                <w:szCs w:val="24"/>
              </w:rPr>
            </w:pPr>
            <w:ins w:id="406" w:author="Dr. Anees Ahmed" w:date="2018-06-01T09:05:00Z">
              <w:r>
                <w:rPr>
                  <w:rFonts w:eastAsia="Calibri" w:cs=""/>
                  <w:kern w:val="0"/>
                  <w:sz w:val="22"/>
                  <w:szCs w:val="22"/>
                  <w:lang w:val="en-US" w:eastAsia="en-US" w:bidi="ar-SA"/>
                </w:rPr>
                <w:t>​</w:t>
              </w:r>
            </w:ins>
            <w:ins w:id="407" w:author="Dr. Anees Ahmed" w:date="2018-06-01T09:05:00Z">
              <w:r>
                <w:drawing>
                  <wp:anchor distT="0" distB="0" distL="0" distR="0" simplePos="0" relativeHeight="525" behindDoc="1" locked="0" layoutInCell="1" allowOverlap="1">
                    <wp:simplePos x="0" y="0"/>
                    <wp:positionH relativeFrom="column">
                      <wp:posOffset>9525</wp:posOffset>
                    </wp:positionH>
                    <wp:positionV relativeFrom="paragraph">
                      <wp:posOffset>82550</wp:posOffset>
                    </wp:positionV>
                    <wp:extent cx="5760720" cy="574040"/>
                    <wp:effectExtent l="0" t="0" r="0" b="0"/>
                    <wp:wrapNone/>
                    <wp:docPr id="1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9"/>
                            <pic:cNvPicPr>
                              <a:picLocks noChangeAspect="1" noChangeArrowheads="1"/>
                            </pic:cNvPicPr>
                          </pic:nvPicPr>
                          <pic:blipFill>
                            <a:blip r:embed="rId9"/>
                            <a:stretch>
                              <a:fillRect/>
                            </a:stretch>
                          </pic:blipFill>
                          <pic:spPr bwMode="auto">
                            <a:xfrm>
                              <a:off x="0" y="0"/>
                              <a:ext cx="5760720" cy="574040"/>
                            </a:xfrm>
                            <a:prstGeom prst="rect">
                              <a:avLst/>
                            </a:prstGeom>
                            <a:noFill/>
                          </pic:spPr>
                        </pic:pic>
                      </a:graphicData>
                    </a:graphic>
                  </wp:anchor>
                </w:drawing>
              </w:r>
            </w:ins>
            <w:ins w:id="408" w:author="Dr. Anees Ahmed" w:date="2018-06-01T09:05:00Z">
              <w:r>
                <w:rPr>
                  <w:rFonts w:eastAsia="Calibri" w:cs=""/>
                  <w:kern w:val="0"/>
                  <w:sz w:val="22"/>
                  <w:szCs w:val="22"/>
                  <w:lang w:val="en-US" w:eastAsia="en-US" w:bidi="ar-SA"/>
                </w:rPr>
                <w:t>​</w:t>
              </w:r>
            </w:ins>
          </w:p>
          <w:p>
            <w:pPr>
              <w:pStyle w:val="Normal"/>
              <w:widowControl w:val="false"/>
              <w:tabs>
                <w:tab w:val="clear" w:pos="720"/>
                <w:tab w:val="right" w:pos="9270" w:leader="dot"/>
              </w:tabs>
              <w:spacing w:lineRule="auto" w:line="276" w:before="0" w:after="0"/>
              <w:jc w:val="center"/>
              <w:rPr>
                <w:ins w:id="411" w:author="Dr. Anees Ahmed" w:date="2018-06-01T09:05:00Z"/>
                <w:rFonts w:cs="Calibri" w:cstheme="minorHAnsi"/>
                <w:sz w:val="24"/>
                <w:szCs w:val="24"/>
              </w:rPr>
            </w:pPr>
            <w:ins w:id="410" w:author="Dr. Anees Ahmed" w:date="2018-06-01T09:05:00Z">
              <w:r>
                <w:rPr>
                  <w:rFonts w:eastAsia="Calibri" w:cs="Calibri" w:cstheme="minorHAnsi"/>
                  <w:color w:val="FFFFFF"/>
                  <w:kern w:val="0"/>
                  <w:sz w:val="24"/>
                  <w:szCs w:val="24"/>
                  <w:lang w:val="en-US" w:eastAsia="en-US" w:bidi="ar-SA"/>
                </w:rPr>
                <w:t>Define time frames for the completion of each strategic objective</w:t>
              </w:r>
            </w:ins>
          </w:p>
          <w:p>
            <w:pPr>
              <w:pStyle w:val="Normal"/>
              <w:widowControl w:val="false"/>
              <w:tabs>
                <w:tab w:val="clear" w:pos="720"/>
                <w:tab w:val="right" w:pos="9270" w:leader="dot"/>
              </w:tabs>
              <w:spacing w:lineRule="auto" w:line="276" w:before="0" w:after="0"/>
              <w:jc w:val="both"/>
              <w:rPr>
                <w:ins w:id="415" w:author="Dr. Anees Ahmed" w:date="2018-06-01T09:05:00Z"/>
                <w:rFonts w:cs="Calibri" w:cstheme="minorHAnsi"/>
                <w:sz w:val="24"/>
                <w:szCs w:val="24"/>
              </w:rPr>
            </w:pPr>
            <w:ins w:id="412" w:author="Dr. Anees Ahmed" w:date="2018-06-01T09:05:00Z">
              <w:r>
                <w:rPr>
                  <w:rFonts w:eastAsia="Calibri" w:cs=""/>
                  <w:kern w:val="0"/>
                  <w:sz w:val="22"/>
                  <w:szCs w:val="22"/>
                  <w:lang w:val="en-US" w:eastAsia="en-US" w:bidi="ar-SA"/>
                </w:rPr>
                <w:t>​</w:t>
              </w:r>
            </w:ins>
            <w:ins w:id="413" w:author="Dr. Anees Ahmed" w:date="2018-06-01T09:05:00Z">
              <w:r>
                <mc:AlternateContent>
                  <mc:Choice Requires="wps">
                    <w:drawing>
                      <wp:anchor distT="0" distB="41910" distL="19050" distR="10160" simplePos="0" relativeHeight="516" behindDoc="0" locked="0" layoutInCell="1" allowOverlap="1" wp14:anchorId="11C26041">
                        <wp:simplePos x="0" y="0"/>
                        <wp:positionH relativeFrom="column">
                          <wp:posOffset>2820670</wp:posOffset>
                        </wp:positionH>
                        <wp:positionV relativeFrom="paragraph">
                          <wp:posOffset>165735</wp:posOffset>
                        </wp:positionV>
                        <wp:extent cx="370840" cy="396240"/>
                        <wp:effectExtent l="15875" t="6350" r="16510" b="10160"/>
                        <wp:wrapNone/>
                        <wp:docPr id="14" name="Down Arrow 47"/>
                        <a:graphic xmlns:a="http://schemas.openxmlformats.org/drawingml/2006/main">
                          <a:graphicData uri="http://schemas.microsoft.com/office/word/2010/wordprocessingShape">
                            <wps:wsp>
                              <wps:cNvSpPr/>
                              <wps:spPr>
                                <a:xfrm>
                                  <a:off x="0" y="0"/>
                                  <a:ext cx="370800" cy="396360"/>
                                </a:xfrm>
                                <a:prstGeom prst="downArrow">
                                  <a:avLst>
                                    <a:gd name="adj1" fmla="val 59304"/>
                                    <a:gd name="adj2" fmla="val 50000"/>
                                  </a:avLst>
                                </a:prstGeom>
                                <a:solidFill>
                                  <a:srgbClr val="5B9BD5"/>
                                </a:solidFill>
                                <a:ln w="12700">
                                  <a:solidFill>
                                    <a:srgbClr val="43729D"/>
                                  </a:solidFill>
                                  <a:miter/>
                                </a:ln>
                              </wps:spPr>
                              <wps:style>
                                <a:lnRef idx="0"/>
                                <a:fillRef idx="0"/>
                                <a:effectRef idx="0"/>
                                <a:fontRef idx="minor"/>
                              </wps:style>
                              <wps:bodyPr/>
                            </wps:wsp>
                          </a:graphicData>
                        </a:graphic>
                      </wp:anchor>
                    </w:drawing>
                  </mc:Choice>
                  <mc:Fallback>
                    <w:pict>
                      <v:shape id="shape_0" fillcolor="#5b9bd5" stroked="t" o:allowincell="t" style="position:absolute;margin-left:222.1pt;margin-top:13.05pt;width:29.15pt;height:31.15pt;mso-wrap-style:none;v-text-anchor:middle" wp14:anchorId="11C26041" type="_x0000_t67" path="l-2147483631,-2147483635l-2147483631,0l-2147483629,0l-2147483629,-2147483635l-2147483622,-2147483635l-2147483632,-2147483623xe">
                        <v:fill o:detectmouseclick="t" type="solid" color2="#a4642a"/>
                        <v:stroke color="#43729d" weight="12600" joinstyle="miter" endcap="flat"/>
                        <w10:wrap type="none"/>
                      </v:shape>
                    </w:pict>
                  </mc:Fallback>
                </mc:AlternateContent>
              </w:r>
            </w:ins>
            <w:ins w:id="414" w:author="Dr. Anees Ahmed" w:date="2018-06-01T09:05:00Z">
              <w:r>
                <w:rPr>
                  <w:rFonts w:eastAsia="Calibri" w:cs=""/>
                  <w:kern w:val="0"/>
                  <w:sz w:val="22"/>
                  <w:szCs w:val="22"/>
                  <w:lang w:val="en-US" w:eastAsia="en-US" w:bidi="ar-SA"/>
                </w:rPr>
                <w:t>​</w:t>
              </w:r>
            </w:ins>
          </w:p>
          <w:p>
            <w:pPr>
              <w:pStyle w:val="Normal"/>
              <w:widowControl w:val="false"/>
              <w:tabs>
                <w:tab w:val="clear" w:pos="720"/>
                <w:tab w:val="right" w:pos="9270" w:leader="dot"/>
              </w:tabs>
              <w:spacing w:lineRule="auto" w:line="276" w:before="0" w:after="0"/>
              <w:jc w:val="both"/>
              <w:rPr>
                <w:ins w:id="417" w:author="Dr. Anees Ahmed" w:date="2018-06-01T09:05:00Z"/>
                <w:rFonts w:cs="Calibri" w:cstheme="minorHAnsi"/>
                <w:sz w:val="24"/>
                <w:szCs w:val="24"/>
              </w:rPr>
            </w:pPr>
            <w:ins w:id="416" w:author="Dr. Anees Ahmed" w:date="2018-06-01T09:05:00Z">
              <w:r>
                <w:rPr>
                  <w:rFonts w:eastAsia="Calibri" w:cs="Calibri" w:cstheme="minorHAnsi"/>
                  <w:kern w:val="0"/>
                  <w:sz w:val="24"/>
                  <w:szCs w:val="24"/>
                  <w:lang w:val="en-US" w:eastAsia="en-US" w:bidi="ar-SA"/>
                </w:rPr>
              </w:r>
            </w:ins>
          </w:p>
          <w:p>
            <w:pPr>
              <w:pStyle w:val="Normal"/>
              <w:widowControl w:val="false"/>
              <w:tabs>
                <w:tab w:val="clear" w:pos="720"/>
                <w:tab w:val="right" w:pos="9270" w:leader="dot"/>
              </w:tabs>
              <w:spacing w:lineRule="auto" w:line="276" w:before="0" w:after="0"/>
              <w:jc w:val="both"/>
              <w:rPr>
                <w:ins w:id="421" w:author="Dr. Anees Ahmed" w:date="2018-06-01T09:05:00Z"/>
                <w:rFonts w:cs="Calibri" w:cstheme="minorHAnsi"/>
                <w:sz w:val="24"/>
                <w:szCs w:val="24"/>
              </w:rPr>
            </w:pPr>
            <w:ins w:id="418" w:author="Dr. Anees Ahmed" w:date="2018-06-01T09:05:00Z">
              <w:r>
                <w:rPr>
                  <w:rFonts w:eastAsia="Calibri" w:cs=""/>
                  <w:kern w:val="0"/>
                  <w:sz w:val="22"/>
                  <w:szCs w:val="22"/>
                  <w:lang w:val="en-US" w:eastAsia="en-US" w:bidi="ar-SA"/>
                </w:rPr>
                <w:t>​</w:t>
              </w:r>
            </w:ins>
            <w:ins w:id="419" w:author="Dr. Anees Ahmed" w:date="2018-06-01T09:05:00Z">
              <w:r>
                <w:drawing>
                  <wp:anchor distT="0" distB="0" distL="0" distR="0" simplePos="0" relativeHeight="523" behindDoc="1" locked="0" layoutInCell="1" allowOverlap="1">
                    <wp:simplePos x="0" y="0"/>
                    <wp:positionH relativeFrom="column">
                      <wp:posOffset>9525</wp:posOffset>
                    </wp:positionH>
                    <wp:positionV relativeFrom="paragraph">
                      <wp:posOffset>81915</wp:posOffset>
                    </wp:positionV>
                    <wp:extent cx="5725160" cy="680720"/>
                    <wp:effectExtent l="0" t="0" r="0" b="0"/>
                    <wp:wrapNone/>
                    <wp:docPr id="1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0"/>
                            <pic:cNvPicPr>
                              <a:picLocks noChangeAspect="1" noChangeArrowheads="1"/>
                            </pic:cNvPicPr>
                          </pic:nvPicPr>
                          <pic:blipFill>
                            <a:blip r:embed="rId10"/>
                            <a:stretch>
                              <a:fillRect/>
                            </a:stretch>
                          </pic:blipFill>
                          <pic:spPr bwMode="auto">
                            <a:xfrm>
                              <a:off x="0" y="0"/>
                              <a:ext cx="5725160" cy="680720"/>
                            </a:xfrm>
                            <a:prstGeom prst="rect">
                              <a:avLst/>
                            </a:prstGeom>
                            <a:noFill/>
                          </pic:spPr>
                        </pic:pic>
                      </a:graphicData>
                    </a:graphic>
                  </wp:anchor>
                </w:drawing>
              </w:r>
            </w:ins>
            <w:ins w:id="420" w:author="Dr. Anees Ahmed" w:date="2018-06-01T09:05:00Z">
              <w:r>
                <w:rPr>
                  <w:rFonts w:eastAsia="Calibri" w:cs=""/>
                  <w:kern w:val="0"/>
                  <w:sz w:val="22"/>
                  <w:szCs w:val="22"/>
                  <w:lang w:val="en-US" w:eastAsia="en-US" w:bidi="ar-SA"/>
                </w:rPr>
                <w:t>​</w:t>
              </w:r>
            </w:ins>
          </w:p>
          <w:p>
            <w:pPr>
              <w:pStyle w:val="Normal"/>
              <w:widowControl w:val="false"/>
              <w:tabs>
                <w:tab w:val="clear" w:pos="720"/>
                <w:tab w:val="right" w:pos="9270" w:leader="dot"/>
              </w:tabs>
              <w:overflowPunct w:val="true"/>
              <w:spacing w:lineRule="auto" w:line="276" w:before="0" w:after="0"/>
              <w:jc w:val="center"/>
              <w:rPr>
                <w:ins w:id="426" w:author="Dr. Anees Ahmed" w:date="2018-06-01T09:05:00Z"/>
                <w:rFonts w:cs="Calibri" w:cstheme="minorHAnsi"/>
                <w:sz w:val="24"/>
                <w:szCs w:val="24"/>
              </w:rPr>
            </w:pPr>
            <w:ins w:id="422" w:author="Dr. Anees Ahmed" w:date="2018-06-01T09:05:00Z">
              <w:r>
                <w:rPr>
                  <w:rFonts w:eastAsia="Calibri" w:cs=""/>
                  <w:kern w:val="0"/>
                  <w:sz w:val="22"/>
                  <w:szCs w:val="22"/>
                  <w:lang w:val="en-US" w:eastAsia="en-US" w:bidi="ar-SA"/>
                </w:rPr>
                <w:t>​</w:t>
              </w:r>
            </w:ins>
            <w:ins w:id="423" w:author="Dr. Anees Ahmed" w:date="2018-06-01T09:05:00Z">
              <w:r>
                <mc:AlternateContent>
                  <mc:Choice Requires="wps">
                    <w:drawing>
                      <wp:anchor distT="0" distB="41910" distL="19050" distR="10160" simplePos="0" relativeHeight="517" behindDoc="0" locked="0" layoutInCell="1" allowOverlap="1" wp14:anchorId="01EB9AE1">
                        <wp:simplePos x="0" y="0"/>
                        <wp:positionH relativeFrom="column">
                          <wp:posOffset>2860675</wp:posOffset>
                        </wp:positionH>
                        <wp:positionV relativeFrom="paragraph">
                          <wp:posOffset>514350</wp:posOffset>
                        </wp:positionV>
                        <wp:extent cx="370840" cy="396875"/>
                        <wp:effectExtent l="15875" t="7620" r="16510" b="9525"/>
                        <wp:wrapNone/>
                        <wp:docPr id="16" name="Down Arrow 49"/>
                        <a:graphic xmlns:a="http://schemas.openxmlformats.org/drawingml/2006/main">
                          <a:graphicData uri="http://schemas.microsoft.com/office/word/2010/wordprocessingShape">
                            <wps:wsp>
                              <wps:cNvSpPr/>
                              <wps:spPr>
                                <a:xfrm>
                                  <a:off x="0" y="0"/>
                                  <a:ext cx="370800" cy="396720"/>
                                </a:xfrm>
                                <a:prstGeom prst="downArrow">
                                  <a:avLst>
                                    <a:gd name="adj1" fmla="val 50000"/>
                                    <a:gd name="adj2" fmla="val 50000"/>
                                  </a:avLst>
                                </a:prstGeom>
                                <a:solidFill>
                                  <a:srgbClr val="5B9BD5"/>
                                </a:solidFill>
                                <a:ln w="12700">
                                  <a:solidFill>
                                    <a:srgbClr val="43729D"/>
                                  </a:solidFill>
                                  <a:miter/>
                                </a:ln>
                              </wps:spPr>
                              <wps:style>
                                <a:lnRef idx="0"/>
                                <a:fillRef idx="0"/>
                                <a:effectRef idx="0"/>
                                <a:fontRef idx="minor"/>
                              </wps:style>
                              <wps:bodyPr/>
                            </wps:wsp>
                          </a:graphicData>
                        </a:graphic>
                      </wp:anchor>
                    </w:drawing>
                  </mc:Choice>
                  <mc:Fallback>
                    <w:pict>
                      <v:shape id="shape_0" fillcolor="#5b9bd5" stroked="t" o:allowincell="t" style="position:absolute;margin-left:225.25pt;margin-top:40.5pt;width:29.15pt;height:31.2pt;mso-wrap-style:none;v-text-anchor:middle" wp14:anchorId="01EB9AE1" type="_x0000_t67" path="l-2147483631,-2147483635l-2147483631,0l-2147483629,0l-2147483629,-2147483635l-2147483622,-2147483635l-2147483632,-2147483623xe">
                        <v:fill o:detectmouseclick="t" type="solid" color2="#a4642a"/>
                        <v:stroke color="#43729d" weight="12600" joinstyle="miter" endcap="flat"/>
                        <w10:wrap type="none"/>
                      </v:shape>
                    </w:pict>
                  </mc:Fallback>
                </mc:AlternateContent>
              </w:r>
            </w:ins>
            <w:ins w:id="424" w:author="Dr. Anees Ahmed" w:date="2018-06-01T09:05:00Z">
              <w:r>
                <w:rPr>
                  <w:rFonts w:eastAsia="Calibri" w:cs=""/>
                  <w:kern w:val="0"/>
                  <w:sz w:val="22"/>
                  <w:szCs w:val="22"/>
                  <w:lang w:val="en-US" w:eastAsia="en-US" w:bidi="ar-SA"/>
                </w:rPr>
                <w:t>​</w:t>
              </w:r>
            </w:ins>
            <w:ins w:id="425" w:author="Dr. Anees Ahmed" w:date="2018-06-01T09:05:00Z">
              <w:r>
                <w:rPr>
                  <w:rFonts w:eastAsia="Calibri" w:cs="Calibri" w:cstheme="minorHAnsi"/>
                  <w:color w:val="FFFFFF"/>
                  <w:kern w:val="0"/>
                  <w:sz w:val="24"/>
                  <w:szCs w:val="24"/>
                  <w:lang w:val="en-US" w:eastAsia="en-US" w:bidi="ar-SA"/>
                </w:rPr>
                <w:t xml:space="preserve">Outline budgetary requirements and sources for each strategic objective </w:t>
              </w:r>
            </w:ins>
          </w:p>
          <w:p>
            <w:pPr>
              <w:pStyle w:val="Normal"/>
              <w:widowControl w:val="false"/>
              <w:tabs>
                <w:tab w:val="clear" w:pos="720"/>
                <w:tab w:val="right" w:pos="9270" w:leader="dot"/>
              </w:tabs>
              <w:spacing w:lineRule="auto" w:line="276" w:before="0" w:after="0"/>
              <w:jc w:val="both"/>
              <w:rPr>
                <w:ins w:id="428" w:author="Dr. Anees Ahmed" w:date="2018-06-01T09:05:00Z"/>
                <w:rFonts w:cs="Calibri" w:cstheme="minorHAnsi"/>
                <w:sz w:val="24"/>
                <w:szCs w:val="24"/>
              </w:rPr>
            </w:pPr>
            <w:ins w:id="427" w:author="Dr. Anees Ahmed" w:date="2018-06-01T09:05:00Z">
              <w:r>
                <w:rPr>
                  <w:rFonts w:eastAsia="Calibri" w:cs="Calibri" w:cstheme="minorHAnsi"/>
                  <w:kern w:val="0"/>
                  <w:sz w:val="24"/>
                  <w:szCs w:val="24"/>
                  <w:lang w:val="en-US" w:eastAsia="en-US" w:bidi="ar-SA"/>
                </w:rPr>
              </w:r>
            </w:ins>
          </w:p>
          <w:p>
            <w:pPr>
              <w:pStyle w:val="Normal"/>
              <w:widowControl w:val="false"/>
              <w:tabs>
                <w:tab w:val="clear" w:pos="720"/>
                <w:tab w:val="right" w:pos="9270" w:leader="dot"/>
              </w:tabs>
              <w:spacing w:lineRule="auto" w:line="276" w:before="0" w:after="0"/>
              <w:jc w:val="both"/>
              <w:rPr>
                <w:ins w:id="430" w:author="Dr. Anees Ahmed" w:date="2018-06-01T09:05:00Z"/>
                <w:rFonts w:cs="Calibri" w:cstheme="minorHAnsi"/>
                <w:sz w:val="24"/>
                <w:szCs w:val="24"/>
              </w:rPr>
            </w:pPr>
            <w:ins w:id="429" w:author="Dr. Anees Ahmed" w:date="2018-06-01T09:05:00Z">
              <w:r>
                <w:rPr>
                  <w:rFonts w:eastAsia="Calibri" w:cs="Calibri" w:cstheme="minorHAnsi"/>
                  <w:kern w:val="0"/>
                  <w:sz w:val="24"/>
                  <w:szCs w:val="24"/>
                  <w:lang w:val="en-US" w:eastAsia="en-US" w:bidi="ar-SA"/>
                </w:rPr>
              </w:r>
            </w:ins>
          </w:p>
          <w:p>
            <w:pPr>
              <w:pStyle w:val="Normal"/>
              <w:widowControl w:val="false"/>
              <w:tabs>
                <w:tab w:val="clear" w:pos="720"/>
                <w:tab w:val="right" w:pos="9270" w:leader="dot"/>
              </w:tabs>
              <w:spacing w:lineRule="auto" w:line="276" w:before="0" w:after="0"/>
              <w:jc w:val="both"/>
              <w:rPr>
                <w:ins w:id="434" w:author="Dr. Anees Ahmed" w:date="2018-06-01T09:05:00Z"/>
                <w:rFonts w:cs="Calibri" w:cstheme="minorHAnsi"/>
                <w:sz w:val="24"/>
                <w:szCs w:val="24"/>
              </w:rPr>
            </w:pPr>
            <w:ins w:id="431" w:author="Dr. Anees Ahmed" w:date="2018-06-01T09:05:00Z">
              <w:r>
                <w:rPr>
                  <w:rFonts w:eastAsia="Calibri" w:cs=""/>
                  <w:kern w:val="0"/>
                  <w:sz w:val="22"/>
                  <w:szCs w:val="22"/>
                  <w:lang w:val="en-US" w:eastAsia="en-US" w:bidi="ar-SA"/>
                </w:rPr>
                <w:t>​</w:t>
              </w:r>
            </w:ins>
            <w:ins w:id="432" w:author="Dr. Anees Ahmed" w:date="2018-06-01T09:05:00Z">
              <w:r>
                <w:drawing>
                  <wp:anchor distT="0" distB="0" distL="0" distR="0" simplePos="0" relativeHeight="492" behindDoc="1" locked="0" layoutInCell="1" allowOverlap="1">
                    <wp:simplePos x="0" y="0"/>
                    <wp:positionH relativeFrom="column">
                      <wp:posOffset>9525</wp:posOffset>
                    </wp:positionH>
                    <wp:positionV relativeFrom="paragraph">
                      <wp:posOffset>33020</wp:posOffset>
                    </wp:positionV>
                    <wp:extent cx="5721350" cy="651510"/>
                    <wp:effectExtent l="0" t="0" r="0" b="0"/>
                    <wp:wrapNone/>
                    <wp:docPr id="1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1"/>
                            <pic:cNvPicPr>
                              <a:picLocks noChangeAspect="1" noChangeArrowheads="1"/>
                            </pic:cNvPicPr>
                          </pic:nvPicPr>
                          <pic:blipFill>
                            <a:blip r:embed="rId11"/>
                            <a:stretch>
                              <a:fillRect/>
                            </a:stretch>
                          </pic:blipFill>
                          <pic:spPr bwMode="auto">
                            <a:xfrm>
                              <a:off x="0" y="0"/>
                              <a:ext cx="5721350" cy="651510"/>
                            </a:xfrm>
                            <a:prstGeom prst="rect">
                              <a:avLst/>
                            </a:prstGeom>
                            <a:noFill/>
                          </pic:spPr>
                        </pic:pic>
                      </a:graphicData>
                    </a:graphic>
                  </wp:anchor>
                </w:drawing>
              </w:r>
            </w:ins>
            <w:ins w:id="433" w:author="Dr. Anees Ahmed" w:date="2018-06-01T09:05:00Z">
              <w:r>
                <w:rPr>
                  <w:rFonts w:eastAsia="Calibri" w:cs=""/>
                  <w:kern w:val="0"/>
                  <w:sz w:val="22"/>
                  <w:szCs w:val="22"/>
                  <w:lang w:val="en-US" w:eastAsia="en-US" w:bidi="ar-SA"/>
                </w:rPr>
                <w:t>​</w:t>
              </w:r>
            </w:ins>
          </w:p>
          <w:p>
            <w:pPr>
              <w:pStyle w:val="Normal"/>
              <w:widowControl w:val="false"/>
              <w:tabs>
                <w:tab w:val="clear" w:pos="720"/>
                <w:tab w:val="right" w:pos="9270" w:leader="dot"/>
              </w:tabs>
              <w:overflowPunct w:val="true"/>
              <w:spacing w:lineRule="auto" w:line="276" w:before="0" w:after="0"/>
              <w:jc w:val="center"/>
              <w:rPr>
                <w:ins w:id="436" w:author="Dr. Anees Ahmed" w:date="2018-06-01T09:05:00Z"/>
                <w:rFonts w:cs="Calibri" w:cstheme="minorHAnsi"/>
                <w:sz w:val="24"/>
                <w:szCs w:val="24"/>
              </w:rPr>
            </w:pPr>
            <w:ins w:id="435" w:author="Dr. Anees Ahmed" w:date="2018-06-01T09:05:00Z">
              <w:r>
                <w:rPr>
                  <w:rFonts w:eastAsia="Calibri" w:cs="Calibri" w:cstheme="minorHAnsi"/>
                  <w:color w:val="FFFFFF"/>
                  <w:kern w:val="0"/>
                  <w:sz w:val="24"/>
                  <w:szCs w:val="24"/>
                  <w:lang w:val="en-US" w:eastAsia="en-US" w:bidi="ar-SA"/>
                </w:rPr>
                <w:t>Define a monitoring framework and indicators for monitoring and evaluating the implementation of the laboratory plan</w:t>
              </w:r>
            </w:ins>
          </w:p>
          <w:p>
            <w:pPr>
              <w:pStyle w:val="Normal"/>
              <w:widowControl w:val="false"/>
              <w:tabs>
                <w:tab w:val="clear" w:pos="720"/>
                <w:tab w:val="right" w:pos="9270" w:leader="dot"/>
              </w:tabs>
              <w:spacing w:lineRule="auto" w:line="276" w:before="0" w:after="0"/>
              <w:jc w:val="both"/>
              <w:rPr>
                <w:ins w:id="438" w:author="Dr. Anees Ahmed" w:date="2018-06-01T09:05:00Z"/>
                <w:rFonts w:cs="Calibri" w:cstheme="minorHAnsi"/>
                <w:b/>
                <w:sz w:val="24"/>
                <w:szCs w:val="24"/>
              </w:rPr>
            </w:pPr>
            <w:ins w:id="437" w:author="Dr. Anees Ahmed" w:date="2018-06-01T09:05:00Z">
              <w:r>
                <w:rPr>
                  <w:rFonts w:eastAsia="Calibri" w:cs="Calibri" w:cstheme="minorHAnsi"/>
                  <w:b/>
                  <w:kern w:val="0"/>
                  <w:sz w:val="24"/>
                  <w:szCs w:val="24"/>
                  <w:lang w:val="en-US" w:eastAsia="en-US" w:bidi="ar-SA"/>
                </w:rPr>
              </w:r>
            </w:ins>
            <w:bookmarkStart w:id="73" w:name="page17"/>
            <w:bookmarkStart w:id="74" w:name="page17"/>
            <w:bookmarkEnd w:id="74"/>
          </w:p>
          <w:p>
            <w:pPr>
              <w:pStyle w:val="Normal"/>
              <w:widowControl w:val="false"/>
              <w:tabs>
                <w:tab w:val="clear" w:pos="720"/>
                <w:tab w:val="right" w:pos="9270" w:leader="dot"/>
              </w:tabs>
              <w:spacing w:lineRule="auto" w:line="276" w:before="0" w:after="0"/>
              <w:jc w:val="both"/>
              <w:rPr>
                <w:ins w:id="440" w:author="Dr. Anees Ahmed" w:date="2018-06-01T09:05:00Z"/>
                <w:rFonts w:cs="Calibri" w:cstheme="minorHAnsi"/>
                <w:b/>
                <w:sz w:val="24"/>
                <w:szCs w:val="24"/>
              </w:rPr>
            </w:pPr>
            <w:ins w:id="439" w:author="Dr. Anees Ahmed" w:date="2018-06-01T09:05:00Z">
              <w:r>
                <w:rPr>
                  <w:rFonts w:eastAsia="Calibri" w:cs="Calibri" w:cstheme="minorHAnsi"/>
                  <w:b/>
                  <w:kern w:val="0"/>
                  <w:sz w:val="24"/>
                  <w:szCs w:val="24"/>
                  <w:lang w:val="en-US" w:eastAsia="en-US" w:bidi="ar-SA"/>
                </w:rPr>
              </w:r>
            </w:ins>
          </w:p>
          <w:p>
            <w:pPr>
              <w:pStyle w:val="Normal"/>
              <w:widowControl w:val="false"/>
              <w:tabs>
                <w:tab w:val="clear" w:pos="720"/>
                <w:tab w:val="right" w:pos="9270" w:leader="dot"/>
              </w:tabs>
              <w:spacing w:lineRule="auto" w:line="276" w:before="0" w:after="0"/>
              <w:jc w:val="both"/>
              <w:rPr>
                <w:ins w:id="442" w:author="Dr. Anees Ahmed" w:date="2018-06-01T09:05:00Z"/>
                <w:rFonts w:cs="Calibri" w:cstheme="minorHAnsi"/>
                <w:b/>
                <w:sz w:val="24"/>
                <w:szCs w:val="24"/>
              </w:rPr>
            </w:pPr>
            <w:ins w:id="441" w:author="Dr. Anees Ahmed" w:date="2018-06-01T09:05:00Z">
              <w:r>
                <w:rPr>
                  <w:rFonts w:eastAsia="Calibri" w:cs="Calibri" w:cstheme="minorHAnsi"/>
                  <w:b/>
                  <w:kern w:val="0"/>
                  <w:sz w:val="24"/>
                  <w:szCs w:val="24"/>
                  <w:lang w:val="en-US" w:eastAsia="en-US" w:bidi="ar-SA"/>
                </w:rPr>
                <w:t>Standard Operating Procedures</w:t>
              </w:r>
            </w:ins>
          </w:p>
          <w:p>
            <w:pPr>
              <w:pStyle w:val="Normal"/>
              <w:widowControl/>
              <w:shd w:val="clear" w:color="auto" w:fill="FFFFFF"/>
              <w:tabs>
                <w:tab w:val="clear" w:pos="720"/>
                <w:tab w:val="right" w:pos="9270" w:leader="dot"/>
              </w:tabs>
              <w:spacing w:lineRule="auto" w:line="276" w:before="0" w:after="0"/>
              <w:jc w:val="both"/>
              <w:rPr>
                <w:ins w:id="445" w:author="Dr. Anees Ahmed" w:date="2018-06-01T09:05:00Z"/>
                <w:rFonts w:cs="Calibri" w:cstheme="minorHAnsi"/>
                <w:sz w:val="24"/>
                <w:szCs w:val="24"/>
              </w:rPr>
            </w:pPr>
            <w:ins w:id="443" w:author="Dr. Anees Ahmed" w:date="2018-06-01T09:05:00Z">
              <w:r>
                <w:rPr>
                  <w:rStyle w:val="chicklets3"/>
                  <w:rFonts w:eastAsia="Calibri" w:cs="Calibri" w:cstheme="minorHAnsi"/>
                  <w:color w:val="000000"/>
                  <w:kern w:val="0"/>
                  <w:sz w:val="24"/>
                  <w:lang w:val="en-US" w:eastAsia="en-US" w:bidi="ar-SA"/>
                </w:rPr>
                <w:t>    </w:t>
              </w:r>
            </w:ins>
            <w:ins w:id="444" w:author="Dr. Anees Ahmed" w:date="2018-06-01T09:05:00Z">
              <w:r>
                <w:rPr>
                  <w:rFonts w:eastAsia="Calibri" w:cs="Calibri" w:cstheme="minorHAnsi"/>
                  <w:kern w:val="0"/>
                  <w:sz w:val="24"/>
                  <w:szCs w:val="24"/>
                  <w:lang w:val="en-US" w:eastAsia="en-US" w:bidi="ar-SA"/>
                </w:rPr>
                <w:t>Laboratories must have written Standard Operating Procedures (SOPs). All lab personnel, who perform operations, need to document that they have read and understand all SOPs relevant to their work. New employees should be given hands-on training which should include all relevant SOPs.</w:t>
              </w:r>
            </w:ins>
          </w:p>
          <w:p>
            <w:pPr>
              <w:pStyle w:val="Default"/>
              <w:widowControl/>
              <w:tabs>
                <w:tab w:val="clear" w:pos="720"/>
                <w:tab w:val="right" w:pos="9270" w:leader="dot"/>
              </w:tabs>
              <w:spacing w:lineRule="auto" w:line="276" w:before="0" w:after="0"/>
              <w:jc w:val="both"/>
              <w:rPr>
                <w:ins w:id="447" w:author="Dr. Anees Ahmed" w:date="2018-06-01T09:05:00Z"/>
                <w:rFonts w:ascii="Calibri" w:hAnsi="Calibri" w:cs="Calibri" w:asciiTheme="minorHAnsi" w:cstheme="minorHAnsi" w:hAnsiTheme="minorHAnsi"/>
                <w:b/>
                <w:color w:val="auto"/>
              </w:rPr>
            </w:pPr>
            <w:ins w:id="446" w:author="Dr. Anees Ahmed" w:date="2018-06-01T09:05:00Z">
              <w:r>
                <w:rPr>
                  <w:rFonts w:cs="Calibri" w:ascii="Calibri" w:hAnsi="Calibri" w:asciiTheme="minorHAnsi" w:cstheme="minorHAnsi" w:hAnsiTheme="minorHAnsi"/>
                  <w:b/>
                  <w:color w:val="auto"/>
                  <w:kern w:val="0"/>
                  <w:lang w:val="en-US" w:eastAsia="en-US" w:bidi="ar-SA"/>
                </w:rPr>
                <w:t>The benefits of SOPs:</w:t>
              </w:r>
            </w:ins>
          </w:p>
          <w:p>
            <w:pPr>
              <w:pStyle w:val="Default"/>
              <w:widowControl/>
              <w:numPr>
                <w:ilvl w:val="0"/>
                <w:numId w:val="13"/>
              </w:numPr>
              <w:tabs>
                <w:tab w:val="clear" w:pos="720"/>
                <w:tab w:val="right" w:pos="9270" w:leader="dot"/>
              </w:tabs>
              <w:spacing w:lineRule="auto" w:line="276" w:before="0" w:after="0"/>
              <w:jc w:val="both"/>
              <w:rPr>
                <w:ins w:id="449" w:author="Dr. Anees Ahmed" w:date="2018-06-01T09:05:00Z"/>
                <w:rFonts w:ascii="Calibri" w:hAnsi="Calibri" w:cs="Calibri" w:asciiTheme="minorHAnsi" w:cstheme="minorHAnsi" w:hAnsiTheme="minorHAnsi"/>
                <w:color w:val="auto"/>
              </w:rPr>
            </w:pPr>
            <w:ins w:id="448" w:author="Dr. Anees Ahmed" w:date="2018-06-01T09:05:00Z">
              <w:r>
                <w:rPr>
                  <w:rFonts w:cs="Calibri" w:ascii="Calibri" w:hAnsi="Calibri" w:asciiTheme="minorHAnsi" w:cstheme="minorHAnsi" w:hAnsiTheme="minorHAnsi"/>
                  <w:color w:val="auto"/>
                  <w:kern w:val="0"/>
                  <w:lang w:val="en-US" w:eastAsia="en-US" w:bidi="ar-SA"/>
                </w:rPr>
                <w:t>Important for training new staff</w:t>
              </w:r>
            </w:ins>
          </w:p>
          <w:p>
            <w:pPr>
              <w:pStyle w:val="Default"/>
              <w:widowControl/>
              <w:numPr>
                <w:ilvl w:val="0"/>
                <w:numId w:val="13"/>
              </w:numPr>
              <w:tabs>
                <w:tab w:val="clear" w:pos="720"/>
                <w:tab w:val="right" w:pos="9270" w:leader="dot"/>
              </w:tabs>
              <w:spacing w:lineRule="auto" w:line="276" w:before="0" w:after="0"/>
              <w:jc w:val="both"/>
              <w:rPr>
                <w:ins w:id="451" w:author="Dr. Anees Ahmed" w:date="2018-06-01T09:05:00Z"/>
                <w:rFonts w:ascii="Calibri" w:hAnsi="Calibri" w:cs="Calibri" w:asciiTheme="minorHAnsi" w:cstheme="minorHAnsi" w:hAnsiTheme="minorHAnsi"/>
                <w:color w:val="auto"/>
              </w:rPr>
            </w:pPr>
            <w:ins w:id="450" w:author="Dr. Anees Ahmed" w:date="2018-06-01T09:05:00Z">
              <w:r>
                <w:rPr>
                  <w:rFonts w:cs="Calibri" w:ascii="Calibri" w:hAnsi="Calibri" w:asciiTheme="minorHAnsi" w:cstheme="minorHAnsi" w:hAnsiTheme="minorHAnsi"/>
                  <w:color w:val="auto"/>
                  <w:kern w:val="0"/>
                  <w:lang w:val="en-US" w:eastAsia="en-US" w:bidi="ar-SA"/>
                </w:rPr>
                <w:t>Efficient workflow</w:t>
              </w:r>
            </w:ins>
          </w:p>
          <w:p>
            <w:pPr>
              <w:pStyle w:val="Default"/>
              <w:widowControl/>
              <w:numPr>
                <w:ilvl w:val="0"/>
                <w:numId w:val="13"/>
              </w:numPr>
              <w:tabs>
                <w:tab w:val="clear" w:pos="720"/>
                <w:tab w:val="right" w:pos="9270" w:leader="dot"/>
              </w:tabs>
              <w:spacing w:lineRule="auto" w:line="276" w:before="0" w:after="0"/>
              <w:jc w:val="both"/>
              <w:rPr>
                <w:ins w:id="453" w:author="Dr. Anees Ahmed" w:date="2018-06-01T09:05:00Z"/>
                <w:rFonts w:ascii="Calibri" w:hAnsi="Calibri" w:cs="Calibri" w:asciiTheme="minorHAnsi" w:cstheme="minorHAnsi" w:hAnsiTheme="minorHAnsi"/>
                <w:color w:val="auto"/>
              </w:rPr>
            </w:pPr>
            <w:ins w:id="452" w:author="Dr. Anees Ahmed" w:date="2018-06-01T09:05:00Z">
              <w:r>
                <w:rPr>
                  <w:rFonts w:cs="Calibri" w:ascii="Calibri" w:hAnsi="Calibri" w:asciiTheme="minorHAnsi" w:cstheme="minorHAnsi" w:hAnsiTheme="minorHAnsi"/>
                  <w:color w:val="auto"/>
                  <w:kern w:val="0"/>
                  <w:lang w:val="en-US" w:eastAsia="en-US" w:bidi="ar-SA"/>
                </w:rPr>
                <w:t>Address safety concerns</w:t>
              </w:r>
            </w:ins>
          </w:p>
          <w:p>
            <w:pPr>
              <w:pStyle w:val="Default"/>
              <w:widowControl/>
              <w:numPr>
                <w:ilvl w:val="0"/>
                <w:numId w:val="13"/>
              </w:numPr>
              <w:tabs>
                <w:tab w:val="clear" w:pos="720"/>
                <w:tab w:val="right" w:pos="9270" w:leader="dot"/>
              </w:tabs>
              <w:spacing w:lineRule="auto" w:line="276" w:before="0" w:after="0"/>
              <w:jc w:val="both"/>
              <w:rPr>
                <w:ins w:id="455" w:author="Dr. Anees Ahmed" w:date="2018-06-01T09:05:00Z"/>
                <w:rFonts w:ascii="Calibri" w:hAnsi="Calibri" w:cs="Calibri" w:asciiTheme="minorHAnsi" w:cstheme="minorHAnsi" w:hAnsiTheme="minorHAnsi"/>
                <w:color w:val="auto"/>
              </w:rPr>
            </w:pPr>
            <w:ins w:id="454" w:author="Dr. Anees Ahmed" w:date="2018-06-01T09:05:00Z">
              <w:r>
                <w:rPr>
                  <w:rFonts w:cs="Calibri" w:ascii="Calibri" w:hAnsi="Calibri" w:asciiTheme="minorHAnsi" w:cstheme="minorHAnsi" w:hAnsiTheme="minorHAnsi"/>
                  <w:color w:val="auto"/>
                  <w:kern w:val="0"/>
                  <w:lang w:val="en-US" w:eastAsia="en-US" w:bidi="ar-SA"/>
                </w:rPr>
                <w:t>Minimize chances of miscommunication</w:t>
              </w:r>
            </w:ins>
          </w:p>
          <w:p>
            <w:pPr>
              <w:pStyle w:val="Default"/>
              <w:widowControl/>
              <w:numPr>
                <w:ilvl w:val="0"/>
                <w:numId w:val="13"/>
              </w:numPr>
              <w:tabs>
                <w:tab w:val="clear" w:pos="720"/>
                <w:tab w:val="right" w:pos="9270" w:leader="dot"/>
              </w:tabs>
              <w:spacing w:lineRule="auto" w:line="276" w:before="0" w:after="0"/>
              <w:jc w:val="both"/>
              <w:rPr>
                <w:ins w:id="457" w:author="Dr. Anees Ahmed" w:date="2018-06-01T09:05:00Z"/>
                <w:rFonts w:ascii="Calibri" w:hAnsi="Calibri" w:cs="Calibri" w:asciiTheme="minorHAnsi" w:cstheme="minorHAnsi" w:hAnsiTheme="minorHAnsi"/>
                <w:color w:val="auto"/>
              </w:rPr>
            </w:pPr>
            <w:ins w:id="456" w:author="Dr. Anees Ahmed" w:date="2018-06-01T09:05:00Z">
              <w:r>
                <w:rPr>
                  <w:rFonts w:cs="Calibri" w:ascii="Calibri" w:hAnsi="Calibri" w:asciiTheme="minorHAnsi" w:cstheme="minorHAnsi" w:hAnsiTheme="minorHAnsi"/>
                  <w:color w:val="auto"/>
                  <w:kern w:val="0"/>
                  <w:lang w:val="en-US" w:eastAsia="en-US" w:bidi="ar-SA"/>
                </w:rPr>
                <w:t>Minimize variability in test results</w:t>
              </w:r>
            </w:ins>
          </w:p>
          <w:p>
            <w:pPr>
              <w:pStyle w:val="Default"/>
              <w:widowControl/>
              <w:numPr>
                <w:ilvl w:val="0"/>
                <w:numId w:val="13"/>
              </w:numPr>
              <w:tabs>
                <w:tab w:val="clear" w:pos="720"/>
                <w:tab w:val="right" w:pos="9270" w:leader="dot"/>
              </w:tabs>
              <w:spacing w:lineRule="auto" w:line="276" w:before="0" w:after="0"/>
              <w:jc w:val="both"/>
              <w:rPr>
                <w:ins w:id="459" w:author="Dr. Anees Ahmed" w:date="2018-06-01T09:05:00Z"/>
                <w:rFonts w:ascii="Calibri" w:hAnsi="Calibri" w:cs="Calibri" w:asciiTheme="minorHAnsi" w:cstheme="minorHAnsi" w:hAnsiTheme="minorHAnsi"/>
                <w:color w:val="auto"/>
              </w:rPr>
            </w:pPr>
            <w:ins w:id="458" w:author="Dr. Anees Ahmed" w:date="2018-06-01T09:05:00Z">
              <w:r>
                <w:rPr>
                  <w:rFonts w:cs="Calibri" w:ascii="Calibri" w:hAnsi="Calibri" w:asciiTheme="minorHAnsi" w:cstheme="minorHAnsi" w:hAnsiTheme="minorHAnsi"/>
                  <w:color w:val="auto"/>
                  <w:kern w:val="0"/>
                  <w:lang w:val="en-US" w:eastAsia="en-US" w:bidi="ar-SA"/>
                </w:rPr>
                <w:t>Minimize failed test runs</w:t>
              </w:r>
            </w:ins>
          </w:p>
          <w:p>
            <w:pPr>
              <w:pStyle w:val="Default"/>
              <w:widowControl/>
              <w:numPr>
                <w:ilvl w:val="0"/>
                <w:numId w:val="13"/>
              </w:numPr>
              <w:tabs>
                <w:tab w:val="clear" w:pos="720"/>
                <w:tab w:val="right" w:pos="9270" w:leader="dot"/>
              </w:tabs>
              <w:spacing w:lineRule="auto" w:line="276" w:before="0" w:after="0"/>
              <w:jc w:val="both"/>
              <w:rPr>
                <w:ins w:id="461" w:author="Dr. Anees Ahmed" w:date="2018-06-01T09:05:00Z"/>
                <w:rFonts w:ascii="Calibri" w:hAnsi="Calibri" w:cs="Calibri" w:asciiTheme="minorHAnsi" w:cstheme="minorHAnsi" w:hAnsiTheme="minorHAnsi"/>
                <w:color w:val="auto"/>
              </w:rPr>
            </w:pPr>
            <w:ins w:id="460" w:author="Dr. Anees Ahmed" w:date="2018-06-01T09:05:00Z">
              <w:r>
                <w:rPr>
                  <w:rFonts w:cs="Calibri" w:ascii="Calibri" w:hAnsi="Calibri" w:asciiTheme="minorHAnsi" w:cstheme="minorHAnsi" w:hAnsiTheme="minorHAnsi"/>
                  <w:color w:val="auto"/>
                  <w:kern w:val="0"/>
                  <w:lang w:val="en-US" w:eastAsia="en-US" w:bidi="ar-SA"/>
                </w:rPr>
                <w:t>Serve as a vital part of a laboratory quality assurance program</w:t>
              </w:r>
            </w:ins>
          </w:p>
          <w:p>
            <w:pPr>
              <w:pStyle w:val="Normal"/>
              <w:widowControl/>
              <w:tabs>
                <w:tab w:val="clear" w:pos="720"/>
                <w:tab w:val="right" w:pos="9270" w:leader="dot"/>
              </w:tabs>
              <w:spacing w:lineRule="auto" w:line="276" w:before="0" w:after="0"/>
              <w:jc w:val="both"/>
              <w:rPr>
                <w:ins w:id="463" w:author="Dr. Anees Ahmed" w:date="2018-06-01T09:05:00Z"/>
                <w:rFonts w:cs="Calibri" w:cstheme="minorHAnsi"/>
                <w:b/>
                <w:bCs/>
                <w:color w:themeColor="text1" w:val="000000"/>
                <w:sz w:val="24"/>
                <w:szCs w:val="24"/>
              </w:rPr>
            </w:pPr>
            <w:ins w:id="462" w:author="Dr. Anees Ahmed" w:date="2018-06-01T09:05:00Z">
              <w:r>
                <w:rPr>
                  <w:rFonts w:eastAsia="Calibri" w:cs="Calibri" w:cstheme="minorHAnsi"/>
                  <w:b/>
                  <w:bCs/>
                  <w:color w:themeColor="text1" w:val="000000"/>
                  <w:kern w:val="0"/>
                  <w:sz w:val="24"/>
                  <w:szCs w:val="24"/>
                  <w:lang w:val="en-US" w:eastAsia="en-US" w:bidi="ar-SA"/>
                </w:rPr>
                <w:t>Budget Allocation</w:t>
              </w:r>
            </w:ins>
          </w:p>
          <w:p>
            <w:pPr>
              <w:pStyle w:val="Normal"/>
              <w:widowControl/>
              <w:tabs>
                <w:tab w:val="clear" w:pos="720"/>
                <w:tab w:val="right" w:pos="9270" w:leader="dot"/>
              </w:tabs>
              <w:spacing w:lineRule="auto" w:line="276" w:before="0" w:after="0"/>
              <w:jc w:val="both"/>
              <w:rPr>
                <w:ins w:id="465" w:author="Dr. Anees Ahmed" w:date="2018-06-01T09:05:00Z"/>
                <w:rFonts w:cs="Calibri" w:cstheme="minorHAnsi"/>
                <w:color w:themeColor="text1" w:val="000000"/>
                <w:sz w:val="24"/>
                <w:szCs w:val="24"/>
              </w:rPr>
            </w:pPr>
            <w:ins w:id="464" w:author="Dr. Anees Ahmed" w:date="2018-06-01T09:05:00Z">
              <w:r>
                <w:rPr>
                  <w:rFonts w:eastAsia="Calibri" w:cs="Calibri" w:cstheme="minorHAnsi"/>
                  <w:color w:themeColor="text1" w:val="000000"/>
                  <w:kern w:val="0"/>
                  <w:sz w:val="24"/>
                  <w:szCs w:val="24"/>
                  <w:lang w:val="en-US" w:eastAsia="en-US" w:bidi="ar-SA"/>
                </w:rPr>
                <w:t>Budget formulation including forecasting and finalizing the budget, is the responsibility of the senior management</w:t>
              </w:r>
            </w:ins>
          </w:p>
          <w:p>
            <w:pPr>
              <w:pStyle w:val="Normal"/>
              <w:widowControl/>
              <w:tabs>
                <w:tab w:val="clear" w:pos="720"/>
                <w:tab w:val="right" w:pos="9270" w:leader="dot"/>
              </w:tabs>
              <w:spacing w:lineRule="auto" w:line="276" w:before="0" w:after="0"/>
              <w:jc w:val="both"/>
              <w:rPr>
                <w:ins w:id="467" w:author="Dr. Anees Ahmed" w:date="2018-06-01T09:05:00Z"/>
                <w:rFonts w:cs="Calibri" w:cstheme="minorHAnsi"/>
                <w:color w:themeColor="text1" w:val="000000"/>
                <w:sz w:val="24"/>
                <w:szCs w:val="24"/>
              </w:rPr>
            </w:pPr>
            <w:ins w:id="466" w:author="Dr. Anees Ahmed" w:date="2018-06-01T09:05:00Z">
              <w:r>
                <w:rPr>
                  <w:rFonts w:eastAsia="Calibri" w:cs="Calibri" w:cstheme="minorHAnsi"/>
                  <w:color w:themeColor="text1" w:val="000000"/>
                  <w:kern w:val="0"/>
                  <w:sz w:val="24"/>
                  <w:szCs w:val="24"/>
                  <w:lang w:val="en-US" w:eastAsia="en-US" w:bidi="ar-SA"/>
                </w:rPr>
                <w:t>Budgeting refers to the allocation of capital and setting the expenditure with respect to the laboratory’s core functions to achieve the set or designated targets.  The budget needs to be focused and prepared to cover all of the financial requirements and to cover  any of the future investment plan/s.  The routine and daily expenses will have appropriate allocation so that the future investments do not affect the scheduled existing expenses of the laboratory.</w:t>
              </w:r>
            </w:ins>
          </w:p>
          <w:p>
            <w:pPr>
              <w:pStyle w:val="Normal"/>
              <w:widowControl/>
              <w:tabs>
                <w:tab w:val="clear" w:pos="720"/>
                <w:tab w:val="right" w:pos="9270" w:leader="dot"/>
              </w:tabs>
              <w:spacing w:lineRule="auto" w:line="276" w:before="0" w:after="0"/>
              <w:jc w:val="both"/>
              <w:rPr>
                <w:ins w:id="471" w:author="Dr. Anees Ahmed" w:date="2018-06-01T09:05:00Z"/>
                <w:rFonts w:cs="Calibri" w:cstheme="minorHAnsi"/>
                <w:color w:themeColor="text1" w:val="000000"/>
                <w:sz w:val="24"/>
                <w:szCs w:val="24"/>
              </w:rPr>
            </w:pPr>
            <w:ins w:id="468" w:author="Dr. Anees Ahmed" w:date="2018-06-01T09:05:00Z">
              <w:r>
                <w:rPr>
                  <w:rFonts w:eastAsia="Calibri" w:cs="Calibri" w:cstheme="minorHAnsi"/>
                  <w:color w:themeColor="text1" w:val="000000"/>
                  <w:kern w:val="0"/>
                  <w:sz w:val="24"/>
                  <w:szCs w:val="24"/>
                  <w:lang w:val="en-US" w:eastAsia="en-US" w:bidi="ar-SA"/>
                </w:rPr>
                <w:t xml:space="preserve">A </w:t>
              </w:r>
            </w:ins>
            <w:ins w:id="469" w:author="Dr. Anees Ahmed" w:date="2018-06-01T09:05:00Z">
              <w:r>
                <w:rPr>
                  <w:rFonts w:eastAsia="Calibri" w:cs="Calibri" w:cstheme="minorHAnsi"/>
                  <w:b/>
                  <w:bCs/>
                  <w:color w:themeColor="text1" w:val="000000"/>
                  <w:kern w:val="0"/>
                  <w:sz w:val="24"/>
                  <w:szCs w:val="24"/>
                  <w:lang w:val="en-US" w:eastAsia="en-US" w:bidi="ar-SA"/>
                </w:rPr>
                <w:t xml:space="preserve">budget process </w:t>
              </w:r>
            </w:ins>
            <w:ins w:id="470" w:author="Dr. Anees Ahmed" w:date="2018-06-01T09:05:00Z">
              <w:r>
                <w:rPr>
                  <w:rFonts w:eastAsia="Calibri" w:cs="Calibri" w:cstheme="minorHAnsi"/>
                  <w:color w:themeColor="text1" w:val="000000"/>
                  <w:kern w:val="0"/>
                  <w:sz w:val="24"/>
                  <w:szCs w:val="24"/>
                  <w:lang w:val="en-US" w:eastAsia="en-US" w:bidi="ar-SA"/>
                </w:rPr>
                <w:t>refers to the process by which organizations create and approve a budget, ensuring that these remain aligned with the rules and regulations, which is as follows:</w:t>
              </w:r>
            </w:ins>
          </w:p>
          <w:p>
            <w:pPr>
              <w:pStyle w:val="ListParagraph"/>
              <w:widowControl/>
              <w:numPr>
                <w:ilvl w:val="0"/>
                <w:numId w:val="14"/>
              </w:numPr>
              <w:tabs>
                <w:tab w:val="clear" w:pos="720"/>
                <w:tab w:val="right" w:pos="9270" w:leader="dot"/>
              </w:tabs>
              <w:spacing w:before="0" w:after="0"/>
              <w:jc w:val="both"/>
              <w:rPr>
                <w:ins w:id="473" w:author="Dr. Anees Ahmed" w:date="2018-06-01T09:05:00Z"/>
                <w:rFonts w:ascii="Calibri" w:hAnsi="Calibri" w:cs="Calibri" w:asciiTheme="minorHAnsi" w:cstheme="minorHAnsi" w:hAnsiTheme="minorHAnsi"/>
                <w:color w:themeColor="text1" w:val="000000"/>
                <w:sz w:val="24"/>
                <w:szCs w:val="24"/>
              </w:rPr>
            </w:pPr>
            <w:ins w:id="472" w:author="Dr. Anees Ahmed" w:date="2018-06-01T09:05:00Z">
              <w:r>
                <w:rPr>
                  <w:rFonts w:cs="Calibri" w:ascii="Calibri" w:hAnsi="Calibri" w:asciiTheme="minorHAnsi" w:cstheme="minorHAnsi" w:hAnsiTheme="minorHAnsi"/>
                  <w:color w:themeColor="text1" w:val="000000"/>
                  <w:kern w:val="0"/>
                  <w:sz w:val="24"/>
                  <w:szCs w:val="24"/>
                  <w:lang w:val="en-US" w:bidi="ar-SA"/>
                </w:rPr>
                <w:t>The Finance Department of the lab prepares worksheets to assist the section in-charges for preparation of sectional budget estimates.</w:t>
              </w:r>
            </w:ins>
          </w:p>
          <w:p>
            <w:pPr>
              <w:pStyle w:val="ListParagraph"/>
              <w:widowControl/>
              <w:numPr>
                <w:ilvl w:val="0"/>
                <w:numId w:val="14"/>
              </w:numPr>
              <w:tabs>
                <w:tab w:val="clear" w:pos="720"/>
                <w:tab w:val="right" w:pos="9270" w:leader="dot"/>
              </w:tabs>
              <w:spacing w:before="0" w:after="0"/>
              <w:jc w:val="both"/>
              <w:rPr>
                <w:ins w:id="475" w:author="Dr. Anees Ahmed" w:date="2018-06-01T09:05:00Z"/>
                <w:rFonts w:ascii="Calibri" w:hAnsi="Calibri" w:cs="Calibri" w:asciiTheme="minorHAnsi" w:cstheme="minorHAnsi" w:hAnsiTheme="minorHAnsi"/>
                <w:color w:themeColor="text1" w:val="000000"/>
                <w:sz w:val="24"/>
                <w:szCs w:val="24"/>
              </w:rPr>
            </w:pPr>
            <w:ins w:id="474" w:author="Dr. Anees Ahmed" w:date="2018-06-01T09:05:00Z">
              <w:r>
                <w:rPr>
                  <w:rFonts w:cs="Calibri" w:ascii="Calibri" w:hAnsi="Calibri" w:asciiTheme="minorHAnsi" w:cstheme="minorHAnsi" w:hAnsiTheme="minorHAnsi"/>
                  <w:color w:themeColor="text1" w:val="000000"/>
                  <w:kern w:val="0"/>
                  <w:sz w:val="24"/>
                  <w:szCs w:val="24"/>
                  <w:lang w:val="en-US" w:bidi="ar-SA"/>
                </w:rPr>
                <w:t xml:space="preserve">The Director calls a meeting of the section in-charges and they present and discuss plans for the following year’s projected level of activity. </w:t>
              </w:r>
            </w:ins>
          </w:p>
          <w:p>
            <w:pPr>
              <w:pStyle w:val="ListParagraph"/>
              <w:widowControl/>
              <w:numPr>
                <w:ilvl w:val="0"/>
                <w:numId w:val="14"/>
              </w:numPr>
              <w:tabs>
                <w:tab w:val="clear" w:pos="720"/>
                <w:tab w:val="right" w:pos="9270" w:leader="dot"/>
              </w:tabs>
              <w:spacing w:before="0" w:after="0"/>
              <w:jc w:val="both"/>
              <w:rPr>
                <w:ins w:id="477" w:author="Dr. Anees Ahmed" w:date="2018-06-01T09:05:00Z"/>
                <w:rFonts w:ascii="Calibri" w:hAnsi="Calibri" w:cs="Calibri" w:asciiTheme="minorHAnsi" w:cstheme="minorHAnsi" w:hAnsiTheme="minorHAnsi"/>
                <w:color w:themeColor="text1" w:val="000000"/>
                <w:sz w:val="24"/>
                <w:szCs w:val="24"/>
              </w:rPr>
            </w:pPr>
            <w:ins w:id="476" w:author="Dr. Anees Ahmed" w:date="2018-06-01T09:05:00Z">
              <w:r>
                <w:rPr>
                  <w:rFonts w:cs="Calibri" w:ascii="Calibri" w:hAnsi="Calibri" w:asciiTheme="minorHAnsi" w:cstheme="minorHAnsi" w:hAnsiTheme="minorHAnsi"/>
                  <w:color w:themeColor="text1" w:val="000000"/>
                  <w:kern w:val="0"/>
                  <w:sz w:val="24"/>
                  <w:szCs w:val="24"/>
                  <w:lang w:val="en-US" w:bidi="ar-SA"/>
                </w:rPr>
                <w:t>The section in-charge can work with the Finance Department, or work alone to prepare an estimate for their sections for the coming year.</w:t>
              </w:r>
            </w:ins>
          </w:p>
          <w:p>
            <w:pPr>
              <w:pStyle w:val="ListParagraph"/>
              <w:widowControl/>
              <w:numPr>
                <w:ilvl w:val="0"/>
                <w:numId w:val="14"/>
              </w:numPr>
              <w:tabs>
                <w:tab w:val="clear" w:pos="720"/>
                <w:tab w:val="right" w:pos="9270" w:leader="dot"/>
              </w:tabs>
              <w:spacing w:before="0" w:after="0"/>
              <w:jc w:val="both"/>
              <w:rPr>
                <w:ins w:id="479" w:author="Dr. Anees Ahmed" w:date="2018-06-01T09:05:00Z"/>
                <w:rFonts w:ascii="Calibri" w:hAnsi="Calibri" w:cs="Calibri" w:asciiTheme="minorHAnsi" w:cstheme="minorHAnsi" w:hAnsiTheme="minorHAnsi"/>
                <w:color w:themeColor="text1" w:val="000000"/>
                <w:sz w:val="24"/>
                <w:szCs w:val="24"/>
              </w:rPr>
            </w:pPr>
            <w:ins w:id="478" w:author="Dr. Anees Ahmed" w:date="2018-06-01T09:05:00Z">
              <w:r>
                <w:rPr>
                  <w:rFonts w:cs="Calibri" w:ascii="Calibri" w:hAnsi="Calibri" w:asciiTheme="minorHAnsi" w:cstheme="minorHAnsi" w:hAnsiTheme="minorHAnsi"/>
                  <w:color w:themeColor="text1" w:val="000000"/>
                  <w:kern w:val="0"/>
                  <w:sz w:val="24"/>
                  <w:szCs w:val="24"/>
                  <w:lang w:val="en-US" w:bidi="ar-SA"/>
                </w:rPr>
                <w:t xml:space="preserve">The completed budgets are presented by the section in-charges to their Directors/HODs for review and approval. </w:t>
              </w:r>
            </w:ins>
          </w:p>
          <w:p>
            <w:pPr>
              <w:pStyle w:val="Normal"/>
              <w:widowControl/>
              <w:tabs>
                <w:tab w:val="clear" w:pos="720"/>
                <w:tab w:val="right" w:pos="9270" w:leader="dot"/>
              </w:tabs>
              <w:spacing w:lineRule="auto" w:line="276" w:before="0" w:after="0"/>
              <w:jc w:val="both"/>
              <w:rPr>
                <w:ins w:id="481" w:author="Dr. Anees Ahmed" w:date="2018-06-01T09:05:00Z"/>
                <w:rFonts w:cs="Calibri" w:cstheme="minorHAnsi"/>
                <w:b/>
                <w:bCs/>
                <w:color w:themeColor="text1" w:val="000000"/>
                <w:sz w:val="24"/>
                <w:szCs w:val="24"/>
              </w:rPr>
            </w:pPr>
            <w:ins w:id="480" w:author="Dr. Anees Ahmed" w:date="2018-06-01T09:05:00Z">
              <w:r>
                <w:rPr>
                  <w:rFonts w:eastAsia="Calibri" w:cs="Calibri" w:cstheme="minorHAnsi"/>
                  <w:b/>
                  <w:bCs/>
                  <w:color w:themeColor="text1" w:val="000000"/>
                  <w:kern w:val="0"/>
                  <w:sz w:val="24"/>
                  <w:szCs w:val="24"/>
                  <w:lang w:val="en-US" w:eastAsia="en-US" w:bidi="ar-SA"/>
                </w:rPr>
                <w:t xml:space="preserve">Budgeting Technique: </w:t>
              </w:r>
            </w:ins>
          </w:p>
          <w:p>
            <w:pPr>
              <w:pStyle w:val="Normal"/>
              <w:widowControl/>
              <w:tabs>
                <w:tab w:val="clear" w:pos="720"/>
                <w:tab w:val="right" w:pos="9270" w:leader="dot"/>
              </w:tabs>
              <w:spacing w:lineRule="auto" w:line="276" w:before="0" w:after="0"/>
              <w:jc w:val="both"/>
              <w:rPr>
                <w:ins w:id="483" w:author="Dr. Anees Ahmed" w:date="2018-06-01T09:05:00Z"/>
                <w:rFonts w:cs="Calibri" w:cstheme="minorHAnsi"/>
                <w:color w:themeColor="text1" w:val="000000"/>
                <w:sz w:val="24"/>
                <w:szCs w:val="24"/>
              </w:rPr>
            </w:pPr>
            <w:ins w:id="482" w:author="Dr. Anees Ahmed" w:date="2018-06-01T09:05:00Z">
              <w:r>
                <w:rPr>
                  <w:rFonts w:eastAsia="Calibri" w:cs="Calibri" w:cstheme="minorHAnsi"/>
                  <w:color w:themeColor="text1" w:val="000000"/>
                  <w:kern w:val="0"/>
                  <w:sz w:val="24"/>
                  <w:szCs w:val="24"/>
                  <w:lang w:val="en-US" w:eastAsia="en-US" w:bidi="ar-SA"/>
                </w:rPr>
                <w:t>Most organizations / institutions produce Incremental budgets (i.e. using historic budgets and adding effect for inflation). Although this kind of budgeting is timely and less-costly to prepare, it might mean that unnecessary activities in the past will still be carried out. Zero- Based Budgeting (ZBB) can detect inflated budgets by eliminating wasteful and obsolete operations/activities, since every line of the budget has to be justified in order to align it with the overall strategic goal. Every item is reviewed and approved on a need-basis rather than history. This can also increase coordination and communication in the laboratory, as well as aligning staff to strategic goals.</w:t>
              </w:r>
            </w:ins>
          </w:p>
          <w:p>
            <w:pPr>
              <w:pStyle w:val="Normal"/>
              <w:widowControl/>
              <w:tabs>
                <w:tab w:val="clear" w:pos="720"/>
                <w:tab w:val="right" w:pos="9270" w:leader="dot"/>
              </w:tabs>
              <w:spacing w:lineRule="auto" w:line="276" w:before="0" w:after="0"/>
              <w:jc w:val="both"/>
              <w:rPr>
                <w:ins w:id="485" w:author="Dr. Anees Ahmed" w:date="2018-06-01T09:05:00Z"/>
                <w:rFonts w:cs="Calibri" w:cstheme="minorHAnsi"/>
                <w:b/>
                <w:bCs/>
                <w:color w:themeColor="text1" w:val="000000"/>
                <w:sz w:val="24"/>
                <w:szCs w:val="24"/>
              </w:rPr>
            </w:pPr>
            <w:ins w:id="484" w:author="Dr. Anees Ahmed" w:date="2018-06-01T09:05:00Z">
              <w:r>
                <w:rPr>
                  <w:rFonts w:eastAsia="Calibri" w:cs="Calibri" w:cstheme="minorHAnsi"/>
                  <w:b/>
                  <w:bCs/>
                  <w:color w:themeColor="text1" w:val="000000"/>
                  <w:kern w:val="0"/>
                  <w:sz w:val="24"/>
                  <w:szCs w:val="24"/>
                  <w:lang w:val="en-US" w:eastAsia="en-US" w:bidi="ar-SA"/>
                </w:rPr>
                <w:t xml:space="preserve">Steps of Budgeting Process: </w:t>
              </w:r>
            </w:ins>
          </w:p>
          <w:p>
            <w:pPr>
              <w:pStyle w:val="Normal"/>
              <w:widowControl/>
              <w:tabs>
                <w:tab w:val="clear" w:pos="720"/>
                <w:tab w:val="right" w:pos="9270" w:leader="dot"/>
              </w:tabs>
              <w:spacing w:lineRule="auto" w:line="276" w:before="0" w:after="0"/>
              <w:jc w:val="both"/>
              <w:rPr>
                <w:ins w:id="487" w:author="Dr. Anees Ahmed" w:date="2018-06-01T09:05:00Z"/>
                <w:rFonts w:cs="Calibri" w:cstheme="minorHAnsi"/>
                <w:color w:themeColor="text1" w:val="000000"/>
                <w:sz w:val="24"/>
                <w:szCs w:val="24"/>
              </w:rPr>
            </w:pPr>
            <w:ins w:id="486" w:author="Dr. Anees Ahmed" w:date="2018-06-01T09:05:00Z">
              <w:r>
                <w:rPr>
                  <w:rFonts w:eastAsia="Calibri" w:cs="Calibri" w:cstheme="minorHAnsi"/>
                  <w:color w:themeColor="text1" w:val="000000"/>
                  <w:kern w:val="0"/>
                  <w:sz w:val="24"/>
                  <w:szCs w:val="24"/>
                  <w:lang w:val="en-US" w:eastAsia="en-US" w:bidi="ar-SA"/>
                </w:rPr>
                <w:t xml:space="preserve">The six key-steps to internal budgeting are: </w:t>
              </w:r>
            </w:ins>
          </w:p>
          <w:p>
            <w:pPr>
              <w:pStyle w:val="ListParagraph"/>
              <w:widowControl/>
              <w:numPr>
                <w:ilvl w:val="0"/>
                <w:numId w:val="15"/>
              </w:numPr>
              <w:tabs>
                <w:tab w:val="clear" w:pos="720"/>
                <w:tab w:val="right" w:pos="9270" w:leader="dot"/>
              </w:tabs>
              <w:spacing w:before="0" w:after="0"/>
              <w:jc w:val="both"/>
              <w:rPr>
                <w:ins w:id="489" w:author="Dr. Anees Ahmed" w:date="2018-06-01T09:05:00Z"/>
                <w:rFonts w:ascii="Calibri" w:hAnsi="Calibri" w:cs="Calibri" w:asciiTheme="minorHAnsi" w:cstheme="minorHAnsi" w:hAnsiTheme="minorHAnsi"/>
                <w:b/>
                <w:bCs/>
                <w:color w:themeColor="text1" w:val="000000"/>
                <w:sz w:val="24"/>
                <w:szCs w:val="24"/>
              </w:rPr>
            </w:pPr>
            <w:ins w:id="488" w:author="Dr. Anees Ahmed" w:date="2018-06-01T09:05:00Z">
              <w:r>
                <w:rPr>
                  <w:rFonts w:cs="Calibri" w:ascii="Calibri" w:hAnsi="Calibri" w:asciiTheme="minorHAnsi" w:cstheme="minorHAnsi" w:hAnsiTheme="minorHAnsi"/>
                  <w:b/>
                  <w:bCs/>
                  <w:color w:themeColor="text1" w:val="000000"/>
                  <w:kern w:val="0"/>
                  <w:sz w:val="24"/>
                  <w:szCs w:val="24"/>
                  <w:lang w:val="en-US" w:bidi="ar-SA"/>
                </w:rPr>
                <w:t xml:space="preserve">Policy-Making </w:t>
              </w:r>
            </w:ins>
          </w:p>
          <w:p>
            <w:pPr>
              <w:pStyle w:val="ListParagraph"/>
              <w:widowControl/>
              <w:tabs>
                <w:tab w:val="clear" w:pos="720"/>
                <w:tab w:val="right" w:pos="9270" w:leader="dot"/>
              </w:tabs>
              <w:spacing w:before="0" w:after="0"/>
              <w:jc w:val="both"/>
              <w:rPr>
                <w:ins w:id="491" w:author="Dr. Anees Ahmed" w:date="2018-06-01T09:05:00Z"/>
                <w:rFonts w:ascii="Calibri" w:hAnsi="Calibri" w:cs="Calibri" w:asciiTheme="minorHAnsi" w:cstheme="minorHAnsi" w:hAnsiTheme="minorHAnsi"/>
                <w:color w:themeColor="text1" w:val="000000"/>
                <w:sz w:val="24"/>
                <w:szCs w:val="24"/>
              </w:rPr>
            </w:pPr>
            <w:ins w:id="490" w:author="Dr. Anees Ahmed" w:date="2018-06-01T09:05:00Z">
              <w:r>
                <w:rPr>
                  <w:rFonts w:cs="Calibri" w:ascii="Calibri" w:hAnsi="Calibri" w:asciiTheme="minorHAnsi" w:cstheme="minorHAnsi" w:hAnsiTheme="minorHAnsi"/>
                  <w:color w:themeColor="text1" w:val="000000"/>
                  <w:kern w:val="0"/>
                  <w:sz w:val="24"/>
                  <w:szCs w:val="24"/>
                  <w:lang w:val="en-US" w:bidi="ar-SA"/>
                </w:rPr>
                <w:t>Defining objectives, process outline, expected results</w:t>
              </w:r>
            </w:ins>
          </w:p>
          <w:p>
            <w:pPr>
              <w:pStyle w:val="ListParagraph"/>
              <w:widowControl/>
              <w:numPr>
                <w:ilvl w:val="0"/>
                <w:numId w:val="15"/>
              </w:numPr>
              <w:tabs>
                <w:tab w:val="clear" w:pos="720"/>
                <w:tab w:val="right" w:pos="9270" w:leader="dot"/>
              </w:tabs>
              <w:spacing w:before="0" w:after="0"/>
              <w:jc w:val="both"/>
              <w:rPr>
                <w:ins w:id="493" w:author="Dr. Anees Ahmed" w:date="2018-06-01T09:05:00Z"/>
                <w:rFonts w:ascii="Calibri" w:hAnsi="Calibri" w:cs="Calibri" w:asciiTheme="minorHAnsi" w:cstheme="minorHAnsi" w:hAnsiTheme="minorHAnsi"/>
                <w:b/>
                <w:bCs/>
                <w:color w:themeColor="text1" w:val="000000"/>
                <w:sz w:val="24"/>
                <w:szCs w:val="24"/>
              </w:rPr>
            </w:pPr>
            <w:ins w:id="492" w:author="Dr. Anees Ahmed" w:date="2018-06-01T09:05:00Z">
              <w:r>
                <w:rPr>
                  <w:rFonts w:cs="Calibri" w:ascii="Calibri" w:hAnsi="Calibri" w:asciiTheme="minorHAnsi" w:cstheme="minorHAnsi" w:hAnsiTheme="minorHAnsi"/>
                  <w:b/>
                  <w:bCs/>
                  <w:color w:themeColor="text1" w:val="000000"/>
                  <w:kern w:val="0"/>
                  <w:sz w:val="24"/>
                  <w:szCs w:val="24"/>
                  <w:lang w:val="en-US" w:bidi="ar-SA"/>
                </w:rPr>
                <w:t xml:space="preserve">Preparation </w:t>
              </w:r>
            </w:ins>
          </w:p>
          <w:p>
            <w:pPr>
              <w:pStyle w:val="Normal"/>
              <w:widowControl/>
              <w:spacing w:lineRule="auto" w:line="240" w:before="0" w:after="0"/>
              <w:jc w:val="start"/>
              <w:rPr>
                <w:ins w:id="495" w:author="Dr. Anees Ahmed" w:date="2018-06-01T09:05:00Z"/>
                <w:rFonts w:cs="Calibri" w:cstheme="minorHAnsi"/>
              </w:rPr>
            </w:pPr>
            <w:ins w:id="494" w:author="Dr. Anees Ahmed" w:date="2018-06-01T09:05:00Z">
              <w:r>
                <w:rPr>
                  <w:rFonts w:eastAsia="Calibri" w:cs="Calibri" w:cstheme="minorHAnsi"/>
                  <w:kern w:val="0"/>
                  <w:sz w:val="22"/>
                  <w:szCs w:val="22"/>
                  <w:lang w:val="en-US" w:eastAsia="en-US" w:bidi="ar-SA"/>
                </w:rPr>
                <w:t xml:space="preserve">Finding actual operational statistics of every department/section: For example, the number of tests performed in different sections of the laboratory, kits / chemicals and other consumables issued from stores, deciding budget statistics, establishing costs and understanding the nature of work. </w:t>
              </w:r>
            </w:ins>
          </w:p>
          <w:p>
            <w:pPr>
              <w:pStyle w:val="ListParagraph"/>
              <w:widowControl/>
              <w:numPr>
                <w:ilvl w:val="0"/>
                <w:numId w:val="15"/>
              </w:numPr>
              <w:tabs>
                <w:tab w:val="clear" w:pos="720"/>
                <w:tab w:val="right" w:pos="9270" w:leader="dot"/>
              </w:tabs>
              <w:spacing w:before="0" w:after="0"/>
              <w:jc w:val="both"/>
              <w:rPr>
                <w:ins w:id="497" w:author="Dr. Anees Ahmed" w:date="2018-06-01T09:05:00Z"/>
                <w:rFonts w:ascii="Calibri" w:hAnsi="Calibri" w:cs="Calibri" w:asciiTheme="minorHAnsi" w:cstheme="minorHAnsi" w:hAnsiTheme="minorHAnsi"/>
                <w:b/>
                <w:bCs/>
                <w:color w:themeColor="text1" w:val="000000"/>
                <w:sz w:val="24"/>
                <w:szCs w:val="24"/>
              </w:rPr>
            </w:pPr>
            <w:ins w:id="496" w:author="Dr. Anees Ahmed" w:date="2018-06-01T09:05:00Z">
              <w:r>
                <w:rPr>
                  <w:rFonts w:cs="Calibri" w:ascii="Calibri" w:hAnsi="Calibri" w:asciiTheme="minorHAnsi" w:cstheme="minorHAnsi" w:hAnsiTheme="minorHAnsi"/>
                  <w:b/>
                  <w:bCs/>
                  <w:color w:themeColor="text1" w:val="000000"/>
                  <w:kern w:val="0"/>
                  <w:sz w:val="24"/>
                  <w:szCs w:val="24"/>
                  <w:lang w:val="en-US" w:bidi="ar-SA"/>
                </w:rPr>
                <w:t xml:space="preserve">Authorization </w:t>
              </w:r>
            </w:ins>
          </w:p>
          <w:p>
            <w:pPr>
              <w:pStyle w:val="ListParagraph"/>
              <w:widowControl/>
              <w:tabs>
                <w:tab w:val="clear" w:pos="720"/>
                <w:tab w:val="right" w:pos="9270" w:leader="dot"/>
              </w:tabs>
              <w:spacing w:before="0" w:after="0"/>
              <w:jc w:val="both"/>
              <w:rPr>
                <w:ins w:id="499" w:author="Dr. Anees Ahmed" w:date="2018-06-01T09:05:00Z"/>
                <w:rFonts w:ascii="Calibri" w:hAnsi="Calibri" w:cs="Calibri" w:asciiTheme="minorHAnsi" w:cstheme="minorHAnsi" w:hAnsiTheme="minorHAnsi"/>
                <w:color w:themeColor="text1" w:val="000000"/>
                <w:sz w:val="24"/>
                <w:szCs w:val="24"/>
                <w:lang w:eastAsia="en-US"/>
              </w:rPr>
            </w:pPr>
            <w:ins w:id="498" w:author="Dr. Anees Ahmed" w:date="2018-06-01T09:05:00Z">
              <w:r>
                <w:rPr>
                  <w:rFonts w:cs="Calibri" w:ascii="Calibri" w:hAnsi="Calibri" w:asciiTheme="minorHAnsi" w:cstheme="minorHAnsi" w:hAnsiTheme="minorHAnsi"/>
                  <w:color w:themeColor="text1" w:val="000000"/>
                  <w:kern w:val="0"/>
                  <w:sz w:val="24"/>
                  <w:szCs w:val="24"/>
                  <w:lang w:val="en-US" w:bidi="ar-SA"/>
                </w:rPr>
                <w:t>Head of Finance Section, Accounts officer, Department Manager</w:t>
              </w:r>
            </w:ins>
          </w:p>
          <w:p>
            <w:pPr>
              <w:pStyle w:val="ListParagraph"/>
              <w:widowControl/>
              <w:numPr>
                <w:ilvl w:val="0"/>
                <w:numId w:val="15"/>
              </w:numPr>
              <w:tabs>
                <w:tab w:val="clear" w:pos="720"/>
                <w:tab w:val="right" w:pos="9270" w:leader="dot"/>
              </w:tabs>
              <w:spacing w:before="0" w:after="0"/>
              <w:jc w:val="both"/>
              <w:rPr>
                <w:ins w:id="501" w:author="Dr. Anees Ahmed" w:date="2018-06-01T09:05:00Z"/>
                <w:rFonts w:ascii="Calibri" w:hAnsi="Calibri" w:cs="Calibri" w:asciiTheme="minorHAnsi" w:cstheme="minorHAnsi" w:hAnsiTheme="minorHAnsi"/>
                <w:b/>
                <w:bCs/>
                <w:color w:themeColor="text1" w:val="000000"/>
                <w:sz w:val="24"/>
                <w:szCs w:val="24"/>
              </w:rPr>
            </w:pPr>
            <w:ins w:id="500" w:author="Dr. Anees Ahmed" w:date="2018-06-01T09:05:00Z">
              <w:r>
                <w:rPr>
                  <w:rFonts w:cs="Calibri" w:ascii="Calibri" w:hAnsi="Calibri" w:asciiTheme="minorHAnsi" w:cstheme="minorHAnsi" w:hAnsiTheme="minorHAnsi"/>
                  <w:b/>
                  <w:bCs/>
                  <w:color w:themeColor="text1" w:val="000000"/>
                  <w:kern w:val="0"/>
                  <w:sz w:val="24"/>
                  <w:szCs w:val="24"/>
                  <w:lang w:val="en-US" w:bidi="ar-SA"/>
                </w:rPr>
                <w:t xml:space="preserve">Implementation </w:t>
              </w:r>
            </w:ins>
          </w:p>
          <w:p>
            <w:pPr>
              <w:pStyle w:val="ListParagraph"/>
              <w:widowControl/>
              <w:tabs>
                <w:tab w:val="clear" w:pos="720"/>
                <w:tab w:val="right" w:pos="9270" w:leader="dot"/>
              </w:tabs>
              <w:spacing w:before="0" w:after="0"/>
              <w:jc w:val="both"/>
              <w:rPr>
                <w:ins w:id="503" w:author="Dr. Anees Ahmed" w:date="2018-06-01T09:05:00Z"/>
                <w:rFonts w:ascii="Calibri" w:hAnsi="Calibri" w:cs="Calibri" w:asciiTheme="minorHAnsi" w:cstheme="minorHAnsi" w:hAnsiTheme="minorHAnsi"/>
                <w:color w:themeColor="text1" w:val="000000"/>
                <w:sz w:val="24"/>
                <w:szCs w:val="24"/>
                <w:lang w:eastAsia="en-US"/>
              </w:rPr>
            </w:pPr>
            <w:ins w:id="502" w:author="Dr. Anees Ahmed" w:date="2018-06-01T09:05:00Z">
              <w:r>
                <w:rPr>
                  <w:rFonts w:cs="Calibri" w:ascii="Calibri" w:hAnsi="Calibri" w:asciiTheme="minorHAnsi" w:cstheme="minorHAnsi" w:hAnsiTheme="minorHAnsi"/>
                  <w:color w:themeColor="text1" w:val="000000"/>
                  <w:kern w:val="0"/>
                  <w:sz w:val="24"/>
                  <w:szCs w:val="24"/>
                  <w:lang w:val="en-US" w:bidi="ar-SA"/>
                </w:rPr>
                <w:t>Allocation of funds, creating a guideline, limiting expenditure</w:t>
              </w:r>
            </w:ins>
          </w:p>
          <w:p>
            <w:pPr>
              <w:pStyle w:val="ListParagraph"/>
              <w:widowControl/>
              <w:numPr>
                <w:ilvl w:val="0"/>
                <w:numId w:val="15"/>
              </w:numPr>
              <w:tabs>
                <w:tab w:val="clear" w:pos="720"/>
                <w:tab w:val="right" w:pos="9270" w:leader="dot"/>
              </w:tabs>
              <w:spacing w:before="0" w:after="0"/>
              <w:jc w:val="both"/>
              <w:rPr>
                <w:ins w:id="505" w:author="Dr. Anees Ahmed" w:date="2018-06-01T09:05:00Z"/>
                <w:rFonts w:ascii="Calibri" w:hAnsi="Calibri" w:cs="Calibri" w:asciiTheme="minorHAnsi" w:cstheme="minorHAnsi" w:hAnsiTheme="minorHAnsi"/>
                <w:b/>
                <w:bCs/>
                <w:color w:themeColor="text1" w:val="000000"/>
                <w:sz w:val="24"/>
                <w:szCs w:val="24"/>
              </w:rPr>
            </w:pPr>
            <w:ins w:id="504" w:author="Dr. Anees Ahmed" w:date="2018-06-01T09:05:00Z">
              <w:r>
                <w:rPr>
                  <w:rFonts w:cs="Calibri" w:ascii="Calibri" w:hAnsi="Calibri" w:asciiTheme="minorHAnsi" w:cstheme="minorHAnsi" w:hAnsiTheme="minorHAnsi"/>
                  <w:b/>
                  <w:bCs/>
                  <w:color w:themeColor="text1" w:val="000000"/>
                  <w:kern w:val="0"/>
                  <w:sz w:val="24"/>
                  <w:szCs w:val="24"/>
                  <w:lang w:val="en-US" w:bidi="ar-SA"/>
                </w:rPr>
                <w:t xml:space="preserve">Monitoring and reporting </w:t>
              </w:r>
            </w:ins>
          </w:p>
          <w:p>
            <w:pPr>
              <w:pStyle w:val="ListParagraph"/>
              <w:widowControl/>
              <w:tabs>
                <w:tab w:val="clear" w:pos="720"/>
                <w:tab w:val="right" w:pos="9270" w:leader="dot"/>
              </w:tabs>
              <w:spacing w:before="0" w:after="0"/>
              <w:jc w:val="both"/>
              <w:rPr>
                <w:ins w:id="507" w:author="Dr. Anees Ahmed" w:date="2018-06-01T09:05:00Z"/>
                <w:rFonts w:ascii="Calibri" w:hAnsi="Calibri" w:cs="Calibri" w:asciiTheme="minorHAnsi" w:cstheme="minorHAnsi" w:hAnsiTheme="minorHAnsi"/>
                <w:color w:themeColor="text1" w:val="000000"/>
                <w:sz w:val="24"/>
                <w:szCs w:val="24"/>
                <w:lang w:eastAsia="en-US"/>
              </w:rPr>
            </w:pPr>
            <w:ins w:id="506" w:author="Dr. Anees Ahmed" w:date="2018-06-01T09:05:00Z">
              <w:r>
                <w:rPr>
                  <w:rFonts w:cs="Calibri" w:ascii="Calibri" w:hAnsi="Calibri" w:asciiTheme="minorHAnsi" w:cstheme="minorHAnsi" w:hAnsiTheme="minorHAnsi"/>
                  <w:color w:themeColor="text1" w:val="000000"/>
                  <w:kern w:val="0"/>
                  <w:sz w:val="24"/>
                  <w:szCs w:val="24"/>
                  <w:lang w:val="en-US" w:bidi="ar-SA"/>
                </w:rPr>
                <w:t>Comparing budgeted costs and revenue with actual, reporting any variance.</w:t>
              </w:r>
            </w:ins>
          </w:p>
          <w:p>
            <w:pPr>
              <w:pStyle w:val="ListParagraph"/>
              <w:widowControl/>
              <w:numPr>
                <w:ilvl w:val="0"/>
                <w:numId w:val="15"/>
              </w:numPr>
              <w:tabs>
                <w:tab w:val="clear" w:pos="720"/>
                <w:tab w:val="right" w:pos="9270" w:leader="dot"/>
              </w:tabs>
              <w:spacing w:before="0" w:after="0"/>
              <w:jc w:val="both"/>
              <w:rPr>
                <w:ins w:id="509" w:author="Dr. Anees Ahmed" w:date="2018-06-01T09:05:00Z"/>
                <w:rFonts w:ascii="Calibri" w:hAnsi="Calibri" w:cs="Calibri" w:asciiTheme="minorHAnsi" w:cstheme="minorHAnsi" w:hAnsiTheme="minorHAnsi"/>
                <w:b/>
                <w:bCs/>
                <w:color w:themeColor="text1" w:val="000000"/>
                <w:sz w:val="24"/>
                <w:szCs w:val="24"/>
              </w:rPr>
            </w:pPr>
            <w:ins w:id="508" w:author="Dr. Anees Ahmed" w:date="2018-06-01T09:05:00Z">
              <w:r>
                <w:rPr>
                  <w:rFonts w:cs="Calibri" w:ascii="Calibri" w:hAnsi="Calibri" w:asciiTheme="minorHAnsi" w:cstheme="minorHAnsi" w:hAnsiTheme="minorHAnsi"/>
                  <w:b/>
                  <w:bCs/>
                  <w:color w:themeColor="text1" w:val="000000"/>
                  <w:kern w:val="0"/>
                  <w:sz w:val="24"/>
                  <w:szCs w:val="24"/>
                  <w:lang w:val="en-US" w:bidi="ar-SA"/>
                </w:rPr>
                <w:t xml:space="preserve">Review </w:t>
              </w:r>
            </w:ins>
          </w:p>
          <w:p>
            <w:pPr>
              <w:pStyle w:val="ListParagraph"/>
              <w:widowControl/>
              <w:tabs>
                <w:tab w:val="clear" w:pos="720"/>
                <w:tab w:val="right" w:pos="9270" w:leader="dot"/>
              </w:tabs>
              <w:spacing w:before="0" w:after="0"/>
              <w:jc w:val="both"/>
              <w:rPr>
                <w:ins w:id="511" w:author="Dr. Anees Ahmed" w:date="2018-06-01T09:05:00Z"/>
                <w:rFonts w:ascii="Calibri" w:hAnsi="Calibri" w:cs="Calibri" w:asciiTheme="minorHAnsi" w:cstheme="minorHAnsi" w:hAnsiTheme="minorHAnsi"/>
                <w:color w:themeColor="text1" w:val="000000"/>
                <w:sz w:val="24"/>
                <w:szCs w:val="24"/>
                <w:lang w:eastAsia="en-US"/>
              </w:rPr>
            </w:pPr>
            <w:ins w:id="510" w:author="Dr. Anees Ahmed" w:date="2018-06-01T09:05:00Z">
              <w:r>
                <w:rPr>
                  <w:rFonts w:cs="Calibri" w:ascii="Calibri" w:hAnsi="Calibri" w:asciiTheme="minorHAnsi" w:cstheme="minorHAnsi" w:hAnsiTheme="minorHAnsi"/>
                  <w:color w:themeColor="text1" w:val="000000"/>
                  <w:kern w:val="0"/>
                  <w:sz w:val="24"/>
                  <w:szCs w:val="24"/>
                  <w:lang w:val="en-US" w:bidi="ar-SA"/>
                </w:rPr>
                <w:t>Investigating any variance, controllable or non-controllable (e.g. maintenance, utilities).</w:t>
              </w:r>
            </w:ins>
          </w:p>
          <w:p>
            <w:pPr>
              <w:pStyle w:val="Normal"/>
              <w:widowControl/>
              <w:tabs>
                <w:tab w:val="clear" w:pos="720"/>
                <w:tab w:val="right" w:pos="9270" w:leader="dot"/>
              </w:tabs>
              <w:spacing w:lineRule="auto" w:line="240" w:before="0" w:after="0"/>
              <w:jc w:val="both"/>
              <w:rPr>
                <w:ins w:id="513" w:author="Dr. Anees Ahmed" w:date="2018-06-01T09:05:00Z"/>
                <w:rFonts w:cs="Calibri" w:cstheme="minorHAnsi"/>
                <w:b/>
                <w:bCs/>
                <w:color w:themeColor="text1" w:val="000000"/>
                <w:sz w:val="24"/>
                <w:szCs w:val="24"/>
              </w:rPr>
            </w:pPr>
            <w:ins w:id="512" w:author="Dr. Anees Ahmed" w:date="2018-06-01T09:05:00Z">
              <w:r>
                <w:rPr>
                  <w:rFonts w:eastAsia="Calibri" w:cs="Calibri" w:cstheme="minorHAnsi"/>
                  <w:b/>
                  <w:bCs/>
                  <w:color w:themeColor="text1" w:val="000000"/>
                  <w:kern w:val="0"/>
                  <w:sz w:val="24"/>
                  <w:szCs w:val="24"/>
                  <w:lang w:val="en-US" w:eastAsia="en-US" w:bidi="ar-SA"/>
                </w:rPr>
                <w:t xml:space="preserve">Monthly Statement of Expenditure (SOE): </w:t>
              </w:r>
            </w:ins>
          </w:p>
          <w:p>
            <w:pPr>
              <w:pStyle w:val="Normal"/>
              <w:widowControl/>
              <w:tabs>
                <w:tab w:val="clear" w:pos="720"/>
                <w:tab w:val="right" w:pos="9270" w:leader="dot"/>
              </w:tabs>
              <w:spacing w:lineRule="auto" w:line="240" w:before="0" w:after="0"/>
              <w:jc w:val="both"/>
              <w:rPr>
                <w:ins w:id="515" w:author="Dr. Anees Ahmed" w:date="2018-06-01T09:05:00Z"/>
                <w:rFonts w:cs="Calibri" w:cstheme="minorHAnsi"/>
                <w:sz w:val="24"/>
                <w:szCs w:val="24"/>
                <w:lang w:val="en-GB"/>
              </w:rPr>
            </w:pPr>
            <w:ins w:id="514" w:author="Dr. Anees Ahmed" w:date="2018-06-01T09:05:00Z">
              <w:r>
                <w:rPr>
                  <w:rFonts w:eastAsia="Calibri" w:cs="Calibri" w:cstheme="minorHAnsi"/>
                  <w:color w:themeColor="text1" w:val="000000"/>
                  <w:kern w:val="0"/>
                  <w:sz w:val="24"/>
                  <w:szCs w:val="24"/>
                  <w:lang w:val="en-US" w:eastAsia="en-US" w:bidi="ar-SA"/>
                </w:rPr>
                <w:t>The SOE is a reconciled statement of expenditure prepared monthly by the official/officers managing the finances usually by the date defined by the organization and submitted to the next higher office.</w:t>
              </w:r>
            </w:ins>
          </w:p>
          <w:p>
            <w:pPr>
              <w:pStyle w:val="Normal"/>
              <w:widowControl/>
              <w:tabs>
                <w:tab w:val="clear" w:pos="720"/>
                <w:tab w:val="right" w:pos="9270" w:leader="dot"/>
              </w:tabs>
              <w:spacing w:lineRule="auto" w:line="276" w:before="0" w:after="0"/>
              <w:jc w:val="both"/>
              <w:rPr>
                <w:ins w:id="517" w:author="Dr. Anees Ahmed" w:date="2018-06-01T09:05:00Z"/>
                <w:rFonts w:cs="Calibri" w:cstheme="minorHAnsi"/>
                <w:b/>
                <w:bCs/>
                <w:sz w:val="24"/>
                <w:szCs w:val="24"/>
              </w:rPr>
            </w:pPr>
            <w:ins w:id="516" w:author="Dr. Anees Ahmed" w:date="2018-06-01T09:05:00Z">
              <w:r>
                <w:rPr>
                  <w:rFonts w:eastAsia="Calibri" w:cs="Calibri" w:cstheme="minorHAnsi"/>
                  <w:b/>
                  <w:bCs/>
                  <w:kern w:val="0"/>
                  <w:sz w:val="24"/>
                  <w:szCs w:val="24"/>
                  <w:lang w:val="en-US" w:eastAsia="en-US" w:bidi="ar-SA"/>
                </w:rPr>
                <w:t>Organizational Chart (Organogram)</w:t>
              </w:r>
            </w:ins>
          </w:p>
          <w:p>
            <w:pPr>
              <w:pStyle w:val="Normal"/>
              <w:widowControl/>
              <w:tabs>
                <w:tab w:val="clear" w:pos="720"/>
                <w:tab w:val="right" w:pos="9270" w:leader="dot"/>
              </w:tabs>
              <w:spacing w:lineRule="auto" w:line="276" w:before="0" w:after="0"/>
              <w:jc w:val="both"/>
              <w:rPr>
                <w:ins w:id="519" w:author="Dr. Anees Ahmed" w:date="2018-06-01T09:05:00Z"/>
                <w:rFonts w:cs="Calibri" w:cstheme="minorHAnsi"/>
                <w:sz w:val="24"/>
                <w:szCs w:val="24"/>
              </w:rPr>
            </w:pPr>
            <w:ins w:id="518" w:author="Dr. Anees Ahmed" w:date="2018-06-01T09:05:00Z">
              <w:r>
                <w:rPr>
                  <w:rFonts w:eastAsia="Calibri" w:cs="Calibri" w:cstheme="minorHAnsi"/>
                  <w:kern w:val="0"/>
                  <w:sz w:val="24"/>
                  <w:szCs w:val="24"/>
                  <w:lang w:val="en-US" w:eastAsia="en-US" w:bidi="ar-SA"/>
                </w:rPr>
                <w:t>An Organizational Chart (often called Organization Chart or Organogram) is a diagram that shows the structure of an organization and the relationships and relative ranks of its departments and positions/jobs. An organizational chart gives a clear line of authority showing where subordinates are accountable to their immediate supervisors.</w:t>
              </w:r>
            </w:ins>
          </w:p>
          <w:p>
            <w:pPr>
              <w:pStyle w:val="Normal"/>
              <w:widowControl/>
              <w:tabs>
                <w:tab w:val="clear" w:pos="720"/>
                <w:tab w:val="right" w:pos="9270" w:leader="dot"/>
              </w:tabs>
              <w:spacing w:lineRule="auto" w:line="276" w:before="0" w:after="0"/>
              <w:jc w:val="both"/>
              <w:rPr>
                <w:ins w:id="521" w:author="Dr. Anees Ahmed" w:date="2018-06-01T09:05:00Z"/>
                <w:rFonts w:cs="Calibri" w:cstheme="minorHAnsi"/>
                <w:sz w:val="24"/>
                <w:szCs w:val="24"/>
              </w:rPr>
            </w:pPr>
            <w:ins w:id="520" w:author="Dr. Anees Ahmed" w:date="2018-06-01T09:05:00Z">
              <w:r>
                <w:rPr>
                  <w:rFonts w:eastAsia="Calibri" w:cs="Calibri" w:cstheme="minorHAnsi"/>
                  <w:kern w:val="0"/>
                  <w:sz w:val="24"/>
                  <w:szCs w:val="24"/>
                  <w:lang w:val="en-US" w:eastAsia="en-US" w:bidi="ar-SA"/>
                </w:rPr>
                <w:t>An organizational structure determines the manner and extent to which roles, responsibilities and power are delegated, controlled, and coordinated, and how information flows between various levels of management”.</w:t>
              </w:r>
            </w:ins>
          </w:p>
          <w:p>
            <w:pPr>
              <w:pStyle w:val="Normal"/>
              <w:widowControl/>
              <w:tabs>
                <w:tab w:val="clear" w:pos="720"/>
                <w:tab w:val="right" w:pos="9270" w:leader="dot"/>
              </w:tabs>
              <w:spacing w:lineRule="auto" w:line="276" w:before="0" w:after="0"/>
              <w:jc w:val="both"/>
              <w:rPr>
                <w:ins w:id="523" w:author="Dr. Anees Ahmed" w:date="2018-06-01T09:05:00Z"/>
                <w:rFonts w:cs="Calibri" w:cstheme="minorHAnsi"/>
                <w:sz w:val="24"/>
                <w:szCs w:val="24"/>
              </w:rPr>
            </w:pPr>
            <w:ins w:id="522" w:author="Dr. Anees Ahmed" w:date="2018-06-01T09:05:00Z">
              <w:r>
                <w:rPr>
                  <w:rFonts w:eastAsia="Calibri" w:cs="Calibri" w:cstheme="minorHAnsi"/>
                  <w:kern w:val="0"/>
                  <w:sz w:val="24"/>
                  <w:szCs w:val="24"/>
                  <w:lang w:val="en-US" w:eastAsia="en-US" w:bidi="ar-SA"/>
                </w:rPr>
                <w:t>The organizational chart has been described as looking like a tree, with the roots representing the Management (Directors) while the branches symbolize various sections and the leaves depict the staff workers. A good organizational chart of a laboratory should clearly depict;</w:t>
              </w:r>
            </w:ins>
          </w:p>
          <w:p>
            <w:pPr>
              <w:pStyle w:val="ListParagraph"/>
              <w:widowControl/>
              <w:numPr>
                <w:ilvl w:val="0"/>
                <w:numId w:val="16"/>
              </w:numPr>
              <w:tabs>
                <w:tab w:val="clear" w:pos="720"/>
                <w:tab w:val="right" w:pos="9270" w:leader="dot"/>
              </w:tabs>
              <w:spacing w:before="0" w:after="0"/>
              <w:jc w:val="both"/>
              <w:rPr>
                <w:ins w:id="525" w:author="Dr. Anees Ahmed" w:date="2018-06-01T09:05:00Z"/>
                <w:rFonts w:ascii="Calibri" w:hAnsi="Calibri" w:cs="Calibri" w:asciiTheme="minorHAnsi" w:cstheme="minorHAnsi" w:hAnsiTheme="minorHAnsi"/>
                <w:sz w:val="24"/>
                <w:szCs w:val="24"/>
              </w:rPr>
            </w:pPr>
            <w:ins w:id="524" w:author="Dr. Anees Ahmed" w:date="2018-06-01T09:05:00Z">
              <w:r>
                <w:rPr>
                  <w:rFonts w:cs="Calibri" w:ascii="Calibri" w:hAnsi="Calibri" w:asciiTheme="minorHAnsi" w:cstheme="minorHAnsi" w:hAnsiTheme="minorHAnsi"/>
                  <w:kern w:val="0"/>
                  <w:sz w:val="24"/>
                  <w:szCs w:val="24"/>
                  <w:lang w:val="en-US" w:bidi="ar-SA"/>
                </w:rPr>
                <w:t xml:space="preserve">Functions/services </w:t>
              </w:r>
            </w:ins>
          </w:p>
          <w:p>
            <w:pPr>
              <w:pStyle w:val="ListParagraph"/>
              <w:widowControl/>
              <w:numPr>
                <w:ilvl w:val="0"/>
                <w:numId w:val="16"/>
              </w:numPr>
              <w:tabs>
                <w:tab w:val="clear" w:pos="720"/>
                <w:tab w:val="right" w:pos="9270" w:leader="dot"/>
              </w:tabs>
              <w:spacing w:before="0" w:after="0"/>
              <w:jc w:val="both"/>
              <w:rPr>
                <w:ins w:id="527" w:author="Dr. Anees Ahmed" w:date="2018-06-01T09:05:00Z"/>
                <w:rFonts w:ascii="Calibri" w:hAnsi="Calibri" w:cs="Calibri" w:asciiTheme="minorHAnsi" w:cstheme="minorHAnsi" w:hAnsiTheme="minorHAnsi"/>
                <w:sz w:val="24"/>
                <w:szCs w:val="24"/>
              </w:rPr>
            </w:pPr>
            <w:ins w:id="526" w:author="Dr. Anees Ahmed" w:date="2018-06-01T09:05:00Z">
              <w:r>
                <w:rPr>
                  <w:rFonts w:cs="Calibri" w:ascii="Calibri" w:hAnsi="Calibri" w:asciiTheme="minorHAnsi" w:cstheme="minorHAnsi" w:hAnsiTheme="minorHAnsi"/>
                  <w:kern w:val="0"/>
                  <w:sz w:val="24"/>
                  <w:szCs w:val="24"/>
                  <w:lang w:val="en-US" w:bidi="ar-SA"/>
                </w:rPr>
                <w:t>Relationships</w:t>
              </w:r>
            </w:ins>
          </w:p>
          <w:p>
            <w:pPr>
              <w:pStyle w:val="ListParagraph"/>
              <w:widowControl/>
              <w:numPr>
                <w:ilvl w:val="0"/>
                <w:numId w:val="16"/>
              </w:numPr>
              <w:tabs>
                <w:tab w:val="clear" w:pos="720"/>
                <w:tab w:val="right" w:pos="9270" w:leader="dot"/>
              </w:tabs>
              <w:spacing w:before="0" w:after="0"/>
              <w:jc w:val="both"/>
              <w:rPr>
                <w:ins w:id="529" w:author="Dr. Anees Ahmed" w:date="2018-06-01T09:05:00Z"/>
                <w:rFonts w:ascii="Calibri" w:hAnsi="Calibri" w:cs="Calibri" w:asciiTheme="minorHAnsi" w:cstheme="minorHAnsi" w:hAnsiTheme="minorHAnsi"/>
                <w:sz w:val="24"/>
                <w:szCs w:val="24"/>
              </w:rPr>
            </w:pPr>
            <w:ins w:id="528" w:author="Dr. Anees Ahmed" w:date="2018-06-01T09:05:00Z">
              <w:r>
                <w:rPr>
                  <w:rFonts w:cs="Calibri" w:ascii="Calibri" w:hAnsi="Calibri" w:asciiTheme="minorHAnsi" w:cstheme="minorHAnsi" w:hAnsiTheme="minorHAnsi"/>
                  <w:kern w:val="0"/>
                  <w:sz w:val="24"/>
                  <w:szCs w:val="24"/>
                  <w:lang w:val="en-US" w:bidi="ar-SA"/>
                </w:rPr>
                <w:t xml:space="preserve">Responsibilities </w:t>
              </w:r>
            </w:ins>
          </w:p>
          <w:p>
            <w:pPr>
              <w:pStyle w:val="ListParagraph"/>
              <w:widowControl/>
              <w:numPr>
                <w:ilvl w:val="0"/>
                <w:numId w:val="16"/>
              </w:numPr>
              <w:tabs>
                <w:tab w:val="clear" w:pos="720"/>
                <w:tab w:val="right" w:pos="9270" w:leader="dot"/>
              </w:tabs>
              <w:spacing w:before="0" w:after="0"/>
              <w:jc w:val="both"/>
              <w:rPr>
                <w:ins w:id="531" w:author="Dr. Anees Ahmed" w:date="2018-06-01T09:05:00Z"/>
                <w:rFonts w:ascii="Calibri" w:hAnsi="Calibri" w:cs="Calibri" w:asciiTheme="minorHAnsi" w:cstheme="minorHAnsi" w:hAnsiTheme="minorHAnsi"/>
                <w:sz w:val="24"/>
                <w:szCs w:val="24"/>
              </w:rPr>
            </w:pPr>
            <w:ins w:id="530" w:author="Dr. Anees Ahmed" w:date="2018-06-01T09:05:00Z">
              <w:r>
                <w:rPr>
                  <w:rFonts w:cs="Calibri" w:ascii="Calibri" w:hAnsi="Calibri" w:asciiTheme="minorHAnsi" w:cstheme="minorHAnsi" w:hAnsiTheme="minorHAnsi"/>
                  <w:kern w:val="0"/>
                  <w:sz w:val="24"/>
                  <w:szCs w:val="24"/>
                  <w:lang w:val="en-US" w:bidi="ar-SA"/>
                </w:rPr>
                <w:t xml:space="preserve">Authorities </w:t>
              </w:r>
            </w:ins>
          </w:p>
          <w:p>
            <w:pPr>
              <w:pStyle w:val="ListParagraph"/>
              <w:widowControl/>
              <w:numPr>
                <w:ilvl w:val="0"/>
                <w:numId w:val="16"/>
              </w:numPr>
              <w:tabs>
                <w:tab w:val="clear" w:pos="720"/>
                <w:tab w:val="right" w:pos="9270" w:leader="dot"/>
              </w:tabs>
              <w:spacing w:before="0" w:after="0"/>
              <w:jc w:val="both"/>
              <w:rPr>
                <w:ins w:id="533" w:author="Dr. Anees Ahmed" w:date="2018-06-01T09:05:00Z"/>
                <w:rFonts w:ascii="Calibri" w:hAnsi="Calibri" w:cs="Calibri" w:asciiTheme="minorHAnsi" w:cstheme="minorHAnsi" w:hAnsiTheme="minorHAnsi"/>
                <w:sz w:val="24"/>
                <w:szCs w:val="24"/>
              </w:rPr>
            </w:pPr>
            <w:ins w:id="532" w:author="Dr. Anees Ahmed" w:date="2018-06-01T09:05:00Z">
              <w:r>
                <w:rPr>
                  <w:rFonts w:cs="Calibri" w:ascii="Calibri" w:hAnsi="Calibri" w:asciiTheme="minorHAnsi" w:cstheme="minorHAnsi" w:hAnsiTheme="minorHAnsi"/>
                  <w:kern w:val="0"/>
                  <w:sz w:val="24"/>
                  <w:szCs w:val="24"/>
                  <w:lang w:val="en-US" w:bidi="ar-SA"/>
                </w:rPr>
                <w:t xml:space="preserve">Communications </w:t>
              </w:r>
            </w:ins>
          </w:p>
          <w:p>
            <w:pPr>
              <w:pStyle w:val="ListParagraph"/>
              <w:widowControl/>
              <w:numPr>
                <w:ilvl w:val="0"/>
                <w:numId w:val="16"/>
              </w:numPr>
              <w:tabs>
                <w:tab w:val="clear" w:pos="720"/>
                <w:tab w:val="right" w:pos="9270" w:leader="dot"/>
              </w:tabs>
              <w:spacing w:before="0" w:after="0"/>
              <w:jc w:val="both"/>
              <w:rPr>
                <w:ins w:id="535" w:author="Dr. Anees Ahmed" w:date="2018-06-01T09:05:00Z"/>
                <w:rFonts w:ascii="Calibri" w:hAnsi="Calibri" w:cs="Calibri" w:asciiTheme="minorHAnsi" w:cstheme="minorHAnsi" w:hAnsiTheme="minorHAnsi"/>
                <w:sz w:val="24"/>
                <w:szCs w:val="24"/>
              </w:rPr>
            </w:pPr>
            <w:ins w:id="534" w:author="Dr. Anees Ahmed" w:date="2018-06-01T09:05:00Z">
              <w:r>
                <w:rPr>
                  <w:rFonts w:cs="Calibri" w:ascii="Calibri" w:hAnsi="Calibri" w:asciiTheme="minorHAnsi" w:cstheme="minorHAnsi" w:hAnsiTheme="minorHAnsi"/>
                  <w:kern w:val="0"/>
                  <w:sz w:val="24"/>
                  <w:szCs w:val="24"/>
                  <w:lang w:val="en-US" w:bidi="ar-SA"/>
                </w:rPr>
                <w:t>Span of control</w:t>
              </w:r>
            </w:ins>
          </w:p>
          <w:p>
            <w:pPr>
              <w:pStyle w:val="Normal"/>
              <w:widowControl/>
              <w:tabs>
                <w:tab w:val="clear" w:pos="720"/>
                <w:tab w:val="right" w:pos="9270" w:leader="dot"/>
              </w:tabs>
              <w:spacing w:lineRule="auto" w:line="240" w:before="0" w:after="0"/>
              <w:jc w:val="both"/>
              <w:rPr>
                <w:ins w:id="537" w:author="Dr. Anees Ahmed" w:date="2018-06-01T09:05:00Z"/>
                <w:rFonts w:cs="Calibri" w:cstheme="minorHAnsi"/>
                <w:sz w:val="24"/>
                <w:szCs w:val="24"/>
              </w:rPr>
            </w:pPr>
            <w:ins w:id="536" w:author="Dr. Anees Ahmed" w:date="2018-06-01T09:05:00Z">
              <w:r>
                <w:rPr>
                  <w:rFonts w:eastAsia="Calibri" w:cs="Calibri" w:cstheme="minorHAnsi"/>
                  <w:kern w:val="0"/>
                  <w:sz w:val="24"/>
                  <w:szCs w:val="24"/>
                  <w:lang w:val="en-US" w:eastAsia="en-US" w:bidi="ar-SA"/>
                </w:rPr>
                <w:t>Laboratories should have a policy for regularly reviewing (annually) and updating the Organogram in terms of changes in positions. The Organogram should be displayed at all relevant places and be available with the pertinent staff.</w:t>
              </w:r>
            </w:ins>
          </w:p>
          <w:p>
            <w:pPr>
              <w:pStyle w:val="Normal"/>
              <w:widowControl/>
              <w:tabs>
                <w:tab w:val="clear" w:pos="720"/>
                <w:tab w:val="right" w:pos="9270" w:leader="dot"/>
              </w:tabs>
              <w:spacing w:lineRule="auto" w:line="240" w:before="0" w:after="0"/>
              <w:jc w:val="both"/>
              <w:rPr>
                <w:ins w:id="539" w:author="Dr. Anees Ahmed" w:date="2018-06-01T09:05:00Z"/>
                <w:rFonts w:cs="Calibri" w:cstheme="minorHAnsi"/>
                <w:sz w:val="24"/>
                <w:szCs w:val="24"/>
              </w:rPr>
            </w:pPr>
            <w:ins w:id="538" w:author="Dr. Anees Ahmed" w:date="2018-06-01T09:05:00Z">
              <w:r>
                <w:rPr>
                  <w:rFonts w:eastAsia="Calibri" w:cs="Calibri" w:cstheme="minorHAnsi"/>
                  <w:kern w:val="0"/>
                  <w:sz w:val="24"/>
                  <w:szCs w:val="24"/>
                  <w:lang w:val="en-US" w:eastAsia="en-US" w:bidi="ar-SA"/>
                </w:rPr>
              </w:r>
            </w:ins>
          </w:p>
          <w:p>
            <w:pPr>
              <w:pStyle w:val="Normal"/>
              <w:widowControl/>
              <w:tabs>
                <w:tab w:val="clear" w:pos="720"/>
                <w:tab w:val="right" w:pos="9270" w:leader="dot"/>
              </w:tabs>
              <w:spacing w:lineRule="auto" w:line="240" w:before="0" w:after="0"/>
              <w:jc w:val="both"/>
              <w:rPr>
                <w:ins w:id="541" w:author="Dr. Anees Ahmed" w:date="2018-06-01T09:05:00Z"/>
                <w:rFonts w:cs="Calibri" w:cstheme="minorHAnsi"/>
                <w:sz w:val="24"/>
                <w:szCs w:val="24"/>
              </w:rPr>
            </w:pPr>
            <w:ins w:id="540" w:author="Dr. Anees Ahmed" w:date="2018-06-01T09:05:00Z">
              <w:r>
                <w:rPr>
                  <w:rFonts w:eastAsia="Calibri" w:cs="Calibri" w:cstheme="minorHAnsi"/>
                  <w:kern w:val="0"/>
                  <w:sz w:val="24"/>
                  <w:szCs w:val="24"/>
                  <w:lang w:val="en-US" w:eastAsia="en-US" w:bidi="ar-SA"/>
                </w:rPr>
              </w:r>
            </w:ins>
          </w:p>
          <w:p>
            <w:pPr>
              <w:pStyle w:val="Normal"/>
              <w:widowControl/>
              <w:tabs>
                <w:tab w:val="clear" w:pos="720"/>
                <w:tab w:val="right" w:pos="9270" w:leader="dot"/>
              </w:tabs>
              <w:spacing w:lineRule="auto" w:line="276" w:before="0" w:after="0"/>
              <w:jc w:val="both"/>
              <w:rPr>
                <w:ins w:id="544" w:author="Dr. Anees Ahmed" w:date="2018-06-01T09:05:00Z"/>
                <w:rFonts w:cs="Calibri" w:cstheme="minorHAnsi"/>
                <w:sz w:val="24"/>
                <w:szCs w:val="24"/>
                <w:lang w:val="en-GB" w:eastAsia="ar-SA"/>
              </w:rPr>
            </w:pPr>
            <w:ins w:id="542" w:author="Dr. Anees Ahmed" w:date="2018-06-01T09:05:00Z">
              <w:r>
                <w:rPr>
                  <w:rFonts w:eastAsia="Calibri" w:cs=""/>
                  <w:kern w:val="0"/>
                  <w:sz w:val="22"/>
                  <w:szCs w:val="22"/>
                  <w:lang w:val="en-US" w:eastAsia="en-US" w:bidi="ar-SA"/>
                </w:rPr>
                <w:drawing>
                  <wp:inline distT="0" distB="0" distL="0" distR="0" wp14:anchorId="6D6B79E5">
                    <wp:extent cx="6161405" cy="3708400"/>
                    <wp:effectExtent l="0" t="0" r="0" b="0"/>
                    <wp:docPr id="18" name="Diagram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ins>
            <w:ins w:id="543" w:author="Dr. Anees Ahmed" w:date="2018-06-01T09:05:00Z">
              <w:r>
                <w:rPr>
                  <w:rFonts w:eastAsia="Calibri" w:cs="Calibri" w:cstheme="minorHAnsi"/>
                  <w:kern w:val="0"/>
                  <w:sz w:val="24"/>
                  <w:szCs w:val="24"/>
                  <w:lang w:val="en-GB" w:eastAsia="ar-SA" w:bidi="ar-SA"/>
                </w:rPr>
                <w:t>Laboratory section heads bring together their knowledge and skills of laboratory procedures and safety to ensure that each section of laboratory operate smoothly.</w:t>
              </w:r>
            </w:ins>
          </w:p>
          <w:p>
            <w:pPr>
              <w:pStyle w:val="Normal"/>
              <w:widowControl/>
              <w:tabs>
                <w:tab w:val="clear" w:pos="720"/>
                <w:tab w:val="right" w:pos="9270" w:leader="dot"/>
              </w:tabs>
              <w:spacing w:lineRule="auto" w:line="276" w:before="0" w:after="0"/>
              <w:jc w:val="both"/>
              <w:rPr>
                <w:ins w:id="546" w:author="Dr. Anees Ahmed" w:date="2018-06-01T09:05:00Z"/>
                <w:rFonts w:cs="Calibri" w:cstheme="minorHAnsi"/>
                <w:sz w:val="24"/>
                <w:szCs w:val="24"/>
                <w:lang w:val="en-GB" w:eastAsia="ar-SA"/>
              </w:rPr>
            </w:pPr>
            <w:ins w:id="545" w:author="Dr. Anees Ahmed" w:date="2018-06-01T09:05:00Z">
              <w:r>
                <w:rPr>
                  <w:rFonts w:eastAsia="Calibri" w:cs="Calibri" w:cstheme="minorHAnsi"/>
                  <w:kern w:val="0"/>
                  <w:sz w:val="24"/>
                  <w:szCs w:val="24"/>
                  <w:lang w:val="en-GB" w:eastAsia="ar-SA" w:bidi="ar-SA"/>
                </w:rPr>
                <w:t>A person to be appointed as laboratory section in charge should be properly qualified and experienced. The person should have relevant qualification of post-graduation level and should have at least 3 years of experience in the relevant field.</w:t>
              </w:r>
            </w:ins>
          </w:p>
          <w:p>
            <w:pPr>
              <w:pStyle w:val="Normal"/>
              <w:widowControl/>
              <w:tabs>
                <w:tab w:val="clear" w:pos="720"/>
                <w:tab w:val="right" w:pos="9270" w:leader="dot"/>
              </w:tabs>
              <w:spacing w:lineRule="auto" w:line="276" w:before="0" w:after="0"/>
              <w:jc w:val="both"/>
              <w:rPr>
                <w:ins w:id="548" w:author="Dr. Anees Ahmed" w:date="2018-06-01T09:05:00Z"/>
                <w:rFonts w:cs="Calibri" w:cstheme="minorHAnsi"/>
                <w:sz w:val="24"/>
                <w:szCs w:val="24"/>
                <w:lang w:val="en-GB" w:eastAsia="ar-SA"/>
              </w:rPr>
            </w:pPr>
            <w:ins w:id="547" w:author="Dr. Anees Ahmed" w:date="2018-06-01T09:05:00Z">
              <w:r>
                <w:rPr>
                  <w:rFonts w:eastAsia="Calibri" w:cs="Calibri" w:cstheme="minorHAnsi"/>
                  <w:kern w:val="0"/>
                  <w:sz w:val="24"/>
                  <w:szCs w:val="24"/>
                  <w:lang w:val="en-GB" w:eastAsia="ar-SA" w:bidi="ar-SA"/>
                </w:rPr>
                <w:t>These professionals complete an array of duties which mainly include:</w:t>
              </w:r>
            </w:ins>
          </w:p>
          <w:p>
            <w:pPr>
              <w:pStyle w:val="ListParagraph"/>
              <w:widowControl/>
              <w:numPr>
                <w:ilvl w:val="0"/>
                <w:numId w:val="17"/>
              </w:numPr>
              <w:tabs>
                <w:tab w:val="clear" w:pos="720"/>
                <w:tab w:val="right" w:pos="9270" w:leader="dot"/>
              </w:tabs>
              <w:spacing w:before="0" w:after="0"/>
              <w:jc w:val="both"/>
              <w:rPr>
                <w:ins w:id="550" w:author="Dr. Anees Ahmed" w:date="2018-06-01T09:05:00Z"/>
                <w:rFonts w:ascii="Calibri" w:hAnsi="Calibri" w:cs="Calibri" w:asciiTheme="minorHAnsi" w:cstheme="minorHAnsi" w:hAnsiTheme="minorHAnsi"/>
                <w:sz w:val="24"/>
                <w:szCs w:val="24"/>
                <w:lang w:val="en-GB"/>
              </w:rPr>
            </w:pPr>
            <w:ins w:id="549" w:author="Dr. Anees Ahmed" w:date="2018-06-01T09:05:00Z">
              <w:r>
                <w:rPr>
                  <w:rFonts w:cs="Calibri" w:ascii="Calibri" w:hAnsi="Calibri" w:asciiTheme="minorHAnsi" w:cstheme="minorHAnsi" w:hAnsiTheme="minorHAnsi"/>
                  <w:kern w:val="0"/>
                  <w:sz w:val="24"/>
                  <w:szCs w:val="24"/>
                  <w:lang w:val="en-GB" w:bidi="ar-SA"/>
                </w:rPr>
                <w:t>Overseeing technical procedures</w:t>
              </w:r>
            </w:ins>
          </w:p>
          <w:p>
            <w:pPr>
              <w:pStyle w:val="ListParagraph"/>
              <w:widowControl/>
              <w:numPr>
                <w:ilvl w:val="0"/>
                <w:numId w:val="17"/>
              </w:numPr>
              <w:tabs>
                <w:tab w:val="clear" w:pos="720"/>
                <w:tab w:val="right" w:pos="9270" w:leader="dot"/>
              </w:tabs>
              <w:spacing w:before="0" w:after="0"/>
              <w:jc w:val="both"/>
              <w:rPr>
                <w:ins w:id="552" w:author="Dr. Anees Ahmed" w:date="2018-06-01T09:05:00Z"/>
                <w:rFonts w:ascii="Calibri" w:hAnsi="Calibri" w:cs="Calibri" w:asciiTheme="minorHAnsi" w:cstheme="minorHAnsi" w:hAnsiTheme="minorHAnsi"/>
                <w:sz w:val="24"/>
                <w:szCs w:val="24"/>
                <w:lang w:val="en-GB"/>
              </w:rPr>
            </w:pPr>
            <w:ins w:id="551" w:author="Dr. Anees Ahmed" w:date="2018-06-01T09:05:00Z">
              <w:r>
                <w:rPr>
                  <w:rFonts w:cs="Calibri" w:ascii="Calibri" w:hAnsi="Calibri" w:asciiTheme="minorHAnsi" w:cstheme="minorHAnsi" w:hAnsiTheme="minorHAnsi"/>
                  <w:kern w:val="0"/>
                  <w:sz w:val="24"/>
                  <w:szCs w:val="24"/>
                  <w:lang w:val="en-GB" w:bidi="ar-SA"/>
                </w:rPr>
                <w:t>Scheduling staff</w:t>
              </w:r>
            </w:ins>
          </w:p>
          <w:p>
            <w:pPr>
              <w:pStyle w:val="ListParagraph"/>
              <w:widowControl/>
              <w:numPr>
                <w:ilvl w:val="0"/>
                <w:numId w:val="17"/>
              </w:numPr>
              <w:tabs>
                <w:tab w:val="clear" w:pos="720"/>
                <w:tab w:val="right" w:pos="9270" w:leader="dot"/>
              </w:tabs>
              <w:spacing w:before="0" w:after="0"/>
              <w:jc w:val="both"/>
              <w:rPr>
                <w:ins w:id="554" w:author="Dr. Anees Ahmed" w:date="2018-06-01T09:05:00Z"/>
                <w:rFonts w:ascii="Calibri" w:hAnsi="Calibri" w:cs="Calibri" w:asciiTheme="minorHAnsi" w:cstheme="minorHAnsi" w:hAnsiTheme="minorHAnsi"/>
                <w:sz w:val="24"/>
                <w:szCs w:val="24"/>
                <w:lang w:val="en-GB"/>
              </w:rPr>
            </w:pPr>
            <w:ins w:id="553" w:author="Dr. Anees Ahmed" w:date="2018-06-01T09:05:00Z">
              <w:r>
                <w:rPr>
                  <w:rFonts w:cs="Calibri" w:ascii="Calibri" w:hAnsi="Calibri" w:asciiTheme="minorHAnsi" w:cstheme="minorHAnsi" w:hAnsiTheme="minorHAnsi"/>
                  <w:kern w:val="0"/>
                  <w:sz w:val="24"/>
                  <w:szCs w:val="24"/>
                  <w:lang w:val="en-GB" w:bidi="ar-SA"/>
                </w:rPr>
                <w:t>Re-ordering supplies</w:t>
              </w:r>
            </w:ins>
          </w:p>
          <w:p>
            <w:pPr>
              <w:pStyle w:val="ListParagraph"/>
              <w:widowControl/>
              <w:numPr>
                <w:ilvl w:val="0"/>
                <w:numId w:val="17"/>
              </w:numPr>
              <w:tabs>
                <w:tab w:val="clear" w:pos="720"/>
                <w:tab w:val="right" w:pos="9270" w:leader="dot"/>
              </w:tabs>
              <w:spacing w:before="0" w:after="0"/>
              <w:jc w:val="both"/>
              <w:rPr>
                <w:ins w:id="556" w:author="Dr. Anees Ahmed" w:date="2018-06-01T09:05:00Z"/>
                <w:rFonts w:ascii="Calibri" w:hAnsi="Calibri" w:cs="Calibri" w:asciiTheme="minorHAnsi" w:cstheme="minorHAnsi" w:hAnsiTheme="minorHAnsi"/>
                <w:sz w:val="24"/>
                <w:szCs w:val="24"/>
                <w:lang w:val="en-GB"/>
              </w:rPr>
            </w:pPr>
            <w:ins w:id="555" w:author="Dr. Anees Ahmed" w:date="2018-06-01T09:05:00Z">
              <w:r>
                <w:rPr>
                  <w:rFonts w:cs="Calibri" w:ascii="Calibri" w:hAnsi="Calibri" w:asciiTheme="minorHAnsi" w:cstheme="minorHAnsi" w:hAnsiTheme="minorHAnsi"/>
                  <w:kern w:val="0"/>
                  <w:sz w:val="24"/>
                  <w:szCs w:val="24"/>
                  <w:lang w:val="en-GB" w:bidi="ar-SA"/>
                </w:rPr>
                <w:t>Monitoring of laboratory standards and controls</w:t>
              </w:r>
            </w:ins>
          </w:p>
          <w:p>
            <w:pPr>
              <w:pStyle w:val="ListParagraph"/>
              <w:widowControl/>
              <w:numPr>
                <w:ilvl w:val="0"/>
                <w:numId w:val="17"/>
              </w:numPr>
              <w:tabs>
                <w:tab w:val="clear" w:pos="720"/>
                <w:tab w:val="right" w:pos="9270" w:leader="dot"/>
              </w:tabs>
              <w:spacing w:before="0" w:after="0"/>
              <w:jc w:val="both"/>
              <w:rPr>
                <w:ins w:id="558" w:author="Dr. Anees Ahmed" w:date="2018-06-01T09:05:00Z"/>
                <w:rFonts w:ascii="Calibri" w:hAnsi="Calibri" w:cs="Calibri" w:asciiTheme="minorHAnsi" w:cstheme="minorHAnsi" w:hAnsiTheme="minorHAnsi"/>
                <w:sz w:val="24"/>
                <w:szCs w:val="24"/>
                <w:lang w:val="en-GB"/>
              </w:rPr>
            </w:pPr>
            <w:ins w:id="557" w:author="Dr. Anees Ahmed" w:date="2018-06-01T09:05:00Z">
              <w:r>
                <w:rPr>
                  <w:rFonts w:cs="Calibri" w:ascii="Calibri" w:hAnsi="Calibri" w:asciiTheme="minorHAnsi" w:cstheme="minorHAnsi" w:hAnsiTheme="minorHAnsi"/>
                  <w:kern w:val="0"/>
                  <w:sz w:val="24"/>
                  <w:szCs w:val="24"/>
                  <w:lang w:val="en-GB" w:bidi="ar-SA"/>
                </w:rPr>
                <w:t>Train laboratory technicians and assistants on the correct procedures and use of laboratory equipment, in addition to mentoring and disciplining lab staff</w:t>
              </w:r>
            </w:ins>
          </w:p>
          <w:p>
            <w:pPr>
              <w:pStyle w:val="ListParagraph"/>
              <w:widowControl/>
              <w:numPr>
                <w:ilvl w:val="0"/>
                <w:numId w:val="17"/>
              </w:numPr>
              <w:tabs>
                <w:tab w:val="clear" w:pos="720"/>
                <w:tab w:val="right" w:pos="9270" w:leader="dot"/>
              </w:tabs>
              <w:spacing w:before="0" w:after="0"/>
              <w:jc w:val="both"/>
              <w:rPr>
                <w:ins w:id="561" w:author="Dr. Anees Ahmed" w:date="2018-06-01T09:05:00Z"/>
                <w:rFonts w:ascii="Calibri" w:hAnsi="Calibri" w:cs="Calibri" w:asciiTheme="minorHAnsi" w:cstheme="minorHAnsi" w:hAnsiTheme="minorHAnsi"/>
                <w:sz w:val="24"/>
                <w:szCs w:val="24"/>
                <w:lang w:val="en-GB"/>
              </w:rPr>
            </w:pPr>
            <w:ins w:id="559" w:author="Dr. Anees Ahmed" w:date="2018-06-01T09:05:00Z">
              <w:r>
                <w:rPr>
                  <w:rFonts w:cs="Calibri" w:ascii="Calibri" w:hAnsi="Calibri" w:asciiTheme="minorHAnsi" w:cstheme="minorHAnsi" w:hAnsiTheme="minorHAnsi"/>
                  <w:kern w:val="0"/>
                  <w:sz w:val="24"/>
                  <w:szCs w:val="24"/>
                  <w:lang w:val="en-GB" w:bidi="ar-SA"/>
                </w:rPr>
                <w:t xml:space="preserve">Section in charge also make sure that employees follow standards and safety regulations, </w:t>
              </w:r>
            </w:ins>
            <w:ins w:id="560" w:author="Dr. Anees Ahmed" w:date="2018-06-01T09:05:00Z">
              <w:r>
                <w:rPr>
                  <w:rFonts w:cs="Calibri" w:ascii="Calibri" w:hAnsi="Calibri" w:asciiTheme="minorHAnsi" w:cstheme="minorHAnsi" w:hAnsiTheme="minorHAnsi"/>
                  <w:kern w:val="0"/>
                  <w:sz w:val="24"/>
                  <w:szCs w:val="24"/>
                  <w:lang w:val="en-US" w:bidi="ar-SA"/>
                </w:rPr>
                <w:t>incorporate discussions into lab group meetings for continuous improvement of best laboratory practices.</w:t>
              </w:r>
            </w:ins>
          </w:p>
          <w:p>
            <w:pPr>
              <w:pStyle w:val="Normal"/>
              <w:widowControl/>
              <w:spacing w:lineRule="auto" w:line="276" w:before="0" w:after="0"/>
              <w:jc w:val="both"/>
              <w:rPr>
                <w:ins w:id="563" w:author="Dr. Anees Ahmed" w:date="2018-06-01T09:05:00Z"/>
                <w:rFonts w:cs="Calibri" w:cstheme="minorHAnsi"/>
                <w:sz w:val="24"/>
                <w:szCs w:val="24"/>
              </w:rPr>
            </w:pPr>
            <w:ins w:id="562" w:author="Dr. Anees Ahmed" w:date="2018-06-01T09:05:00Z">
              <w:r>
                <w:rPr>
                  <w:rFonts w:eastAsia="Calibri" w:cs="Calibri" w:cstheme="minorHAnsi"/>
                  <w:kern w:val="0"/>
                  <w:sz w:val="24"/>
                  <w:szCs w:val="24"/>
                  <w:lang w:val="en-US" w:eastAsia="en-US" w:bidi="ar-SA"/>
                </w:rPr>
                <w:t>Research in laboratory is a process of gathering information, gaining knowledge about disease diagnosis for the purpose of initiating and modifying diagnostic criteria for continually raising the standards of laboratory. All research including the protocols must be formally approved by the senior management of the laboratory. Research reports are submitted to the Director/ section in-charges that document the research activities. It also needs to be verified that those responsible are providing guidance, resources and budget, fulfilling all legal and ethical requirements of research. It is important that laboratories undertake research which is relevant to improvement in healthcare services and medical education by analyzing the available data.  The written Research Methodology must conform to the approved National/International Guidelines.</w:t>
              </w:r>
            </w:ins>
          </w:p>
          <w:p>
            <w:pPr>
              <w:pStyle w:val="Normal"/>
              <w:widowControl/>
              <w:spacing w:lineRule="auto" w:line="276" w:before="0" w:after="0"/>
              <w:jc w:val="both"/>
              <w:rPr>
                <w:rFonts w:cs="Calibri" w:cstheme="minorHAnsi"/>
                <w:sz w:val="24"/>
                <w:lang w:val="en-GB"/>
              </w:rPr>
            </w:pPr>
            <w:ins w:id="564" w:author="Dr. Anees Ahmed" w:date="2018-06-01T09:05:00Z">
              <w:r>
                <w:rPr>
                  <w:rFonts w:eastAsia="Calibri" w:cs="Calibri" w:cstheme="minorHAnsi"/>
                  <w:kern w:val="0"/>
                  <w:sz w:val="24"/>
                  <w:szCs w:val="22"/>
                  <w:lang w:val="en-GB" w:eastAsia="en-US" w:bidi="ar-SA"/>
                </w:rPr>
                <w:t>Those who are not directly conducting the research activities should at least provide the disease related data to concerned higher authorities for epidemiological studies.</w:t>
              </w:r>
            </w:ins>
          </w:p>
        </w:tc>
      </w:tr>
    </w:tbl>
    <w:p>
      <w:pPr>
        <w:pStyle w:val="Normal"/>
        <w:rPr>
          <w:rFonts w:cs="Calibri" w:cstheme="minorHAnsi"/>
        </w:rPr>
      </w:pPr>
      <w:r>
        <w:rPr>
          <w:rFonts w:cs="Calibri" w:cstheme="minorHAnsi"/>
        </w:rPr>
      </w:r>
      <w:bookmarkStart w:id="75" w:name="_Toc483909804"/>
      <w:bookmarkStart w:id="76" w:name="_Toc483909804"/>
      <w:r>
        <w:br w:type="page"/>
      </w:r>
    </w:p>
    <w:p>
      <w:pPr>
        <w:pStyle w:val="Heading1"/>
        <w:numPr>
          <w:ilvl w:val="1"/>
          <w:numId w:val="238"/>
        </w:numPr>
        <w:spacing w:before="0" w:after="120"/>
        <w:rPr>
          <w:rFonts w:ascii="Calibri" w:hAnsi="Calibri" w:cs="Calibri" w:asciiTheme="minorHAnsi" w:cstheme="minorHAnsi" w:hAnsiTheme="minorHAnsi"/>
          <w:b w:val="false"/>
        </w:rPr>
      </w:pPr>
      <w:bookmarkStart w:id="77" w:name="_Toc514930987"/>
      <w:r>
        <w:rPr>
          <w:rFonts w:cs="Calibri" w:ascii="Calibri" w:hAnsi="Calibri" w:asciiTheme="minorHAnsi" w:cstheme="minorHAnsi" w:hAnsiTheme="minorHAnsi"/>
        </w:rPr>
        <w:t>Facility Management and Safety (FMS)</w:t>
      </w:r>
      <w:bookmarkEnd w:id="77"/>
    </w:p>
    <w:p>
      <w:pPr>
        <w:pStyle w:val="Normal"/>
        <w:spacing w:lineRule="auto" w:line="276" w:before="120" w:after="120"/>
        <w:jc w:val="both"/>
        <w:rPr>
          <w:rStyle w:val="IntenseReference"/>
          <w:rFonts w:cs="Calibri" w:cstheme="minorHAnsi"/>
          <w:b w:val="false"/>
          <w:bCs w:val="false"/>
          <w:caps w:val="false"/>
          <w:smallCaps w:val="false"/>
          <w:color w:val="auto"/>
          <w:sz w:val="24"/>
          <w:szCs w:val="24"/>
          <w:u w:val="none"/>
        </w:rPr>
      </w:pPr>
      <w:r>
        <w:rPr>
          <w:rStyle w:val="IntenseReference"/>
          <w:rFonts w:cs="Calibri" w:cstheme="minorHAnsi"/>
          <w:b w:val="false"/>
          <w:caps w:val="false"/>
          <w:smallCaps w:val="false"/>
          <w:color w:val="auto"/>
          <w:sz w:val="24"/>
          <w:szCs w:val="24"/>
          <w:u w:val="none"/>
        </w:rPr>
        <w:t>A Clinical Laboratory not only serves the medical needs of the society but also generates revenues for the organization that are utilized in meeting expenses and further expansions. A well-managed facility therefore, will not only provide quality services to the patients and clinicians but will also produce better revenue for the laboratory. Since the patient outcome is largely dependent on the precise diagnosis on the basis of laboratory test / analyses reports, there is rising need to have excellence in services in the Clinical Laboratories and hospitals is on the rise. It is therefore, highly desirable that Clinical laboratories meet at least the minimum acceptable working standards and all the equipment meets the required precision level. It is imperative that the qualified professionals handle and maintain these facilities in accordance with the relevant standards as reliability of the results, professionalism and repute of the laboratory depends on these services and facilities.</w:t>
      </w:r>
    </w:p>
    <w:p>
      <w:pPr>
        <w:pStyle w:val="Normal"/>
        <w:jc w:val="both"/>
        <w:rPr>
          <w:rStyle w:val="IntenseReference"/>
          <w:rFonts w:cs="Calibri" w:cstheme="minorHAnsi"/>
          <w:b w:val="false"/>
          <w:caps w:val="false"/>
          <w:smallCaps w:val="false"/>
          <w:color w:val="auto"/>
          <w:sz w:val="24"/>
          <w:szCs w:val="24"/>
          <w:u w:val="none"/>
        </w:rPr>
      </w:pPr>
      <w:r>
        <w:rPr>
          <w:rStyle w:val="IntenseReference"/>
          <w:rFonts w:cs="Calibri" w:cstheme="minorHAnsi"/>
          <w:b w:val="false"/>
          <w:caps w:val="false"/>
          <w:smallCaps w:val="false"/>
          <w:color w:val="auto"/>
          <w:sz w:val="24"/>
          <w:szCs w:val="24"/>
          <w:u w:val="none"/>
        </w:rPr>
        <w:t>It is incumbent on the Clinical Laboratory management to maintain a clean and healthy lab environment and keeping the facility running in an orderly manner. Laboratories can use financial management software for maintaining a balance in the revenue and expenses and tracking the amount spent on purchase/maintenance of expensive testing equipment, on the maintenance of building and power generation etc. to efficiently manage costs. The management need to responded quickly and efficiently to the service and preventive maintenance by setting up schedules in order to provide uninterrupted services in a clean and healthy environment.</w:t>
      </w:r>
    </w:p>
    <w:p>
      <w:pPr>
        <w:pStyle w:val="Normal"/>
        <w:rPr>
          <w:rStyle w:val="IntenseReference"/>
          <w:rFonts w:cs="Calibri" w:cstheme="minorHAnsi"/>
          <w:b w:val="false"/>
          <w:caps w:val="false"/>
          <w:smallCaps w:val="false"/>
          <w:sz w:val="24"/>
          <w:szCs w:val="24"/>
        </w:rPr>
      </w:pPr>
      <w:r>
        <w:rPr>
          <w:rFonts w:cs="Calibri" w:cstheme="minorHAnsi"/>
          <w:b w:val="false"/>
          <w:caps w:val="false"/>
          <w:smallCaps w:val="false"/>
          <w:sz w:val="24"/>
          <w:szCs w:val="24"/>
        </w:rPr>
      </w:r>
      <w:r>
        <w:br w:type="page"/>
      </w:r>
    </w:p>
    <w:p>
      <w:pPr>
        <w:pStyle w:val="Heading3"/>
        <w:spacing w:before="0" w:after="240"/>
        <w:ind w:hanging="2700" w:start="2700"/>
        <w:rPr/>
      </w:pPr>
      <w:bookmarkStart w:id="78" w:name="_Toc483909804"/>
      <w:bookmarkStart w:id="79" w:name="_Toc514930988"/>
      <w:r>
        <w:rPr/>
        <w:t>Standard 4. FMS-1: The management is aware of and complies with the relevant laws, bylaws, rules and regulations, and facility inspection requirements under the relevant building and associated codes applicable to laboratories.</w:t>
      </w:r>
      <w:bookmarkEnd w:id="78"/>
      <w:bookmarkEnd w:id="79"/>
    </w:p>
    <w:p>
      <w:pPr>
        <w:pStyle w:val="Normal"/>
        <w:spacing w:lineRule="auto" w:line="276" w:before="120" w:after="120"/>
        <w:jc w:val="both"/>
        <w:rPr>
          <w:rFonts w:cs="Calibri" w:cstheme="minorHAnsi"/>
          <w:spacing w:val="5"/>
          <w:sz w:val="24"/>
          <w:szCs w:val="24"/>
          <w:u w:val="single"/>
        </w:rPr>
      </w:pPr>
      <w:r>
        <w:rPr>
          <w:rFonts w:cs="Calibri" w:cstheme="minorHAnsi"/>
          <w:b/>
          <w:sz w:val="24"/>
          <w:szCs w:val="24"/>
          <w:u w:val="single"/>
        </w:rPr>
        <w:t>Indicators (14-17)</w:t>
      </w:r>
    </w:p>
    <w:p>
      <w:pPr>
        <w:pStyle w:val="Heading4"/>
        <w:shd w:val="clear" w:color="auto" w:fill="FFFF00"/>
        <w:spacing w:lineRule="auto" w:line="276"/>
        <w:ind w:hanging="990" w:start="990"/>
        <w:rPr>
          <w:rFonts w:ascii="Calibri" w:hAnsi="Calibri" w:cs="Calibri" w:asciiTheme="minorHAnsi" w:cstheme="minorHAnsi" w:hAnsiTheme="minorHAnsi"/>
        </w:rPr>
      </w:pPr>
      <w:bookmarkStart w:id="80" w:name="_Toc514930989"/>
      <w:bookmarkStart w:id="81" w:name="_Toc378604390"/>
      <w:bookmarkStart w:id="82" w:name="_Toc483909805"/>
      <w:r>
        <w:rPr>
          <w:rFonts w:cs="Calibri" w:ascii="Calibri" w:hAnsi="Calibri" w:asciiTheme="minorHAnsi" w:cstheme="minorHAnsi" w:hAnsiTheme="minorHAnsi"/>
        </w:rPr>
        <w:t>Ind. 14: The management is conversant with the relevant laws and regulations and knows their applicability to the laboratory</w:t>
      </w:r>
      <w:bookmarkEnd w:id="80"/>
      <w:r>
        <w:rPr>
          <w:rFonts w:cs="Calibri" w:ascii="Calibri" w:hAnsi="Calibri" w:asciiTheme="minorHAnsi" w:cstheme="minorHAnsi" w:hAnsiTheme="minorHAnsi"/>
          <w:highlight w:val="green"/>
        </w:rPr>
        <w:t xml:space="preserve"> </w:t>
      </w:r>
      <w:bookmarkEnd w:id="81"/>
      <w:bookmarkEnd w:id="82"/>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bCs/>
          <w:sz w:val="24"/>
          <w:szCs w:val="24"/>
        </w:rPr>
      </w:pPr>
      <w:r>
        <w:rPr>
          <w:rFonts w:cs="Calibri" w:cstheme="minorHAnsi"/>
          <w:bCs/>
          <w:sz w:val="24"/>
          <w:szCs w:val="24"/>
        </w:rPr>
        <w:t xml:space="preserve">The surveyor may demand copies of the relevant laws and regulations which should include building, fire safety, and safety requirements for lifts/elevators as and where applicable. Through observation and discussion confirm awareness of management and the staff about laws, regulations and rules as to how these are applicable to the laboratory. </w:t>
      </w:r>
    </w:p>
    <w:p>
      <w:pPr>
        <w:pStyle w:val="Normal"/>
        <w:spacing w:lineRule="auto" w:line="276" w:before="120" w:after="120"/>
        <w:jc w:val="both"/>
        <w:rPr>
          <w:rFonts w:cs="Calibri" w:cstheme="minorHAnsi"/>
          <w:b/>
          <w:bCs/>
          <w:sz w:val="24"/>
          <w:szCs w:val="24"/>
        </w:rPr>
      </w:pPr>
      <w:r>
        <w:rPr>
          <w:rFonts w:cs="Calibri" w:cstheme="minorHAnsi"/>
          <w:b/>
          <w:bCs/>
          <w:sz w:val="24"/>
          <w:szCs w:val="24"/>
        </w:rPr>
        <w:t>Compliance Requirements: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Copies of current/updated relevant laws, regulations and rules available (</w:t>
      </w:r>
      <w:r>
        <w:rPr>
          <w:rFonts w:cs="Calibri" w:ascii="Calibri" w:hAnsi="Calibri" w:asciiTheme="minorHAnsi" w:cstheme="minorHAnsi" w:hAnsiTheme="minorHAnsi"/>
          <w:b/>
          <w:sz w:val="24"/>
          <w:szCs w:val="24"/>
        </w:rPr>
        <w:t>Annexure-A</w:t>
      </w:r>
      <w:r>
        <w:rPr>
          <w:rFonts w:cs="Calibri" w:ascii="Calibri" w:hAnsi="Calibri" w:asciiTheme="minorHAnsi" w:cstheme="minorHAnsi" w:hAnsiTheme="minorHAnsi"/>
          <w:sz w:val="24"/>
          <w:szCs w:val="24"/>
        </w:rPr>
        <w:t>).</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Laboratory staff is aware of the relevant laws, regulations and rules and knows as to how the those relate to their functioning.</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Compliance of relevant laws, regulations and rules is observable. </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copies of </w:t>
      </w:r>
      <w:r>
        <w:rPr>
          <w:rFonts w:cs="Calibri" w:ascii="Calibri" w:hAnsi="Calibri" w:asciiTheme="minorHAnsi" w:cstheme="minorHAnsi" w:hAnsiTheme="minorHAnsi"/>
          <w:bCs/>
          <w:sz w:val="24"/>
          <w:szCs w:val="24"/>
        </w:rPr>
        <w:t xml:space="preserve">relevant laws and regulations are available and there </w:t>
      </w:r>
      <w:r>
        <w:rPr>
          <w:rFonts w:cs="Calibri" w:ascii="Calibri" w:hAnsi="Calibri" w:asciiTheme="minorHAnsi" w:cstheme="minorHAnsi" w:hAnsiTheme="minorHAnsi"/>
          <w:sz w:val="24"/>
          <w:szCs w:val="24"/>
        </w:rPr>
        <w:t xml:space="preserve">is clear evidence of compliance with fire safety and other building code specifications, </w:t>
      </w:r>
      <w:r>
        <w:rPr>
          <w:rFonts w:cs="Calibri" w:ascii="Calibri" w:hAnsi="Calibri" w:asciiTheme="minorHAnsi" w:cstheme="minorHAnsi" w:hAnsiTheme="minorHAnsi"/>
          <w:bCs/>
          <w:sz w:val="24"/>
          <w:szCs w:val="24"/>
        </w:rPr>
        <w:t>relevant laws and regulations</w:t>
      </w:r>
      <w:r>
        <w:rPr>
          <w:rFonts w:cs="Calibri" w:ascii="Calibri" w:hAnsi="Calibri" w:asciiTheme="minorHAnsi" w:cstheme="minorHAnsi" w:hAnsiTheme="minorHAnsi"/>
          <w:sz w:val="24"/>
          <w:szCs w:val="24"/>
        </w:rPr>
        <w:t xml:space="preserve"> and the operational staff are aware of the requirements, then score as </w:t>
      </w:r>
      <w:r>
        <w:rPr>
          <w:rFonts w:cs="Calibri" w:ascii="Calibri" w:hAnsi="Calibri" w:asciiTheme="minorHAnsi" w:cstheme="minorHAnsi" w:hAnsiTheme="minorHAnsi"/>
          <w:b/>
          <w:sz w:val="24"/>
          <w:szCs w:val="24"/>
          <w:u w:val="single"/>
        </w:rPr>
        <w:t>fully met.</w:t>
      </w:r>
    </w:p>
    <w:p>
      <w:pPr>
        <w:pStyle w:val="ListParagraph"/>
        <w:numPr>
          <w:ilvl w:val="0"/>
          <w:numId w:val="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awareness of the requirements of the applicable laws and regulations but incomplete compliance up to 80%, then score as </w:t>
      </w:r>
      <w:r>
        <w:rPr>
          <w:rFonts w:cs="Calibri" w:ascii="Calibri" w:hAnsi="Calibri" w:asciiTheme="minorHAnsi" w:cstheme="minorHAnsi" w:hAnsiTheme="minorHAnsi"/>
          <w:b/>
          <w:sz w:val="24"/>
          <w:szCs w:val="24"/>
          <w:u w:val="single"/>
        </w:rPr>
        <w:t>partially met.</w:t>
      </w:r>
      <w:r>
        <w:rPr>
          <w:rFonts w:cs="Calibri" w:ascii="Calibri" w:hAnsi="Calibri" w:asciiTheme="minorHAnsi" w:cstheme="minorHAnsi" w:hAnsiTheme="minorHAnsi"/>
          <w:sz w:val="24"/>
          <w:szCs w:val="24"/>
        </w:rPr>
        <w:t xml:space="preserve"> </w:t>
      </w:r>
    </w:p>
    <w:p>
      <w:pPr>
        <w:pStyle w:val="ListParagraph"/>
        <w:numPr>
          <w:ilvl w:val="0"/>
          <w:numId w:val="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copies of rules and regulation are not available in the laboratory, then score as </w:t>
      </w:r>
      <w:r>
        <w:rPr>
          <w:rFonts w:cs="Calibri" w:ascii="Calibri" w:hAnsi="Calibri" w:asciiTheme="minorHAnsi" w:cstheme="minorHAnsi" w:hAnsiTheme="minorHAnsi"/>
          <w:b/>
          <w:sz w:val="24"/>
          <w:szCs w:val="24"/>
          <w:u w:val="single"/>
        </w:rPr>
        <w:t>not met.</w:t>
      </w:r>
    </w:p>
    <w:p>
      <w:pPr>
        <w:pStyle w:val="Heading4"/>
        <w:shd w:val="clear" w:color="auto" w:fill="FF0000"/>
        <w:tabs>
          <w:tab w:val="clear" w:pos="900"/>
          <w:tab w:val="left" w:pos="1260" w:leader="none"/>
        </w:tabs>
        <w:spacing w:lineRule="auto" w:line="276"/>
        <w:ind w:hanging="1170" w:start="1170"/>
        <w:rPr>
          <w:rFonts w:ascii="Calibri" w:hAnsi="Calibri" w:cs="Calibri" w:asciiTheme="minorHAnsi" w:cstheme="minorHAnsi" w:hAnsiTheme="minorHAnsi"/>
          <w:color w:themeColor="background1" w:val="FFFFFF"/>
        </w:rPr>
      </w:pPr>
      <w:bookmarkStart w:id="83" w:name="_Toc514930990"/>
      <w:bookmarkStart w:id="84" w:name="_Toc483909806"/>
      <w:bookmarkStart w:id="85" w:name="_Toc378604391"/>
      <w:r>
        <w:rPr>
          <w:rFonts w:cs="Calibri" w:ascii="Calibri" w:hAnsi="Calibri" w:asciiTheme="minorHAnsi" w:cstheme="minorHAnsi" w:hAnsiTheme="minorHAnsi"/>
          <w:color w:themeColor="background1" w:val="FFFFFF"/>
        </w:rPr>
        <w:t>Ind. 15: The management regularly updates any amendments in the prevailing relevant laws and rules</w:t>
      </w:r>
      <w:bookmarkEnd w:id="83"/>
      <w:bookmarkEnd w:id="84"/>
      <w:bookmarkEnd w:id="85"/>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Surveyors are required to check for evidence of routinely updated laws, rules and regulations. This needs an updated copy/amendment done accordingly, duly signed for authenticity of record.</w:t>
      </w:r>
    </w:p>
    <w:p>
      <w:pPr>
        <w:pStyle w:val="Normal"/>
        <w:spacing w:lineRule="auto" w:line="276" w:before="120" w:after="120"/>
        <w:jc w:val="both"/>
        <w:rPr>
          <w:rFonts w:cs="Calibri" w:cstheme="minorHAnsi"/>
          <w:b/>
          <w:bCs/>
          <w:sz w:val="24"/>
          <w:szCs w:val="24"/>
        </w:rPr>
      </w:pPr>
      <w:r>
        <w:rPr>
          <w:rFonts w:cs="Calibri" w:cstheme="minorHAnsi"/>
          <w:b/>
          <w:bCs/>
          <w:sz w:val="24"/>
          <w:szCs w:val="24"/>
        </w:rPr>
        <w:t>Compliance Requirements: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Evidence that process to keep the relevant laws, regulations and rules properly updated is adopted.</w:t>
      </w:r>
    </w:p>
    <w:p>
      <w:pPr>
        <w:pStyle w:val="Normal"/>
        <w:spacing w:lineRule="auto" w:line="276" w:before="120" w:after="120"/>
        <w:jc w:val="both"/>
        <w:rPr>
          <w:rFonts w:cs="Calibri" w:cstheme="minorHAnsi"/>
          <w:sz w:val="24"/>
          <w:szCs w:val="24"/>
        </w:rPr>
      </w:pPr>
      <w:r>
        <w:rPr>
          <w:rFonts w:cs="Calibri" w:cstheme="minorHAnsi"/>
          <w:b/>
          <w:bCs/>
          <w:sz w:val="24"/>
          <w:szCs w:val="24"/>
        </w:rPr>
        <w:t>Scoring:</w:t>
      </w:r>
    </w:p>
    <w:p>
      <w:pPr>
        <w:pStyle w:val="ListParagraph"/>
        <w:numPr>
          <w:ilvl w:val="0"/>
          <w:numId w:val="18"/>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an evidence of a process to identify and acknowledge changes in laws and regulations, then score as </w:t>
      </w:r>
      <w:r>
        <w:rPr>
          <w:rFonts w:cs="Calibri" w:ascii="Calibri" w:hAnsi="Calibri" w:asciiTheme="minorHAnsi" w:cstheme="minorHAnsi" w:hAnsiTheme="minorHAnsi"/>
          <w:b/>
          <w:sz w:val="24"/>
          <w:szCs w:val="24"/>
          <w:u w:val="single"/>
        </w:rPr>
        <w:t>fully met.</w:t>
      </w:r>
    </w:p>
    <w:p>
      <w:pPr>
        <w:pStyle w:val="ListParagraph"/>
        <w:numPr>
          <w:ilvl w:val="0"/>
          <w:numId w:val="18"/>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evidence of an update process, then score as </w:t>
      </w:r>
      <w:r>
        <w:rPr>
          <w:rFonts w:cs="Calibri" w:ascii="Calibri" w:hAnsi="Calibri" w:asciiTheme="minorHAnsi" w:cstheme="minorHAnsi" w:hAnsiTheme="minorHAnsi"/>
          <w:b/>
          <w:sz w:val="24"/>
          <w:szCs w:val="24"/>
          <w:u w:val="single"/>
        </w:rPr>
        <w:t>not met.</w:t>
      </w:r>
    </w:p>
    <w:p>
      <w:pPr>
        <w:pStyle w:val="Heading4"/>
        <w:shd w:val="clear" w:color="auto" w:fill="FFFF00"/>
        <w:tabs>
          <w:tab w:val="clear" w:pos="900"/>
          <w:tab w:val="left" w:pos="990" w:leader="none"/>
        </w:tabs>
        <w:spacing w:lineRule="auto" w:line="276"/>
        <w:ind w:hanging="990" w:start="990"/>
        <w:rPr>
          <w:rFonts w:ascii="Calibri" w:hAnsi="Calibri" w:cs="Calibri" w:asciiTheme="minorHAnsi" w:cstheme="minorHAnsi" w:hAnsiTheme="minorHAnsi"/>
        </w:rPr>
      </w:pPr>
      <w:bookmarkStart w:id="86" w:name="_Toc514930991"/>
      <w:bookmarkStart w:id="87" w:name="_Toc483909807"/>
      <w:bookmarkStart w:id="88" w:name="_Toc378604392"/>
      <w:r>
        <w:rPr>
          <w:rFonts w:cs="Calibri" w:ascii="Calibri" w:hAnsi="Calibri" w:asciiTheme="minorHAnsi" w:cstheme="minorHAnsi" w:hAnsiTheme="minorHAnsi"/>
        </w:rPr>
        <w:t>Ind. 16: The management ensures implementation of these requirements</w:t>
      </w:r>
      <w:r>
        <w:rPr>
          <w:rStyle w:val="FootnoteReference"/>
          <w:rFonts w:eastAsia="" w:cs="Calibri" w:ascii="Calibri" w:hAnsi="Calibri" w:asciiTheme="minorHAnsi" w:cstheme="minorHAnsi" w:eastAsiaTheme="majorEastAsia" w:hAnsiTheme="minorHAnsi"/>
        </w:rPr>
        <w:footnoteReference w:id="8"/>
      </w:r>
      <w:bookmarkEnd w:id="86"/>
      <w:bookmarkEnd w:id="87"/>
      <w:bookmarkEnd w:id="88"/>
      <w:r>
        <w:rPr>
          <w:rFonts w:cs="Calibri" w:ascii="Calibri" w:hAnsi="Calibri" w:asciiTheme="minorHAnsi" w:cstheme="minorHAnsi" w:hAnsiTheme="minorHAnsi"/>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The general requirements listed in various rules and regulations illustrate some of the basic health and safety elements to be implemented in all new and remodeled buildings to be used as laboratories. Check to see if documentation supports implementation and that this is confirmed with observable examples.</w:t>
      </w:r>
    </w:p>
    <w:p>
      <w:pPr>
        <w:pStyle w:val="Normal"/>
        <w:spacing w:lineRule="auto" w:line="276" w:before="120" w:after="120"/>
        <w:jc w:val="both"/>
        <w:rPr>
          <w:rFonts w:cs="Calibri" w:cstheme="minorHAnsi"/>
          <w:b/>
          <w:bCs/>
          <w:sz w:val="24"/>
          <w:szCs w:val="24"/>
        </w:rPr>
      </w:pPr>
      <w:r>
        <w:rPr>
          <w:rFonts w:cs="Calibri" w:cstheme="minorHAnsi"/>
          <w:b/>
          <w:bCs/>
          <w:sz w:val="24"/>
          <w:szCs w:val="24"/>
        </w:rPr>
        <w:t>Compliance Requirements: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Evidence that the relevant laws, regulations and rules are properly implemented, </w:t>
      </w:r>
      <w:r>
        <w:rPr>
          <w:rFonts w:cs="Calibri" w:ascii="Calibri" w:hAnsi="Calibri" w:asciiTheme="minorHAnsi" w:cstheme="minorHAnsi" w:hAnsiTheme="minorHAnsi"/>
          <w:sz w:val="24"/>
          <w:szCs w:val="24"/>
          <w:u w:val="single"/>
        </w:rPr>
        <w:t>for example</w:t>
      </w:r>
      <w:r>
        <w:rPr>
          <w:rFonts w:cs="Calibri" w:ascii="Calibri" w:hAnsi="Calibri" w:asciiTheme="minorHAnsi" w:cstheme="minorHAnsi" w:hAnsiTheme="minorHAnsi"/>
          <w:sz w:val="24"/>
          <w:szCs w:val="24"/>
        </w:rPr>
        <w:t>:</w:t>
      </w:r>
    </w:p>
    <w:p>
      <w:pPr>
        <w:pStyle w:val="ListParagraph"/>
        <w:numPr>
          <w:ilvl w:val="1"/>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Implementation of PHWM Rules 2014 in such a way that all key requirements are clearly observable.</w:t>
      </w:r>
    </w:p>
    <w:p>
      <w:pPr>
        <w:pStyle w:val="ListParagraph"/>
        <w:numPr>
          <w:ilvl w:val="1"/>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Compliance of the building and fire safety requirements etc.</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1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evidence of implementation of all prevailing laws and regulations, then score as </w:t>
      </w:r>
      <w:r>
        <w:rPr>
          <w:rFonts w:cs="Calibri" w:ascii="Calibri" w:hAnsi="Calibri" w:asciiTheme="minorHAnsi" w:cstheme="minorHAnsi" w:hAnsiTheme="minorHAnsi"/>
          <w:b/>
          <w:sz w:val="24"/>
          <w:szCs w:val="24"/>
          <w:u w:val="single"/>
        </w:rPr>
        <w:t>fully met.</w:t>
      </w:r>
    </w:p>
    <w:p>
      <w:pPr>
        <w:pStyle w:val="ListParagraph"/>
        <w:numPr>
          <w:ilvl w:val="0"/>
          <w:numId w:val="1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up to 80% compliance, then score as </w:t>
      </w:r>
      <w:r>
        <w:rPr>
          <w:rFonts w:cs="Calibri" w:ascii="Calibri" w:hAnsi="Calibri" w:asciiTheme="minorHAnsi" w:cstheme="minorHAnsi" w:hAnsiTheme="minorHAnsi"/>
          <w:b/>
          <w:sz w:val="24"/>
          <w:szCs w:val="24"/>
          <w:u w:val="single"/>
        </w:rPr>
        <w:t>partially met.</w:t>
      </w:r>
      <w:r>
        <w:rPr>
          <w:rFonts w:cs="Calibri" w:ascii="Calibri" w:hAnsi="Calibri" w:asciiTheme="minorHAnsi" w:cstheme="minorHAnsi" w:hAnsiTheme="minorHAnsi"/>
          <w:sz w:val="24"/>
          <w:szCs w:val="24"/>
        </w:rPr>
        <w:t xml:space="preserve"> </w:t>
      </w:r>
    </w:p>
    <w:p>
      <w:pPr>
        <w:pStyle w:val="ListParagraph"/>
        <w:numPr>
          <w:ilvl w:val="0"/>
          <w:numId w:val="1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less than 80% compliance, then score as </w:t>
      </w:r>
      <w:r>
        <w:rPr>
          <w:rFonts w:cs="Calibri" w:ascii="Calibri" w:hAnsi="Calibri" w:asciiTheme="minorHAnsi" w:cstheme="minorHAnsi" w:hAnsiTheme="minorHAnsi"/>
          <w:b/>
          <w:sz w:val="24"/>
          <w:szCs w:val="24"/>
          <w:u w:val="single"/>
        </w:rPr>
        <w:t>not met.</w:t>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ListParagraph"/>
              <w:widowControl/>
              <w:spacing w:lineRule="auto" w:line="240" w:before="0" w:after="20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540" w:type="dxa"/>
            <w:tcBorders/>
          </w:tcPr>
          <w:p>
            <w:pPr>
              <w:pStyle w:val="Normal"/>
              <w:widowControl/>
              <w:spacing w:lineRule="auto" w:line="240" w:before="0" w:after="0"/>
              <w:jc w:val="both"/>
              <w:rPr>
                <w:rFonts w:cs="Calibri" w:cstheme="minorHAnsi"/>
                <w:b/>
                <w:bCs/>
                <w:sz w:val="24"/>
                <w:szCs w:val="24"/>
              </w:rPr>
            </w:pPr>
            <w:r>
              <w:rPr>
                <w:rFonts w:eastAsia="Calibri" w:cs="Calibri" w:cstheme="minorHAnsi"/>
                <w:b/>
                <w:bCs/>
                <w:kern w:val="0"/>
                <w:sz w:val="24"/>
                <w:szCs w:val="24"/>
                <w:lang w:val="en-US" w:eastAsia="en-US" w:bidi="ar-SA"/>
              </w:rPr>
              <w:t xml:space="preserve">Applicability of Laws and Regulations to HCE </w:t>
            </w:r>
          </w:p>
          <w:p>
            <w:pPr>
              <w:pStyle w:val="Normal"/>
              <w:widowControl/>
              <w:spacing w:lineRule="auto" w:line="240" w:before="0" w:after="0"/>
              <w:jc w:val="both"/>
              <w:rPr>
                <w:rFonts w:cs="Calibri" w:cstheme="minorHAnsi"/>
                <w:sz w:val="24"/>
                <w:szCs w:val="24"/>
              </w:rPr>
            </w:pPr>
            <w:r>
              <w:rPr>
                <w:rFonts w:eastAsia="Calibri" w:cs="Calibri" w:cstheme="minorHAnsi"/>
                <w:kern w:val="0"/>
                <w:sz w:val="24"/>
                <w:szCs w:val="24"/>
                <w:lang w:val="en-US" w:eastAsia="en-US" w:bidi="ar-SA"/>
              </w:rPr>
              <w:t xml:space="preserve">The basic design of a Pathology/Clinical Laboratory is ideally required to support its functions e.g. </w:t>
            </w:r>
          </w:p>
          <w:p>
            <w:pPr>
              <w:pStyle w:val="Normal"/>
              <w:widowControl/>
              <w:spacing w:lineRule="auto" w:line="240" w:before="0" w:after="0"/>
              <w:jc w:val="both"/>
              <w:rPr>
                <w:rFonts w:cs="Calibri" w:cstheme="minorHAnsi"/>
                <w:sz w:val="24"/>
                <w:szCs w:val="24"/>
              </w:rPr>
            </w:pPr>
            <w:r>
              <w:rPr>
                <w:rFonts w:eastAsia="Calibri" w:cs="Calibri" w:cstheme="minorHAnsi"/>
                <w:kern w:val="0"/>
                <w:sz w:val="24"/>
                <w:szCs w:val="24"/>
                <w:lang w:val="en-US" w:eastAsia="en-US" w:bidi="ar-SA"/>
              </w:rPr>
            </w:r>
          </w:p>
          <w:p>
            <w:pPr>
              <w:pStyle w:val="ListParagraph"/>
              <w:widowControl/>
              <w:numPr>
                <w:ilvl w:val="0"/>
                <w:numId w:val="20"/>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Reception and waiting areas</w:t>
            </w:r>
          </w:p>
          <w:p>
            <w:pPr>
              <w:pStyle w:val="ListParagraph"/>
              <w:widowControl/>
              <w:numPr>
                <w:ilvl w:val="0"/>
                <w:numId w:val="20"/>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In charge lab Office</w:t>
            </w:r>
          </w:p>
          <w:p>
            <w:pPr>
              <w:pStyle w:val="ListParagraph"/>
              <w:widowControl/>
              <w:numPr>
                <w:ilvl w:val="0"/>
                <w:numId w:val="20"/>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Sample collection</w:t>
            </w:r>
          </w:p>
          <w:p>
            <w:pPr>
              <w:pStyle w:val="ListParagraph"/>
              <w:widowControl/>
              <w:numPr>
                <w:ilvl w:val="0"/>
                <w:numId w:val="20"/>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Lab Diagnostic Sections </w:t>
            </w:r>
          </w:p>
          <w:p>
            <w:pPr>
              <w:pStyle w:val="ListParagraph"/>
              <w:widowControl/>
              <w:numPr>
                <w:ilvl w:val="0"/>
                <w:numId w:val="20"/>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Record Section</w:t>
            </w:r>
          </w:p>
          <w:p>
            <w:pPr>
              <w:pStyle w:val="ListParagraph"/>
              <w:widowControl/>
              <w:numPr>
                <w:ilvl w:val="0"/>
                <w:numId w:val="20"/>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Storage, supply and other support/back up services</w:t>
            </w:r>
          </w:p>
          <w:p>
            <w:pPr>
              <w:pStyle w:val="ListParagraph"/>
              <w:widowControl/>
              <w:numPr>
                <w:ilvl w:val="0"/>
                <w:numId w:val="20"/>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Civic services</w:t>
            </w:r>
          </w:p>
          <w:p>
            <w:pPr>
              <w:pStyle w:val="ListParagraph"/>
              <w:widowControl/>
              <w:numPr>
                <w:ilvl w:val="0"/>
                <w:numId w:val="20"/>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Parking areas </w:t>
            </w:r>
          </w:p>
          <w:p>
            <w:pPr>
              <w:pStyle w:val="Normal"/>
              <w:widowControl/>
              <w:spacing w:lineRule="auto" w:line="240" w:before="0" w:after="0"/>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spacing w:lineRule="auto" w:line="240" w:before="0" w:after="0"/>
              <w:jc w:val="both"/>
              <w:rPr>
                <w:rFonts w:cs="Calibri" w:cstheme="minorHAnsi"/>
                <w:sz w:val="24"/>
                <w:szCs w:val="24"/>
              </w:rPr>
            </w:pPr>
            <w:r>
              <w:rPr>
                <w:rFonts w:eastAsia="Calibri" w:cs="Calibri" w:cstheme="minorHAnsi"/>
                <w:kern w:val="0"/>
                <w:sz w:val="24"/>
                <w:szCs w:val="24"/>
                <w:lang w:val="en-US" w:eastAsia="en-US" w:bidi="ar-SA"/>
              </w:rPr>
              <w:t xml:space="preserve">The legal aspect is one of the most significant considerations in planning and designing a building. Architects, engineers, planners and those in allied professions need to have working knowledge of the applicable laws, rules and regulations and relevant codes. </w:t>
            </w:r>
          </w:p>
          <w:p>
            <w:pPr>
              <w:pStyle w:val="Normal"/>
              <w:widowControl/>
              <w:spacing w:lineRule="auto" w:line="240" w:before="0" w:after="0"/>
              <w:jc w:val="both"/>
              <w:rPr>
                <w:rFonts w:cs="Calibri" w:cstheme="minorHAnsi"/>
                <w:sz w:val="24"/>
                <w:szCs w:val="24"/>
              </w:rPr>
            </w:pPr>
            <w:r>
              <w:rPr>
                <w:rFonts w:eastAsia="Calibri" w:cs="Calibri" w:cstheme="minorHAnsi"/>
                <w:kern w:val="0"/>
                <w:sz w:val="24"/>
                <w:szCs w:val="24"/>
                <w:lang w:val="en-US" w:eastAsia="en-US" w:bidi="ar-SA"/>
              </w:rPr>
              <w:t xml:space="preserve">In the Public Sector, </w:t>
            </w:r>
            <w:r>
              <w:rPr>
                <w:rFonts w:eastAsia="Calibri" w:cs="Calibri" w:cstheme="minorHAnsi"/>
                <w:b/>
                <w:bCs/>
                <w:kern w:val="0"/>
                <w:sz w:val="24"/>
                <w:szCs w:val="24"/>
                <w:lang w:val="en-US" w:eastAsia="en-US" w:bidi="ar-SA"/>
              </w:rPr>
              <w:t xml:space="preserve">Communication and Works Department (C&amp;W) </w:t>
            </w:r>
            <w:r>
              <w:rPr>
                <w:rFonts w:eastAsia="Calibri" w:cs="Calibri" w:cstheme="minorHAnsi"/>
                <w:bCs/>
                <w:kern w:val="0"/>
                <w:sz w:val="24"/>
                <w:szCs w:val="24"/>
                <w:lang w:val="en-US" w:eastAsia="en-US" w:bidi="ar-SA"/>
              </w:rPr>
              <w:t>having an</w:t>
            </w:r>
            <w:r>
              <w:rPr>
                <w:rFonts w:eastAsia="Calibri" w:cs="Calibri" w:cstheme="minorHAnsi"/>
                <w:b/>
                <w:bCs/>
                <w:kern w:val="0"/>
                <w:sz w:val="24"/>
                <w:szCs w:val="24"/>
                <w:lang w:val="en-US" w:eastAsia="en-US" w:bidi="ar-SA"/>
              </w:rPr>
              <w:t xml:space="preserve"> </w:t>
            </w:r>
            <w:r>
              <w:rPr>
                <w:rFonts w:eastAsia="Calibri" w:cs="Calibri" w:cstheme="minorHAnsi"/>
                <w:kern w:val="0"/>
                <w:sz w:val="24"/>
                <w:szCs w:val="24"/>
                <w:lang w:val="en-US" w:eastAsia="en-US" w:bidi="ar-SA"/>
              </w:rPr>
              <w:t>architect section headed by the Chief Architect is the main governmental body responsible for planning and designing hospital /</w:t>
            </w:r>
            <w:r>
              <w:rPr>
                <w:rStyle w:val="IntenseReference"/>
                <w:rFonts w:eastAsia="Calibri" w:cs="Calibri" w:cstheme="minorHAnsi"/>
                <w:caps w:val="false"/>
                <w:smallCaps w:val="false"/>
                <w:kern w:val="0"/>
                <w:sz w:val="24"/>
                <w:szCs w:val="24"/>
                <w:u w:val="none"/>
                <w:lang w:val="en-US" w:eastAsia="en-US" w:bidi="ar-SA"/>
              </w:rPr>
              <w:t xml:space="preserve"> </w:t>
            </w:r>
            <w:r>
              <w:rPr>
                <w:rStyle w:val="IntenseReference"/>
                <w:rFonts w:eastAsia="Calibri" w:cs="Calibri" w:cstheme="minorHAnsi"/>
                <w:b w:val="false"/>
                <w:caps w:val="false"/>
                <w:smallCaps w:val="false"/>
                <w:color w:val="auto"/>
                <w:kern w:val="0"/>
                <w:sz w:val="24"/>
                <w:szCs w:val="24"/>
                <w:u w:val="none"/>
                <w:lang w:val="en-US" w:eastAsia="en-US" w:bidi="ar-SA"/>
              </w:rPr>
              <w:t>Laboratory</w:t>
            </w:r>
            <w:r>
              <w:rPr>
                <w:rFonts w:eastAsia="Calibri" w:cs="Calibri" w:cstheme="minorHAnsi"/>
                <w:kern w:val="0"/>
                <w:sz w:val="24"/>
                <w:szCs w:val="24"/>
                <w:lang w:val="en-US" w:eastAsia="en-US" w:bidi="ar-SA"/>
              </w:rPr>
              <w:t xml:space="preserve">/ related buildings. </w:t>
            </w:r>
          </w:p>
          <w:p>
            <w:pPr>
              <w:pStyle w:val="Normal"/>
              <w:widowControl/>
              <w:spacing w:lineRule="auto" w:line="240" w:before="0" w:after="0"/>
              <w:jc w:val="both"/>
              <w:rPr>
                <w:rFonts w:cs="Calibri" w:cstheme="minorHAnsi"/>
                <w:sz w:val="24"/>
                <w:szCs w:val="24"/>
              </w:rPr>
            </w:pPr>
            <w:r>
              <w:rPr>
                <w:rFonts w:eastAsia="Calibri" w:cs="Calibri" w:cstheme="minorHAnsi"/>
                <w:kern w:val="0"/>
                <w:sz w:val="24"/>
                <w:szCs w:val="24"/>
                <w:lang w:val="en-US" w:eastAsia="en-US" w:bidi="ar-SA"/>
              </w:rPr>
              <w:t>In the private sector hospital /</w:t>
            </w:r>
            <w:r>
              <w:rPr>
                <w:rStyle w:val="IntenseReference"/>
                <w:rFonts w:eastAsia="Calibri" w:cs="Calibri" w:cstheme="minorHAnsi"/>
                <w:caps w:val="false"/>
                <w:smallCaps w:val="false"/>
                <w:kern w:val="0"/>
                <w:sz w:val="24"/>
                <w:szCs w:val="24"/>
                <w:u w:val="none"/>
                <w:lang w:val="en-US" w:eastAsia="en-US" w:bidi="ar-SA"/>
              </w:rPr>
              <w:t xml:space="preserve"> </w:t>
            </w:r>
            <w:r>
              <w:rPr>
                <w:rStyle w:val="IntenseReference"/>
                <w:rFonts w:eastAsia="Calibri" w:cs="Calibri" w:cstheme="minorHAnsi"/>
                <w:b w:val="false"/>
                <w:caps w:val="false"/>
                <w:smallCaps w:val="false"/>
                <w:color w:val="auto"/>
                <w:kern w:val="0"/>
                <w:sz w:val="24"/>
                <w:szCs w:val="24"/>
                <w:u w:val="none"/>
                <w:lang w:val="en-US" w:eastAsia="en-US" w:bidi="ar-SA"/>
              </w:rPr>
              <w:t>Laboratory</w:t>
            </w:r>
            <w:r>
              <w:rPr>
                <w:rStyle w:val="IntenseReference"/>
                <w:rFonts w:eastAsia="Calibri" w:cs=""/>
                <w:color w:val="auto"/>
                <w:kern w:val="0"/>
                <w:sz w:val="22"/>
                <w:szCs w:val="22"/>
                <w:u w:val="none"/>
                <w:lang w:val="en-US" w:eastAsia="en-US" w:bidi="ar-SA"/>
              </w:rPr>
              <w:t xml:space="preserve"> </w:t>
            </w:r>
            <w:r>
              <w:rPr>
                <w:rFonts w:eastAsia="Calibri" w:cs="Calibri" w:cstheme="minorHAnsi"/>
                <w:kern w:val="0"/>
                <w:sz w:val="24"/>
                <w:szCs w:val="24"/>
                <w:lang w:val="en-US" w:eastAsia="en-US" w:bidi="ar-SA"/>
              </w:rPr>
              <w:t xml:space="preserve">buildings are designed by the architectural firms and the designs are approved by the local government authorities as per the applicable codes. In either case, designing and planning of the </w:t>
            </w:r>
            <w:r>
              <w:rPr>
                <w:rStyle w:val="IntenseReference"/>
                <w:rFonts w:eastAsia="Calibri" w:cs="Calibri" w:cstheme="minorHAnsi"/>
                <w:b w:val="false"/>
                <w:caps w:val="false"/>
                <w:smallCaps w:val="false"/>
                <w:color w:val="auto"/>
                <w:kern w:val="0"/>
                <w:sz w:val="24"/>
                <w:szCs w:val="24"/>
                <w:u w:val="none"/>
                <w:lang w:val="en-US" w:eastAsia="en-US" w:bidi="ar-SA"/>
              </w:rPr>
              <w:t>Laboratory</w:t>
            </w:r>
            <w:r>
              <w:rPr>
                <w:rStyle w:val="IntenseReference"/>
                <w:rFonts w:eastAsia="Calibri" w:cs=""/>
                <w:b w:val="false"/>
                <w:color w:val="auto"/>
                <w:kern w:val="0"/>
                <w:sz w:val="22"/>
                <w:szCs w:val="22"/>
                <w:u w:val="none"/>
                <w:lang w:val="en-US" w:eastAsia="en-US" w:bidi="ar-SA"/>
              </w:rPr>
              <w:t xml:space="preserve"> </w:t>
            </w:r>
            <w:r>
              <w:rPr>
                <w:rFonts w:eastAsia="Calibri" w:cs="Calibri" w:cstheme="minorHAnsi"/>
                <w:kern w:val="0"/>
                <w:sz w:val="24"/>
                <w:szCs w:val="24"/>
                <w:lang w:val="en-US" w:eastAsia="en-US" w:bidi="ar-SA"/>
              </w:rPr>
              <w:t xml:space="preserve">should be done in accordance with the relevant laws/regulations and codes including the following: </w:t>
            </w:r>
          </w:p>
          <w:p>
            <w:pPr>
              <w:pStyle w:val="Normal"/>
              <w:widowControl/>
              <w:spacing w:lineRule="auto" w:line="240" w:before="0" w:after="0"/>
              <w:jc w:val="both"/>
              <w:rPr>
                <w:rFonts w:cs="Calibri" w:cstheme="minorHAnsi"/>
                <w:sz w:val="24"/>
                <w:szCs w:val="24"/>
              </w:rPr>
            </w:pPr>
            <w:r>
              <w:rPr>
                <w:rFonts w:eastAsia="Calibri" w:cs="Calibri" w:cstheme="minorHAnsi"/>
                <w:kern w:val="0"/>
                <w:sz w:val="24"/>
                <w:szCs w:val="24"/>
                <w:lang w:val="en-US" w:eastAsia="en-US" w:bidi="ar-SA"/>
              </w:rPr>
            </w:r>
          </w:p>
          <w:p>
            <w:pPr>
              <w:pStyle w:val="ListParagraph"/>
              <w:widowControl/>
              <w:numPr>
                <w:ilvl w:val="0"/>
                <w:numId w:val="26"/>
              </w:numPr>
              <w:spacing w:lineRule="auto" w:line="240"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bidi="ar-SA"/>
              </w:rPr>
              <w:t xml:space="preserve">Zoning Regulations </w:t>
            </w:r>
            <w:r>
              <w:rPr>
                <w:rFonts w:cs="Calibri" w:ascii="Calibri" w:hAnsi="Calibri" w:asciiTheme="minorHAnsi" w:cstheme="minorHAnsi" w:hAnsiTheme="minorHAnsi"/>
                <w:kern w:val="0"/>
                <w:sz w:val="24"/>
                <w:szCs w:val="24"/>
                <w:lang w:val="en-US" w:bidi="ar-SA"/>
              </w:rPr>
              <w:t xml:space="preserve">with the land-use map, this regulation (Guidelines for Development and Operations) ensures that the site selected is located in the area appropriate for the intended use. A planner/designer who designs a site plan must consider the following aspects of the project while remaining within zoning restrictions of the law pertaining to the locality: </w:t>
            </w:r>
          </w:p>
          <w:p>
            <w:pPr>
              <w:pStyle w:val="ListParagraph"/>
              <w:widowControl/>
              <w:numPr>
                <w:ilvl w:val="0"/>
                <w:numId w:val="21"/>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Access and accessibility. </w:t>
            </w:r>
          </w:p>
          <w:p>
            <w:pPr>
              <w:pStyle w:val="ListParagraph"/>
              <w:widowControl/>
              <w:numPr>
                <w:ilvl w:val="0"/>
                <w:numId w:val="21"/>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Catchment area population to be served. </w:t>
            </w:r>
          </w:p>
          <w:p>
            <w:pPr>
              <w:pStyle w:val="ListParagraph"/>
              <w:widowControl/>
              <w:numPr>
                <w:ilvl w:val="0"/>
                <w:numId w:val="21"/>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Volumetric dimensional limits of the building in terms of site coverage. </w:t>
            </w:r>
          </w:p>
          <w:p>
            <w:pPr>
              <w:pStyle w:val="ListParagraph"/>
              <w:widowControl/>
              <w:numPr>
                <w:ilvl w:val="0"/>
                <w:numId w:val="21"/>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Building height.</w:t>
            </w:r>
          </w:p>
          <w:p>
            <w:pPr>
              <w:pStyle w:val="ListParagraph"/>
              <w:widowControl/>
              <w:numPr>
                <w:ilvl w:val="0"/>
                <w:numId w:val="21"/>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Distance of other facilities and utilities required. </w:t>
            </w:r>
          </w:p>
          <w:p>
            <w:pPr>
              <w:pStyle w:val="ListParagraph"/>
              <w:widowControl/>
              <w:numPr>
                <w:ilvl w:val="0"/>
                <w:numId w:val="21"/>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Easements and rights of way, if any. </w:t>
            </w:r>
          </w:p>
          <w:p>
            <w:pPr>
              <w:pStyle w:val="ListParagraph"/>
              <w:widowControl/>
              <w:numPr>
                <w:ilvl w:val="0"/>
                <w:numId w:val="21"/>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Sources of materials and of local skilled and unskilled labor.</w:t>
            </w:r>
          </w:p>
          <w:p>
            <w:pPr>
              <w:pStyle w:val="Normal"/>
              <w:widowControl/>
              <w:spacing w:lineRule="auto" w:line="240" w:before="0" w:after="0"/>
              <w:jc w:val="both"/>
              <w:rPr>
                <w:rFonts w:cs="Calibri" w:cstheme="minorHAnsi"/>
                <w:sz w:val="24"/>
                <w:szCs w:val="24"/>
              </w:rPr>
            </w:pPr>
            <w:r>
              <w:rPr>
                <w:rFonts w:eastAsia="Calibri" w:cs="Calibri" w:cstheme="minorHAnsi"/>
                <w:kern w:val="0"/>
                <w:sz w:val="24"/>
                <w:szCs w:val="24"/>
                <w:lang w:val="en-US" w:eastAsia="en-US" w:bidi="ar-SA"/>
              </w:rPr>
              <w:t>Although such regulations constrain design, they also establish the criteria that help to evolve a design which is consistent with the overall plan for the community, without disturbing the local ethics and environment while ensuring safety.</w:t>
            </w:r>
          </w:p>
          <w:p>
            <w:pPr>
              <w:pStyle w:val="ListParagraph"/>
              <w:widowControl/>
              <w:numPr>
                <w:ilvl w:val="0"/>
                <w:numId w:val="26"/>
              </w:numPr>
              <w:spacing w:lineRule="auto" w:line="240" w:before="0" w:after="20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Cs/>
                <w:kern w:val="0"/>
                <w:sz w:val="24"/>
                <w:szCs w:val="24"/>
                <w:lang w:val="en-US" w:bidi="ar-SA"/>
              </w:rPr>
              <w:t>T</w:t>
            </w:r>
            <w:r>
              <w:rPr>
                <w:rFonts w:cs="Calibri" w:ascii="Calibri" w:hAnsi="Calibri" w:asciiTheme="minorHAnsi" w:cstheme="minorHAnsi" w:hAnsiTheme="minorHAnsi"/>
                <w:kern w:val="0"/>
                <w:sz w:val="24"/>
                <w:szCs w:val="24"/>
                <w:lang w:val="en-US" w:bidi="ar-SA"/>
              </w:rPr>
              <w:t xml:space="preserve">he building code is prescribed to achieve maximum safety in building construction to ensure that it can withstand powerful earthquakes and other calamities and cover the following: </w:t>
            </w:r>
          </w:p>
          <w:p>
            <w:pPr>
              <w:pStyle w:val="ListParagraph"/>
              <w:widowControl/>
              <w:numPr>
                <w:ilvl w:val="0"/>
                <w:numId w:val="22"/>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Classification and general requirements for </w:t>
            </w:r>
            <w:r>
              <w:rPr>
                <w:rStyle w:val="IntenseReference"/>
                <w:rFonts w:eastAsia="Calibri" w:cs="Calibri" w:ascii="Calibri" w:hAnsi="Calibri" w:asciiTheme="minorHAnsi" w:cstheme="minorHAnsi" w:eastAsiaTheme="minorHAnsi" w:hAnsiTheme="minorHAnsi"/>
                <w:b w:val="false"/>
                <w:caps w:val="false"/>
                <w:smallCaps w:val="false"/>
                <w:color w:val="auto"/>
                <w:kern w:val="0"/>
                <w:sz w:val="24"/>
                <w:szCs w:val="24"/>
                <w:u w:val="none"/>
                <w:lang w:val="en-US" w:eastAsia="en-US" w:bidi="ar-SA"/>
              </w:rPr>
              <w:t>Laboratory</w:t>
            </w:r>
            <w:r>
              <w:rPr>
                <w:rStyle w:val="IntenseReference"/>
                <w:rFonts w:eastAsia="Calibri" w:eastAsiaTheme="minorHAnsi"/>
                <w:color w:val="auto"/>
                <w:kern w:val="0"/>
                <w:sz w:val="22"/>
                <w:szCs w:val="22"/>
                <w:u w:val="none"/>
                <w:lang w:val="en-US" w:eastAsia="en-US" w:bidi="ar-SA"/>
              </w:rPr>
              <w:t xml:space="preserve"> </w:t>
            </w:r>
            <w:r>
              <w:rPr>
                <w:rFonts w:cs="Calibri" w:ascii="Calibri" w:hAnsi="Calibri" w:asciiTheme="minorHAnsi" w:cstheme="minorHAnsi" w:hAnsiTheme="minorHAnsi"/>
                <w:kern w:val="0"/>
                <w:sz w:val="24"/>
                <w:szCs w:val="24"/>
                <w:lang w:val="en-US" w:bidi="ar-SA"/>
              </w:rPr>
              <w:t xml:space="preserve">by use or occupancy. </w:t>
            </w:r>
          </w:p>
          <w:p>
            <w:pPr>
              <w:pStyle w:val="ListParagraph"/>
              <w:widowControl/>
              <w:numPr>
                <w:ilvl w:val="0"/>
                <w:numId w:val="22"/>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Types of construction. </w:t>
            </w:r>
          </w:p>
          <w:p>
            <w:pPr>
              <w:pStyle w:val="ListParagraph"/>
              <w:widowControl/>
              <w:numPr>
                <w:ilvl w:val="0"/>
                <w:numId w:val="22"/>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Light and ventilation. </w:t>
            </w:r>
          </w:p>
          <w:p>
            <w:pPr>
              <w:pStyle w:val="ListParagraph"/>
              <w:widowControl/>
              <w:numPr>
                <w:ilvl w:val="0"/>
                <w:numId w:val="22"/>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Labor safety and welfare during construction. </w:t>
            </w:r>
          </w:p>
          <w:p>
            <w:pPr>
              <w:pStyle w:val="ListParagraph"/>
              <w:widowControl/>
              <w:numPr>
                <w:ilvl w:val="0"/>
                <w:numId w:val="22"/>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Sanitation.</w:t>
            </w:r>
          </w:p>
          <w:p>
            <w:pPr>
              <w:pStyle w:val="ListParagraph"/>
              <w:widowControl/>
              <w:numPr>
                <w:ilvl w:val="0"/>
                <w:numId w:val="22"/>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Electrical and mechanical regulations. </w:t>
            </w:r>
          </w:p>
          <w:p>
            <w:pPr>
              <w:pStyle w:val="ListParagraph"/>
              <w:widowControl/>
              <w:numPr>
                <w:ilvl w:val="0"/>
                <w:numId w:val="22"/>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Design, keeping in view the history of incidence of earthquakes, cyclones and other disasters/calamities. </w:t>
            </w:r>
          </w:p>
          <w:p>
            <w:pPr>
              <w:pStyle w:val="ListParagraph"/>
              <w:widowControl/>
              <w:numPr>
                <w:ilvl w:val="0"/>
                <w:numId w:val="22"/>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Protection from hazardous material </w:t>
            </w:r>
          </w:p>
          <w:p>
            <w:pPr>
              <w:pStyle w:val="ListParagraph"/>
              <w:widowControl/>
              <w:numPr>
                <w:ilvl w:val="0"/>
                <w:numId w:val="22"/>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Permits and inspection requirements. </w:t>
            </w:r>
          </w:p>
          <w:p>
            <w:pPr>
              <w:pStyle w:val="ListParagraph"/>
              <w:widowControl/>
              <w:numPr>
                <w:ilvl w:val="0"/>
                <w:numId w:val="22"/>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Any other code prescribed by the state.</w:t>
            </w:r>
          </w:p>
          <w:p>
            <w:pPr>
              <w:pStyle w:val="ListParagraph"/>
              <w:widowControl/>
              <w:numPr>
                <w:ilvl w:val="0"/>
                <w:numId w:val="26"/>
              </w:numPr>
              <w:spacing w:lineRule="auto" w:line="240" w:before="0" w:after="20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The fire safety code is provided by the Directorate of Civil Defense adhering to the following provisions in order to minimize injury, death, and loss to the staff, patients and families and also to curtail </w:t>
            </w:r>
            <w:r>
              <w:rPr>
                <w:rStyle w:val="IntenseReference"/>
                <w:rFonts w:eastAsia="Calibri" w:eastAsiaTheme="minorHAnsi"/>
                <w:color w:val="auto"/>
                <w:kern w:val="0"/>
                <w:sz w:val="22"/>
                <w:szCs w:val="22"/>
                <w:u w:val="none"/>
                <w:lang w:val="en-US" w:eastAsia="en-US" w:bidi="ar-SA"/>
              </w:rPr>
              <w:t xml:space="preserve">damage to </w:t>
            </w:r>
            <w:r>
              <w:rPr>
                <w:rStyle w:val="IntenseReference"/>
                <w:rFonts w:eastAsia="Calibri" w:cs="Calibri" w:ascii="Calibri" w:hAnsi="Calibri" w:asciiTheme="minorHAnsi" w:cstheme="minorHAnsi" w:eastAsiaTheme="minorHAnsi" w:hAnsiTheme="minorHAnsi"/>
                <w:b w:val="false"/>
                <w:caps w:val="false"/>
                <w:smallCaps w:val="false"/>
                <w:color w:val="auto"/>
                <w:kern w:val="0"/>
                <w:sz w:val="24"/>
                <w:szCs w:val="24"/>
                <w:u w:val="none"/>
                <w:lang w:val="en-US" w:eastAsia="en-US" w:bidi="ar-SA"/>
              </w:rPr>
              <w:t>the Laboratory infrastructure</w:t>
            </w:r>
            <w:r>
              <w:rPr>
                <w:rStyle w:val="IntenseReference"/>
                <w:rFonts w:eastAsia="Calibri" w:eastAsiaTheme="minorHAnsi"/>
                <w:color w:val="auto"/>
                <w:kern w:val="0"/>
                <w:sz w:val="22"/>
                <w:szCs w:val="22"/>
                <w:u w:val="none"/>
                <w:lang w:val="en-US" w:eastAsia="en-US" w:bidi="ar-SA"/>
              </w:rPr>
              <w:t>:</w:t>
            </w:r>
            <w:r>
              <w:rPr>
                <w:rFonts w:cs="Calibri" w:ascii="Calibri" w:hAnsi="Calibri" w:asciiTheme="minorHAnsi" w:cstheme="minorHAnsi" w:hAnsiTheme="minorHAnsi"/>
                <w:kern w:val="0"/>
                <w:sz w:val="24"/>
                <w:szCs w:val="24"/>
                <w:lang w:val="en-US" w:bidi="ar-SA"/>
              </w:rPr>
              <w:t xml:space="preserve"> </w:t>
            </w:r>
          </w:p>
          <w:p>
            <w:pPr>
              <w:pStyle w:val="ListParagraph"/>
              <w:widowControl/>
              <w:numPr>
                <w:ilvl w:val="0"/>
                <w:numId w:val="23"/>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General precautions against fire. </w:t>
            </w:r>
          </w:p>
          <w:p>
            <w:pPr>
              <w:pStyle w:val="ListParagraph"/>
              <w:widowControl/>
              <w:numPr>
                <w:ilvl w:val="0"/>
                <w:numId w:val="23"/>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Principles of fire safety in buildings/structures. </w:t>
            </w:r>
          </w:p>
          <w:p>
            <w:pPr>
              <w:pStyle w:val="ListParagraph"/>
              <w:widowControl/>
              <w:numPr>
                <w:ilvl w:val="0"/>
                <w:numId w:val="23"/>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Fire protection appliances.</w:t>
            </w:r>
          </w:p>
          <w:p>
            <w:pPr>
              <w:pStyle w:val="ListParagraph"/>
              <w:widowControl/>
              <w:numPr>
                <w:ilvl w:val="0"/>
                <w:numId w:val="23"/>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Maintenance of fire exits. </w:t>
            </w:r>
          </w:p>
          <w:p>
            <w:pPr>
              <w:pStyle w:val="ListParagraph"/>
              <w:widowControl/>
              <w:numPr>
                <w:ilvl w:val="0"/>
                <w:numId w:val="23"/>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Purpose specific design of high rise building, </w:t>
            </w:r>
          </w:p>
          <w:p>
            <w:pPr>
              <w:pStyle w:val="ListParagraph"/>
              <w:widowControl/>
              <w:numPr>
                <w:ilvl w:val="0"/>
                <w:numId w:val="23"/>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Suppression control in hazardous areas. </w:t>
            </w:r>
          </w:p>
          <w:p>
            <w:pPr>
              <w:pStyle w:val="ListParagraph"/>
              <w:widowControl/>
              <w:numPr>
                <w:ilvl w:val="0"/>
                <w:numId w:val="23"/>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Specifying smoking areas as per provisions of relevant Law/Rules. </w:t>
            </w:r>
          </w:p>
          <w:p>
            <w:pPr>
              <w:pStyle w:val="ListParagraph"/>
              <w:widowControl/>
              <w:numPr>
                <w:ilvl w:val="0"/>
                <w:numId w:val="23"/>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Management and use of combustible materials. </w:t>
            </w:r>
          </w:p>
          <w:p>
            <w:pPr>
              <w:pStyle w:val="ListParagraph"/>
              <w:widowControl/>
              <w:numPr>
                <w:ilvl w:val="0"/>
                <w:numId w:val="26"/>
              </w:numPr>
              <w:spacing w:lineRule="auto" w:line="240" w:before="0" w:after="200"/>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kern w:val="0"/>
                <w:sz w:val="24"/>
                <w:szCs w:val="24"/>
                <w:lang w:val="en-US" w:bidi="ar-SA"/>
              </w:rPr>
              <w:t>Movement of Patients, Attendants and Visitors</w:t>
            </w:r>
          </w:p>
          <w:p>
            <w:pPr>
              <w:pStyle w:val="ListParagraph"/>
              <w:widowControl/>
              <w:numPr>
                <w:ilvl w:val="0"/>
                <w:numId w:val="25"/>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Patients should be requested not to leave or go beyond patient waiting or sample collection areas</w:t>
            </w:r>
          </w:p>
          <w:p>
            <w:pPr>
              <w:pStyle w:val="ListParagraph"/>
              <w:widowControl/>
              <w:numPr>
                <w:ilvl w:val="0"/>
                <w:numId w:val="25"/>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Children should have an attendant, preferably a female.</w:t>
            </w:r>
          </w:p>
          <w:p>
            <w:pPr>
              <w:pStyle w:val="ListParagraph"/>
              <w:widowControl/>
              <w:numPr>
                <w:ilvl w:val="0"/>
                <w:numId w:val="25"/>
              </w:numPr>
              <w:spacing w:lineRule="auto" w:line="240" w:before="0" w:after="0"/>
              <w:ind w:hanging="72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All visitors should enter and leave the </w:t>
            </w:r>
            <w:r>
              <w:rPr>
                <w:rStyle w:val="IntenseReference"/>
                <w:rFonts w:eastAsia="Calibri" w:cs="Calibri" w:ascii="Calibri" w:hAnsi="Calibri" w:asciiTheme="minorHAnsi" w:cstheme="minorHAnsi" w:eastAsiaTheme="minorHAnsi" w:hAnsiTheme="minorHAnsi"/>
                <w:b w:val="false"/>
                <w:caps w:val="false"/>
                <w:smallCaps w:val="false"/>
                <w:color w:val="auto"/>
                <w:kern w:val="0"/>
                <w:sz w:val="24"/>
                <w:szCs w:val="24"/>
                <w:u w:val="none"/>
                <w:lang w:val="en-US" w:eastAsia="en-US" w:bidi="ar-SA"/>
              </w:rPr>
              <w:t>Laboratory</w:t>
            </w:r>
            <w:r>
              <w:rPr>
                <w:rFonts w:cs="Calibri" w:ascii="Calibri" w:hAnsi="Calibri" w:asciiTheme="minorHAnsi" w:cstheme="minorHAnsi" w:hAnsiTheme="minorHAnsi"/>
                <w:kern w:val="0"/>
                <w:sz w:val="24"/>
                <w:szCs w:val="24"/>
                <w:lang w:val="en-US" w:bidi="ar-SA"/>
              </w:rPr>
              <w:t xml:space="preserve"> only through the main entrance.</w:t>
            </w:r>
          </w:p>
          <w:p>
            <w:pPr>
              <w:pStyle w:val="Normal"/>
              <w:widowControl/>
              <w:spacing w:lineRule="auto" w:line="240" w:before="0" w:after="0"/>
              <w:jc w:val="both"/>
              <w:rPr>
                <w:rFonts w:cs="Calibri" w:cstheme="minorHAnsi"/>
                <w:sz w:val="24"/>
                <w:szCs w:val="24"/>
              </w:rPr>
            </w:pPr>
            <w:r>
              <w:rPr>
                <w:rFonts w:eastAsia="Calibri" w:cs="Calibri" w:cstheme="minorHAnsi"/>
                <w:b/>
                <w:bCs/>
                <w:kern w:val="0"/>
                <w:sz w:val="24"/>
                <w:szCs w:val="24"/>
                <w:lang w:val="en-US" w:eastAsia="en-US" w:bidi="ar-SA"/>
              </w:rPr>
              <w:t xml:space="preserve">Other </w:t>
            </w:r>
            <w:r>
              <w:rPr>
                <w:rFonts w:eastAsia="Calibri" w:cs="Calibri" w:cstheme="minorHAnsi"/>
                <w:kern w:val="0"/>
                <w:sz w:val="24"/>
                <w:szCs w:val="24"/>
                <w:lang w:val="en-US" w:eastAsia="en-US" w:bidi="ar-SA"/>
              </w:rPr>
              <w:t xml:space="preserve">relevant bylaws, regulations and codes include </w:t>
            </w:r>
            <w:r>
              <w:rPr>
                <w:rFonts w:eastAsia="Calibri" w:cs="Calibri" w:cstheme="minorHAnsi"/>
                <w:b/>
                <w:bCs/>
                <w:kern w:val="0"/>
                <w:sz w:val="24"/>
                <w:szCs w:val="24"/>
                <w:lang w:val="en-US" w:eastAsia="en-US" w:bidi="ar-SA"/>
              </w:rPr>
              <w:t xml:space="preserve">sanitation codes, environmental protection laws </w:t>
            </w:r>
            <w:r>
              <w:rPr>
                <w:rFonts w:eastAsia="Calibri" w:cs="Calibri" w:cstheme="minorHAnsi"/>
                <w:kern w:val="0"/>
                <w:sz w:val="24"/>
                <w:szCs w:val="24"/>
                <w:lang w:val="en-US" w:eastAsia="en-US" w:bidi="ar-SA"/>
              </w:rPr>
              <w:t xml:space="preserve">and </w:t>
            </w:r>
            <w:r>
              <w:rPr>
                <w:rFonts w:eastAsia="Calibri" w:cs="Calibri" w:cstheme="minorHAnsi"/>
                <w:b/>
                <w:bCs/>
                <w:kern w:val="0"/>
                <w:sz w:val="24"/>
                <w:szCs w:val="24"/>
                <w:lang w:val="en-US" w:eastAsia="en-US" w:bidi="ar-SA"/>
              </w:rPr>
              <w:t>water codes</w:t>
            </w:r>
            <w:r>
              <w:rPr>
                <w:rFonts w:eastAsia="Calibri" w:cs="Calibri" w:cstheme="minorHAnsi"/>
                <w:kern w:val="0"/>
                <w:sz w:val="24"/>
                <w:szCs w:val="24"/>
                <w:lang w:val="en-US" w:eastAsia="en-US" w:bidi="ar-SA"/>
              </w:rPr>
              <w:t xml:space="preserve">. These vary in form and content according to the requirements and need of the </w:t>
            </w:r>
            <w:r>
              <w:rPr>
                <w:rStyle w:val="IntenseReference"/>
                <w:rFonts w:eastAsia="Calibri" w:cs="Calibri" w:cstheme="minorHAnsi"/>
                <w:b w:val="false"/>
                <w:caps w:val="false"/>
                <w:smallCaps w:val="false"/>
                <w:color w:val="auto"/>
                <w:kern w:val="0"/>
                <w:sz w:val="24"/>
                <w:szCs w:val="24"/>
                <w:u w:val="none"/>
                <w:lang w:val="en-US" w:eastAsia="en-US" w:bidi="ar-SA"/>
              </w:rPr>
              <w:t>Laboratory</w:t>
            </w:r>
            <w:r>
              <w:rPr>
                <w:rStyle w:val="IntenseReference"/>
                <w:rFonts w:eastAsia="Calibri" w:cs=""/>
                <w:color w:val="auto"/>
                <w:kern w:val="0"/>
                <w:sz w:val="22"/>
                <w:szCs w:val="22"/>
                <w:u w:val="none"/>
                <w:lang w:val="en-US" w:eastAsia="en-US" w:bidi="ar-SA"/>
              </w:rPr>
              <w:t>.</w:t>
            </w:r>
            <w:r>
              <w:rPr>
                <w:rFonts w:eastAsia="Calibri" w:cs="Calibri" w:cstheme="minorHAnsi"/>
                <w:kern w:val="0"/>
                <w:sz w:val="24"/>
                <w:szCs w:val="24"/>
                <w:lang w:val="en-US" w:eastAsia="en-US" w:bidi="ar-SA"/>
              </w:rPr>
              <w:t xml:space="preserve"> </w:t>
            </w:r>
          </w:p>
          <w:p>
            <w:pPr>
              <w:pStyle w:val="Normal"/>
              <w:widowControl/>
              <w:spacing w:lineRule="auto" w:line="240" w:before="0" w:after="0"/>
              <w:jc w:val="both"/>
              <w:rPr>
                <w:rFonts w:cs="Calibri" w:cstheme="minorHAnsi"/>
                <w:sz w:val="24"/>
                <w:szCs w:val="24"/>
              </w:rPr>
            </w:pPr>
            <w:r>
              <w:rPr>
                <w:rFonts w:eastAsia="Calibri" w:cs="Calibri" w:cstheme="minorHAnsi"/>
                <w:kern w:val="0"/>
                <w:sz w:val="24"/>
                <w:szCs w:val="24"/>
                <w:lang w:val="en-US" w:eastAsia="en-US" w:bidi="ar-SA"/>
              </w:rPr>
              <w:t xml:space="preserve">The following </w:t>
            </w:r>
            <w:r>
              <w:rPr>
                <w:rFonts w:eastAsia="Calibri" w:cs="Calibri" w:cstheme="minorHAnsi"/>
                <w:b/>
                <w:bCs/>
                <w:kern w:val="0"/>
                <w:sz w:val="24"/>
                <w:szCs w:val="24"/>
                <w:lang w:val="en-US" w:eastAsia="en-US" w:bidi="ar-SA"/>
              </w:rPr>
              <w:t xml:space="preserve">International Standards can be consulted </w:t>
            </w:r>
            <w:r>
              <w:rPr>
                <w:rFonts w:eastAsia="Calibri" w:cs="Calibri" w:cstheme="minorHAnsi"/>
                <w:kern w:val="0"/>
                <w:sz w:val="24"/>
                <w:szCs w:val="24"/>
                <w:lang w:val="en-US" w:eastAsia="en-US" w:bidi="ar-SA"/>
              </w:rPr>
              <w:t xml:space="preserve">while designing the </w:t>
            </w:r>
            <w:r>
              <w:rPr>
                <w:rStyle w:val="IntenseReference"/>
                <w:rFonts w:eastAsia="Calibri" w:cs="Calibri" w:cstheme="minorHAnsi"/>
                <w:b w:val="false"/>
                <w:caps w:val="false"/>
                <w:smallCaps w:val="false"/>
                <w:color w:val="auto"/>
                <w:kern w:val="0"/>
                <w:sz w:val="24"/>
                <w:szCs w:val="24"/>
                <w:u w:val="none"/>
                <w:lang w:val="en-US" w:eastAsia="en-US" w:bidi="ar-SA"/>
              </w:rPr>
              <w:t>Laboratory</w:t>
            </w:r>
            <w:r>
              <w:rPr>
                <w:rStyle w:val="IntenseReference"/>
                <w:rFonts w:eastAsia="Calibri" w:cs=""/>
                <w:color w:val="auto"/>
                <w:kern w:val="0"/>
                <w:sz w:val="22"/>
                <w:szCs w:val="22"/>
                <w:u w:val="none"/>
                <w:lang w:val="en-US" w:eastAsia="en-US" w:bidi="ar-SA"/>
              </w:rPr>
              <w:t>:</w:t>
            </w:r>
            <w:r>
              <w:rPr>
                <w:rFonts w:eastAsia="Calibri" w:cs="Calibri" w:cstheme="minorHAnsi"/>
                <w:kern w:val="0"/>
                <w:sz w:val="24"/>
                <w:szCs w:val="24"/>
                <w:lang w:val="en-US" w:eastAsia="en-US" w:bidi="ar-SA"/>
              </w:rPr>
              <w:t xml:space="preserve"> </w:t>
            </w:r>
          </w:p>
          <w:p>
            <w:pPr>
              <w:pStyle w:val="ListParagraph"/>
              <w:widowControl/>
              <w:numPr>
                <w:ilvl w:val="1"/>
                <w:numId w:val="24"/>
              </w:numPr>
              <w:spacing w:lineRule="auto" w:line="240" w:before="0" w:after="0"/>
              <w:ind w:hanging="81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Facility Guideline Institute (FGI) Guidelines for Design and Construction of Laboratories and Health Care Facilities </w:t>
            </w:r>
          </w:p>
          <w:p>
            <w:pPr>
              <w:pStyle w:val="ListParagraph"/>
              <w:widowControl/>
              <w:numPr>
                <w:ilvl w:val="1"/>
                <w:numId w:val="24"/>
              </w:numPr>
              <w:spacing w:lineRule="auto" w:line="240" w:before="0" w:after="0"/>
              <w:ind w:hanging="81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International Building Code (IBC) </w:t>
            </w:r>
          </w:p>
          <w:p>
            <w:pPr>
              <w:pStyle w:val="ListParagraph"/>
              <w:widowControl/>
              <w:numPr>
                <w:ilvl w:val="1"/>
                <w:numId w:val="24"/>
              </w:numPr>
              <w:spacing w:lineRule="auto" w:line="240" w:before="0" w:after="0"/>
              <w:ind w:hanging="81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National Fire Protection agency (NFPA) </w:t>
            </w:r>
          </w:p>
          <w:p>
            <w:pPr>
              <w:pStyle w:val="ListParagraph"/>
              <w:widowControl/>
              <w:numPr>
                <w:ilvl w:val="1"/>
                <w:numId w:val="24"/>
              </w:numPr>
              <w:spacing w:lineRule="auto" w:line="240" w:before="0" w:after="0"/>
              <w:ind w:hanging="81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The American with Disabilities Act (ADA) </w:t>
            </w:r>
          </w:p>
          <w:p>
            <w:pPr>
              <w:pStyle w:val="ListParagraph"/>
              <w:widowControl/>
              <w:numPr>
                <w:ilvl w:val="1"/>
                <w:numId w:val="24"/>
              </w:numPr>
              <w:spacing w:lineRule="auto" w:line="240" w:before="0" w:after="0"/>
              <w:ind w:hanging="81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Occupational Safety and Health Administration (OSHA) </w:t>
            </w:r>
          </w:p>
          <w:p>
            <w:pPr>
              <w:pStyle w:val="ListParagraph"/>
              <w:widowControl/>
              <w:numPr>
                <w:ilvl w:val="1"/>
                <w:numId w:val="24"/>
              </w:numPr>
              <w:spacing w:lineRule="auto" w:line="240" w:before="0" w:after="0"/>
              <w:ind w:hanging="810" w:start="144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4"/>
                <w:lang w:val="en-US" w:bidi="ar-SA"/>
              </w:rPr>
              <w:t xml:space="preserve">Inspection of Laboratory Design. </w:t>
            </w:r>
            <w:r>
              <w:rPr>
                <w:rFonts w:cs="Calibri" w:ascii="Calibri" w:hAnsi="Calibri" w:asciiTheme="minorHAnsi" w:cstheme="minorHAnsi" w:hAnsiTheme="minorHAnsi"/>
                <w:kern w:val="0"/>
                <w:sz w:val="24"/>
                <w:szCs w:val="24"/>
                <w:lang w:val="en-US" w:bidi="ar-SA"/>
              </w:rPr>
              <w:t xml:space="preserve">The Lab administration can hire some professional private construction company for inspection of the building design in addition to the indigenous systems of inspection. During inspection, application of National/International building codes, where necessary, may be checked in addition to the following parameters: </w:t>
            </w:r>
          </w:p>
          <w:p>
            <w:pPr>
              <w:pStyle w:val="ListParagraph"/>
              <w:widowControl/>
              <w:numPr>
                <w:ilvl w:val="2"/>
                <w:numId w:val="24"/>
              </w:numPr>
              <w:spacing w:lineRule="auto" w:line="240" w:before="0" w:after="0"/>
              <w:ind w:hanging="360" w:start="198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The land or site upon which </w:t>
            </w:r>
            <w:r>
              <w:rPr>
                <w:rStyle w:val="IntenseReference"/>
                <w:rFonts w:eastAsia="Calibri" w:cs="Calibri" w:ascii="Calibri" w:hAnsi="Calibri" w:asciiTheme="minorHAnsi" w:cstheme="minorHAnsi" w:eastAsiaTheme="minorHAnsi" w:hAnsiTheme="minorHAnsi"/>
                <w:b w:val="false"/>
                <w:caps w:val="false"/>
                <w:smallCaps w:val="false"/>
                <w:color w:val="auto"/>
                <w:kern w:val="0"/>
                <w:sz w:val="24"/>
                <w:szCs w:val="24"/>
                <w:u w:val="none"/>
                <w:lang w:val="en-US" w:eastAsia="en-US" w:bidi="ar-SA"/>
              </w:rPr>
              <w:t>Laboratory</w:t>
            </w:r>
            <w:r>
              <w:rPr>
                <w:rStyle w:val="IntenseReference"/>
                <w:rFonts w:eastAsia="Calibri" w:eastAsiaTheme="minorHAnsi"/>
                <w:color w:val="auto"/>
                <w:kern w:val="0"/>
                <w:sz w:val="22"/>
                <w:szCs w:val="22"/>
                <w:u w:val="none"/>
                <w:lang w:val="en-US" w:eastAsia="en-US" w:bidi="ar-SA"/>
              </w:rPr>
              <w:t xml:space="preserve"> is</w:t>
            </w:r>
            <w:r>
              <w:rPr>
                <w:rFonts w:cs="Calibri" w:ascii="Calibri" w:hAnsi="Calibri" w:asciiTheme="minorHAnsi" w:cstheme="minorHAnsi" w:hAnsiTheme="minorHAnsi"/>
                <w:kern w:val="0"/>
                <w:sz w:val="24"/>
                <w:szCs w:val="24"/>
                <w:lang w:val="en-US" w:bidi="ar-SA"/>
              </w:rPr>
              <w:t xml:space="preserve"> being constructed. </w:t>
            </w:r>
          </w:p>
          <w:p>
            <w:pPr>
              <w:pStyle w:val="ListParagraph"/>
              <w:widowControl/>
              <w:numPr>
                <w:ilvl w:val="2"/>
                <w:numId w:val="24"/>
              </w:numPr>
              <w:spacing w:lineRule="auto" w:line="240" w:before="0" w:after="0"/>
              <w:ind w:hanging="360" w:start="198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Design or structure of </w:t>
            </w:r>
            <w:r>
              <w:rPr>
                <w:rStyle w:val="IntenseReference"/>
                <w:rFonts w:eastAsia="Calibri" w:eastAsiaTheme="minorHAnsi"/>
                <w:color w:val="auto"/>
                <w:kern w:val="0"/>
                <w:sz w:val="22"/>
                <w:szCs w:val="22"/>
                <w:u w:val="none"/>
                <w:lang w:val="en-US" w:eastAsia="en-US" w:bidi="ar-SA"/>
              </w:rPr>
              <w:t xml:space="preserve">the </w:t>
            </w:r>
            <w:r>
              <w:rPr>
                <w:rStyle w:val="IntenseReference"/>
                <w:rFonts w:eastAsia="Calibri" w:cs="Calibri" w:ascii="Calibri" w:hAnsi="Calibri" w:asciiTheme="minorHAnsi" w:cstheme="minorHAnsi" w:eastAsiaTheme="minorHAnsi" w:hAnsiTheme="minorHAnsi"/>
                <w:b w:val="false"/>
                <w:caps w:val="false"/>
                <w:smallCaps w:val="false"/>
                <w:color w:val="auto"/>
                <w:kern w:val="0"/>
                <w:sz w:val="24"/>
                <w:szCs w:val="24"/>
                <w:u w:val="none"/>
                <w:lang w:val="en-US" w:eastAsia="en-US" w:bidi="ar-SA"/>
              </w:rPr>
              <w:t>Laboratory</w:t>
            </w:r>
            <w:r>
              <w:rPr>
                <w:rStyle w:val="IntenseReference"/>
                <w:rFonts w:eastAsia="Calibri" w:eastAsiaTheme="minorHAnsi"/>
                <w:color w:val="auto"/>
                <w:kern w:val="0"/>
                <w:sz w:val="22"/>
                <w:szCs w:val="22"/>
                <w:u w:val="none"/>
                <w:lang w:val="en-US" w:eastAsia="en-US" w:bidi="ar-SA"/>
              </w:rPr>
              <w:t xml:space="preserve"> </w:t>
            </w:r>
          </w:p>
          <w:p>
            <w:pPr>
              <w:pStyle w:val="ListParagraph"/>
              <w:widowControl/>
              <w:numPr>
                <w:ilvl w:val="2"/>
                <w:numId w:val="24"/>
              </w:numPr>
              <w:spacing w:lineRule="auto" w:line="240" w:before="0" w:after="0"/>
              <w:ind w:hanging="360" w:start="198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Use of standardized raw material and its consumption. </w:t>
            </w:r>
          </w:p>
          <w:p>
            <w:pPr>
              <w:pStyle w:val="ListParagraph"/>
              <w:widowControl/>
              <w:numPr>
                <w:ilvl w:val="2"/>
                <w:numId w:val="24"/>
              </w:numPr>
              <w:spacing w:lineRule="auto" w:line="240" w:before="0" w:after="0"/>
              <w:ind w:hanging="360" w:start="198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Methods of construction or workmanship. </w:t>
            </w:r>
          </w:p>
          <w:p>
            <w:pPr>
              <w:pStyle w:val="ListParagraph"/>
              <w:widowControl/>
              <w:numPr>
                <w:ilvl w:val="2"/>
                <w:numId w:val="24"/>
              </w:numPr>
              <w:spacing w:lineRule="auto" w:line="240" w:before="0" w:after="0"/>
              <w:ind w:hanging="360" w:start="198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Sanitation codes, environmental protection laws and water codes. </w:t>
            </w:r>
          </w:p>
          <w:p>
            <w:pPr>
              <w:pStyle w:val="ListParagraph"/>
              <w:widowControl/>
              <w:numPr>
                <w:ilvl w:val="2"/>
                <w:numId w:val="24"/>
              </w:numPr>
              <w:spacing w:lineRule="auto" w:line="240" w:before="0" w:after="0"/>
              <w:ind w:hanging="360" w:start="198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Minimum standards for the width/size of the doors, aisles, passageways, stairways, or other means of exit. </w:t>
            </w:r>
          </w:p>
          <w:p>
            <w:pPr>
              <w:pStyle w:val="ListParagraph"/>
              <w:widowControl/>
              <w:numPr>
                <w:ilvl w:val="2"/>
                <w:numId w:val="24"/>
              </w:numPr>
              <w:spacing w:lineRule="auto" w:line="240" w:before="0" w:after="0"/>
              <w:ind w:hanging="360" w:start="198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Structural strength or the stability of the building to withstand any damages by fire, earthquake, wind, flood, or by any other cause.</w:t>
            </w:r>
          </w:p>
          <w:p>
            <w:pPr>
              <w:pStyle w:val="Normal"/>
              <w:widowControl/>
              <w:spacing w:lineRule="auto" w:line="240" w:before="0" w:after="0"/>
              <w:ind w:end="-144"/>
              <w:jc w:val="both"/>
              <w:rPr>
                <w:rFonts w:cs="Calibri" w:cstheme="minorHAnsi"/>
                <w:b/>
                <w:sz w:val="24"/>
              </w:rPr>
            </w:pPr>
            <w:r>
              <w:rPr>
                <w:rFonts w:eastAsia="Calibri" w:cs="Calibri" w:cstheme="minorHAnsi"/>
                <w:b/>
                <w:kern w:val="0"/>
                <w:sz w:val="24"/>
                <w:szCs w:val="22"/>
                <w:lang w:val="en-US" w:eastAsia="en-US" w:bidi="ar-SA"/>
              </w:rPr>
              <w:t>Compliance to Legislation and Regulations</w:t>
            </w:r>
          </w:p>
          <w:p>
            <w:pPr>
              <w:pStyle w:val="Normal"/>
              <w:widowControl/>
              <w:spacing w:lineRule="auto" w:line="240" w:before="0" w:after="0"/>
              <w:ind w:end="-144"/>
              <w:contextualSpacing/>
              <w:jc w:val="both"/>
              <w:rPr>
                <w:rFonts w:cs="Calibri" w:cstheme="minorHAnsi"/>
                <w:sz w:val="24"/>
                <w:szCs w:val="24"/>
              </w:rPr>
            </w:pPr>
            <w:r>
              <w:rPr>
                <w:rFonts w:eastAsia="Calibri" w:cs="Calibri" w:cstheme="minorHAnsi"/>
                <w:kern w:val="0"/>
                <w:sz w:val="24"/>
                <w:szCs w:val="24"/>
                <w:lang w:val="en-US" w:eastAsia="en-US" w:bidi="ar-SA"/>
              </w:rPr>
              <w:t>HCEs/ labs are required to abide by the relevant laws like waste management, infection control and building codes etc. to ensure safety and comfort of patients and the care providers. It is the responsibility of the senior management to be familiar with these laws/rules/regulations, any amendment thereto and ensure the same by other relevant staff for implementation.</w:t>
            </w:r>
          </w:p>
          <w:p>
            <w:pPr>
              <w:pStyle w:val="Normal"/>
              <w:widowControl/>
              <w:spacing w:lineRule="auto" w:line="240" w:before="0" w:after="0"/>
              <w:jc w:val="both"/>
              <w:rPr>
                <w:rFonts w:cs="Calibri" w:cstheme="minorHAnsi"/>
                <w:b/>
                <w:sz w:val="24"/>
              </w:rPr>
            </w:pPr>
            <w:r>
              <w:rPr>
                <w:rFonts w:eastAsia="Calibri" w:cs="Calibri" w:cstheme="minorHAnsi"/>
                <w:b/>
                <w:kern w:val="0"/>
                <w:sz w:val="24"/>
                <w:szCs w:val="22"/>
                <w:lang w:val="en-US" w:eastAsia="en-US" w:bidi="ar-SA"/>
              </w:rPr>
              <w:t>Risk Management</w:t>
            </w:r>
          </w:p>
          <w:p>
            <w:pPr>
              <w:pStyle w:val="Normal"/>
              <w:widowControl/>
              <w:spacing w:lineRule="auto" w:line="240" w:before="0" w:after="0"/>
              <w:jc w:val="both"/>
              <w:rPr>
                <w:rFonts w:cs="Calibri" w:cstheme="minorHAnsi"/>
                <w:sz w:val="24"/>
              </w:rPr>
            </w:pPr>
            <w:r>
              <w:rPr>
                <w:rFonts w:eastAsia="Calibri" w:cs="Calibri" w:cstheme="minorHAnsi"/>
                <w:kern w:val="0"/>
                <w:sz w:val="24"/>
                <w:szCs w:val="22"/>
                <w:lang w:val="en-US" w:eastAsia="en-US" w:bidi="ar-SA"/>
              </w:rPr>
              <w:t xml:space="preserve">Every organization depending on its size is required to assign one or more individual/s to provide an oversight for planning and implementation of the requirements of all aspects of the risk management program including the following features, in a consistent and continuous manner:  </w:t>
            </w:r>
          </w:p>
          <w:p>
            <w:pPr>
              <w:pStyle w:val="ListParagraph"/>
              <w:widowControl/>
              <w:numPr>
                <w:ilvl w:val="0"/>
                <w:numId w:val="27"/>
              </w:numPr>
              <w:suppressAutoHyphens w:val="false"/>
              <w:spacing w:lineRule="auto" w:line="240"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Planning all aspects of the program.</w:t>
            </w:r>
          </w:p>
          <w:p>
            <w:pPr>
              <w:pStyle w:val="ListParagraph"/>
              <w:widowControl/>
              <w:numPr>
                <w:ilvl w:val="0"/>
                <w:numId w:val="27"/>
              </w:numPr>
              <w:suppressAutoHyphens w:val="false"/>
              <w:spacing w:lineRule="auto" w:line="240"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Implementing the program.</w:t>
            </w:r>
          </w:p>
          <w:p>
            <w:pPr>
              <w:pStyle w:val="ListParagraph"/>
              <w:widowControl/>
              <w:numPr>
                <w:ilvl w:val="0"/>
                <w:numId w:val="27"/>
              </w:numPr>
              <w:suppressAutoHyphens w:val="false"/>
              <w:spacing w:lineRule="auto" w:line="240"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Educating the staff.</w:t>
            </w:r>
          </w:p>
          <w:p>
            <w:pPr>
              <w:pStyle w:val="ListParagraph"/>
              <w:widowControl/>
              <w:numPr>
                <w:ilvl w:val="0"/>
                <w:numId w:val="27"/>
              </w:numPr>
              <w:suppressAutoHyphens w:val="false"/>
              <w:spacing w:lineRule="auto" w:line="240"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Testing and monitoring the program.</w:t>
            </w:r>
          </w:p>
          <w:p>
            <w:pPr>
              <w:pStyle w:val="ListParagraph"/>
              <w:widowControl/>
              <w:numPr>
                <w:ilvl w:val="0"/>
                <w:numId w:val="27"/>
              </w:numPr>
              <w:suppressAutoHyphens w:val="false"/>
              <w:spacing w:lineRule="auto" w:line="240"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Periodical review and revision.</w:t>
            </w:r>
          </w:p>
          <w:p>
            <w:pPr>
              <w:pStyle w:val="ListParagraph"/>
              <w:widowControl/>
              <w:numPr>
                <w:ilvl w:val="0"/>
                <w:numId w:val="27"/>
              </w:numPr>
              <w:suppressAutoHyphens w:val="false"/>
              <w:spacing w:lineRule="auto" w:line="240"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Annual reports to the governing body/Board on the effectiveness of the program.</w:t>
            </w:r>
          </w:p>
          <w:p>
            <w:pPr>
              <w:pStyle w:val="ListParagraph"/>
              <w:widowControl/>
              <w:numPr>
                <w:ilvl w:val="0"/>
                <w:numId w:val="27"/>
              </w:numPr>
              <w:suppressAutoHyphens w:val="false"/>
              <w:spacing w:lineRule="auto" w:line="240"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Providing consistent and continuous management support.</w:t>
            </w:r>
          </w:p>
          <w:p>
            <w:pPr>
              <w:pStyle w:val="Normal"/>
              <w:widowControl/>
              <w:spacing w:lineRule="auto" w:line="240" w:before="0" w:after="0"/>
              <w:ind w:end="-144"/>
              <w:contextualSpacing/>
              <w:jc w:val="both"/>
              <w:rPr>
                <w:rFonts w:cs="Calibri" w:cstheme="minorHAnsi"/>
                <w:sz w:val="24"/>
                <w:lang w:val="en-GB"/>
              </w:rPr>
            </w:pPr>
            <w:r>
              <w:rPr>
                <w:rFonts w:eastAsia="Calibri" w:cs="Calibri" w:cstheme="minorHAnsi"/>
                <w:iCs/>
                <w:kern w:val="0"/>
                <w:sz w:val="24"/>
                <w:szCs w:val="22"/>
                <w:lang w:val="en-US" w:eastAsia="en-US" w:bidi="ar-SA"/>
              </w:rPr>
              <w:t xml:space="preserve">This is particularly important during construction or renovation of a facility for which qualified engineering services should be mandatory. </w:t>
            </w:r>
          </w:p>
        </w:tc>
      </w:tr>
    </w:tbl>
    <w:p>
      <w:pPr>
        <w:pStyle w:val="Normal"/>
        <w:jc w:val="both"/>
        <w:rPr>
          <w:rFonts w:cs="Calibri" w:cstheme="minorHAnsi"/>
        </w:rPr>
      </w:pPr>
      <w:r>
        <w:rPr>
          <w:rFonts w:cs="Calibri" w:cstheme="minorHAnsi"/>
        </w:rPr>
      </w:r>
    </w:p>
    <w:p>
      <w:pPr>
        <w:pStyle w:val="Normal"/>
        <w:jc w:val="both"/>
        <w:rPr>
          <w:rFonts w:cs="Calibri" w:cstheme="minorHAnsi"/>
        </w:rPr>
      </w:pPr>
      <w:r>
        <w:rPr>
          <w:rFonts w:cs="Calibri" w:cstheme="minorHAnsi"/>
        </w:rPr>
      </w:r>
    </w:p>
    <w:p>
      <w:pPr>
        <w:pStyle w:val="Normal"/>
        <w:jc w:val="both"/>
        <w:rPr>
          <w:rFonts w:cs="Calibri" w:cstheme="minorHAnsi"/>
        </w:rPr>
      </w:pPr>
      <w:r>
        <w:rPr>
          <w:rFonts w:cs="Calibri" w:cstheme="minorHAnsi"/>
        </w:rPr>
      </w:r>
    </w:p>
    <w:p>
      <w:pPr>
        <w:pStyle w:val="Normal"/>
        <w:rPr>
          <w:rFonts w:cs="Calibri" w:cstheme="minorHAnsi"/>
        </w:rPr>
      </w:pPr>
      <w:r>
        <w:rPr>
          <w:rFonts w:cs="Calibri" w:cstheme="minorHAnsi"/>
        </w:rPr>
      </w:r>
      <w:r>
        <w:br w:type="page"/>
      </w:r>
    </w:p>
    <w:p>
      <w:pPr>
        <w:pStyle w:val="Heading3"/>
        <w:spacing w:before="0" w:after="240"/>
        <w:rPr>
          <w:lang w:val="en-GB" w:eastAsia="ar-SA"/>
        </w:rPr>
      </w:pPr>
      <w:bookmarkStart w:id="89" w:name="_Toc514930992"/>
      <w:r>
        <w:rPr>
          <w:lang w:val="en-GB" w:eastAsia="ar-SA"/>
        </w:rPr>
        <w:t>Standard 5. FMS-2: Facility work flow design conforms the scope of services.</w:t>
      </w:r>
      <w:bookmarkEnd w:id="89"/>
      <w:r>
        <w:rPr>
          <w:lang w:val="en-GB" w:eastAsia="ar-SA"/>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(17-18)</w:t>
      </w:r>
    </w:p>
    <w:p>
      <w:pPr>
        <w:pStyle w:val="Heading4"/>
        <w:shd w:val="clear" w:color="auto" w:fill="FF0000"/>
        <w:spacing w:lineRule="auto" w:line="276"/>
        <w:ind w:hanging="1440" w:start="1440"/>
        <w:rPr>
          <w:rFonts w:ascii="Calibri" w:hAnsi="Calibri" w:cs="Calibri" w:asciiTheme="minorHAnsi" w:cstheme="minorHAnsi" w:hAnsiTheme="minorHAnsi"/>
          <w:color w:themeColor="background1" w:val="FFFFFF"/>
        </w:rPr>
      </w:pPr>
      <w:bookmarkStart w:id="90" w:name="_Toc514930993"/>
      <w:bookmarkStart w:id="91" w:name="_Toc483909808"/>
      <w:r>
        <w:rPr>
          <w:rFonts w:cs="Calibri" w:ascii="Calibri" w:hAnsi="Calibri" w:asciiTheme="minorHAnsi" w:cstheme="minorHAnsi" w:hAnsiTheme="minorHAnsi"/>
          <w:color w:themeColor="background1" w:val="FFFFFF"/>
        </w:rPr>
        <w:t>Ind. 17: Space allocation and effective separation between administrative and technical laboratory areas</w:t>
      </w:r>
      <w:bookmarkEnd w:id="90"/>
      <w:bookmarkEnd w:id="91"/>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The primary objective in laboratory design is to provide a safe and facilitative environment for laboratory personnel to conduct their work. There should be sufficient separation/demarcation between administrative and technical areas. The administrative area has offices and patient waiting area etc. whereas technical area include sample collection, sample processing/testing and reporting areas which should have unidirectional work flow. Physically check laboratory layout for sufficient separation and space allocation for each area and different sections of the laboratory.</w:t>
      </w:r>
    </w:p>
    <w:p>
      <w:pPr>
        <w:pStyle w:val="Normal"/>
        <w:spacing w:lineRule="auto" w:line="276" w:before="120" w:after="120"/>
        <w:jc w:val="both"/>
        <w:rPr>
          <w:rFonts w:cs="Calibri" w:cstheme="minorHAnsi"/>
          <w:b/>
          <w:bCs/>
          <w:sz w:val="24"/>
          <w:szCs w:val="24"/>
        </w:rPr>
      </w:pPr>
      <w:r>
        <w:rPr>
          <w:rFonts w:cs="Calibri" w:cstheme="minorHAnsi"/>
          <w:b/>
          <w:bCs/>
          <w:sz w:val="24"/>
          <w:szCs w:val="24"/>
        </w:rPr>
        <w:t>Compliance Requirements: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Laboratory design/layout that ensures:</w:t>
      </w:r>
    </w:p>
    <w:p>
      <w:pPr>
        <w:pStyle w:val="ListParagraph"/>
        <w:numPr>
          <w:ilvl w:val="1"/>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Safe environment for patients and the staff.</w:t>
      </w:r>
    </w:p>
    <w:p>
      <w:pPr>
        <w:pStyle w:val="ListParagraph"/>
        <w:numPr>
          <w:ilvl w:val="1"/>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Clear separation of technical areas and administrative/patient waiting areas.</w:t>
      </w:r>
    </w:p>
    <w:p>
      <w:pPr>
        <w:pStyle w:val="ListParagraph"/>
        <w:numPr>
          <w:ilvl w:val="1"/>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Uni-directional workflow.</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sufficient space and clear separation of different administrative and technical areas, then score as </w:t>
      </w:r>
      <w:r>
        <w:rPr>
          <w:rFonts w:cs="Calibri" w:ascii="Calibri" w:hAnsi="Calibri" w:asciiTheme="minorHAnsi" w:cstheme="minorHAnsi" w:hAnsiTheme="minorHAnsi"/>
          <w:b/>
          <w:sz w:val="24"/>
          <w:szCs w:val="24"/>
          <w:u w:val="single"/>
        </w:rPr>
        <w:t>fully met.</w:t>
      </w:r>
    </w:p>
    <w:p>
      <w:pPr>
        <w:pStyle w:val="ListParagraph"/>
        <w:numPr>
          <w:ilvl w:val="0"/>
          <w:numId w:val="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insufficient space and separation between administrative and technical areas,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ind w:hanging="1080" w:start="1080"/>
        <w:rPr>
          <w:rFonts w:ascii="Calibri" w:hAnsi="Calibri" w:eastAsia="" w:cs="Calibri" w:asciiTheme="minorHAnsi" w:cstheme="minorHAnsi" w:eastAsiaTheme="minorEastAsia" w:hAnsiTheme="minorHAnsi"/>
          <w:color w:themeColor="background1" w:val="FFFFFF"/>
        </w:rPr>
      </w:pPr>
      <w:bookmarkStart w:id="92" w:name="_Toc514930994"/>
      <w:bookmarkStart w:id="93" w:name="_Toc483909809"/>
      <w:r>
        <w:rPr>
          <w:rFonts w:cs="Calibri" w:ascii="Calibri" w:hAnsi="Calibri" w:asciiTheme="minorHAnsi" w:cstheme="minorHAnsi" w:hAnsiTheme="minorHAnsi"/>
          <w:color w:themeColor="background1" w:val="FFFFFF"/>
        </w:rPr>
        <w:t>Ind. 18: Measures</w:t>
      </w:r>
      <w:r>
        <w:rPr>
          <w:rFonts w:eastAsia="" w:cs="Calibri" w:ascii="Calibri" w:hAnsi="Calibri" w:asciiTheme="minorHAnsi" w:cstheme="minorHAnsi" w:eastAsiaTheme="minorEastAsia" w:hAnsiTheme="minorHAnsi"/>
          <w:color w:themeColor="background1" w:val="FFFFFF"/>
        </w:rPr>
        <w:t xml:space="preserve"> to limit unauthorized access to work areas of the laboratory</w:t>
      </w:r>
      <w:bookmarkEnd w:id="92"/>
      <w:bookmarkEnd w:id="93"/>
      <w:r>
        <w:rPr>
          <w:rFonts w:eastAsia="" w:cs="Calibri" w:ascii="Calibri" w:hAnsi="Calibri" w:asciiTheme="minorHAnsi" w:cstheme="minorHAnsi" w:eastAsiaTheme="minorEastAsia" w:hAnsiTheme="minorHAnsi"/>
          <w:color w:themeColor="background1" w:val="FFFFFF"/>
        </w:rPr>
        <w:t xml:space="preserve"> </w:t>
      </w:r>
    </w:p>
    <w:p>
      <w:pPr>
        <w:pStyle w:val="Normal"/>
        <w:spacing w:lineRule="auto" w:line="276" w:before="120" w:after="120"/>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 xml:space="preserve">Check availability of measures for limited access to the working areas of laboratory. See if authorized technical staff is wearing ID cards and entrance of laboratory work areas is being monitored through movement registers, cameras etc. </w:t>
      </w:r>
    </w:p>
    <w:p>
      <w:pPr>
        <w:pStyle w:val="Normal"/>
        <w:spacing w:lineRule="auto" w:line="276" w:before="120" w:after="120"/>
        <w:jc w:val="both"/>
        <w:rPr>
          <w:rFonts w:cs="Calibri" w:cstheme="minorHAnsi"/>
          <w:b/>
          <w:bCs/>
          <w:sz w:val="24"/>
          <w:szCs w:val="24"/>
        </w:rPr>
      </w:pPr>
      <w:r>
        <w:rPr>
          <w:rFonts w:cs="Calibri" w:cstheme="minorHAnsi"/>
          <w:b/>
          <w:bCs/>
          <w:sz w:val="24"/>
          <w:szCs w:val="24"/>
        </w:rPr>
        <w:t>Compliance Requirements: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Laboratory technical working areas have controlled access/entry.</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authorized technical staff is wearing Identity (ID) cards and entries of work areas is monitored, then score as </w:t>
      </w:r>
      <w:r>
        <w:rPr>
          <w:rFonts w:cs="Calibri" w:ascii="Calibri" w:hAnsi="Calibri" w:asciiTheme="minorHAnsi" w:cstheme="minorHAnsi" w:hAnsiTheme="minorHAnsi"/>
          <w:b/>
          <w:sz w:val="24"/>
          <w:szCs w:val="24"/>
          <w:u w:val="single"/>
        </w:rPr>
        <w:t>fully met.</w:t>
      </w:r>
    </w:p>
    <w:p>
      <w:pPr>
        <w:pStyle w:val="ListParagraph"/>
        <w:numPr>
          <w:ilvl w:val="0"/>
          <w:numId w:val="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are no measure to check the access as above, then score as </w:t>
      </w:r>
      <w:r>
        <w:rPr>
          <w:rFonts w:cs="Calibri" w:ascii="Calibri" w:hAnsi="Calibri" w:asciiTheme="minorHAnsi" w:cstheme="minorHAnsi" w:hAnsiTheme="minorHAnsi"/>
          <w:b/>
          <w:sz w:val="24"/>
          <w:szCs w:val="24"/>
          <w:u w:val="single"/>
        </w:rPr>
        <w:t>not met.</w:t>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638" w:hRule="atLeast"/>
        </w:trPr>
        <w:tc>
          <w:tcPr>
            <w:tcW w:w="9540" w:type="dxa"/>
            <w:tcBorders/>
            <w:shd w:color="auto" w:fill="DEEAF6" w:themeFill="accent1" w:themeFillTint="33" w:val="clear"/>
          </w:tcPr>
          <w:p>
            <w:pPr>
              <w:pStyle w:val="ListParagraph"/>
              <w:widowControl/>
              <w:spacing w:before="0" w:after="20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540" w:type="dxa"/>
            <w:tcBorders/>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 xml:space="preserve">The primary objective in laboratory design is to provide a safe and facilitative environment for laboratory personnel to conduct their work. There should be sufficient separation/demarcation between administrative and technical areas. Administrative area should have offices, patient waiting area whereas technical area should have sample collection, sample processing and testing areas which should have uni-directional work flow. </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 xml:space="preserve">Limited access to the working areas of laboratory can be ensured through following measures: </w:t>
            </w:r>
          </w:p>
          <w:p>
            <w:pPr>
              <w:pStyle w:val="ListParagraph"/>
              <w:widowControl/>
              <w:numPr>
                <w:ilvl w:val="0"/>
                <w:numId w:val="28"/>
              </w:numPr>
              <w:suppressAutoHyphens w:val="false"/>
              <w:spacing w:before="0" w:after="20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Every technical staff should be wearing ID cards showing employee’s ID picture, name and designation. </w:t>
            </w:r>
          </w:p>
          <w:p>
            <w:pPr>
              <w:pStyle w:val="ListParagraph"/>
              <w:widowControl/>
              <w:numPr>
                <w:ilvl w:val="0"/>
                <w:numId w:val="28"/>
              </w:numPr>
              <w:suppressAutoHyphens w:val="false"/>
              <w:spacing w:before="0" w:after="20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Lab staff to follow the Dress Code.</w:t>
            </w:r>
          </w:p>
          <w:p>
            <w:pPr>
              <w:pStyle w:val="ListParagraph"/>
              <w:widowControl/>
              <w:numPr>
                <w:ilvl w:val="0"/>
                <w:numId w:val="28"/>
              </w:numPr>
              <w:suppressAutoHyphens w:val="false"/>
              <w:spacing w:before="0" w:after="20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Properly manning the entry and exit gates.</w:t>
            </w:r>
          </w:p>
          <w:p>
            <w:pPr>
              <w:pStyle w:val="Normal"/>
              <w:widowControl/>
              <w:spacing w:lineRule="auto" w:line="240" w:before="0" w:after="0"/>
              <w:ind w:end="-144"/>
              <w:contextualSpacing/>
              <w:jc w:val="both"/>
              <w:rPr>
                <w:rFonts w:cs="Calibri" w:cstheme="minorHAnsi"/>
                <w:sz w:val="24"/>
                <w:lang w:val="en-GB"/>
              </w:rPr>
            </w:pPr>
            <w:r>
              <w:rPr>
                <w:rFonts w:eastAsia="Calibri" w:cs="Calibri" w:cstheme="minorHAnsi"/>
                <w:kern w:val="0"/>
                <w:sz w:val="24"/>
                <w:szCs w:val="22"/>
                <w:lang w:val="en-GB" w:eastAsia="en-US" w:bidi="ar-SA"/>
              </w:rPr>
            </w:r>
          </w:p>
        </w:tc>
      </w:tr>
    </w:tbl>
    <w:p>
      <w:pPr>
        <w:pStyle w:val="Normal"/>
        <w:jc w:val="both"/>
        <w:rPr>
          <w:rFonts w:cs="Calibri" w:cstheme="minorHAnsi"/>
        </w:rPr>
      </w:pPr>
      <w:r>
        <w:rPr>
          <w:rFonts w:cs="Calibri" w:cstheme="minorHAnsi"/>
        </w:rPr>
      </w:r>
    </w:p>
    <w:p>
      <w:pPr>
        <w:pStyle w:val="Normal"/>
        <w:rPr>
          <w:rFonts w:cs="Calibri" w:cstheme="minorHAnsi"/>
        </w:rPr>
      </w:pPr>
      <w:r>
        <w:rPr>
          <w:rFonts w:cs="Calibri" w:cstheme="minorHAnsi"/>
        </w:rPr>
      </w:r>
      <w:r>
        <w:br w:type="page"/>
      </w:r>
    </w:p>
    <w:p>
      <w:pPr>
        <w:pStyle w:val="Heading3"/>
        <w:spacing w:before="0" w:after="240"/>
        <w:rPr/>
      </w:pPr>
      <w:bookmarkStart w:id="94" w:name="_Toc514930995"/>
      <w:bookmarkStart w:id="95" w:name="_Toc418493988"/>
      <w:bookmarkStart w:id="96" w:name="_Toc483909810"/>
      <w:r>
        <w:rPr/>
        <w:t>Standard 6. FMS-3: The laboratory has plans for fire and non-fire emergencies within the sections.</w:t>
      </w:r>
      <w:bookmarkEnd w:id="94"/>
      <w:bookmarkEnd w:id="95"/>
      <w:bookmarkEnd w:id="96"/>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(19-24)</w:t>
      </w:r>
    </w:p>
    <w:p>
      <w:pPr>
        <w:pStyle w:val="Heading4"/>
        <w:shd w:val="clear" w:color="auto" w:fill="FF0000"/>
        <w:spacing w:lineRule="auto" w:line="276"/>
        <w:ind w:hanging="900" w:start="900"/>
        <w:rPr>
          <w:rFonts w:ascii="Calibri" w:hAnsi="Calibri" w:cs="Calibri" w:asciiTheme="minorHAnsi" w:cstheme="minorHAnsi" w:hAnsiTheme="minorHAnsi"/>
          <w:color w:themeColor="background1" w:val="FFFFFF"/>
        </w:rPr>
      </w:pPr>
      <w:bookmarkStart w:id="97" w:name="_Toc514930996"/>
      <w:bookmarkStart w:id="98" w:name="_Toc378604400"/>
      <w:bookmarkStart w:id="99" w:name="_Toc483909811"/>
      <w:r>
        <w:rPr>
          <w:rFonts w:cs="Calibri" w:ascii="Calibri" w:hAnsi="Calibri" w:asciiTheme="minorHAnsi" w:cstheme="minorHAnsi" w:hAnsiTheme="minorHAnsi"/>
          <w:color w:themeColor="background1" w:val="FFFFFF"/>
        </w:rPr>
        <w:t>Ind. 19: Plans and provisions for early detection of fire and non-fire emergencies exist</w:t>
      </w:r>
      <w:r>
        <w:rPr>
          <w:rStyle w:val="FootnoteReference"/>
          <w:rFonts w:eastAsia="" w:cs="Calibri" w:ascii="Calibri" w:hAnsi="Calibri" w:asciiTheme="minorHAnsi" w:cstheme="minorHAnsi" w:eastAsiaTheme="majorEastAsia" w:hAnsiTheme="minorHAnsi"/>
          <w:i/>
          <w:color w:themeColor="background1" w:val="FFFFFF"/>
          <w:sz w:val="24"/>
        </w:rPr>
        <w:footnoteReference w:id="9"/>
      </w:r>
      <w:bookmarkEnd w:id="97"/>
      <w:bookmarkEnd w:id="98"/>
      <w:bookmarkEnd w:id="99"/>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Review the plan to ensure that it addresses the requirement of detection of fire and non-fire emergency situations. Then, by observation, review of documentation and interview, determine if the requirements are in the knowledge of all staff.</w:t>
      </w:r>
    </w:p>
    <w:p>
      <w:pPr>
        <w:pStyle w:val="Normal"/>
        <w:spacing w:lineRule="auto" w:line="276" w:before="120" w:after="120"/>
        <w:jc w:val="both"/>
        <w:rPr>
          <w:rFonts w:cs="Calibri" w:cstheme="minorHAnsi"/>
          <w:b/>
          <w:bCs/>
          <w:sz w:val="24"/>
          <w:szCs w:val="24"/>
        </w:rPr>
      </w:pPr>
      <w:r>
        <w:rPr>
          <w:rFonts w:cs="Calibri" w:cstheme="minorHAnsi"/>
          <w:b/>
          <w:bCs/>
          <w:sz w:val="24"/>
          <w:szCs w:val="24"/>
        </w:rPr>
        <w:t>Compliance Requirements: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Plan for fire and non-fire emergencies.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The plan addresses the requirement of early detection of fire and non-fire emergencies.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The provisions to detect the above emergency situations at an early stage as laid out in the plan e.g.:</w:t>
      </w:r>
    </w:p>
    <w:p>
      <w:pPr>
        <w:pStyle w:val="ListParagraph"/>
        <w:numPr>
          <w:ilvl w:val="1"/>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Smoke detector/s.</w:t>
      </w:r>
    </w:p>
    <w:p>
      <w:pPr>
        <w:pStyle w:val="ListParagraph"/>
        <w:numPr>
          <w:ilvl w:val="1"/>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Monitoring through CCTV cameras.</w:t>
      </w:r>
    </w:p>
    <w:p>
      <w:pPr>
        <w:pStyle w:val="ListParagraph"/>
        <w:numPr>
          <w:ilvl w:val="1"/>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Trained staff physically deployed to ensure the required outcome. </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The staff is aware of the plan.</w:t>
      </w:r>
    </w:p>
    <w:p>
      <w:pPr>
        <w:pStyle w:val="Normal"/>
        <w:spacing w:lineRule="auto" w:line="276" w:before="120" w:after="120"/>
        <w:jc w:val="both"/>
        <w:rPr>
          <w:rFonts w:cs="Calibri" w:cstheme="minorHAnsi"/>
          <w:b/>
          <w:bCs/>
          <w:sz w:val="24"/>
          <w:szCs w:val="24"/>
        </w:rPr>
      </w:pPr>
      <w:r>
        <w:rPr>
          <w:rFonts w:cs="Calibri" w:cstheme="minorHAnsi"/>
          <w:b/>
          <w:bCs/>
          <w:sz w:val="24"/>
          <w:szCs w:val="24"/>
        </w:rPr>
        <w:t>Scoring:</w:t>
      </w:r>
    </w:p>
    <w:p>
      <w:pPr>
        <w:pStyle w:val="ListParagraph"/>
        <w:numPr>
          <w:ilvl w:val="0"/>
          <w:numId w:val="2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plan and provisions to detect the above emergency situations at an early stage exist and staff is aware of it, then score as </w:t>
      </w:r>
      <w:r>
        <w:rPr>
          <w:rFonts w:cs="Calibri" w:ascii="Calibri" w:hAnsi="Calibri" w:asciiTheme="minorHAnsi" w:cstheme="minorHAnsi" w:hAnsiTheme="minorHAnsi"/>
          <w:b/>
          <w:sz w:val="24"/>
          <w:szCs w:val="24"/>
          <w:u w:val="single"/>
        </w:rPr>
        <w:t>fully met.</w:t>
      </w:r>
    </w:p>
    <w:p>
      <w:pPr>
        <w:pStyle w:val="ListParagraph"/>
        <w:numPr>
          <w:ilvl w:val="0"/>
          <w:numId w:val="2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emergency plan does not exist,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100" w:name="_Toc514930997"/>
      <w:bookmarkStart w:id="101" w:name="_Toc378604402"/>
      <w:bookmarkStart w:id="102" w:name="_Toc483909812"/>
      <w:r>
        <w:rPr>
          <w:rFonts w:cs="Calibri" w:ascii="Calibri" w:hAnsi="Calibri" w:asciiTheme="minorHAnsi" w:cstheme="minorHAnsi" w:hAnsiTheme="minorHAnsi"/>
          <w:color w:themeColor="background1" w:val="FFFFFF"/>
        </w:rPr>
        <w:t>Ind. 20: Provisions for abatement of fire and non-fire emergencies exist</w:t>
      </w:r>
      <w:bookmarkEnd w:id="100"/>
      <w:bookmarkEnd w:id="101"/>
      <w:bookmarkEnd w:id="102"/>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b/>
          <w:bCs/>
          <w:sz w:val="24"/>
          <w:szCs w:val="24"/>
        </w:rPr>
      </w:pPr>
      <w:r>
        <w:rPr>
          <w:rFonts w:cs="Calibri" w:cstheme="minorHAnsi"/>
          <w:sz w:val="24"/>
          <w:szCs w:val="24"/>
        </w:rPr>
        <w:t>Review the plan to ensure that it addresses the requirement of abatement of fire and non-fire emergencies. Then, by observation, review of documentation and interview, determine if the requirement/s have been implemented.</w:t>
      </w:r>
    </w:p>
    <w:p>
      <w:pPr>
        <w:pStyle w:val="Normal"/>
        <w:spacing w:lineRule="auto" w:line="276" w:before="120" w:after="120"/>
        <w:jc w:val="both"/>
        <w:rPr>
          <w:rFonts w:cs="Calibri" w:cstheme="minorHAnsi"/>
          <w:b/>
          <w:bCs/>
          <w:sz w:val="24"/>
          <w:szCs w:val="24"/>
        </w:rPr>
      </w:pPr>
      <w:r>
        <w:rPr>
          <w:rFonts w:cs="Calibri" w:cstheme="minorHAnsi"/>
          <w:b/>
          <w:bCs/>
          <w:sz w:val="24"/>
          <w:szCs w:val="24"/>
        </w:rPr>
        <w:t>Compliance Requirements: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The plan providing for an environment which has lesser chances of occurrence of fire and non-fire emergencies viz:</w:t>
      </w:r>
    </w:p>
    <w:p>
      <w:pPr>
        <w:pStyle w:val="ListParagraph"/>
        <w:numPr>
          <w:ilvl w:val="1"/>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There is no loose electric wiring to cause short circuiting.</w:t>
      </w:r>
    </w:p>
    <w:p>
      <w:pPr>
        <w:pStyle w:val="ListParagraph"/>
        <w:numPr>
          <w:ilvl w:val="1"/>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No loose plugs and sockets which can spark.</w:t>
      </w:r>
    </w:p>
    <w:p>
      <w:pPr>
        <w:pStyle w:val="ListParagraph"/>
        <w:numPr>
          <w:ilvl w:val="1"/>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No power cord/s that is/are worn out to cause electrocution.</w:t>
      </w:r>
    </w:p>
    <w:p>
      <w:pPr>
        <w:pStyle w:val="ListParagraph"/>
        <w:numPr>
          <w:ilvl w:val="1"/>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Ramps if exist are non-slippery.</w:t>
      </w:r>
    </w:p>
    <w:p>
      <w:pPr>
        <w:pStyle w:val="ListParagraph"/>
        <w:numPr>
          <w:ilvl w:val="1"/>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Stairs have supporting rails etc. </w:t>
      </w:r>
    </w:p>
    <w:p>
      <w:pPr>
        <w:pStyle w:val="ListParagraph"/>
        <w:numPr>
          <w:ilvl w:val="1"/>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Building meets, the local construction standards.</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2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plan includes the requirements and there is evidence that these are implemented, then score as </w:t>
      </w:r>
      <w:r>
        <w:rPr>
          <w:rFonts w:cs="Calibri" w:ascii="Calibri" w:hAnsi="Calibri" w:asciiTheme="minorHAnsi" w:cstheme="minorHAnsi" w:hAnsiTheme="minorHAnsi"/>
          <w:b/>
          <w:sz w:val="24"/>
          <w:szCs w:val="24"/>
          <w:u w:val="single"/>
        </w:rPr>
        <w:t>fully met.</w:t>
      </w:r>
    </w:p>
    <w:p>
      <w:pPr>
        <w:pStyle w:val="ListParagraph"/>
        <w:numPr>
          <w:ilvl w:val="0"/>
          <w:numId w:val="2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Since this is an important patient safety issue, if the requirement is not included in the plan, or if not clearly implemented,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103" w:name="_Toc483909813"/>
      <w:bookmarkStart w:id="104" w:name="_Toc514930998"/>
      <w:r>
        <w:rPr>
          <w:rFonts w:cs="Calibri" w:ascii="Calibri" w:hAnsi="Calibri" w:asciiTheme="minorHAnsi" w:cstheme="minorHAnsi" w:hAnsiTheme="minorHAnsi"/>
          <w:color w:themeColor="background1" w:val="FFFFFF"/>
        </w:rPr>
        <w:t>Ind. 21: Provisions for containment of fire emergencies exist</w:t>
      </w:r>
      <w:bookmarkEnd w:id="103"/>
      <w:bookmarkEnd w:id="104"/>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bCs/>
          <w:sz w:val="24"/>
          <w:szCs w:val="24"/>
        </w:rPr>
      </w:pPr>
      <w:r>
        <w:rPr>
          <w:rFonts w:cs="Calibri" w:cstheme="minorHAnsi"/>
          <w:bCs/>
          <w:sz w:val="24"/>
          <w:szCs w:val="24"/>
        </w:rPr>
        <w:t xml:space="preserve">Provision of emergency containment resources should be checked by the surveyors e.g. water, sand buckets, fire </w:t>
      </w:r>
      <w:r>
        <w:rPr>
          <w:rFonts w:cs="Calibri" w:cstheme="minorHAnsi"/>
          <w:sz w:val="24"/>
          <w:szCs w:val="24"/>
        </w:rPr>
        <w:t>extinguishers etc.</w:t>
      </w:r>
    </w:p>
    <w:p>
      <w:pPr>
        <w:pStyle w:val="Normal"/>
        <w:spacing w:lineRule="auto" w:line="276" w:before="120" w:after="120"/>
        <w:jc w:val="both"/>
        <w:rPr>
          <w:rFonts w:cs="Calibri" w:cstheme="minorHAnsi"/>
          <w:b/>
          <w:bCs/>
          <w:sz w:val="24"/>
          <w:szCs w:val="24"/>
        </w:rPr>
      </w:pPr>
      <w:r>
        <w:rPr>
          <w:rFonts w:cs="Calibri" w:cstheme="minorHAnsi"/>
          <w:b/>
          <w:bCs/>
          <w:sz w:val="24"/>
          <w:szCs w:val="24"/>
        </w:rPr>
        <w:t>Compliance Requirements: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Water Source / buckets.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Sand buckets.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Shovel.  </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Fire extinguisher/s.</w:t>
      </w:r>
    </w:p>
    <w:p>
      <w:pPr>
        <w:pStyle w:val="Normal"/>
        <w:spacing w:lineRule="auto" w:line="276" w:before="120" w:after="120"/>
        <w:jc w:val="both"/>
        <w:rPr>
          <w:rFonts w:cs="Calibri" w:cstheme="minorHAnsi"/>
          <w:b/>
          <w:bCs/>
          <w:sz w:val="24"/>
          <w:szCs w:val="24"/>
        </w:rPr>
      </w:pPr>
      <w:r>
        <w:rPr>
          <w:rFonts w:cs="Calibri" w:cstheme="minorHAnsi"/>
          <w:b/>
          <w:bCs/>
          <w:sz w:val="24"/>
          <w:szCs w:val="24"/>
        </w:rPr>
        <w:t>Scoring:</w:t>
      </w:r>
    </w:p>
    <w:p>
      <w:pPr>
        <w:pStyle w:val="ListParagraph"/>
        <w:numPr>
          <w:ilvl w:val="0"/>
          <w:numId w:val="2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water, sand buckets, fire extinguishers etc. are present, then score as </w:t>
      </w:r>
      <w:r>
        <w:rPr>
          <w:rFonts w:cs="Calibri" w:ascii="Calibri" w:hAnsi="Calibri" w:asciiTheme="minorHAnsi" w:cstheme="minorHAnsi" w:hAnsiTheme="minorHAnsi"/>
          <w:b/>
          <w:sz w:val="24"/>
          <w:szCs w:val="24"/>
          <w:u w:val="single"/>
        </w:rPr>
        <w:t>fully met.</w:t>
      </w:r>
    </w:p>
    <w:p>
      <w:pPr>
        <w:pStyle w:val="ListParagraph"/>
        <w:numPr>
          <w:ilvl w:val="0"/>
          <w:numId w:val="2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none availability of fire emergency containment resources, then score as </w:t>
      </w:r>
      <w:r>
        <w:rPr>
          <w:rFonts w:cs="Calibri" w:ascii="Calibri" w:hAnsi="Calibri" w:asciiTheme="minorHAnsi" w:cstheme="minorHAnsi" w:hAnsiTheme="minorHAnsi"/>
          <w:b/>
          <w:sz w:val="24"/>
          <w:szCs w:val="24"/>
          <w:u w:val="single"/>
        </w:rPr>
        <w:t>not met.</w:t>
      </w:r>
    </w:p>
    <w:p>
      <w:pPr>
        <w:pStyle w:val="ListParagraph"/>
        <w:spacing w:before="120" w:after="120"/>
        <w:ind w:start="284"/>
        <w:jc w:val="both"/>
        <w:rPr>
          <w:rFonts w:ascii="Calibri" w:hAnsi="Calibri" w:cs="Calibri" w:asciiTheme="minorHAnsi" w:cstheme="minorHAnsi" w:hAnsiTheme="minorHAnsi"/>
          <w:b/>
          <w:sz w:val="24"/>
          <w:szCs w:val="24"/>
          <w:u w:val="single"/>
        </w:rPr>
      </w:pPr>
      <w:r>
        <w:rPr>
          <w:rFonts w:cs="Calibri" w:cstheme="minorHAnsi"/>
          <w:b/>
          <w:sz w:val="24"/>
          <w:szCs w:val="24"/>
          <w:u w:val="single"/>
        </w:rPr>
      </w:r>
    </w:p>
    <w:p>
      <w:pPr>
        <w:pStyle w:val="ListParagraph"/>
        <w:spacing w:before="120" w:after="120"/>
        <w:ind w:start="284"/>
        <w:jc w:val="both"/>
        <w:rPr>
          <w:rFonts w:ascii="Calibri" w:hAnsi="Calibri" w:cs="Calibri" w:asciiTheme="minorHAnsi" w:cstheme="minorHAnsi" w:hAnsiTheme="minorHAnsi"/>
          <w:sz w:val="24"/>
          <w:szCs w:val="24"/>
        </w:rPr>
      </w:pPr>
      <w:r>
        <w:rPr>
          <w:rFonts w:cs="Calibri" w:cstheme="minorHAnsi"/>
          <w:sz w:val="24"/>
          <w:szCs w:val="24"/>
        </w:rPr>
      </w:r>
    </w:p>
    <w:p>
      <w:pPr>
        <w:pStyle w:val="Heading4"/>
        <w:shd w:val="clear" w:color="auto" w:fill="FF0000"/>
        <w:spacing w:lineRule="auto" w:line="276"/>
        <w:ind w:hanging="990" w:start="990"/>
        <w:rPr>
          <w:rFonts w:ascii="Calibri" w:hAnsi="Calibri" w:cs="Calibri" w:asciiTheme="minorHAnsi" w:cstheme="minorHAnsi" w:hAnsiTheme="minorHAnsi"/>
          <w:color w:themeColor="background1" w:val="FFFFFF"/>
        </w:rPr>
      </w:pPr>
      <w:bookmarkStart w:id="105" w:name="_Toc514930999"/>
      <w:bookmarkStart w:id="106" w:name="_Toc483909814"/>
      <w:bookmarkStart w:id="107" w:name="_Toc378604403"/>
      <w:r>
        <w:rPr>
          <w:rFonts w:cs="Calibri" w:ascii="Calibri" w:hAnsi="Calibri" w:asciiTheme="minorHAnsi" w:cstheme="minorHAnsi" w:hAnsiTheme="minorHAnsi"/>
          <w:color w:themeColor="background1" w:val="FFFFFF"/>
        </w:rPr>
        <w:t>Ind. 22: Displayed safe exit points in case of fire and non-fire emergencies exist</w:t>
      </w:r>
      <w:bookmarkEnd w:id="105"/>
      <w:bookmarkEnd w:id="106"/>
      <w:bookmarkEnd w:id="107"/>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ins w:id="565" w:author="Dr. Anees Ahmed" w:date="2018-05-28T10:16:00Z"/>
          <w:rFonts w:cs="Calibri" w:cstheme="minorHAnsi"/>
          <w:sz w:val="24"/>
          <w:szCs w:val="24"/>
        </w:rPr>
      </w:pPr>
      <w:r>
        <w:rPr>
          <w:rFonts w:cs="Calibri" w:cstheme="minorHAnsi"/>
          <w:sz w:val="24"/>
          <w:szCs w:val="24"/>
        </w:rPr>
        <w:t>The surveyor is required to observe availability of displayed safe exit points.</w:t>
      </w:r>
      <w:r>
        <w:rPr>
          <w:rFonts w:cs="Calibri" w:cstheme="minorHAnsi"/>
          <w:b/>
          <w:bCs/>
          <w:sz w:val="24"/>
          <w:szCs w:val="24"/>
        </w:rPr>
        <w:t xml:space="preserve"> </w:t>
      </w:r>
      <w:r>
        <w:rPr>
          <w:rFonts w:cs="Calibri" w:cstheme="minorHAnsi"/>
          <w:sz w:val="24"/>
          <w:szCs w:val="24"/>
        </w:rPr>
        <w:t>Physically check emergency exits and also make sure that there are no obstructions in front of emergency exits. Awareness of Staff is checked through interviews regarding emergency evacuation points.</w:t>
      </w:r>
    </w:p>
    <w:p>
      <w:pPr>
        <w:pStyle w:val="Normal"/>
        <w:spacing w:lineRule="auto" w:line="276" w:before="120" w:after="120"/>
        <w:jc w:val="both"/>
        <w:rPr>
          <w:ins w:id="567" w:author="Dr. Anees Ahmed" w:date="2018-05-28T10:16:00Z"/>
          <w:rFonts w:cs="Calibri" w:cstheme="minorHAnsi"/>
          <w:b/>
          <w:bCs/>
          <w:sz w:val="24"/>
          <w:szCs w:val="24"/>
        </w:rPr>
      </w:pPr>
      <w:ins w:id="566" w:author="Dr. Anees Ahmed" w:date="2018-05-28T10:16:00Z">
        <w:r>
          <w:rPr>
            <w:rFonts w:cs="Calibri" w:cstheme="minorHAnsi"/>
            <w:b/>
            <w:bCs/>
            <w:sz w:val="24"/>
            <w:szCs w:val="24"/>
          </w:rPr>
          <w:t>Compliance Requirements:</w:t>
        </w:r>
      </w:ins>
    </w:p>
    <w:p>
      <w:pPr>
        <w:pStyle w:val="ListParagraph"/>
        <w:numPr>
          <w:ilvl w:val="0"/>
          <w:numId w:val="8"/>
        </w:numPr>
        <w:spacing w:before="120" w:after="120"/>
        <w:jc w:val="both"/>
        <w:rPr>
          <w:ins w:id="572" w:author="Dr. Anees Ahmed" w:date="2018-05-28T10:17:00Z"/>
          <w:rFonts w:ascii="Calibri" w:hAnsi="Calibri" w:cs="Calibri" w:asciiTheme="minorHAnsi" w:cstheme="minorHAnsi" w:hAnsiTheme="minorHAnsi"/>
          <w:sz w:val="24"/>
          <w:szCs w:val="24"/>
        </w:rPr>
      </w:pPr>
      <w:ins w:id="568" w:author="Dr. Anees Ahmed" w:date="2018-05-28T10:19:00Z">
        <w:r>
          <w:rPr>
            <w:rFonts w:cs="Calibri" w:ascii="Calibri" w:hAnsi="Calibri" w:asciiTheme="minorHAnsi" w:cstheme="minorHAnsi" w:hAnsiTheme="minorHAnsi"/>
            <w:sz w:val="24"/>
            <w:szCs w:val="24"/>
          </w:rPr>
          <w:t xml:space="preserve">Emergency </w:t>
        </w:r>
      </w:ins>
      <w:ins w:id="569" w:author="Dr. Anees Ahmed" w:date="2018-05-28T10:17:00Z">
        <w:r>
          <w:rPr>
            <w:rFonts w:cs="Calibri" w:ascii="Calibri" w:hAnsi="Calibri" w:asciiTheme="minorHAnsi" w:cstheme="minorHAnsi" w:hAnsiTheme="minorHAnsi"/>
            <w:sz w:val="24"/>
            <w:szCs w:val="24"/>
          </w:rPr>
          <w:t>Exit points 24/7 illuminated sign bo</w:t>
        </w:r>
      </w:ins>
      <w:ins w:id="570" w:author="Dr. Anees Ahmed" w:date="2018-05-28T10:19:00Z">
        <w:r>
          <w:rPr>
            <w:rFonts w:cs="Calibri" w:ascii="Calibri" w:hAnsi="Calibri" w:asciiTheme="minorHAnsi" w:cstheme="minorHAnsi" w:hAnsiTheme="minorHAnsi"/>
            <w:sz w:val="24"/>
            <w:szCs w:val="24"/>
          </w:rPr>
          <w:t xml:space="preserve">ard/s </w:t>
        </w:r>
      </w:ins>
      <w:ins w:id="571" w:author="Dr. Anees Ahmed" w:date="2018-05-28T10:17:00Z">
        <w:r>
          <w:rPr>
            <w:rFonts w:cs="Calibri" w:ascii="Calibri" w:hAnsi="Calibri" w:asciiTheme="minorHAnsi" w:cstheme="minorHAnsi" w:hAnsiTheme="minorHAnsi"/>
            <w:sz w:val="24"/>
            <w:szCs w:val="24"/>
          </w:rPr>
          <w:t>displayed.</w:t>
        </w:r>
      </w:ins>
    </w:p>
    <w:p>
      <w:pPr>
        <w:pStyle w:val="ListParagraph"/>
        <w:numPr>
          <w:ilvl w:val="0"/>
          <w:numId w:val="8"/>
        </w:numPr>
        <w:spacing w:before="120" w:after="120"/>
        <w:jc w:val="both"/>
        <w:rPr>
          <w:ins w:id="575" w:author="Dr. Anees Ahmed" w:date="2018-05-28T10:16:00Z"/>
          <w:rFonts w:ascii="Calibri" w:hAnsi="Calibri" w:cs="Calibri" w:asciiTheme="minorHAnsi" w:cstheme="minorHAnsi" w:hAnsiTheme="minorHAnsi"/>
          <w:sz w:val="24"/>
          <w:szCs w:val="24"/>
        </w:rPr>
      </w:pPr>
      <w:ins w:id="573" w:author="Dr. Anees Ahmed" w:date="2018-05-28T10:20:00Z">
        <w:r>
          <w:rPr>
            <w:rFonts w:cs="Calibri" w:ascii="Calibri" w:hAnsi="Calibri" w:asciiTheme="minorHAnsi" w:cstheme="minorHAnsi" w:hAnsiTheme="minorHAnsi"/>
            <w:sz w:val="24"/>
            <w:szCs w:val="24"/>
          </w:rPr>
          <w:t>No obstructions at any time on the emergency exits</w:t>
        </w:r>
      </w:ins>
      <w:ins w:id="574" w:author="Dr. Anees Ahmed" w:date="2018-05-28T10:16:00Z">
        <w:r>
          <w:rPr>
            <w:rFonts w:cs="Calibri" w:ascii="Calibri" w:hAnsi="Calibri" w:asciiTheme="minorHAnsi" w:cstheme="minorHAnsi" w:hAnsiTheme="minorHAnsi"/>
            <w:sz w:val="24"/>
            <w:szCs w:val="24"/>
          </w:rPr>
          <w:t>.</w:t>
        </w:r>
      </w:ins>
    </w:p>
    <w:p>
      <w:pPr>
        <w:pStyle w:val="ListParagraph"/>
        <w:numPr>
          <w:ilvl w:val="0"/>
          <w:numId w:val="8"/>
        </w:numPr>
        <w:spacing w:before="120" w:after="120"/>
        <w:jc w:val="both"/>
        <w:rPr>
          <w:ins w:id="577" w:author="Dr. Anees Ahmed" w:date="2018-05-28T10:16:00Z"/>
          <w:rFonts w:ascii="Calibri" w:hAnsi="Calibri" w:cs="Calibri" w:asciiTheme="minorHAnsi" w:cstheme="minorHAnsi" w:hAnsiTheme="minorHAnsi"/>
          <w:sz w:val="24"/>
          <w:szCs w:val="24"/>
        </w:rPr>
      </w:pPr>
      <w:ins w:id="576" w:author="Dr. Anees Ahmed" w:date="2018-05-28T10:21:00Z">
        <w:r>
          <w:rPr>
            <w:rFonts w:cs="Calibri" w:ascii="Calibri" w:hAnsi="Calibri" w:asciiTheme="minorHAnsi" w:cstheme="minorHAnsi" w:hAnsiTheme="minorHAnsi"/>
            <w:sz w:val="24"/>
            <w:szCs w:val="24"/>
          </w:rPr>
          <w:t>Staff is aware of the emergency exits.</w:t>
        </w:r>
      </w:ins>
    </w:p>
    <w:p>
      <w:pPr>
        <w:pStyle w:val="Normal"/>
        <w:spacing w:lineRule="auto" w:line="276" w:before="120" w:after="120"/>
        <w:jc w:val="both"/>
        <w:rPr>
          <w:del w:id="579" w:author="Dr. Anees Ahmed" w:date="2018-05-28T10:16:00Z"/>
          <w:rFonts w:cs="Calibri" w:cstheme="minorHAnsi"/>
          <w:b/>
          <w:bCs/>
          <w:sz w:val="24"/>
          <w:szCs w:val="24"/>
        </w:rPr>
      </w:pPr>
      <w:del w:id="578" w:author="Dr. Anees Ahmed" w:date="2018-05-28T10:16:00Z">
        <w:r>
          <w:rPr>
            <w:rFonts w:cs="Calibri" w:cstheme="minorHAnsi"/>
            <w:b/>
            <w:bCs/>
            <w:sz w:val="24"/>
            <w:szCs w:val="24"/>
          </w:rPr>
        </w:r>
      </w:del>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3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safe exit points </w:t>
      </w:r>
      <w:ins w:id="580" w:author="Dr. Anees Ahmed" w:date="2018-05-28T10:23:00Z">
        <w:r>
          <w:rPr>
            <w:rFonts w:cs="Calibri" w:ascii="Calibri" w:hAnsi="Calibri" w:asciiTheme="minorHAnsi" w:cstheme="minorHAnsi" w:hAnsiTheme="minorHAnsi"/>
            <w:sz w:val="24"/>
            <w:szCs w:val="24"/>
          </w:rPr>
          <w:t>exist</w:t>
        </w:r>
      </w:ins>
      <w:del w:id="581" w:author="Dr. Anees Ahmed" w:date="2018-05-28T10:23:00Z">
        <w:r>
          <w:rPr>
            <w:rFonts w:cs="Calibri" w:ascii="Calibri" w:hAnsi="Calibri" w:asciiTheme="minorHAnsi" w:cstheme="minorHAnsi" w:hAnsiTheme="minorHAnsi"/>
            <w:sz w:val="24"/>
            <w:szCs w:val="24"/>
          </w:rPr>
          <w:delText xml:space="preserve">are displayed </w:delText>
        </w:r>
      </w:del>
      <w:r>
        <w:rPr>
          <w:rFonts w:cs="Calibri" w:ascii="Calibri" w:hAnsi="Calibri" w:asciiTheme="minorHAnsi" w:cstheme="minorHAnsi" w:hAnsiTheme="minorHAnsi"/>
          <w:sz w:val="24"/>
          <w:szCs w:val="24"/>
        </w:rPr>
        <w:t>as described above</w:t>
      </w:r>
      <w:ins w:id="582" w:author="Dr. Anees Ahmed" w:date="2018-05-28T10:23:00Z">
        <w:r>
          <w:rPr>
            <w:rFonts w:cs="Calibri" w:ascii="Calibri" w:hAnsi="Calibri" w:asciiTheme="minorHAnsi" w:cstheme="minorHAnsi" w:hAnsiTheme="minorHAnsi"/>
            <w:sz w:val="24"/>
            <w:szCs w:val="24"/>
          </w:rPr>
          <w:t xml:space="preserve"> and are displayed</w:t>
        </w:r>
      </w:ins>
      <w:r>
        <w:rPr>
          <w:rFonts w:cs="Calibri" w:ascii="Calibri" w:hAnsi="Calibri" w:asciiTheme="minorHAnsi" w:cstheme="minorHAnsi" w:hAnsiTheme="minorHAnsi"/>
          <w:sz w:val="24"/>
          <w:szCs w:val="24"/>
        </w:rPr>
        <w:t xml:space="preserve">, then score as </w:t>
      </w:r>
      <w:r>
        <w:rPr>
          <w:rFonts w:cs="Calibri" w:ascii="Calibri" w:hAnsi="Calibri" w:asciiTheme="minorHAnsi" w:cstheme="minorHAnsi" w:hAnsiTheme="minorHAnsi"/>
          <w:b/>
          <w:sz w:val="24"/>
          <w:szCs w:val="24"/>
          <w:u w:val="single"/>
        </w:rPr>
        <w:t>fully met.</w:t>
      </w:r>
    </w:p>
    <w:p>
      <w:pPr>
        <w:pStyle w:val="ListParagraph"/>
        <w:numPr>
          <w:ilvl w:val="0"/>
          <w:numId w:val="30"/>
        </w:numPr>
        <w:spacing w:before="120" w:after="120"/>
        <w:ind w:hanging="284" w:start="284"/>
        <w:jc w:val="both"/>
        <w:rPr>
          <w:rFonts w:cs="Calibri" w:cstheme="minorHAnsi"/>
          <w:b/>
          <w:sz w:val="24"/>
          <w:szCs w:val="24"/>
          <w:u w:val="single"/>
        </w:rPr>
        <w:pPrChange w:id="0" w:author="Dr. Anees Ahmed" w:date="2018-05-28T10:28:00Z">
          <w:pPr>
            <w:jc w:val="both"/>
          </w:pPr>
        </w:pPrChange>
      </w:pPr>
      <w:r>
        <w:rPr>
          <w:rFonts w:cs="Calibri" w:cstheme="minorHAnsi"/>
          <w:sz w:val="24"/>
          <w:szCs w:val="24"/>
        </w:rPr>
        <w:t xml:space="preserve">If the safe exit points are </w:t>
      </w:r>
      <w:ins w:id="583" w:author="Dr. Anees Ahmed" w:date="2018-05-28T10:24:00Z">
        <w:r>
          <w:rPr>
            <w:rFonts w:cs="Calibri" w:cstheme="minorHAnsi"/>
            <w:sz w:val="24"/>
            <w:szCs w:val="24"/>
          </w:rPr>
          <w:t xml:space="preserve">either not maintained or </w:t>
        </w:r>
      </w:ins>
      <w:r>
        <w:rPr>
          <w:rFonts w:cs="Calibri" w:cstheme="minorHAnsi"/>
          <w:sz w:val="24"/>
          <w:szCs w:val="24"/>
        </w:rPr>
        <w:t>no</w:t>
      </w:r>
      <w:ins w:id="584" w:author="Dr. Anees Ahmed" w:date="2018-05-28T10:22:00Z">
        <w:r>
          <w:rPr>
            <w:rFonts w:cs="Calibri" w:cstheme="minorHAnsi"/>
            <w:sz w:val="24"/>
            <w:szCs w:val="24"/>
          </w:rPr>
          <w:t>t</w:t>
        </w:r>
      </w:ins>
      <w:r>
        <w:rPr>
          <w:rFonts w:cs="Calibri" w:cstheme="minorHAnsi"/>
          <w:sz w:val="24"/>
          <w:szCs w:val="24"/>
        </w:rPr>
        <w:t xml:space="preserve"> displayed as described above, then score as </w:t>
      </w:r>
      <w:r>
        <w:rPr>
          <w:rFonts w:cs="Calibri" w:cstheme="minorHAnsi"/>
          <w:b/>
          <w:sz w:val="24"/>
          <w:szCs w:val="24"/>
          <w:u w:val="single"/>
        </w:rPr>
        <w:t>not met.</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108" w:name="_Toc378604404"/>
      <w:bookmarkStart w:id="109" w:name="_Toc483909815"/>
      <w:bookmarkStart w:id="110" w:name="_Toc514931000"/>
      <w:r>
        <w:rPr>
          <w:rFonts w:cs="Calibri" w:ascii="Calibri" w:hAnsi="Calibri" w:asciiTheme="minorHAnsi" w:cstheme="minorHAnsi" w:hAnsiTheme="minorHAnsi"/>
          <w:color w:themeColor="background1" w:val="FFFFFF"/>
        </w:rPr>
        <w:t>Ind. 23: Mock drills are held at least once in a year</w:t>
      </w:r>
      <w:bookmarkEnd w:id="108"/>
      <w:bookmarkEnd w:id="109"/>
      <w:bookmarkEnd w:id="110"/>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ListParagraph"/>
        <w:numPr>
          <w:ilvl w:val="0"/>
          <w:numId w:val="8"/>
        </w:numPr>
        <w:spacing w:before="120" w:after="120"/>
        <w:jc w:val="both"/>
        <w:rPr>
          <w:ins w:id="587" w:author="Dr. Anees Ahmed" w:date="2018-06-11T12:05:00Z"/>
          <w:rFonts w:ascii="Calibri" w:hAnsi="Calibri" w:cs="Calibri" w:asciiTheme="minorHAnsi" w:cstheme="minorHAnsi" w:hAnsiTheme="minorHAnsi"/>
          <w:sz w:val="24"/>
          <w:szCs w:val="24"/>
        </w:rPr>
      </w:pPr>
      <w:r>
        <w:rPr>
          <w:rFonts w:cs="Calibri" w:cstheme="minorHAnsi"/>
          <w:sz w:val="24"/>
          <w:szCs w:val="24"/>
        </w:rPr>
        <w:t>Regular “mock” drills should be conducted in different shifts and sections of the laboratory. The drills should be fully documented noting the staff involved, major observations and any subsequent changes to the system including the structures, provisions and plans (as applicable). applicable. Look for documented evidence that “mock” drills are conducted at least once a year. Survey team may physically observe mock drill by giving unannounced emergency alarm where</w:t>
      </w:r>
      <w:ins w:id="585" w:author="Dr. Anees Ahmed" w:date="2018-06-11T12:05:00Z">
        <w:r>
          <w:rPr>
            <w:rFonts w:cs="Calibri" w:cstheme="minorHAnsi"/>
            <w:sz w:val="24"/>
            <w:szCs w:val="24"/>
          </w:rPr>
          <w:t xml:space="preserve"> r</w:t>
        </w:r>
      </w:ins>
      <w:ins w:id="586" w:author="Dr. Anees Ahmed" w:date="2018-06-11T12:05:00Z">
        <w:r>
          <w:rPr>
            <w:rFonts w:cs="Calibri" w:ascii="Calibri" w:hAnsi="Calibri" w:asciiTheme="minorHAnsi" w:cstheme="minorHAnsi" w:hAnsiTheme="minorHAnsi"/>
            <w:sz w:val="24"/>
            <w:szCs w:val="24"/>
          </w:rPr>
          <w:t>ecord confirms that all staff was subjected to the mock drill.</w:t>
        </w:r>
      </w:ins>
    </w:p>
    <w:p>
      <w:pPr>
        <w:pStyle w:val="Normal"/>
        <w:spacing w:lineRule="auto" w:line="276" w:before="120" w:after="120"/>
        <w:jc w:val="both"/>
        <w:rPr>
          <w:rFonts w:cs="Calibri" w:cstheme="minorHAnsi"/>
          <w:sz w:val="24"/>
          <w:szCs w:val="24"/>
        </w:rPr>
      </w:pPr>
      <w:r>
        <w:rPr>
          <w:rFonts w:cs="Calibri" w:cstheme="minorHAnsi"/>
          <w:sz w:val="24"/>
          <w:szCs w:val="24"/>
        </w:rPr>
      </w:r>
    </w:p>
    <w:p>
      <w:pPr>
        <w:pStyle w:val="Normal"/>
        <w:spacing w:lineRule="auto" w:line="276" w:before="120" w:after="120"/>
        <w:jc w:val="both"/>
        <w:rPr>
          <w:rFonts w:cs="Calibri" w:cstheme="minorHAnsi"/>
          <w:b/>
          <w:bCs/>
          <w:sz w:val="24"/>
          <w:szCs w:val="24"/>
        </w:rPr>
      </w:pPr>
      <w:r>
        <w:rPr>
          <w:rFonts w:cs="Calibri" w:cstheme="minorHAnsi"/>
          <w:b/>
          <w:bCs/>
          <w:sz w:val="24"/>
          <w:szCs w:val="24"/>
        </w:rPr>
        <w:t>Compliance Requirements: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Record of Mock Drills / attendance.</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Record confirms that all staff was subjected to the mock drill.</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Record of corrective actions taken after mock drills.</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3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documented evidence that mock drills are held at least once in the past one year and that they involved the staff in different sections and shifts, then score as </w:t>
      </w:r>
      <w:r>
        <w:rPr>
          <w:rFonts w:cs="Calibri" w:ascii="Calibri" w:hAnsi="Calibri" w:asciiTheme="minorHAnsi" w:cstheme="minorHAnsi" w:hAnsiTheme="minorHAnsi"/>
          <w:b/>
          <w:sz w:val="24"/>
          <w:szCs w:val="24"/>
          <w:u w:val="single"/>
        </w:rPr>
        <w:t>fully met.</w:t>
      </w:r>
    </w:p>
    <w:p>
      <w:pPr>
        <w:pStyle w:val="ListParagraph"/>
        <w:numPr>
          <w:ilvl w:val="0"/>
          <w:numId w:val="3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no mock drill is conducted or there is/are non-conformities with the above, then score as </w:t>
      </w:r>
      <w:r>
        <w:rPr>
          <w:rFonts w:cs="Calibri" w:ascii="Calibri" w:hAnsi="Calibri" w:asciiTheme="minorHAnsi" w:cstheme="minorHAnsi" w:hAnsiTheme="minorHAnsi"/>
          <w:b/>
          <w:sz w:val="24"/>
          <w:szCs w:val="24"/>
          <w:u w:val="single"/>
        </w:rPr>
        <w:t>not met.</w:t>
      </w:r>
    </w:p>
    <w:p>
      <w:pPr>
        <w:pStyle w:val="Heading4"/>
        <w:shd w:val="clear" w:color="auto" w:fill="FFFF00"/>
        <w:spacing w:lineRule="auto" w:line="276"/>
        <w:rPr>
          <w:rFonts w:ascii="Calibri" w:hAnsi="Calibri" w:cs="Calibri" w:asciiTheme="minorHAnsi" w:cstheme="minorHAnsi" w:hAnsiTheme="minorHAnsi"/>
        </w:rPr>
      </w:pPr>
      <w:bookmarkStart w:id="111" w:name="_Toc378604405"/>
      <w:bookmarkStart w:id="112" w:name="_Toc514931001"/>
      <w:bookmarkStart w:id="113" w:name="_Toc483909816"/>
      <w:r>
        <w:rPr>
          <w:rFonts w:cs="Calibri" w:ascii="Calibri" w:hAnsi="Calibri" w:asciiTheme="minorHAnsi" w:cstheme="minorHAnsi" w:hAnsiTheme="minorHAnsi"/>
        </w:rPr>
        <w:t>Ind. 24: Staff members are trained for their role in case of such emergencies</w:t>
      </w:r>
      <w:bookmarkEnd w:id="112"/>
      <w:r>
        <w:rPr>
          <w:rFonts w:cs="Calibri" w:ascii="Calibri" w:hAnsi="Calibri" w:asciiTheme="minorHAnsi" w:cstheme="minorHAnsi" w:hAnsiTheme="minorHAnsi"/>
          <w:highlight w:val="green"/>
        </w:rPr>
        <w:t xml:space="preserve"> </w:t>
      </w:r>
      <w:bookmarkEnd w:id="111"/>
      <w:bookmarkEnd w:id="113"/>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 xml:space="preserve">Staff members are trained for dealing with fire emergencies. They are to be imparted certified trainings preferably by Rescue 1122 / Civil Defense / any other recognized body. Look for documentation / certificates of the trainings which includes at least key personnel in every duty shift. </w:t>
      </w:r>
    </w:p>
    <w:p>
      <w:pPr>
        <w:pStyle w:val="Normal"/>
        <w:spacing w:lineRule="auto" w:line="276" w:before="120" w:after="120"/>
        <w:jc w:val="both"/>
        <w:rPr>
          <w:rFonts w:cs="Calibri" w:cstheme="minorHAnsi"/>
          <w:b/>
          <w:bCs/>
          <w:sz w:val="24"/>
          <w:szCs w:val="24"/>
        </w:rPr>
      </w:pPr>
      <w:r>
        <w:rPr>
          <w:rFonts w:cs="Calibri" w:cstheme="minorHAnsi"/>
          <w:b/>
          <w:bCs/>
          <w:sz w:val="24"/>
          <w:szCs w:val="24"/>
        </w:rPr>
        <w:t>Compliance Requirements: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Record that confirms participation of at least the key staff from each shift.</w:t>
      </w:r>
    </w:p>
    <w:p>
      <w:pPr>
        <w:pStyle w:val="Normal"/>
        <w:spacing w:before="120" w:after="120"/>
        <w:jc w:val="both"/>
        <w:rPr>
          <w:rFonts w:cs="Calibri" w:cstheme="minorHAnsi"/>
          <w:b/>
          <w:bCs/>
          <w:sz w:val="24"/>
          <w:szCs w:val="24"/>
        </w:rPr>
      </w:pPr>
      <w:r>
        <w:rPr>
          <w:rFonts w:cs="Calibri" w:cstheme="minorHAnsi"/>
          <w:b/>
          <w:bCs/>
          <w:sz w:val="24"/>
          <w:szCs w:val="24"/>
        </w:rPr>
        <w:t>Scoring:</w:t>
      </w:r>
    </w:p>
    <w:p>
      <w:pPr>
        <w:pStyle w:val="ListParagraph"/>
        <w:numPr>
          <w:ilvl w:val="0"/>
          <w:numId w:val="32"/>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documented evidence of training of staff from every duty shift, then score as </w:t>
      </w:r>
      <w:r>
        <w:rPr>
          <w:rFonts w:cs="Calibri" w:ascii="Calibri" w:hAnsi="Calibri" w:asciiTheme="minorHAnsi" w:cstheme="minorHAnsi" w:hAnsiTheme="minorHAnsi"/>
          <w:b/>
          <w:sz w:val="24"/>
          <w:szCs w:val="24"/>
          <w:u w:val="single"/>
        </w:rPr>
        <w:t>fully met.</w:t>
      </w:r>
    </w:p>
    <w:p>
      <w:pPr>
        <w:pStyle w:val="ListParagraph"/>
        <w:numPr>
          <w:ilvl w:val="0"/>
          <w:numId w:val="32"/>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trained personnel are not available in every duty shift, then score as </w:t>
      </w:r>
      <w:r>
        <w:rPr>
          <w:rFonts w:cs="Calibri" w:ascii="Calibri" w:hAnsi="Calibri" w:asciiTheme="minorHAnsi" w:cstheme="minorHAnsi" w:hAnsiTheme="minorHAnsi"/>
          <w:b/>
          <w:sz w:val="24"/>
          <w:szCs w:val="24"/>
          <w:u w:val="single"/>
        </w:rPr>
        <w:t>partially met.</w:t>
      </w:r>
    </w:p>
    <w:p>
      <w:pPr>
        <w:pStyle w:val="ListParagraph"/>
        <w:numPr>
          <w:ilvl w:val="0"/>
          <w:numId w:val="32"/>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no training is imparted, then score as </w:t>
      </w:r>
      <w:r>
        <w:rPr>
          <w:rFonts w:cs="Calibri" w:ascii="Calibri" w:hAnsi="Calibri" w:asciiTheme="minorHAnsi" w:cstheme="minorHAnsi" w:hAnsiTheme="minorHAnsi"/>
          <w:b/>
          <w:sz w:val="24"/>
          <w:szCs w:val="24"/>
          <w:u w:val="single"/>
        </w:rPr>
        <w:t>not met.</w:t>
      </w:r>
    </w:p>
    <w:tbl>
      <w:tblPr>
        <w:tblStyle w:val="TableGrid"/>
        <w:tblW w:w="9908"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908"/>
      </w:tblGrid>
      <w:tr>
        <w:trPr>
          <w:trHeight w:val="554" w:hRule="atLeast"/>
        </w:trPr>
        <w:tc>
          <w:tcPr>
            <w:tcW w:w="9908" w:type="dxa"/>
            <w:tcBorders/>
            <w:shd w:color="auto" w:fill="DEEAF6" w:themeFill="accent1" w:themeFillTint="33" w:val="clear"/>
          </w:tcPr>
          <w:p>
            <w:pPr>
              <w:pStyle w:val="Normal"/>
              <w:widowControl/>
              <w:spacing w:lineRule="auto" w:line="240" w:before="0" w:after="0"/>
              <w:ind w:end="-144"/>
              <w:contextualSpacing/>
              <w:jc w:val="center"/>
              <w:rPr>
                <w:rFonts w:cs="Calibri" w:cstheme="minorHAnsi"/>
                <w:b/>
                <w:sz w:val="32"/>
                <w:lang w:val="en-GB"/>
              </w:rPr>
            </w:pPr>
            <w:r>
              <w:rPr>
                <w:rFonts w:eastAsia="Calibri" w:cs="Calibri" w:cstheme="minorHAnsi"/>
                <w:b/>
                <w:kern w:val="0"/>
                <w:sz w:val="32"/>
                <w:szCs w:val="22"/>
                <w:lang w:val="en-GB" w:eastAsia="en-US" w:bidi="ar-SA"/>
              </w:rPr>
              <w:t>Guidelines</w:t>
            </w:r>
          </w:p>
        </w:tc>
      </w:tr>
      <w:tr>
        <w:trPr>
          <w:trHeight w:val="554" w:hRule="atLeast"/>
        </w:trPr>
        <w:tc>
          <w:tcPr>
            <w:tcW w:w="9908" w:type="dxa"/>
            <w:tcBorders/>
            <w:shd w:color="auto" w:fill="FFFFFF" w:themeFill="background1" w:val="clear"/>
          </w:tcPr>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t>Emergency Plans</w:t>
            </w:r>
          </w:p>
          <w:p>
            <w:pPr>
              <w:pStyle w:val="Normal"/>
              <w:widowControl/>
              <w:spacing w:lineRule="auto" w:line="276" w:before="0" w:after="0"/>
              <w:jc w:val="both"/>
              <w:rPr>
                <w:rFonts w:cs="Calibri" w:cstheme="minorHAnsi"/>
                <w:bCs/>
                <w:iCs/>
                <w:sz w:val="24"/>
              </w:rPr>
            </w:pPr>
            <w:r>
              <w:rPr>
                <w:rFonts w:eastAsia="Calibri" w:cs="Calibri" w:cstheme="minorHAnsi"/>
                <w:iCs/>
                <w:kern w:val="0"/>
                <w:sz w:val="24"/>
                <w:szCs w:val="22"/>
                <w:lang w:val="en-US" w:eastAsia="en-US" w:bidi="ar-SA"/>
              </w:rPr>
              <w:t>The Organization shall:</w:t>
            </w:r>
          </w:p>
          <w:p>
            <w:pPr>
              <w:pStyle w:val="ListParagraph"/>
              <w:widowControl/>
              <w:numPr>
                <w:ilvl w:val="0"/>
                <w:numId w:val="34"/>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Have a fire plan covering fire arising out of burning of inflammable items, explosion, electric short circuiting or acts of negligence or due to incompetence of the staff on duty.</w:t>
            </w:r>
          </w:p>
          <w:p>
            <w:pPr>
              <w:pStyle w:val="ListParagraph"/>
              <w:widowControl/>
              <w:numPr>
                <w:ilvl w:val="0"/>
                <w:numId w:val="34"/>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Deploy adequate and qualified personnel for implementation of the plan.</w:t>
            </w:r>
          </w:p>
          <w:p>
            <w:pPr>
              <w:pStyle w:val="ListParagraph"/>
              <w:widowControl/>
              <w:numPr>
                <w:ilvl w:val="0"/>
                <w:numId w:val="34"/>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Acquire adequate firefighting equipment and ensure that records are kept up to date.</w:t>
            </w:r>
          </w:p>
          <w:p>
            <w:pPr>
              <w:pStyle w:val="ListParagraph"/>
              <w:widowControl/>
              <w:numPr>
                <w:ilvl w:val="0"/>
                <w:numId w:val="34"/>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Have adequate training program.</w:t>
            </w:r>
          </w:p>
          <w:p>
            <w:pPr>
              <w:pStyle w:val="ListParagraph"/>
              <w:widowControl/>
              <w:numPr>
                <w:ilvl w:val="0"/>
                <w:numId w:val="34"/>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Have schedules for, and conduct, Mock Fire Drills.</w:t>
            </w:r>
          </w:p>
          <w:p>
            <w:pPr>
              <w:pStyle w:val="ListParagraph"/>
              <w:widowControl/>
              <w:numPr>
                <w:ilvl w:val="0"/>
                <w:numId w:val="34"/>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Maintain Mock Drill Records.</w:t>
            </w:r>
          </w:p>
          <w:p>
            <w:pPr>
              <w:pStyle w:val="ListParagraph"/>
              <w:widowControl/>
              <w:numPr>
                <w:ilvl w:val="0"/>
                <w:numId w:val="34"/>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Explicitly display Exit Plans.</w:t>
            </w:r>
          </w:p>
          <w:p>
            <w:pPr>
              <w:pStyle w:val="ListParagraph"/>
              <w:widowControl/>
              <w:numPr>
                <w:ilvl w:val="0"/>
                <w:numId w:val="34"/>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Have an alarm and dedicated emergency illumination system, which come into effect in case of fire.</w:t>
            </w:r>
          </w:p>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t xml:space="preserve">Necessary Items and Equipment </w:t>
            </w:r>
          </w:p>
          <w:p>
            <w:pPr>
              <w:pStyle w:val="ListParagraph"/>
              <w:widowControl/>
              <w:numPr>
                <w:ilvl w:val="0"/>
                <w:numId w:val="35"/>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 xml:space="preserve">Fire-proof blanket. </w:t>
            </w:r>
          </w:p>
          <w:p>
            <w:pPr>
              <w:pStyle w:val="ListParagraph"/>
              <w:widowControl/>
              <w:numPr>
                <w:ilvl w:val="0"/>
                <w:numId w:val="35"/>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 xml:space="preserve">Safety shower. </w:t>
            </w:r>
          </w:p>
          <w:p>
            <w:pPr>
              <w:pStyle w:val="ListParagraph"/>
              <w:widowControl/>
              <w:numPr>
                <w:ilvl w:val="0"/>
                <w:numId w:val="35"/>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 xml:space="preserve">Buckets with sand. </w:t>
            </w:r>
          </w:p>
          <w:p>
            <w:pPr>
              <w:pStyle w:val="ListParagraph"/>
              <w:widowControl/>
              <w:numPr>
                <w:ilvl w:val="0"/>
                <w:numId w:val="35"/>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Portable fire extinguishers are essentially of two types; Carbon Di-oxide (CO</w:t>
            </w:r>
            <w:r>
              <w:rPr>
                <w:rFonts w:eastAsia="Times New Roman" w:cs="Calibri" w:ascii="Calibri" w:hAnsi="Calibri" w:asciiTheme="minorHAnsi" w:cstheme="minorHAnsi" w:hAnsiTheme="minorHAnsi"/>
                <w:kern w:val="0"/>
                <w:sz w:val="24"/>
                <w:szCs w:val="24"/>
                <w:vertAlign w:val="subscript"/>
                <w:lang w:val="en-US" w:bidi="ar-SA"/>
              </w:rPr>
              <w:t>2)</w:t>
            </w:r>
            <w:r>
              <w:rPr>
                <w:rFonts w:eastAsia="Times New Roman" w:cs="Calibri" w:ascii="Calibri" w:hAnsi="Calibri" w:asciiTheme="minorHAnsi" w:cstheme="minorHAnsi" w:hAnsiTheme="minorHAnsi"/>
                <w:kern w:val="0"/>
                <w:sz w:val="24"/>
                <w:szCs w:val="24"/>
                <w:lang w:val="en-US" w:bidi="ar-SA"/>
              </w:rPr>
              <w:t xml:space="preserve"> and Bromo-chloride-fluoromethane (BCF, halon, halogenated hydrocarbons) and can be used without causing damage to electrical equipment. The extinguishing power of halon is about 6 times that of CO</w:t>
            </w:r>
            <w:r>
              <w:rPr>
                <w:rFonts w:eastAsia="Times New Roman" w:cs="Calibri" w:ascii="Calibri" w:hAnsi="Calibri" w:asciiTheme="minorHAnsi" w:cstheme="minorHAnsi" w:hAnsiTheme="minorHAnsi"/>
                <w:kern w:val="0"/>
                <w:sz w:val="24"/>
                <w:szCs w:val="24"/>
                <w:vertAlign w:val="subscript"/>
                <w:lang w:val="en-US" w:bidi="ar-SA"/>
              </w:rPr>
              <w:t>2</w:t>
            </w:r>
            <w:r>
              <w:rPr>
                <w:rFonts w:eastAsia="Times New Roman" w:cs="Calibri" w:ascii="Calibri" w:hAnsi="Calibri" w:asciiTheme="minorHAnsi" w:cstheme="minorHAnsi" w:hAnsiTheme="minorHAnsi"/>
                <w:kern w:val="0"/>
                <w:sz w:val="24"/>
                <w:szCs w:val="24"/>
                <w:lang w:val="en-US" w:bidi="ar-SA"/>
              </w:rPr>
              <w:t>. Water has the disadvantage that it conducts electricity whereas powder extinguishers (containing salts) cause damage to instruments.</w:t>
            </w:r>
          </w:p>
          <w:p>
            <w:pPr>
              <w:pStyle w:val="Normal"/>
              <w:widowControl/>
              <w:spacing w:lineRule="auto" w:line="240" w:before="0" w:after="0"/>
              <w:jc w:val="start"/>
              <w:rPr>
                <w:rFonts w:cs="Calibri" w:cstheme="minorHAnsi"/>
                <w:sz w:val="24"/>
              </w:rPr>
            </w:pPr>
            <w:r>
              <w:rPr>
                <w:rFonts w:eastAsia="Calibri" w:cs="Calibri" w:cstheme="minorHAnsi"/>
                <w:b/>
                <w:kern w:val="0"/>
                <w:sz w:val="24"/>
                <w:szCs w:val="22"/>
                <w:u w:val="single"/>
                <w:lang w:val="en-US" w:eastAsia="en-US" w:bidi="ar-SA"/>
              </w:rPr>
              <w:t xml:space="preserve">Actions </w:t>
            </w:r>
            <w:r>
              <w:rPr>
                <w:rFonts w:eastAsia="Calibri" w:cs="Calibri" w:cstheme="minorHAnsi"/>
                <w:b/>
                <w:kern w:val="0"/>
                <w:sz w:val="24"/>
                <w:szCs w:val="22"/>
                <w:lang w:val="en-US" w:eastAsia="en-US" w:bidi="ar-SA"/>
              </w:rPr>
              <w:tab/>
            </w:r>
          </w:p>
          <w:p>
            <w:pPr>
              <w:pStyle w:val="ListParagraph"/>
              <w:widowControl/>
              <w:numPr>
                <w:ilvl w:val="0"/>
                <w:numId w:val="36"/>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 xml:space="preserve">When fire is detected, stay calm, try to oversee the situation and watch out for danger. Then the following actions should be taken in this order: </w:t>
            </w:r>
          </w:p>
          <w:p>
            <w:pPr>
              <w:pStyle w:val="ListParagraph"/>
              <w:widowControl/>
              <w:numPr>
                <w:ilvl w:val="0"/>
                <w:numId w:val="37"/>
              </w:numPr>
              <w:tabs>
                <w:tab w:val="clear" w:pos="720"/>
                <w:tab w:val="left" w:pos="2340" w:leader="none"/>
              </w:tabs>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Close windows and doors.</w:t>
            </w:r>
          </w:p>
          <w:p>
            <w:pPr>
              <w:pStyle w:val="ListParagraph"/>
              <w:widowControl/>
              <w:numPr>
                <w:ilvl w:val="0"/>
                <w:numId w:val="37"/>
              </w:numPr>
              <w:tabs>
                <w:tab w:val="clear" w:pos="720"/>
                <w:tab w:val="left" w:pos="2340" w:leader="none"/>
              </w:tabs>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Give fire alarm (shouting, telephone, fire alarm).</w:t>
            </w:r>
          </w:p>
          <w:p>
            <w:pPr>
              <w:pStyle w:val="ListParagraph"/>
              <w:widowControl/>
              <w:numPr>
                <w:ilvl w:val="0"/>
                <w:numId w:val="37"/>
              </w:numPr>
              <w:tabs>
                <w:tab w:val="clear" w:pos="720"/>
                <w:tab w:val="left" w:pos="2340" w:leader="none"/>
              </w:tabs>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Rescue people (and animals if present).</w:t>
            </w:r>
          </w:p>
          <w:p>
            <w:pPr>
              <w:pStyle w:val="ListParagraph"/>
              <w:widowControl/>
              <w:numPr>
                <w:ilvl w:val="0"/>
                <w:numId w:val="37"/>
              </w:numPr>
              <w:tabs>
                <w:tab w:val="clear" w:pos="720"/>
                <w:tab w:val="left" w:pos="2340" w:leader="none"/>
              </w:tabs>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Switch off electricity and/or gas supply.</w:t>
            </w:r>
          </w:p>
          <w:p>
            <w:pPr>
              <w:pStyle w:val="ListParagraph"/>
              <w:widowControl/>
              <w:numPr>
                <w:ilvl w:val="0"/>
                <w:numId w:val="37"/>
              </w:numPr>
              <w:tabs>
                <w:tab w:val="clear" w:pos="720"/>
                <w:tab w:val="left" w:pos="2340" w:leader="none"/>
              </w:tabs>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Fight fire, if possible with at least two persons.</w:t>
            </w:r>
          </w:p>
          <w:p>
            <w:pPr>
              <w:pStyle w:val="ListParagraph"/>
              <w:widowControl/>
              <w:numPr>
                <w:ilvl w:val="0"/>
                <w:numId w:val="36"/>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 xml:space="preserve">Persons with burning clothing should be wrapped in a blanket on the floor, sprayed with water or be pulled under a safety shower. A CO2 fire extinguisher can also be used, but do not spray on the face. </w:t>
            </w:r>
          </w:p>
          <w:p>
            <w:pPr>
              <w:pStyle w:val="ListParagraph"/>
              <w:widowControl/>
              <w:numPr>
                <w:ilvl w:val="0"/>
                <w:numId w:val="36"/>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 xml:space="preserve">When using fire extinguishers, it is important that the fire is fought at the seat of the fire i.e. at the bottom of the flames, not in the middle of the flames. </w:t>
            </w:r>
          </w:p>
          <w:p>
            <w:pPr>
              <w:pStyle w:val="ListParagraph"/>
              <w:widowControl/>
              <w:numPr>
                <w:ilvl w:val="0"/>
                <w:numId w:val="36"/>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 xml:space="preserve">If gas cylinders are present, there is the danger of explosion by overheating. If they cannot be removed, take cover and try to cool them with a fire-hose. When the situation looks hopeless, evacuate the building. Let everybody assemble outside and check that no one is missing. To practice this, a Regular </w:t>
            </w:r>
            <w:r>
              <w:rPr>
                <w:rFonts w:eastAsia="Times New Roman" w:cs="Calibri" w:ascii="Calibri" w:hAnsi="Calibri" w:asciiTheme="minorHAnsi" w:cstheme="minorHAnsi" w:hAnsiTheme="minorHAnsi"/>
                <w:i/>
                <w:kern w:val="0"/>
                <w:sz w:val="24"/>
                <w:szCs w:val="24"/>
                <w:lang w:val="en-US" w:bidi="ar-SA"/>
              </w:rPr>
              <w:t>Mock Fire Drill</w:t>
            </w:r>
            <w:r>
              <w:rPr>
                <w:rFonts w:eastAsia="Times New Roman" w:cs="Calibri" w:ascii="Calibri" w:hAnsi="Calibri" w:asciiTheme="minorHAnsi" w:cstheme="minorHAnsi" w:hAnsiTheme="minorHAnsi"/>
                <w:kern w:val="0"/>
                <w:sz w:val="24"/>
                <w:szCs w:val="24"/>
                <w:lang w:val="en-US" w:bidi="ar-SA"/>
              </w:rPr>
              <w:t xml:space="preserve"> (once a year), should be held</w:t>
            </w:r>
          </w:p>
          <w:p>
            <w:pPr>
              <w:pStyle w:val="Normal"/>
              <w:widowControl/>
              <w:spacing w:lineRule="auto" w:line="240" w:before="0" w:after="0"/>
              <w:ind w:end="-144"/>
              <w:contextualSpacing/>
              <w:jc w:val="both"/>
              <w:rPr>
                <w:rFonts w:cs="Calibri" w:cstheme="minorHAnsi"/>
                <w:sz w:val="24"/>
                <w:lang w:val="en-GB"/>
              </w:rPr>
            </w:pPr>
            <w:r>
              <w:rPr>
                <w:rFonts w:eastAsia="Calibri" w:cs="Calibri" w:cstheme="minorHAnsi"/>
                <w:kern w:val="0"/>
                <w:sz w:val="24"/>
                <w:szCs w:val="22"/>
                <w:lang w:val="en-GB" w:eastAsia="en-US" w:bidi="ar-SA"/>
              </w:rPr>
              <w:t>Following things should be present in lab premises to address emergency situations:</w:t>
            </w:r>
          </w:p>
          <w:p>
            <w:pPr>
              <w:pStyle w:val="ListParagraph"/>
              <w:widowControl/>
              <w:numPr>
                <w:ilvl w:val="0"/>
                <w:numId w:val="38"/>
              </w:numPr>
              <w:suppressAutoHyphens w:val="false"/>
              <w:spacing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Fire extinguishers</w:t>
            </w:r>
          </w:p>
          <w:p>
            <w:pPr>
              <w:pStyle w:val="ListParagraph"/>
              <w:widowControl/>
              <w:numPr>
                <w:ilvl w:val="0"/>
                <w:numId w:val="38"/>
              </w:numPr>
              <w:suppressAutoHyphens w:val="false"/>
              <w:spacing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Sand buckets</w:t>
            </w:r>
          </w:p>
          <w:p>
            <w:pPr>
              <w:pStyle w:val="ListParagraph"/>
              <w:widowControl/>
              <w:numPr>
                <w:ilvl w:val="0"/>
                <w:numId w:val="38"/>
              </w:numPr>
              <w:suppressAutoHyphens w:val="false"/>
              <w:spacing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Emergency exits</w:t>
            </w:r>
          </w:p>
          <w:p>
            <w:pPr>
              <w:pStyle w:val="ListParagraph"/>
              <w:widowControl/>
              <w:numPr>
                <w:ilvl w:val="0"/>
                <w:numId w:val="38"/>
              </w:numPr>
              <w:suppressAutoHyphens w:val="false"/>
              <w:spacing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Displayed emergency contact numbers</w:t>
            </w:r>
          </w:p>
          <w:p>
            <w:pPr>
              <w:pStyle w:val="ListParagraph"/>
              <w:widowControl/>
              <w:numPr>
                <w:ilvl w:val="0"/>
                <w:numId w:val="38"/>
              </w:numPr>
              <w:suppressAutoHyphens w:val="false"/>
              <w:spacing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Trained human resource</w:t>
            </w:r>
          </w:p>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t>Emergency Exit Plan</w:t>
            </w:r>
          </w:p>
          <w:p>
            <w:pPr>
              <w:pStyle w:val="ListParagraph"/>
              <w:widowControl/>
              <w:spacing w:before="0" w:after="120"/>
              <w:ind w:start="0"/>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 xml:space="preserve">All workplaces should have adequate exits and unobstructed escape routes in case of fire. The number of exits required for all employees to exit safely depends on several factors, including whether the facility uses substances that are at a high risk for combustion, the layout of the building and the type of construction materials used. </w:t>
            </w:r>
            <w:r>
              <w:rPr>
                <w:rFonts w:eastAsia="Times New Roman" w:cs="Calibri" w:ascii="Calibri" w:hAnsi="Calibri" w:asciiTheme="minorHAnsi" w:cstheme="minorHAnsi" w:hAnsiTheme="minorHAnsi"/>
                <w:b/>
                <w:kern w:val="0"/>
                <w:sz w:val="24"/>
                <w:szCs w:val="24"/>
                <w:lang w:val="en-US" w:bidi="ar-SA"/>
              </w:rPr>
              <w:t>Fire Exit Signs</w:t>
            </w:r>
            <w:r>
              <w:rPr>
                <w:rFonts w:eastAsia="Times New Roman" w:cs="Calibri" w:ascii="Calibri" w:hAnsi="Calibri" w:asciiTheme="minorHAnsi" w:cstheme="minorHAnsi" w:hAnsiTheme="minorHAnsi"/>
                <w:kern w:val="0"/>
                <w:sz w:val="24"/>
                <w:szCs w:val="24"/>
                <w:lang w:val="en-US" w:bidi="ar-SA"/>
              </w:rPr>
              <w:t xml:space="preserve"> must also be posted.</w:t>
            </w:r>
          </w:p>
          <w:p>
            <w:pPr>
              <w:pStyle w:val="ListParagraph"/>
              <w:widowControl/>
              <w:spacing w:before="0" w:after="120"/>
              <w:ind w:start="0"/>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 xml:space="preserve">All hospitals/laboratories must have </w:t>
            </w:r>
            <w:r>
              <w:rPr>
                <w:rFonts w:eastAsia="Times New Roman" w:cs="Calibri" w:ascii="Calibri" w:hAnsi="Calibri" w:asciiTheme="minorHAnsi" w:cstheme="minorHAnsi" w:hAnsiTheme="minorHAnsi"/>
                <w:b/>
                <w:kern w:val="0"/>
                <w:sz w:val="24"/>
                <w:szCs w:val="24"/>
                <w:lang w:val="en-US" w:bidi="ar-SA"/>
              </w:rPr>
              <w:t>at least two clearly marked</w:t>
            </w:r>
            <w:r>
              <w:rPr>
                <w:rFonts w:eastAsia="Times New Roman" w:cs="Calibri" w:ascii="Calibri" w:hAnsi="Calibri" w:asciiTheme="minorHAnsi" w:cstheme="minorHAnsi" w:hAnsiTheme="minorHAnsi"/>
                <w:kern w:val="0"/>
                <w:sz w:val="24"/>
                <w:szCs w:val="24"/>
                <w:lang w:val="en-US" w:bidi="ar-SA"/>
              </w:rPr>
              <w:t xml:space="preserve"> </w:t>
            </w:r>
            <w:r>
              <w:rPr>
                <w:rFonts w:eastAsia="Times New Roman" w:cs="Calibri" w:ascii="Calibri" w:hAnsi="Calibri" w:asciiTheme="minorHAnsi" w:cstheme="minorHAnsi" w:hAnsiTheme="minorHAnsi"/>
                <w:b/>
                <w:kern w:val="0"/>
                <w:sz w:val="24"/>
                <w:szCs w:val="24"/>
                <w:lang w:val="en-US" w:bidi="ar-SA"/>
              </w:rPr>
              <w:t>exits</w:t>
            </w:r>
            <w:r>
              <w:rPr>
                <w:rFonts w:eastAsia="Times New Roman" w:cs="Calibri" w:ascii="Calibri" w:hAnsi="Calibri" w:asciiTheme="minorHAnsi" w:cstheme="minorHAnsi" w:hAnsiTheme="minorHAnsi"/>
                <w:kern w:val="0"/>
                <w:sz w:val="24"/>
                <w:szCs w:val="24"/>
                <w:lang w:val="en-US" w:bidi="ar-SA"/>
              </w:rPr>
              <w:t>, so if one is blocked during a fire, the other may be used and obstructions must be kept away from exits at all times.</w:t>
            </w:r>
          </w:p>
          <w:p>
            <w:pPr>
              <w:pStyle w:val="ListParagraph"/>
              <w:widowControl/>
              <w:spacing w:before="0" w:after="120"/>
              <w:ind w:start="0"/>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The organization shall take care of non-fire emergency situations by identifying those and deciding appropriate course of action. These may include:</w:t>
            </w:r>
          </w:p>
          <w:p>
            <w:pPr>
              <w:pStyle w:val="ListParagraph"/>
              <w:widowControl/>
              <w:numPr>
                <w:ilvl w:val="0"/>
                <w:numId w:val="39"/>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Earthquake</w:t>
            </w:r>
          </w:p>
          <w:p>
            <w:pPr>
              <w:pStyle w:val="ListParagraph"/>
              <w:widowControl/>
              <w:numPr>
                <w:ilvl w:val="0"/>
                <w:numId w:val="39"/>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Civil disorders effecting the HCE</w:t>
            </w:r>
          </w:p>
          <w:p>
            <w:pPr>
              <w:pStyle w:val="ListParagraph"/>
              <w:widowControl/>
              <w:numPr>
                <w:ilvl w:val="0"/>
                <w:numId w:val="39"/>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Terrorist attacks</w:t>
            </w:r>
          </w:p>
          <w:p>
            <w:pPr>
              <w:pStyle w:val="ListParagraph"/>
              <w:widowControl/>
              <w:numPr>
                <w:ilvl w:val="0"/>
                <w:numId w:val="39"/>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Invasion of swarms of insects and pests</w:t>
            </w:r>
          </w:p>
          <w:p>
            <w:pPr>
              <w:pStyle w:val="ListParagraph"/>
              <w:widowControl/>
              <w:numPr>
                <w:ilvl w:val="0"/>
                <w:numId w:val="39"/>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Invasion of stray animals</w:t>
            </w:r>
          </w:p>
          <w:p>
            <w:pPr>
              <w:pStyle w:val="ListParagraph"/>
              <w:widowControl/>
              <w:numPr>
                <w:ilvl w:val="0"/>
                <w:numId w:val="39"/>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Hysteric fits of patients and/or relatives</w:t>
            </w:r>
          </w:p>
          <w:p>
            <w:pPr>
              <w:pStyle w:val="ListParagraph"/>
              <w:widowControl/>
              <w:numPr>
                <w:ilvl w:val="0"/>
                <w:numId w:val="39"/>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Anti-social behavior by patients/relatives</w:t>
            </w:r>
          </w:p>
          <w:p>
            <w:pPr>
              <w:pStyle w:val="ListParagraph"/>
              <w:widowControl/>
              <w:numPr>
                <w:ilvl w:val="0"/>
                <w:numId w:val="39"/>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Temperamental disorders of staff causing deterioration in patient care</w:t>
            </w:r>
          </w:p>
          <w:p>
            <w:pPr>
              <w:pStyle w:val="ListParagraph"/>
              <w:widowControl/>
              <w:numPr>
                <w:ilvl w:val="0"/>
                <w:numId w:val="39"/>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Spillage of hazardous (acids, mercury, etc.), infected materials (used gloves, syringes, tubing, sharps, etc.) and medical wastes (blood, pus, amniotic fluid, vomits, etc.)</w:t>
            </w:r>
          </w:p>
          <w:p>
            <w:pPr>
              <w:pStyle w:val="ListParagraph"/>
              <w:widowControl/>
              <w:numPr>
                <w:ilvl w:val="0"/>
                <w:numId w:val="39"/>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Building or structural collapse</w:t>
            </w:r>
          </w:p>
          <w:p>
            <w:pPr>
              <w:pStyle w:val="ListParagraph"/>
              <w:widowControl/>
              <w:numPr>
                <w:ilvl w:val="0"/>
                <w:numId w:val="39"/>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Fall or slips or collision of personnel in the corridors</w:t>
            </w:r>
          </w:p>
          <w:p>
            <w:pPr>
              <w:pStyle w:val="ListParagraph"/>
              <w:widowControl/>
              <w:numPr>
                <w:ilvl w:val="0"/>
                <w:numId w:val="39"/>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Fall of patient from the bed/stretcher</w:t>
            </w:r>
          </w:p>
          <w:p>
            <w:pPr>
              <w:pStyle w:val="ListParagraph"/>
              <w:widowControl/>
              <w:numPr>
                <w:ilvl w:val="0"/>
                <w:numId w:val="39"/>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Bursting of pipelines</w:t>
            </w:r>
          </w:p>
          <w:p>
            <w:pPr>
              <w:pStyle w:val="ListParagraph"/>
              <w:widowControl/>
              <w:numPr>
                <w:ilvl w:val="0"/>
                <w:numId w:val="39"/>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Sudden flooding of areas like basements due to clogging in pipelines or heavy rains.</w:t>
            </w:r>
          </w:p>
          <w:p>
            <w:pPr>
              <w:pStyle w:val="ListParagraph"/>
              <w:widowControl/>
              <w:numPr>
                <w:ilvl w:val="0"/>
                <w:numId w:val="39"/>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Sudden breakdown of supply of electricity, gas, vacuum, etc.</w:t>
            </w:r>
          </w:p>
          <w:p>
            <w:pPr>
              <w:pStyle w:val="ListParagraph"/>
              <w:widowControl/>
              <w:numPr>
                <w:ilvl w:val="0"/>
                <w:numId w:val="39"/>
              </w:numPr>
              <w:suppressAutoHyphens w:val="false"/>
              <w:spacing w:before="0" w:after="120"/>
              <w:contextualSpacing/>
              <w:jc w:val="both"/>
              <w:rPr>
                <w:rFonts w:ascii="Calibri" w:hAnsi="Calibri" w:cs="Calibri" w:asciiTheme="minorHAnsi" w:cstheme="minorHAnsi" w:hAnsiTheme="minorHAnsi"/>
                <w:bCs/>
                <w:iCs/>
                <w:sz w:val="24"/>
                <w:szCs w:val="24"/>
              </w:rPr>
            </w:pPr>
            <w:r>
              <w:rPr>
                <w:rFonts w:cs="Calibri" w:ascii="Calibri" w:hAnsi="Calibri" w:asciiTheme="minorHAnsi" w:cstheme="minorHAnsi" w:hAnsiTheme="minorHAnsi"/>
                <w:iCs/>
                <w:kern w:val="0"/>
                <w:sz w:val="24"/>
                <w:szCs w:val="24"/>
                <w:lang w:val="en-US" w:bidi="ar-SA"/>
              </w:rPr>
              <w:t>Bursting of boilers and/or autoclaves</w:t>
            </w:r>
          </w:p>
          <w:p>
            <w:pPr>
              <w:pStyle w:val="Normal"/>
              <w:widowControl/>
              <w:spacing w:lineRule="auto" w:line="276" w:before="0" w:after="0"/>
              <w:jc w:val="both"/>
              <w:rPr>
                <w:rFonts w:cs="Calibri" w:cstheme="minorHAnsi"/>
                <w:bCs/>
                <w:iCs/>
                <w:sz w:val="24"/>
              </w:rPr>
            </w:pPr>
            <w:r>
              <w:rPr>
                <w:rFonts w:eastAsia="Calibri" w:cs="Calibri" w:cstheme="minorHAnsi"/>
                <w:iCs/>
                <w:kern w:val="0"/>
                <w:sz w:val="24"/>
                <w:szCs w:val="22"/>
                <w:lang w:val="en-US" w:eastAsia="en-US" w:bidi="ar-SA"/>
              </w:rPr>
              <w:t xml:space="preserve">The HCE shall prepare and act according to the specific instructions of the Health Department regarding allocation of beds, calling staff on emergency duty and ensuring uninterrupted supplies etc. in case of war related emergencies. </w:t>
            </w:r>
          </w:p>
          <w:p>
            <w:pPr>
              <w:pStyle w:val="Normal"/>
              <w:widowControl/>
              <w:spacing w:lineRule="auto" w:line="276" w:before="0" w:after="0"/>
              <w:jc w:val="both"/>
              <w:rPr>
                <w:rFonts w:cs="Calibri" w:cstheme="minorHAnsi"/>
                <w:bCs/>
                <w:iCs/>
                <w:sz w:val="24"/>
              </w:rPr>
            </w:pPr>
            <w:r>
              <w:rPr>
                <w:rFonts w:eastAsia="Calibri" w:cs="Calibri" w:cstheme="minorHAnsi"/>
                <w:iCs/>
                <w:kern w:val="0"/>
                <w:sz w:val="24"/>
                <w:szCs w:val="22"/>
                <w:lang w:val="en-US" w:eastAsia="en-US" w:bidi="ar-SA"/>
              </w:rPr>
              <w:t xml:space="preserve">The HCE shall establish liaison with civil and police authorities, and </w:t>
            </w:r>
            <w:r>
              <w:rPr>
                <w:rFonts w:eastAsia="Calibri" w:cs="Calibri" w:cstheme="minorHAnsi"/>
                <w:b/>
                <w:iCs/>
                <w:kern w:val="0"/>
                <w:sz w:val="24"/>
                <w:szCs w:val="22"/>
                <w:lang w:val="en-US" w:eastAsia="en-US" w:bidi="ar-SA"/>
              </w:rPr>
              <w:t>Rescue 1122</w:t>
            </w:r>
            <w:r>
              <w:rPr>
                <w:rFonts w:eastAsia="Calibri" w:cs="Calibri" w:cstheme="minorHAnsi"/>
                <w:iCs/>
                <w:kern w:val="0"/>
                <w:sz w:val="24"/>
                <w:szCs w:val="22"/>
                <w:lang w:val="en-US" w:eastAsia="en-US" w:bidi="ar-SA"/>
              </w:rPr>
              <w:t xml:space="preserve"> and the </w:t>
            </w:r>
            <w:r>
              <w:rPr>
                <w:rFonts w:eastAsia="Calibri" w:cs="Calibri" w:cstheme="minorHAnsi"/>
                <w:b/>
                <w:iCs/>
                <w:kern w:val="0"/>
                <w:sz w:val="24"/>
                <w:szCs w:val="22"/>
                <w:lang w:val="en-US" w:eastAsia="en-US" w:bidi="ar-SA"/>
              </w:rPr>
              <w:t>Fire Brigade</w:t>
            </w:r>
            <w:r>
              <w:rPr>
                <w:rFonts w:eastAsia="Calibri" w:cs="Calibri" w:cstheme="minorHAnsi"/>
                <w:iCs/>
                <w:kern w:val="0"/>
                <w:sz w:val="24"/>
                <w:szCs w:val="22"/>
                <w:lang w:val="en-US" w:eastAsia="en-US" w:bidi="ar-SA"/>
              </w:rPr>
              <w:t xml:space="preserve"> as required by law for enlisting their help and support in case of an emergency.</w:t>
            </w:r>
          </w:p>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r>
          </w:p>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t>Emergency Exit System</w:t>
            </w:r>
          </w:p>
          <w:p>
            <w:pPr>
              <w:pStyle w:val="ListParagraph"/>
              <w:widowControl/>
              <w:numPr>
                <w:ilvl w:val="0"/>
                <w:numId w:val="40"/>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The floors of beams of egress shall be illuminated at all points including angles and intersections of corridors and passageways, landings of stairs and exit doors with bulbs of not less than one thousandth (0.001) lumens per square centimeter.</w:t>
            </w:r>
          </w:p>
          <w:p>
            <w:pPr>
              <w:pStyle w:val="ListParagraph"/>
              <w:widowControl/>
              <w:numPr>
                <w:ilvl w:val="0"/>
                <w:numId w:val="40"/>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Lighting source is of reasonably assessed reliability, such as public utility electric service.</w:t>
            </w:r>
          </w:p>
          <w:p>
            <w:pPr>
              <w:pStyle w:val="ListParagraph"/>
              <w:widowControl/>
              <w:numPr>
                <w:ilvl w:val="0"/>
                <w:numId w:val="40"/>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Emergency lighting facilities maintain the specified degree of illumination in the event of failure of the normal lighting for a period of at least one hour.</w:t>
            </w:r>
          </w:p>
          <w:p>
            <w:pPr>
              <w:pStyle w:val="ListParagraph"/>
              <w:widowControl/>
              <w:numPr>
                <w:ilvl w:val="0"/>
                <w:numId w:val="40"/>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Illuminated “EXIT” signs – distinctive in color, reliable source – 5000</w:t>
            </w:r>
            <w:r>
              <w:rPr>
                <w:rFonts w:cs="Calibri" w:ascii="Calibri" w:hAnsi="Calibri" w:asciiTheme="minorHAnsi" w:cstheme="minorHAnsi" w:hAnsiTheme="minorHAnsi"/>
                <w:kern w:val="0"/>
                <w:sz w:val="24"/>
                <w:szCs w:val="24"/>
                <w:vertAlign w:val="superscript"/>
                <w:lang w:val="en-US" w:bidi="ar-SA"/>
              </w:rPr>
              <w:t>th</w:t>
            </w:r>
            <w:r>
              <w:rPr>
                <w:rFonts w:cs="Calibri" w:ascii="Calibri" w:hAnsi="Calibri" w:asciiTheme="minorHAnsi" w:cstheme="minorHAnsi" w:hAnsiTheme="minorHAnsi"/>
                <w:kern w:val="0"/>
                <w:sz w:val="24"/>
                <w:szCs w:val="24"/>
                <w:lang w:val="en-US" w:bidi="ar-SA"/>
              </w:rPr>
              <w:t xml:space="preserve"> lumens (0.005)/cm</w:t>
            </w:r>
            <w:r>
              <w:rPr>
                <w:rFonts w:cs="Calibri" w:ascii="Calibri" w:hAnsi="Calibri" w:asciiTheme="minorHAnsi" w:cstheme="minorHAnsi" w:hAnsiTheme="minorHAnsi"/>
                <w:kern w:val="0"/>
                <w:sz w:val="24"/>
                <w:szCs w:val="24"/>
                <w:vertAlign w:val="superscript"/>
                <w:lang w:val="en-US" w:bidi="ar-SA"/>
              </w:rPr>
              <w:t>2</w:t>
            </w:r>
            <w:r>
              <w:rPr>
                <w:rFonts w:cs="Calibri" w:ascii="Calibri" w:hAnsi="Calibri" w:asciiTheme="minorHAnsi" w:cstheme="minorHAnsi" w:hAnsiTheme="minorHAnsi"/>
                <w:kern w:val="0"/>
                <w:sz w:val="24"/>
                <w:szCs w:val="24"/>
                <w:lang w:val="en-US" w:bidi="ar-SA"/>
              </w:rPr>
              <w:t>.</w:t>
            </w:r>
          </w:p>
          <w:p>
            <w:pPr>
              <w:pStyle w:val="ListParagraph"/>
              <w:widowControl/>
              <w:numPr>
                <w:ilvl w:val="0"/>
                <w:numId w:val="40"/>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Size of signs – plainly legible letters not less than fifteen centimeters high with the principal strokes of letters not less than nineteen millimeters wide.</w:t>
            </w:r>
          </w:p>
          <w:p>
            <w:pPr>
              <w:pStyle w:val="ListParagraph"/>
              <w:widowControl/>
              <w:numPr>
                <w:ilvl w:val="0"/>
                <w:numId w:val="40"/>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Provide luminous directional exit signs located one foot or below floor level.</w:t>
            </w:r>
          </w:p>
          <w:p>
            <w:pPr>
              <w:pStyle w:val="ListParagraph"/>
              <w:widowControl/>
              <w:numPr>
                <w:ilvl w:val="0"/>
                <w:numId w:val="40"/>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There should be separate ingress and egress routes.</w:t>
            </w:r>
          </w:p>
          <w:p>
            <w:pPr>
              <w:pStyle w:val="ListParagraph"/>
              <w:widowControl/>
              <w:numPr>
                <w:ilvl w:val="0"/>
                <w:numId w:val="40"/>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Corridors, hallways and aisles must be 2.4 meters in width.</w:t>
            </w:r>
          </w:p>
          <w:p>
            <w:pPr>
              <w:pStyle w:val="ListParagraph"/>
              <w:widowControl/>
              <w:numPr>
                <w:ilvl w:val="0"/>
                <w:numId w:val="40"/>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Use of ramps as access to second and higher floors.</w:t>
            </w:r>
          </w:p>
          <w:p>
            <w:pPr>
              <w:pStyle w:val="ListParagraph"/>
              <w:widowControl/>
              <w:numPr>
                <w:ilvl w:val="0"/>
                <w:numId w:val="40"/>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Stairways with safe and adequately secured railings.</w:t>
            </w:r>
          </w:p>
          <w:p>
            <w:pPr>
              <w:pStyle w:val="ListParagraph"/>
              <w:widowControl/>
              <w:numPr>
                <w:ilvl w:val="0"/>
                <w:numId w:val="40"/>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Stairway must be at least 112 cm. wide and made of concrete. </w:t>
            </w:r>
          </w:p>
          <w:p>
            <w:pPr>
              <w:pStyle w:val="ListParagraph"/>
              <w:widowControl/>
              <w:numPr>
                <w:ilvl w:val="0"/>
                <w:numId w:val="40"/>
              </w:numPr>
              <w:suppressAutoHyphens w:val="false"/>
              <w:spacing w:before="0" w:after="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Any opening in any wall shall be protected by fire doors or fixed wire glass windows. It must have protection for vertical openings also.</w:t>
            </w:r>
          </w:p>
          <w:p>
            <w:pPr>
              <w:pStyle w:val="Normal"/>
              <w:widowControl/>
              <w:spacing w:lineRule="auto" w:line="240" w:before="0" w:after="120"/>
              <w:contextualSpacing/>
              <w:jc w:val="both"/>
              <w:rPr>
                <w:rFonts w:cs="Calibri" w:cstheme="minorHAnsi"/>
                <w:sz w:val="24"/>
                <w:szCs w:val="24"/>
              </w:rPr>
            </w:pPr>
            <w:r>
              <w:rPr>
                <w:rFonts w:eastAsia="Calibri" w:cs="Calibri" w:cstheme="minorHAnsi"/>
                <w:kern w:val="0"/>
                <w:sz w:val="24"/>
                <w:szCs w:val="24"/>
                <w:lang w:val="en-US" w:eastAsia="en-US" w:bidi="ar-SA"/>
              </w:rPr>
              <w:t>Any door in a stairway, ramp, elevator shaft, stairway enclosure or light and ventilation shaft or chute, shall be self-closing, and shall normally be kept closed</w:t>
            </w:r>
          </w:p>
          <w:p>
            <w:pPr>
              <w:pStyle w:val="Normal"/>
              <w:widowControl/>
              <w:spacing w:lineRule="auto" w:line="240" w:before="0" w:after="120"/>
              <w:contextualSpacing/>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t>Simulation exercises/Mock Drills</w:t>
            </w:r>
          </w:p>
          <w:p>
            <w:pPr>
              <w:pStyle w:val="Normal"/>
              <w:widowControl/>
              <w:spacing w:lineRule="auto" w:line="276" w:before="0" w:after="0"/>
              <w:ind w:hanging="162" w:start="342"/>
              <w:jc w:val="both"/>
              <w:rPr>
                <w:rFonts w:cs="Calibri" w:cstheme="minorHAnsi"/>
                <w:sz w:val="24"/>
              </w:rPr>
            </w:pPr>
            <w:r>
              <w:rPr>
                <w:rFonts w:eastAsia="Calibri" w:cs="Calibri" w:cstheme="minorHAnsi"/>
                <w:kern w:val="0"/>
                <w:sz w:val="24"/>
                <w:szCs w:val="22"/>
                <w:lang w:val="en-US" w:eastAsia="en-US" w:bidi="ar-SA"/>
              </w:rPr>
              <w:t>Following actions should be taken to comply with the standards:</w:t>
            </w:r>
          </w:p>
          <w:p>
            <w:pPr>
              <w:pStyle w:val="ListParagraph"/>
              <w:widowControl/>
              <w:numPr>
                <w:ilvl w:val="0"/>
                <w:numId w:val="43"/>
              </w:numPr>
              <w:suppressAutoHyphens w:val="false"/>
              <w:spacing w:before="0" w:after="120"/>
              <w:ind w:hanging="162" w:start="342"/>
              <w:contextualSpacing/>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kern w:val="0"/>
                <w:sz w:val="24"/>
                <w:szCs w:val="22"/>
                <w:lang w:val="en-US" w:bidi="ar-SA"/>
              </w:rPr>
              <w:t>Simulation exercises</w:t>
            </w:r>
            <w:r>
              <w:rPr>
                <w:rFonts w:cs="Calibri" w:ascii="Calibri" w:hAnsi="Calibri" w:asciiTheme="minorHAnsi" w:cstheme="minorHAnsi" w:hAnsiTheme="minorHAnsi"/>
                <w:b/>
                <w:kern w:val="0"/>
                <w:sz w:val="24"/>
                <w:szCs w:val="24"/>
                <w:lang w:val="en-US" w:bidi="ar-SA"/>
              </w:rPr>
              <w:t xml:space="preserve"> / Mock drills are conducted on all shifts in all buildings. </w:t>
            </w:r>
            <w:r>
              <w:rPr>
                <w:rFonts w:cs="Calibri" w:ascii="Calibri" w:hAnsi="Calibri" w:asciiTheme="minorHAnsi" w:cstheme="minorHAnsi" w:hAnsiTheme="minorHAnsi"/>
                <w:kern w:val="0"/>
                <w:sz w:val="24"/>
                <w:szCs w:val="22"/>
                <w:lang w:val="en-US" w:bidi="ar-SA"/>
              </w:rPr>
              <w:t>Simulation exercises</w:t>
            </w:r>
            <w:r>
              <w:rPr>
                <w:rFonts w:cs="Calibri" w:ascii="Calibri" w:hAnsi="Calibri" w:asciiTheme="minorHAnsi" w:cstheme="minorHAnsi" w:hAnsiTheme="minorHAnsi"/>
                <w:kern w:val="0"/>
                <w:sz w:val="24"/>
                <w:szCs w:val="24"/>
                <w:lang w:val="en-US" w:bidi="ar-SA"/>
              </w:rPr>
              <w:t xml:space="preserve"> are conducted in all locations on each shift. For the Hospital, drills on top and network floors are conducted so that the area of fire origination is evaluated along with the floor above and below. All drills are reviewed for the purpose of identifying deficiencies and for improvement. Unless specifically arranged, all mock drills are unannounced. </w:t>
            </w:r>
          </w:p>
          <w:p>
            <w:pPr>
              <w:pStyle w:val="ListParagraph"/>
              <w:widowControl/>
              <w:numPr>
                <w:ilvl w:val="0"/>
                <w:numId w:val="43"/>
              </w:numPr>
              <w:suppressAutoHyphens w:val="false"/>
              <w:spacing w:before="0" w:after="120"/>
              <w:ind w:hanging="162" w:start="342"/>
              <w:contextualSpacing/>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kern w:val="0"/>
                <w:sz w:val="24"/>
                <w:szCs w:val="24"/>
                <w:lang w:val="en-US" w:bidi="ar-SA"/>
              </w:rPr>
              <w:t xml:space="preserve">At least 50% of the required drills are unannounced. </w:t>
            </w:r>
            <w:r>
              <w:rPr>
                <w:rFonts w:cs="Calibri" w:ascii="Calibri" w:hAnsi="Calibri" w:asciiTheme="minorHAnsi" w:cstheme="minorHAnsi" w:hAnsiTheme="minorHAnsi"/>
                <w:kern w:val="0"/>
                <w:sz w:val="24"/>
                <w:szCs w:val="24"/>
                <w:lang w:val="en-US" w:bidi="ar-SA"/>
              </w:rPr>
              <w:t>Management maintains a schedule of drills which is designed to cover all areas of the facility.  The Fire Safety Manager reviews the schedule and makes adjustments based upon drill performance and real events.</w:t>
            </w:r>
          </w:p>
          <w:p>
            <w:pPr>
              <w:pStyle w:val="ListParagraph"/>
              <w:widowControl/>
              <w:numPr>
                <w:ilvl w:val="0"/>
                <w:numId w:val="43"/>
              </w:numPr>
              <w:suppressAutoHyphens w:val="false"/>
              <w:spacing w:before="0" w:after="120"/>
              <w:ind w:hanging="162" w:start="342"/>
              <w:contextualSpacing/>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kern w:val="0"/>
                <w:sz w:val="24"/>
                <w:szCs w:val="24"/>
                <w:lang w:val="en-US" w:bidi="ar-SA"/>
              </w:rPr>
              <w:t xml:space="preserve">All </w:t>
            </w:r>
            <w:r>
              <w:rPr>
                <w:rFonts w:cs="Calibri" w:ascii="Calibri" w:hAnsi="Calibri" w:asciiTheme="minorHAnsi" w:cstheme="minorHAnsi" w:hAnsiTheme="minorHAnsi"/>
                <w:b/>
                <w:kern w:val="0"/>
                <w:sz w:val="24"/>
                <w:szCs w:val="22"/>
                <w:lang w:val="en-US" w:bidi="ar-SA"/>
              </w:rPr>
              <w:t>Simulation exercises</w:t>
            </w:r>
            <w:r>
              <w:rPr>
                <w:rFonts w:cs="Calibri" w:ascii="Calibri" w:hAnsi="Calibri" w:asciiTheme="minorHAnsi" w:cstheme="minorHAnsi" w:hAnsiTheme="minorHAnsi"/>
                <w:b/>
                <w:kern w:val="0"/>
                <w:sz w:val="24"/>
                <w:szCs w:val="24"/>
                <w:lang w:val="en-US" w:bidi="ar-SA"/>
              </w:rPr>
              <w:t xml:space="preserve"> / mock drills are critiqued to identify deficiencies and opportunities for improvement. </w:t>
            </w:r>
            <w:r>
              <w:rPr>
                <w:rFonts w:cs="Calibri" w:ascii="Calibri" w:hAnsi="Calibri" w:asciiTheme="minorHAnsi" w:cstheme="minorHAnsi" w:hAnsiTheme="minorHAnsi"/>
                <w:kern w:val="0"/>
                <w:sz w:val="24"/>
                <w:szCs w:val="24"/>
                <w:lang w:val="en-US" w:bidi="ar-SA"/>
              </w:rPr>
              <w:t>Health and Fire Safety staff coordinates fire drills, which includes critiques. Fire wardens observe staff reaction and participation. After the drill, the lead fire warden conducts a debriefing with the nurse in-charge and/or the fire warden, advising of any problems or areas for improvements. A report of the drill is maintained identifying what went well and opportunities for improvements and tracks their progress.</w:t>
            </w:r>
          </w:p>
          <w:p>
            <w:pPr>
              <w:pStyle w:val="ListParagraph"/>
              <w:widowControl/>
              <w:numPr>
                <w:ilvl w:val="0"/>
                <w:numId w:val="43"/>
              </w:numPr>
              <w:suppressAutoHyphens w:val="false"/>
              <w:spacing w:before="0" w:after="120"/>
              <w:ind w:hanging="162" w:start="342"/>
              <w:contextualSpacing/>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kern w:val="0"/>
                <w:sz w:val="24"/>
                <w:szCs w:val="24"/>
                <w:lang w:val="en-US" w:bidi="ar-SA"/>
              </w:rPr>
              <w:t>The effectiveness of fire response training according to the fire plan is evaluated at least annually.</w:t>
            </w:r>
            <w:r>
              <w:rPr>
                <w:rFonts w:cs="Calibri" w:ascii="Calibri" w:hAnsi="Calibri" w:asciiTheme="minorHAnsi" w:cstheme="minorHAnsi" w:hAnsiTheme="minorHAnsi"/>
                <w:kern w:val="0"/>
                <w:sz w:val="24"/>
                <w:szCs w:val="24"/>
                <w:lang w:val="en-US" w:bidi="ar-SA"/>
              </w:rPr>
              <w:t xml:space="preserve"> The</w:t>
            </w:r>
            <w:r>
              <w:rPr>
                <w:rFonts w:cs="Calibri" w:ascii="Calibri" w:hAnsi="Calibri" w:asciiTheme="minorHAnsi" w:cstheme="minorHAnsi" w:hAnsiTheme="minorHAnsi"/>
                <w:b/>
                <w:kern w:val="0"/>
                <w:sz w:val="24"/>
                <w:szCs w:val="24"/>
                <w:lang w:val="en-US" w:bidi="ar-SA"/>
              </w:rPr>
              <w:t xml:space="preserve"> </w:t>
            </w:r>
            <w:r>
              <w:rPr>
                <w:rFonts w:cs="Calibri" w:ascii="Calibri" w:hAnsi="Calibri" w:asciiTheme="minorHAnsi" w:cstheme="minorHAnsi" w:hAnsiTheme="minorHAnsi"/>
                <w:kern w:val="0"/>
                <w:sz w:val="24"/>
                <w:szCs w:val="24"/>
                <w:lang w:val="en-US" w:bidi="ar-SA"/>
              </w:rPr>
              <w:t>Health and Safety committee completes an annual evaluation of the Environment of Care. A score is utilized to rate compliance to the main elements of the Standards.</w:t>
            </w:r>
          </w:p>
          <w:p>
            <w:pPr>
              <w:pStyle w:val="ListParagraph"/>
              <w:widowControl/>
              <w:numPr>
                <w:ilvl w:val="0"/>
                <w:numId w:val="43"/>
              </w:numPr>
              <w:suppressAutoHyphens w:val="false"/>
              <w:spacing w:before="0" w:after="120"/>
              <w:ind w:hanging="162" w:start="342"/>
              <w:contextualSpacing/>
              <w:jc w:val="both"/>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kern w:val="0"/>
                <w:sz w:val="24"/>
                <w:szCs w:val="24"/>
                <w:lang w:val="en-US" w:bidi="ar-SA"/>
              </w:rPr>
              <w:t>During fire drills, staff knowledge is evaluated including the following:</w:t>
            </w:r>
          </w:p>
          <w:p>
            <w:pPr>
              <w:pStyle w:val="ListParagraph"/>
              <w:widowControl/>
              <w:numPr>
                <w:ilvl w:val="0"/>
                <w:numId w:val="282"/>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When and how to sound fire alarms (where such alarms are available).</w:t>
            </w:r>
          </w:p>
          <w:p>
            <w:pPr>
              <w:pStyle w:val="ListParagraph"/>
              <w:widowControl/>
              <w:numPr>
                <w:ilvl w:val="0"/>
                <w:numId w:val="42"/>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When and how to transmit for offsite fire responders.</w:t>
            </w:r>
          </w:p>
          <w:p>
            <w:pPr>
              <w:pStyle w:val="ListParagraph"/>
              <w:widowControl/>
              <w:numPr>
                <w:ilvl w:val="0"/>
                <w:numId w:val="42"/>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Containment of smoke and fire.</w:t>
            </w:r>
          </w:p>
          <w:p>
            <w:pPr>
              <w:pStyle w:val="ListParagraph"/>
              <w:widowControl/>
              <w:numPr>
                <w:ilvl w:val="0"/>
                <w:numId w:val="42"/>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Transfer of patients to areas of refuge.</w:t>
            </w:r>
          </w:p>
          <w:p>
            <w:pPr>
              <w:pStyle w:val="ListParagraph"/>
              <w:widowControl/>
              <w:numPr>
                <w:ilvl w:val="0"/>
                <w:numId w:val="42"/>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Fire extinguishment.</w:t>
            </w:r>
          </w:p>
          <w:p>
            <w:pPr>
              <w:pStyle w:val="ListParagraph"/>
              <w:widowControl/>
              <w:numPr>
                <w:ilvl w:val="0"/>
                <w:numId w:val="42"/>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Specific fire response duties.</w:t>
            </w:r>
          </w:p>
          <w:p>
            <w:pPr>
              <w:pStyle w:val="ListParagraph"/>
              <w:widowControl/>
              <w:numPr>
                <w:ilvl w:val="0"/>
                <w:numId w:val="42"/>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Preparation for building evacuation.</w:t>
            </w:r>
          </w:p>
          <w:p>
            <w:pPr>
              <w:pStyle w:val="Normal"/>
              <w:widowControl/>
              <w:spacing w:lineRule="auto" w:line="276" w:before="0" w:after="0"/>
              <w:ind w:hanging="162" w:start="342"/>
              <w:contextualSpacing/>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76" w:before="0" w:after="0"/>
              <w:ind w:hanging="162" w:start="342"/>
              <w:contextualSpacing/>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76" w:before="0" w:after="0"/>
              <w:ind w:hanging="162" w:start="342"/>
              <w:contextualSpacing/>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76" w:before="0" w:after="0"/>
              <w:ind w:hanging="162" w:start="342"/>
              <w:contextualSpacing/>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76" w:before="0" w:after="0"/>
              <w:ind w:hanging="162" w:start="342"/>
              <w:contextualSpacing/>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76" w:before="0" w:after="0"/>
              <w:ind w:hanging="162" w:start="342"/>
              <w:contextualSpacing/>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76" w:before="0" w:after="0"/>
              <w:ind w:hanging="162" w:start="342"/>
              <w:contextualSpacing/>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76" w:before="0" w:after="0"/>
              <w:ind w:hanging="162" w:start="342"/>
              <w:contextualSpacing/>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76" w:before="0" w:after="0"/>
              <w:ind w:hanging="162" w:start="342"/>
              <w:contextualSpacing/>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76" w:before="0" w:after="0"/>
              <w:ind w:hanging="162" w:start="342"/>
              <w:contextualSpacing/>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76" w:before="0" w:after="0"/>
              <w:ind w:hanging="162" w:start="342"/>
              <w:contextualSpacing/>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76" w:before="0" w:after="0"/>
              <w:ind w:hanging="162" w:start="342"/>
              <w:contextualSpacing/>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76" w:before="0" w:after="0"/>
              <w:ind w:hanging="162" w:start="342"/>
              <w:contextualSpacing/>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76" w:before="0" w:after="0"/>
              <w:ind w:hanging="162" w:start="342"/>
              <w:contextualSpacing/>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76" w:before="0" w:after="0"/>
              <w:ind w:hanging="162" w:start="342"/>
              <w:contextualSpacing/>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76" w:before="0" w:after="0"/>
              <w:ind w:hanging="162" w:start="342"/>
              <w:contextualSpacing/>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t xml:space="preserve">Table </w:t>
            </w:r>
            <w:r>
              <w:rPr>
                <w:rFonts w:eastAsia="Calibri" w:cs="Calibri" w:cstheme="minorHAnsi"/>
                <w:b/>
                <w:kern w:val="0"/>
                <w:sz w:val="24"/>
                <w:szCs w:val="22"/>
                <w:u w:val="single"/>
                <w:lang w:val="en-US" w:eastAsia="en-US" w:bidi="ar-SA"/>
              </w:rPr>
              <w:fldChar w:fldCharType="begin"/>
            </w:r>
            <w:r>
              <w:rPr>
                <w:rFonts w:eastAsia="Calibri" w:cs="Calibri"/>
                <w:b/>
                <w:kern w:val="0"/>
                <w:sz w:val="24"/>
                <w:szCs w:val="22"/>
                <w:u w:val="single"/>
                <w:lang w:val="en-US" w:eastAsia="en-US" w:bidi="ar-SA"/>
              </w:rPr>
              <w:instrText xml:space="preserve"> SEQ Table \* ARABIC </w:instrText>
            </w:r>
            <w:r>
              <w:rPr>
                <w:rFonts w:eastAsia="Calibri" w:cs="Calibri"/>
                <w:b/>
                <w:kern w:val="0"/>
                <w:sz w:val="24"/>
                <w:szCs w:val="22"/>
                <w:u w:val="single"/>
                <w:lang w:val="en-US" w:eastAsia="en-US" w:bidi="ar-SA"/>
              </w:rPr>
              <w:fldChar w:fldCharType="separate"/>
            </w:r>
            <w:r>
              <w:rPr>
                <w:rFonts w:eastAsia="Calibri" w:cs="Calibri"/>
                <w:b/>
                <w:kern w:val="0"/>
                <w:sz w:val="24"/>
                <w:szCs w:val="22"/>
                <w:u w:val="single"/>
                <w:lang w:val="en-US" w:eastAsia="en-US" w:bidi="ar-SA"/>
              </w:rPr>
              <w:t>1</w:t>
            </w:r>
            <w:r>
              <w:rPr>
                <w:rFonts w:eastAsia="Calibri" w:cs="Calibri"/>
                <w:b/>
                <w:kern w:val="0"/>
                <w:sz w:val="24"/>
                <w:szCs w:val="22"/>
                <w:u w:val="single"/>
                <w:lang w:val="en-US" w:eastAsia="en-US" w:bidi="ar-SA"/>
              </w:rPr>
              <w:fldChar w:fldCharType="end"/>
            </w:r>
            <w:r>
              <w:rPr>
                <w:rFonts w:eastAsia="Calibri" w:cs="Calibri" w:cstheme="minorHAnsi"/>
                <w:b/>
                <w:kern w:val="0"/>
                <w:sz w:val="24"/>
                <w:szCs w:val="22"/>
                <w:u w:val="single"/>
                <w:lang w:val="en-US" w:eastAsia="en-US" w:bidi="ar-SA"/>
              </w:rPr>
              <w:t>: Sample Format of a Fire Drill Report</w:t>
            </w:r>
          </w:p>
          <w:p>
            <w:pPr>
              <w:pStyle w:val="Normal"/>
              <w:widowControl/>
              <w:spacing w:lineRule="auto" w:line="276" w:before="0" w:after="0"/>
              <w:contextualSpacing/>
              <w:jc w:val="both"/>
              <w:rPr>
                <w:rFonts w:cs="Calibri" w:cstheme="minorHAnsi"/>
                <w:sz w:val="24"/>
                <w:u w:val="single"/>
              </w:rPr>
            </w:pPr>
            <w:r>
              <w:rPr>
                <w:rFonts w:eastAsia="Calibri" w:cs="Calibri" w:cstheme="minorHAnsi"/>
                <w:kern w:val="0"/>
                <w:sz w:val="24"/>
                <w:szCs w:val="22"/>
                <w:u w:val="single"/>
                <w:lang w:val="en-US" w:eastAsia="en-US" w:bidi="ar-SA"/>
              </w:rPr>
            </w:r>
          </w:p>
          <w:p>
            <w:pPr>
              <w:pStyle w:val="Normal"/>
              <w:widowControl/>
              <w:spacing w:lineRule="auto" w:line="240" w:before="0" w:after="0"/>
              <w:jc w:val="start"/>
              <w:rPr>
                <w:rFonts w:cs="Calibri" w:cstheme="minorHAnsi"/>
                <w:b/>
                <w:u w:val="single"/>
              </w:rPr>
            </w:pPr>
            <w:r>
              <w:rPr>
                <w:rFonts w:eastAsia="Calibri" w:cs="Calibri" w:cstheme="minorHAnsi"/>
                <w:b/>
                <w:kern w:val="0"/>
                <w:sz w:val="24"/>
                <w:szCs w:val="22"/>
                <w:u w:val="single"/>
                <w:lang w:val="en-US" w:eastAsia="en-US" w:bidi="ar-SA"/>
              </w:rPr>
              <w:t>Fire Alarm/Fire Drill Report</w:t>
            </w:r>
          </w:p>
          <w:p>
            <w:pPr>
              <w:pStyle w:val="Default"/>
              <w:widowControl/>
              <w:spacing w:lineRule="auto" w:line="276" w:before="0" w:after="120"/>
              <w:jc w:val="both"/>
              <w:rPr>
                <w:rFonts w:ascii="Calibri" w:hAnsi="Calibri" w:cs="Calibri" w:asciiTheme="minorHAnsi" w:cstheme="minorHAnsi" w:hAnsiTheme="minorHAnsi"/>
                <w:color w:val="auto"/>
              </w:rPr>
            </w:pPr>
            <w:r>
              <w:rPr>
                <w:rFonts w:cs="Calibri" w:ascii="Calibri" w:hAnsi="Calibri" w:asciiTheme="minorHAnsi" w:cstheme="minorHAnsi" w:hAnsiTheme="minorHAnsi"/>
                <w:color w:val="auto"/>
                <w:kern w:val="0"/>
                <w:lang w:val="en-US" w:eastAsia="en-US" w:bidi="ar-SA"/>
              </w:rPr>
              <w:t>To be completed after every alarm or drill by designated fire safety officer</w:t>
            </w:r>
          </w:p>
          <w:p>
            <w:pPr>
              <w:pStyle w:val="Default"/>
              <w:widowControl/>
              <w:spacing w:lineRule="auto" w:line="276" w:before="0" w:after="120"/>
              <w:jc w:val="both"/>
              <w:rPr>
                <w:rFonts w:ascii="Calibri" w:hAnsi="Calibri" w:cs="Calibri" w:asciiTheme="minorHAnsi" w:cstheme="minorHAnsi" w:hAnsiTheme="minorHAnsi"/>
                <w:color w:val="auto"/>
              </w:rPr>
            </w:pPr>
            <w:r>
              <w:rPr>
                <w:rFonts w:cs="Calibri" w:ascii="Calibri" w:hAnsi="Calibri" w:asciiTheme="minorHAnsi" w:cstheme="minorHAnsi" w:hAnsiTheme="minorHAnsi"/>
                <w:color w:val="auto"/>
                <w:kern w:val="0"/>
                <w:lang w:val="en-US" w:eastAsia="en-US" w:bidi="ar-SA"/>
              </w:rPr>
              <w:t xml:space="preserve">Date: ______________________________________  Time: ______________________ </w:t>
            </w:r>
          </w:p>
          <w:p>
            <w:pPr>
              <w:pStyle w:val="Default"/>
              <w:widowControl/>
              <w:spacing w:lineRule="auto" w:line="276" w:before="0" w:after="120"/>
              <w:jc w:val="both"/>
              <w:rPr>
                <w:rFonts w:ascii="Calibri" w:hAnsi="Calibri" w:cs="Calibri" w:asciiTheme="minorHAnsi" w:cstheme="minorHAnsi" w:hAnsiTheme="minorHAnsi"/>
                <w:color w:val="auto"/>
              </w:rPr>
            </w:pPr>
            <w:r>
              <w:rPr>
                <w:rFonts w:cs="Calibri" w:ascii="Calibri" w:hAnsi="Calibri" w:asciiTheme="minorHAnsi" w:cstheme="minorHAnsi" w:hAnsiTheme="minorHAnsi"/>
                <w:color w:val="auto"/>
                <w:kern w:val="0"/>
                <w:lang w:val="en-US" w:eastAsia="en-US" w:bidi="ar-SA"/>
              </w:rPr>
              <w:t xml:space="preserve">Location of Alarm/Fire sign: ________________________________________________ </w:t>
            </w:r>
          </w:p>
          <w:p>
            <w:pPr>
              <w:pStyle w:val="Default"/>
              <w:widowControl/>
              <w:spacing w:lineRule="auto" w:line="276" w:before="0" w:after="120"/>
              <w:jc w:val="both"/>
              <w:rPr>
                <w:rFonts w:ascii="Calibri" w:hAnsi="Calibri" w:cs="Calibri" w:asciiTheme="minorHAnsi" w:cstheme="minorHAnsi" w:hAnsiTheme="minorHAnsi"/>
                <w:color w:val="auto"/>
              </w:rPr>
            </w:pPr>
            <w:r>
              <w:rPr>
                <w:rFonts w:cs="Calibri" w:ascii="Calibri" w:hAnsi="Calibri" w:asciiTheme="minorHAnsi" w:cstheme="minorHAnsi" w:hAnsiTheme="minorHAnsi"/>
                <w:color w:val="auto"/>
                <w:kern w:val="0"/>
                <w:lang w:val="en-US" w:eastAsia="en-US" w:bidi="ar-SA"/>
              </w:rPr>
              <w:t>Name of person triggering the alarm: ______________________________________________</w:t>
            </w:r>
          </w:p>
          <w:p>
            <w:pPr>
              <w:pStyle w:val="Default"/>
              <w:widowControl/>
              <w:spacing w:lineRule="auto" w:line="276" w:before="0" w:after="120"/>
              <w:jc w:val="both"/>
              <w:rPr>
                <w:rFonts w:ascii="Calibri" w:hAnsi="Calibri" w:cs="Calibri" w:asciiTheme="minorHAnsi" w:cstheme="minorHAnsi" w:hAnsiTheme="minorHAnsi"/>
                <w:color w:val="auto"/>
              </w:rPr>
            </w:pPr>
            <w:r>
              <w:rPr>
                <w:rFonts w:cs="Calibri" w:ascii="Calibri" w:hAnsi="Calibri" w:asciiTheme="minorHAnsi" w:cstheme="minorHAnsi" w:hAnsiTheme="minorHAnsi"/>
                <w:color w:val="auto"/>
                <w:kern w:val="0"/>
                <w:lang w:val="en-US" w:eastAsia="en-US" w:bidi="ar-SA"/>
              </w:rPr>
              <w:t xml:space="preserve">1) Rounds of floors made by: </w:t>
            </w:r>
          </w:p>
          <w:p>
            <w:pPr>
              <w:pStyle w:val="Default"/>
              <w:widowControl/>
              <w:spacing w:lineRule="auto" w:line="276" w:before="0" w:after="120"/>
              <w:ind w:start="720"/>
              <w:jc w:val="both"/>
              <w:rPr>
                <w:rFonts w:ascii="Calibri" w:hAnsi="Calibri" w:cs="Calibri" w:asciiTheme="minorHAnsi" w:cstheme="minorHAnsi" w:hAnsiTheme="minorHAnsi"/>
                <w:color w:val="auto"/>
              </w:rPr>
            </w:pPr>
            <w:r>
              <w:rPr>
                <w:rFonts w:cs="Calibri" w:ascii="Calibri" w:hAnsi="Calibri" w:asciiTheme="minorHAnsi" w:cstheme="minorHAnsi" w:hAnsiTheme="minorHAnsi"/>
                <w:color w:val="auto"/>
                <w:kern w:val="0"/>
                <w:lang w:val="en-US" w:eastAsia="en-US" w:bidi="ar-SA"/>
              </w:rPr>
              <w:t>1</w:t>
            </w:r>
            <w:r>
              <w:rPr>
                <w:rFonts w:cs="Calibri" w:ascii="Calibri" w:hAnsi="Calibri" w:asciiTheme="minorHAnsi" w:cstheme="minorHAnsi" w:hAnsiTheme="minorHAnsi"/>
                <w:color w:val="auto"/>
                <w:kern w:val="0"/>
                <w:vertAlign w:val="superscript"/>
                <w:lang w:val="en-US" w:eastAsia="en-US" w:bidi="ar-SA"/>
              </w:rPr>
              <w:t>st</w:t>
            </w:r>
            <w:r>
              <w:rPr>
                <w:rFonts w:cs="Calibri" w:ascii="Calibri" w:hAnsi="Calibri" w:asciiTheme="minorHAnsi" w:cstheme="minorHAnsi" w:hAnsiTheme="minorHAnsi"/>
                <w:color w:val="auto"/>
                <w:kern w:val="0"/>
                <w:lang w:val="en-US" w:eastAsia="en-US" w:bidi="ar-SA"/>
              </w:rPr>
              <w:t xml:space="preserve"> Floor: _________________________ 2</w:t>
            </w:r>
            <w:r>
              <w:rPr>
                <w:rFonts w:cs="Calibri" w:ascii="Calibri" w:hAnsi="Calibri" w:asciiTheme="minorHAnsi" w:cstheme="minorHAnsi" w:hAnsiTheme="minorHAnsi"/>
                <w:color w:val="auto"/>
                <w:kern w:val="0"/>
                <w:vertAlign w:val="superscript"/>
                <w:lang w:val="en-US" w:eastAsia="en-US" w:bidi="ar-SA"/>
              </w:rPr>
              <w:t>nd</w:t>
            </w:r>
            <w:r>
              <w:rPr>
                <w:rFonts w:cs="Calibri" w:ascii="Calibri" w:hAnsi="Calibri" w:asciiTheme="minorHAnsi" w:cstheme="minorHAnsi" w:hAnsiTheme="minorHAnsi"/>
                <w:color w:val="auto"/>
                <w:kern w:val="0"/>
                <w:lang w:val="en-US" w:eastAsia="en-US" w:bidi="ar-SA"/>
              </w:rPr>
              <w:t xml:space="preserve"> Floor: _________________________ </w:t>
            </w:r>
          </w:p>
          <w:p>
            <w:pPr>
              <w:pStyle w:val="Default"/>
              <w:widowControl/>
              <w:spacing w:lineRule="auto" w:line="276" w:before="0" w:after="120"/>
              <w:ind w:firstLine="720"/>
              <w:jc w:val="both"/>
              <w:rPr>
                <w:rFonts w:ascii="Calibri" w:hAnsi="Calibri" w:cs="Calibri" w:asciiTheme="minorHAnsi" w:cstheme="minorHAnsi" w:hAnsiTheme="minorHAnsi"/>
                <w:color w:val="auto"/>
              </w:rPr>
            </w:pPr>
            <w:r>
              <w:rPr>
                <w:rFonts w:cs="Calibri" w:ascii="Calibri" w:hAnsi="Calibri" w:asciiTheme="minorHAnsi" w:cstheme="minorHAnsi" w:hAnsiTheme="minorHAnsi"/>
                <w:color w:val="auto"/>
                <w:kern w:val="0"/>
                <w:lang w:val="en-US" w:eastAsia="en-US" w:bidi="ar-SA"/>
              </w:rPr>
              <w:t xml:space="preserve">Doors Closed: ______________________________________________________ </w:t>
            </w:r>
          </w:p>
          <w:p>
            <w:pPr>
              <w:pStyle w:val="Default"/>
              <w:widowControl/>
              <w:spacing w:lineRule="auto" w:line="276" w:before="0" w:after="120"/>
              <w:jc w:val="both"/>
              <w:rPr>
                <w:rFonts w:ascii="Calibri" w:hAnsi="Calibri" w:cs="Calibri" w:asciiTheme="minorHAnsi" w:cstheme="minorHAnsi" w:hAnsiTheme="minorHAnsi"/>
                <w:color w:val="auto"/>
              </w:rPr>
            </w:pPr>
            <w:r>
              <w:rPr>
                <w:rFonts w:cs="Calibri" w:ascii="Calibri" w:hAnsi="Calibri" w:asciiTheme="minorHAnsi" w:cstheme="minorHAnsi" w:hAnsiTheme="minorHAnsi"/>
                <w:color w:val="auto"/>
                <w:kern w:val="0"/>
                <w:lang w:val="en-US" w:eastAsia="en-US" w:bidi="ar-SA"/>
              </w:rPr>
              <w:t xml:space="preserve">Hallways Cleared: _________________________________________________________ </w:t>
            </w:r>
          </w:p>
          <w:p>
            <w:pPr>
              <w:pStyle w:val="Default"/>
              <w:widowControl/>
              <w:spacing w:lineRule="auto" w:line="276" w:before="0" w:after="120"/>
              <w:jc w:val="both"/>
              <w:rPr>
                <w:rFonts w:ascii="Calibri" w:hAnsi="Calibri" w:cs="Calibri" w:asciiTheme="minorHAnsi" w:cstheme="minorHAnsi" w:hAnsiTheme="minorHAnsi"/>
                <w:color w:val="auto"/>
              </w:rPr>
            </w:pPr>
            <w:r>
              <w:rPr>
                <w:rFonts w:cs="Calibri" w:ascii="Calibri" w:hAnsi="Calibri" w:asciiTheme="minorHAnsi" w:cstheme="minorHAnsi" w:hAnsiTheme="minorHAnsi"/>
                <w:color w:val="auto"/>
                <w:kern w:val="0"/>
                <w:lang w:val="en-US" w:eastAsia="en-US" w:bidi="ar-SA"/>
              </w:rPr>
              <w:t xml:space="preserve">Visitors/Patients – Instructed Appropriately: ____________________________________ </w:t>
            </w:r>
          </w:p>
          <w:p>
            <w:pPr>
              <w:pStyle w:val="Default"/>
              <w:widowControl/>
              <w:spacing w:lineRule="auto" w:line="276" w:before="0" w:after="120"/>
              <w:jc w:val="both"/>
              <w:rPr>
                <w:rFonts w:ascii="Calibri" w:hAnsi="Calibri" w:cs="Calibri" w:asciiTheme="minorHAnsi" w:cstheme="minorHAnsi" w:hAnsiTheme="minorHAnsi"/>
                <w:color w:val="auto"/>
              </w:rPr>
            </w:pPr>
            <w:r>
              <w:rPr>
                <w:rFonts w:cs="Calibri" w:ascii="Calibri" w:hAnsi="Calibri" w:asciiTheme="minorHAnsi" w:cstheme="minorHAnsi" w:hAnsiTheme="minorHAnsi"/>
                <w:color w:val="auto"/>
                <w:kern w:val="0"/>
                <w:lang w:val="en-US" w:eastAsia="en-US" w:bidi="ar-SA"/>
              </w:rPr>
              <w:t>Staff knows how and when to turn off the electric, gas supply:</w:t>
            </w:r>
          </w:p>
          <w:p>
            <w:pPr>
              <w:pStyle w:val="Default"/>
              <w:widowControl/>
              <w:spacing w:lineRule="auto" w:line="276" w:before="0" w:after="120"/>
              <w:jc w:val="both"/>
              <w:rPr>
                <w:rFonts w:ascii="Calibri" w:hAnsi="Calibri" w:cs="Calibri" w:asciiTheme="minorHAnsi" w:cstheme="minorHAnsi" w:hAnsiTheme="minorHAnsi"/>
                <w:color w:val="auto"/>
              </w:rPr>
            </w:pPr>
            <w:r>
              <w:rPr>
                <w:rFonts w:cs="Calibri" w:ascii="Calibri" w:hAnsi="Calibri" w:asciiTheme="minorHAnsi" w:cstheme="minorHAnsi" w:hAnsiTheme="minorHAnsi"/>
                <w:color w:val="auto"/>
                <w:kern w:val="0"/>
                <w:lang w:val="en-US" w:eastAsia="en-US" w:bidi="ar-SA"/>
              </w:rPr>
              <w:t xml:space="preserve"> </w:t>
            </w:r>
            <w:r>
              <w:rPr>
                <w:rFonts w:cs="Calibri" w:ascii="Calibri" w:hAnsi="Calibri" w:asciiTheme="minorHAnsi" w:cstheme="minorHAnsi" w:hAnsiTheme="minorHAnsi"/>
                <w:color w:val="auto"/>
                <w:kern w:val="0"/>
                <w:lang w:val="en-US" w:eastAsia="en-US" w:bidi="ar-SA"/>
              </w:rPr>
              <w:t xml:space="preserve">______________________________________ </w:t>
            </w:r>
          </w:p>
          <w:p>
            <w:pPr>
              <w:pStyle w:val="Default"/>
              <w:widowControl/>
              <w:spacing w:lineRule="auto" w:line="276" w:before="0" w:after="120"/>
              <w:jc w:val="both"/>
              <w:rPr>
                <w:rFonts w:ascii="Calibri" w:hAnsi="Calibri" w:cs="Calibri" w:asciiTheme="minorHAnsi" w:cstheme="minorHAnsi" w:hAnsiTheme="minorHAnsi"/>
                <w:color w:val="auto"/>
              </w:rPr>
            </w:pPr>
            <w:r>
              <w:rPr>
                <w:rFonts w:cs="Calibri" w:ascii="Calibri" w:hAnsi="Calibri" w:asciiTheme="minorHAnsi" w:cstheme="minorHAnsi" w:hAnsiTheme="minorHAnsi"/>
                <w:color w:val="auto"/>
                <w:kern w:val="0"/>
                <w:lang w:val="en-US" w:eastAsia="en-US" w:bidi="ar-SA"/>
              </w:rPr>
              <w:t xml:space="preserve">Fire Extinguishers on proper location: ______________________________________________ </w:t>
            </w:r>
          </w:p>
          <w:p>
            <w:pPr>
              <w:pStyle w:val="Default"/>
              <w:widowControl/>
              <w:spacing w:lineRule="auto" w:line="276" w:before="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Staff was aware of location of fire and prepared to evacuate through appropriate Exits:</w:t>
            </w:r>
          </w:p>
          <w:p>
            <w:pPr>
              <w:pStyle w:val="Default"/>
              <w:widowControl/>
              <w:spacing w:lineRule="auto" w:line="276" w:before="0" w:after="120"/>
              <w:jc w:val="both"/>
              <w:rPr>
                <w:rFonts w:ascii="Calibri" w:hAnsi="Calibri" w:cs="Calibri" w:asciiTheme="minorHAnsi" w:cstheme="minorHAnsi" w:hAnsiTheme="minorHAnsi"/>
                <w:color w:val="auto"/>
              </w:rPr>
            </w:pPr>
            <w:r>
              <w:rPr>
                <w:rFonts w:cs="Calibri" w:ascii="Calibri" w:hAnsi="Calibri" w:asciiTheme="minorHAnsi" w:cstheme="minorHAnsi" w:hAnsiTheme="minorHAnsi"/>
                <w:kern w:val="0"/>
                <w:lang w:val="en-US" w:eastAsia="en-US" w:bidi="ar-SA"/>
              </w:rPr>
              <w:t xml:space="preserve"> </w:t>
            </w:r>
            <w:r>
              <w:rPr>
                <w:rFonts w:cs="Calibri" w:ascii="Calibri" w:hAnsi="Calibri" w:asciiTheme="minorHAnsi" w:cstheme="minorHAnsi" w:hAnsiTheme="minorHAnsi"/>
                <w:kern w:val="0"/>
                <w:lang w:val="en-US" w:eastAsia="en-US" w:bidi="ar-SA"/>
              </w:rPr>
              <w:t>________________________________________________________________________</w:t>
            </w:r>
            <w:r>
              <w:rPr>
                <w:rFonts w:cs="Calibri" w:ascii="Calibri" w:hAnsi="Calibri" w:asciiTheme="minorHAnsi" w:cstheme="minorHAnsi" w:hAnsiTheme="minorHAnsi"/>
                <w:color w:val="auto"/>
                <w:kern w:val="0"/>
                <w:lang w:val="en-US" w:eastAsia="en-US" w:bidi="ar-SA"/>
              </w:rPr>
              <w:t xml:space="preserve"> </w:t>
            </w:r>
          </w:p>
          <w:p>
            <w:pPr>
              <w:pStyle w:val="Default"/>
              <w:widowControl/>
              <w:spacing w:lineRule="auto" w:line="276" w:before="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Staff from departments other than nursing at appropriate posts:</w:t>
            </w:r>
          </w:p>
          <w:p>
            <w:pPr>
              <w:pStyle w:val="Default"/>
              <w:widowControl/>
              <w:spacing w:lineRule="auto" w:line="276" w:before="0" w:after="120"/>
              <w:jc w:val="both"/>
              <w:rPr>
                <w:rFonts w:ascii="Calibri" w:hAnsi="Calibri" w:cs="Calibri" w:asciiTheme="minorHAnsi" w:cstheme="minorHAnsi" w:hAnsiTheme="minorHAnsi"/>
                <w:color w:val="auto"/>
              </w:rPr>
            </w:pPr>
            <w:r>
              <w:rPr>
                <w:rFonts w:cs="Calibri" w:ascii="Calibri" w:hAnsi="Calibri" w:asciiTheme="minorHAnsi" w:cstheme="minorHAnsi" w:hAnsiTheme="minorHAnsi"/>
                <w:kern w:val="0"/>
                <w:lang w:val="en-US" w:eastAsia="en-US" w:bidi="ar-SA"/>
              </w:rPr>
              <w:t xml:space="preserve"> </w:t>
            </w:r>
            <w:r>
              <w:rPr>
                <w:rFonts w:cs="Calibri" w:ascii="Calibri" w:hAnsi="Calibri" w:asciiTheme="minorHAnsi" w:cstheme="minorHAnsi" w:hAnsiTheme="minorHAnsi"/>
                <w:color w:val="auto"/>
                <w:kern w:val="0"/>
                <w:lang w:val="en-US" w:eastAsia="en-US" w:bidi="ar-SA"/>
              </w:rPr>
              <w:t xml:space="preserve">________________________________________________________________________ </w:t>
            </w:r>
          </w:p>
          <w:p>
            <w:pPr>
              <w:pStyle w:val="Default"/>
              <w:widowControl/>
              <w:spacing w:lineRule="auto" w:line="276" w:before="0" w:after="120"/>
              <w:jc w:val="both"/>
              <w:rPr>
                <w:rFonts w:ascii="Calibri" w:hAnsi="Calibri" w:cs="Calibri" w:asciiTheme="minorHAnsi" w:cstheme="minorHAnsi" w:hAnsiTheme="minorHAnsi"/>
                <w:color w:val="auto"/>
              </w:rPr>
            </w:pPr>
            <w:r>
              <w:rPr>
                <w:rFonts w:cs="Calibri" w:ascii="Calibri" w:hAnsi="Calibri" w:asciiTheme="minorHAnsi" w:cstheme="minorHAnsi" w:hAnsiTheme="minorHAnsi"/>
                <w:color w:val="auto"/>
                <w:kern w:val="0"/>
                <w:lang w:val="en-US" w:eastAsia="en-US" w:bidi="ar-SA"/>
              </w:rPr>
              <w:t>Staff Co-operation:</w:t>
            </w:r>
          </w:p>
          <w:p>
            <w:pPr>
              <w:pStyle w:val="Default"/>
              <w:widowControl/>
              <w:spacing w:lineRule="auto" w:line="276" w:before="0" w:after="120"/>
              <w:jc w:val="both"/>
              <w:rPr>
                <w:rFonts w:ascii="Calibri" w:hAnsi="Calibri" w:cs="Calibri" w:asciiTheme="minorHAnsi" w:cstheme="minorHAnsi" w:hAnsiTheme="minorHAnsi"/>
                <w:color w:val="auto"/>
              </w:rPr>
            </w:pPr>
            <w:r>
              <w:rPr>
                <w:rFonts w:cs="Calibri" w:ascii="Calibri" w:hAnsi="Calibri" w:asciiTheme="minorHAnsi" w:cstheme="minorHAnsi" w:hAnsiTheme="minorHAnsi"/>
                <w:color w:val="auto"/>
                <w:kern w:val="0"/>
                <w:lang w:val="en-US" w:eastAsia="en-US" w:bidi="ar-SA"/>
              </w:rPr>
              <w:t xml:space="preserve"> </w:t>
            </w:r>
            <w:r>
              <w:rPr>
                <w:rFonts w:cs="Calibri" w:ascii="Calibri" w:hAnsi="Calibri" w:asciiTheme="minorHAnsi" w:cstheme="minorHAnsi" w:hAnsiTheme="minorHAnsi"/>
                <w:color w:val="auto"/>
                <w:kern w:val="0"/>
                <w:lang w:val="en-US" w:eastAsia="en-US" w:bidi="ar-SA"/>
              </w:rPr>
              <w:t xml:space="preserve">________________________________________________________________________ </w:t>
            </w:r>
          </w:p>
          <w:p>
            <w:pPr>
              <w:pStyle w:val="Default"/>
              <w:widowControl/>
              <w:spacing w:lineRule="auto" w:line="276" w:before="0" w:after="120"/>
              <w:jc w:val="both"/>
              <w:rPr>
                <w:rFonts w:ascii="Calibri" w:hAnsi="Calibri" w:cs="Calibri" w:asciiTheme="minorHAnsi" w:cstheme="minorHAnsi" w:hAnsiTheme="minorHAnsi"/>
                <w:color w:val="auto"/>
              </w:rPr>
            </w:pPr>
            <w:r>
              <w:rPr>
                <w:rFonts w:cs="Calibri" w:ascii="Calibri" w:hAnsi="Calibri" w:asciiTheme="minorHAnsi" w:cstheme="minorHAnsi" w:hAnsiTheme="minorHAnsi"/>
                <w:color w:val="auto"/>
                <w:kern w:val="0"/>
                <w:lang w:val="en-US" w:eastAsia="en-US" w:bidi="ar-SA"/>
              </w:rPr>
              <w:t>2) Reason for Alarm (if not a planned drill): _____________________________________</w:t>
            </w:r>
          </w:p>
          <w:p>
            <w:pPr>
              <w:pStyle w:val="Default"/>
              <w:widowControl/>
              <w:spacing w:lineRule="auto" w:line="276" w:before="0" w:after="120"/>
              <w:jc w:val="both"/>
              <w:rPr>
                <w:rFonts w:ascii="Calibri" w:hAnsi="Calibri" w:cs="Calibri" w:asciiTheme="minorHAnsi" w:cstheme="minorHAnsi" w:hAnsiTheme="minorHAnsi"/>
                <w:color w:val="auto"/>
              </w:rPr>
            </w:pPr>
            <w:r>
              <w:rPr>
                <w:rFonts w:cs="Calibri" w:ascii="Calibri" w:hAnsi="Calibri" w:asciiTheme="minorHAnsi" w:cstheme="minorHAnsi" w:hAnsiTheme="minorHAnsi"/>
                <w:color w:val="auto"/>
                <w:kern w:val="0"/>
                <w:lang w:val="en-US" w:eastAsia="en-US" w:bidi="ar-SA"/>
              </w:rPr>
              <w:t>3) Communication to Switchboard: ____________________________________________</w:t>
            </w:r>
          </w:p>
          <w:p>
            <w:pPr>
              <w:pStyle w:val="Default"/>
              <w:widowControl/>
              <w:spacing w:lineRule="auto" w:line="276" w:before="0" w:after="120"/>
              <w:ind w:hanging="720" w:start="720"/>
              <w:jc w:val="both"/>
              <w:rPr>
                <w:rFonts w:ascii="Calibri" w:hAnsi="Calibri" w:cs="Calibri" w:asciiTheme="minorHAnsi" w:cstheme="minorHAnsi" w:hAnsiTheme="minorHAnsi"/>
                <w:color w:val="auto"/>
              </w:rPr>
            </w:pPr>
            <w:r>
              <w:rPr>
                <w:rFonts w:cs="Calibri" w:ascii="Calibri" w:hAnsi="Calibri" w:asciiTheme="minorHAnsi" w:cstheme="minorHAnsi" w:hAnsiTheme="minorHAnsi"/>
                <w:color w:val="auto"/>
                <w:kern w:val="0"/>
                <w:lang w:val="en-US" w:eastAsia="en-US" w:bidi="ar-SA"/>
              </w:rPr>
              <w:t>4) Additional Comments: ____________________________________________________</w:t>
            </w:r>
          </w:p>
          <w:p>
            <w:pPr>
              <w:pStyle w:val="Default"/>
              <w:widowControl/>
              <w:spacing w:lineRule="auto" w:line="276" w:before="0" w:after="120"/>
              <w:ind w:hanging="720" w:start="720"/>
              <w:jc w:val="both"/>
              <w:rPr>
                <w:rFonts w:ascii="Calibri" w:hAnsi="Calibri" w:cs="Calibri" w:asciiTheme="minorHAnsi" w:cstheme="minorHAnsi" w:hAnsiTheme="minorHAnsi"/>
                <w:color w:val="auto"/>
              </w:rPr>
            </w:pPr>
            <w:r>
              <w:rPr>
                <w:rFonts w:cs="Calibri" w:ascii="Calibri" w:hAnsi="Calibri" w:asciiTheme="minorHAnsi" w:cstheme="minorHAnsi" w:hAnsiTheme="minorHAnsi"/>
                <w:color w:val="auto"/>
                <w:kern w:val="0"/>
                <w:lang w:val="en-US" w:eastAsia="en-US" w:bidi="ar-SA"/>
              </w:rPr>
              <w:t xml:space="preserve">5) Problems Identified/Recommendations: ______________________________________ </w:t>
            </w:r>
          </w:p>
          <w:p>
            <w:pPr>
              <w:pStyle w:val="Default"/>
              <w:widowControl/>
              <w:spacing w:lineRule="auto" w:line="276" w:before="0" w:after="120"/>
              <w:ind w:start="720"/>
              <w:jc w:val="both"/>
              <w:rPr>
                <w:rFonts w:ascii="Calibri" w:hAnsi="Calibri" w:cs="Calibri" w:asciiTheme="minorHAnsi" w:cstheme="minorHAnsi" w:hAnsiTheme="minorHAnsi"/>
                <w:color w:val="auto"/>
              </w:rPr>
            </w:pPr>
            <w:r>
              <w:rPr>
                <w:rFonts w:cs="Calibri" w:cstheme="minorHAnsi" w:ascii="Calibri" w:hAnsi="Calibri"/>
                <w:color w:val="auto"/>
                <w:kern w:val="0"/>
                <w:lang w:val="en-US" w:eastAsia="en-US" w:bidi="ar-SA"/>
              </w:rPr>
            </w:r>
          </w:p>
          <w:p>
            <w:pPr>
              <w:pStyle w:val="Normal"/>
              <w:widowControl/>
              <w:spacing w:lineRule="auto" w:line="276" w:before="0" w:after="0"/>
              <w:contextualSpacing/>
              <w:jc w:val="both"/>
              <w:rPr>
                <w:rFonts w:cs="Calibri" w:cstheme="minorHAnsi"/>
                <w:sz w:val="24"/>
              </w:rPr>
            </w:pPr>
            <w:r>
              <w:rPr>
                <w:rFonts w:eastAsia="Calibri" w:cs="Calibri" w:cstheme="minorHAnsi"/>
                <w:kern w:val="0"/>
                <w:sz w:val="22"/>
                <w:szCs w:val="22"/>
                <w:lang w:val="en-US" w:eastAsia="en-US" w:bidi="ar-SA"/>
              </w:rPr>
              <w:t xml:space="preserve">Signed: _______________________ </w:t>
              <w:tab/>
              <w:tab/>
              <w:t>Position: _________________________</w:t>
            </w:r>
          </w:p>
          <w:p>
            <w:pPr>
              <w:pStyle w:val="Normal"/>
              <w:widowControl/>
              <w:spacing w:lineRule="auto" w:line="240" w:before="0" w:after="120"/>
              <w:contextualSpacing/>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spacing w:lineRule="auto" w:line="240" w:before="0" w:after="120"/>
              <w:contextualSpacing/>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spacing w:lineRule="auto" w:line="240" w:before="0" w:after="120"/>
              <w:contextualSpacing/>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spacing w:lineRule="auto" w:line="240" w:before="0" w:after="120"/>
              <w:contextualSpacing/>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spacing w:lineRule="auto" w:line="240" w:before="0" w:after="120"/>
              <w:contextualSpacing/>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t>Table 2: Sample Format of a Fire Drill Report</w:t>
            </w:r>
          </w:p>
          <w:p>
            <w:pPr>
              <w:pStyle w:val="Normal"/>
              <w:widowControl/>
              <w:spacing w:lineRule="auto" w:line="276" w:before="0" w:after="0"/>
              <w:jc w:val="both"/>
              <w:rPr>
                <w:rFonts w:cs="Calibri" w:cstheme="minorHAnsi"/>
                <w:b/>
                <w:i/>
                <w:sz w:val="24"/>
                <w:szCs w:val="24"/>
                <w:u w:val="single"/>
              </w:rPr>
            </w:pPr>
            <w:r>
              <w:rPr>
                <w:rFonts w:eastAsia="Calibri" w:cs="Calibri" w:cstheme="minorHAnsi"/>
                <w:b/>
                <w:i/>
                <w:kern w:val="0"/>
                <w:sz w:val="24"/>
                <w:szCs w:val="24"/>
                <w:u w:val="single"/>
                <w:lang w:val="en-US" w:eastAsia="en-US" w:bidi="ar-SA"/>
              </w:rPr>
            </w:r>
          </w:p>
          <w:p>
            <w:pPr>
              <w:pStyle w:val="Normal"/>
              <w:widowControl/>
              <w:spacing w:lineRule="auto" w:line="360" w:before="0" w:after="0"/>
              <w:jc w:val="start"/>
              <w:rPr>
                <w:rFonts w:cs="Calibri" w:cstheme="minorHAnsi"/>
                <w:b/>
                <w:sz w:val="24"/>
                <w:u w:val="single"/>
              </w:rPr>
            </w:pPr>
            <w:r>
              <w:rPr>
                <w:rFonts w:eastAsia="Calibri" w:cs="Calibri" w:cstheme="minorHAnsi"/>
                <w:b/>
                <w:kern w:val="0"/>
                <w:sz w:val="24"/>
                <w:szCs w:val="22"/>
                <w:u w:val="single"/>
                <w:lang w:val="en-US" w:eastAsia="en-US" w:bidi="ar-SA"/>
              </w:rPr>
              <w:t>Fire Alarm/Fire Drill Report</w:t>
            </w:r>
          </w:p>
          <w:p>
            <w:pPr>
              <w:pStyle w:val="Normal"/>
              <w:widowControl/>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To be completed after every alarm or drill by designated fire safety officer</w:t>
            </w:r>
          </w:p>
          <w:p>
            <w:pPr>
              <w:pStyle w:val="Normal"/>
              <w:widowControl/>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Date: ______________________________________ Time: _______________________</w:t>
            </w:r>
          </w:p>
          <w:p>
            <w:pPr>
              <w:pStyle w:val="Normal"/>
              <w:widowControl/>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Location of Alarm/Fire sign: ________________________________________________</w:t>
            </w:r>
          </w:p>
          <w:p>
            <w:pPr>
              <w:pStyle w:val="Normal"/>
              <w:widowControl/>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Name of person pulling alarm: _______________________________________________</w:t>
            </w:r>
          </w:p>
          <w:p>
            <w:pPr>
              <w:pStyle w:val="Normal"/>
              <w:widowControl/>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1) Rounds of laboratory made by:</w:t>
            </w:r>
          </w:p>
          <w:p>
            <w:pPr>
              <w:pStyle w:val="Normal"/>
              <w:widowControl/>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1</w:t>
            </w:r>
            <w:r>
              <w:rPr>
                <w:rFonts w:eastAsia="Calibri" w:cs="Calibri" w:cstheme="minorHAnsi"/>
                <w:kern w:val="0"/>
                <w:sz w:val="24"/>
                <w:szCs w:val="24"/>
                <w:vertAlign w:val="superscript"/>
                <w:lang w:val="en-US" w:eastAsia="en-US" w:bidi="ar-SA"/>
              </w:rPr>
              <w:t>st</w:t>
            </w:r>
            <w:r>
              <w:rPr>
                <w:rFonts w:eastAsia="Calibri" w:cs="Calibri" w:cstheme="minorHAnsi"/>
                <w:kern w:val="0"/>
                <w:sz w:val="24"/>
                <w:szCs w:val="24"/>
                <w:lang w:val="en-US" w:eastAsia="en-US" w:bidi="ar-SA"/>
              </w:rPr>
              <w:t xml:space="preserve">  section: _________________________ 2</w:t>
            </w:r>
            <w:r>
              <w:rPr>
                <w:rFonts w:eastAsia="Calibri" w:cs="Calibri" w:cstheme="minorHAnsi"/>
                <w:kern w:val="0"/>
                <w:sz w:val="24"/>
                <w:szCs w:val="24"/>
                <w:vertAlign w:val="superscript"/>
                <w:lang w:val="en-US" w:eastAsia="en-US" w:bidi="ar-SA"/>
              </w:rPr>
              <w:t>nd</w:t>
            </w:r>
            <w:r>
              <w:rPr>
                <w:rFonts w:eastAsia="Calibri" w:cs="Calibri" w:cstheme="minorHAnsi"/>
                <w:kern w:val="0"/>
                <w:sz w:val="24"/>
                <w:szCs w:val="24"/>
                <w:lang w:val="en-US" w:eastAsia="en-US" w:bidi="ar-SA"/>
              </w:rPr>
              <w:t xml:space="preserve"> section: ___________________________</w:t>
            </w:r>
          </w:p>
          <w:p>
            <w:pPr>
              <w:pStyle w:val="Normal"/>
              <w:widowControl/>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Doors Closed: ____________________________________________________________</w:t>
            </w:r>
          </w:p>
          <w:p>
            <w:pPr>
              <w:pStyle w:val="Normal"/>
              <w:widowControl/>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Hallways Cleared: _________________________________________________________</w:t>
            </w:r>
          </w:p>
          <w:p>
            <w:pPr>
              <w:pStyle w:val="Normal"/>
              <w:widowControl/>
              <w:pBdr>
                <w:bottom w:val="single" w:sz="4" w:space="1" w:color="000000"/>
              </w:pBdr>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Visitors/Patients – Instructed Appropriately: ____________________________________</w:t>
            </w:r>
          </w:p>
          <w:p>
            <w:pPr>
              <w:pStyle w:val="Normal"/>
              <w:widowControl/>
              <w:pBdr>
                <w:bottom w:val="single" w:sz="4" w:space="1" w:color="000000"/>
              </w:pBdr>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Staff knows how and when to turn off : ________________________________________</w:t>
            </w:r>
          </w:p>
          <w:p>
            <w:pPr>
              <w:pStyle w:val="Normal"/>
              <w:widowControl/>
              <w:pBdr>
                <w:bottom w:val="single" w:sz="4" w:space="1" w:color="000000"/>
              </w:pBdr>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Fire Extinguishers on Location: ______________________________________________</w:t>
            </w:r>
          </w:p>
          <w:p>
            <w:pPr>
              <w:pStyle w:val="Normal"/>
              <w:widowControl/>
              <w:pBdr>
                <w:bottom w:val="single" w:sz="4" w:space="1" w:color="000000"/>
              </w:pBdr>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Staff was aware of location of fire and prepared to evacuate through appropriate Exits:</w:t>
            </w:r>
          </w:p>
          <w:p>
            <w:pPr>
              <w:pStyle w:val="Normal"/>
              <w:widowControl/>
              <w:pBdr>
                <w:bottom w:val="single" w:sz="4" w:space="1" w:color="000000"/>
              </w:pBdr>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_________________________________________________________________________</w:t>
            </w:r>
          </w:p>
          <w:p>
            <w:pPr>
              <w:pStyle w:val="Normal"/>
              <w:widowControl/>
              <w:pBdr>
                <w:bottom w:val="single" w:sz="4" w:space="1" w:color="000000"/>
              </w:pBdr>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Staff from departments other than Nursing at appropriate posts:</w:t>
            </w:r>
          </w:p>
          <w:p>
            <w:pPr>
              <w:pStyle w:val="Normal"/>
              <w:widowControl/>
              <w:pBdr>
                <w:bottom w:val="single" w:sz="4" w:space="1" w:color="000000"/>
              </w:pBdr>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 xml:space="preserve"> </w:t>
            </w:r>
            <w:r>
              <w:rPr>
                <w:rFonts w:eastAsia="Calibri" w:cs="Calibri" w:cstheme="minorHAnsi"/>
                <w:kern w:val="0"/>
                <w:sz w:val="24"/>
                <w:szCs w:val="24"/>
                <w:lang w:val="en-US" w:eastAsia="en-US" w:bidi="ar-SA"/>
              </w:rPr>
              <w:t>____Yes/No_______________________________________________________________</w:t>
            </w:r>
          </w:p>
          <w:p>
            <w:pPr>
              <w:pStyle w:val="Normal"/>
              <w:widowControl/>
              <w:pBdr>
                <w:bottom w:val="single" w:sz="4" w:space="1" w:color="000000"/>
              </w:pBdr>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Staff Co-Operation:</w:t>
            </w:r>
          </w:p>
          <w:p>
            <w:pPr>
              <w:pStyle w:val="Normal"/>
              <w:widowControl/>
              <w:pBdr>
                <w:bottom w:val="single" w:sz="4" w:space="1" w:color="000000"/>
              </w:pBdr>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tabs>
                <w:tab w:val="clear" w:pos="720"/>
                <w:tab w:val="left" w:pos="240" w:leader="none"/>
              </w:tabs>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Reason for Alarm (if not a planned drill): _____________________________________</w:t>
            </w:r>
          </w:p>
          <w:p>
            <w:pPr>
              <w:pStyle w:val="Normal"/>
              <w:widowControl/>
              <w:numPr>
                <w:ilvl w:val="0"/>
                <w:numId w:val="41"/>
              </w:numPr>
              <w:tabs>
                <w:tab w:val="clear" w:pos="720"/>
                <w:tab w:val="left" w:pos="240" w:leader="none"/>
              </w:tabs>
              <w:spacing w:lineRule="auto" w:line="360" w:before="0" w:after="0"/>
              <w:ind w:hanging="360" w:start="720"/>
              <w:jc w:val="both"/>
              <w:rPr>
                <w:rFonts w:cs="Calibri" w:cstheme="minorHAnsi"/>
                <w:sz w:val="24"/>
                <w:szCs w:val="24"/>
              </w:rPr>
            </w:pPr>
            <w:r>
              <w:rPr>
                <w:rFonts w:eastAsia="Calibri" w:cs="Calibri" w:cstheme="minorHAnsi"/>
                <w:kern w:val="0"/>
                <w:sz w:val="24"/>
                <w:szCs w:val="24"/>
                <w:lang w:val="en-US" w:eastAsia="en-US" w:bidi="ar-SA"/>
              </w:rPr>
              <w:t>Communication to Switchboard: ____________________________________________</w:t>
            </w:r>
          </w:p>
          <w:p>
            <w:pPr>
              <w:pStyle w:val="Normal"/>
              <w:widowControl/>
              <w:numPr>
                <w:ilvl w:val="0"/>
                <w:numId w:val="41"/>
              </w:numPr>
              <w:tabs>
                <w:tab w:val="clear" w:pos="720"/>
                <w:tab w:val="left" w:pos="260" w:leader="none"/>
              </w:tabs>
              <w:spacing w:lineRule="auto" w:line="360" w:before="0" w:after="0"/>
              <w:ind w:hanging="360" w:start="720"/>
              <w:jc w:val="both"/>
              <w:rPr>
                <w:rFonts w:cs="Calibri" w:cstheme="minorHAnsi"/>
                <w:sz w:val="24"/>
                <w:szCs w:val="24"/>
              </w:rPr>
            </w:pPr>
            <w:r>
              <w:rPr>
                <w:rFonts w:eastAsia="Calibri" w:cs="Calibri" w:cstheme="minorHAnsi"/>
                <w:kern w:val="0"/>
                <w:sz w:val="24"/>
                <w:szCs w:val="24"/>
                <w:lang w:val="en-US" w:eastAsia="en-US" w:bidi="ar-SA"/>
              </w:rPr>
              <w:t>Additional Comments: ____________________________________________________</w:t>
            </w:r>
          </w:p>
          <w:p>
            <w:pPr>
              <w:pStyle w:val="Normal"/>
              <w:widowControl/>
              <w:numPr>
                <w:ilvl w:val="0"/>
                <w:numId w:val="41"/>
              </w:numPr>
              <w:tabs>
                <w:tab w:val="clear" w:pos="720"/>
                <w:tab w:val="left" w:pos="240" w:leader="none"/>
              </w:tabs>
              <w:spacing w:lineRule="auto" w:line="360" w:before="0" w:after="0"/>
              <w:ind w:hanging="360" w:start="720"/>
              <w:jc w:val="both"/>
              <w:rPr>
                <w:rFonts w:cs="Calibri" w:cstheme="minorHAnsi"/>
                <w:sz w:val="24"/>
                <w:szCs w:val="24"/>
              </w:rPr>
            </w:pPr>
            <w:r>
              <w:rPr>
                <w:rFonts w:eastAsia="Calibri" w:cs="Calibri" w:cstheme="minorHAnsi"/>
                <w:kern w:val="0"/>
                <w:sz w:val="24"/>
                <w:szCs w:val="24"/>
                <w:lang w:val="en-US" w:eastAsia="en-US" w:bidi="ar-SA"/>
              </w:rPr>
              <w:t>Problems Identified/Recommendations: ______________________________________</w:t>
            </w:r>
          </w:p>
          <w:p>
            <w:pPr>
              <w:pStyle w:val="Normal"/>
              <w:widowControl/>
              <w:tabs>
                <w:tab w:val="clear" w:pos="720"/>
                <w:tab w:val="left" w:pos="4300" w:leader="none"/>
              </w:tabs>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tabs>
                <w:tab w:val="clear" w:pos="720"/>
                <w:tab w:val="left" w:pos="4300" w:leader="none"/>
              </w:tabs>
              <w:spacing w:lineRule="auto" w:line="360" w:before="0" w:after="0"/>
              <w:jc w:val="both"/>
              <w:rPr>
                <w:rFonts w:cs="Calibri" w:cstheme="minorHAnsi"/>
                <w:sz w:val="24"/>
                <w:szCs w:val="24"/>
              </w:rPr>
            </w:pPr>
            <w:r>
              <w:rPr>
                <w:rFonts w:eastAsia="Calibri" w:cs="Calibri" w:cstheme="minorHAnsi"/>
                <w:kern w:val="0"/>
                <w:sz w:val="24"/>
                <w:szCs w:val="24"/>
                <w:lang w:val="en-US" w:eastAsia="en-US" w:bidi="ar-SA"/>
              </w:rPr>
              <w:t>Signed: _______________________</w:t>
              <w:tab/>
              <w:t>Position: _________________________</w:t>
            </w:r>
          </w:p>
          <w:p>
            <w:pPr>
              <w:pStyle w:val="Normal"/>
              <w:widowControl/>
              <w:spacing w:lineRule="auto" w:line="276" w:before="0" w:after="0"/>
              <w:jc w:val="both"/>
              <w:rPr>
                <w:rFonts w:cs="Calibri" w:cstheme="minorHAnsi"/>
                <w:b/>
                <w:i/>
                <w:sz w:val="24"/>
                <w:szCs w:val="24"/>
                <w:u w:val="single"/>
              </w:rPr>
            </w:pPr>
            <w:r>
              <w:rPr>
                <w:rFonts w:eastAsia="Calibri" w:cs="Calibri" w:cstheme="minorHAnsi"/>
                <w:b/>
                <w:i/>
                <w:kern w:val="0"/>
                <w:sz w:val="24"/>
                <w:szCs w:val="24"/>
                <w:u w:val="single"/>
                <w:lang w:val="en-US" w:eastAsia="en-US" w:bidi="ar-SA"/>
              </w:rPr>
            </w:r>
          </w:p>
          <w:p>
            <w:pPr>
              <w:pStyle w:val="Normal"/>
              <w:widowControl/>
              <w:spacing w:lineRule="auto" w:line="276" w:before="0" w:after="0"/>
              <w:jc w:val="both"/>
              <w:rPr>
                <w:rFonts w:cs="Calibri" w:cstheme="minorHAnsi"/>
                <w:b/>
                <w:i/>
                <w:sz w:val="24"/>
                <w:szCs w:val="24"/>
                <w:u w:val="single"/>
              </w:rPr>
            </w:pPr>
            <w:r>
              <w:rPr>
                <w:rFonts w:eastAsia="Calibri" w:cs="Calibri" w:cstheme="minorHAnsi"/>
                <w:b/>
                <w:i/>
                <w:kern w:val="0"/>
                <w:sz w:val="24"/>
                <w:szCs w:val="24"/>
                <w:u w:val="single"/>
                <w:lang w:val="en-US" w:eastAsia="en-US" w:bidi="ar-SA"/>
              </w:rPr>
            </w:r>
          </w:p>
          <w:p>
            <w:pPr>
              <w:pStyle w:val="Normal"/>
              <w:widowControl/>
              <w:spacing w:lineRule="auto" w:line="276" w:before="0" w:after="0"/>
              <w:jc w:val="both"/>
              <w:rPr>
                <w:rFonts w:cs="Calibri" w:cstheme="minorHAnsi"/>
                <w:b/>
                <w:i/>
                <w:sz w:val="24"/>
                <w:szCs w:val="24"/>
                <w:u w:val="single"/>
              </w:rPr>
            </w:pPr>
            <w:r>
              <w:rPr>
                <w:rFonts w:eastAsia="Calibri" w:cs="Calibri" w:cstheme="minorHAnsi"/>
                <w:b/>
                <w:i/>
                <w:kern w:val="0"/>
                <w:sz w:val="24"/>
                <w:szCs w:val="24"/>
                <w:u w:val="single"/>
                <w:lang w:val="en-US" w:eastAsia="en-US" w:bidi="ar-SA"/>
              </w:rPr>
            </w:r>
          </w:p>
          <w:p>
            <w:pPr>
              <w:pStyle w:val="Normal"/>
              <w:widowControl/>
              <w:spacing w:lineRule="auto" w:line="276" w:before="0" w:after="0"/>
              <w:jc w:val="both"/>
              <w:rPr>
                <w:rFonts w:cs="Calibri" w:cstheme="minorHAnsi"/>
                <w:b/>
                <w:i/>
                <w:sz w:val="24"/>
                <w:szCs w:val="24"/>
                <w:u w:val="single"/>
              </w:rPr>
            </w:pPr>
            <w:r>
              <w:rPr>
                <w:rFonts w:eastAsia="Calibri" w:cs="Calibri" w:cstheme="minorHAnsi"/>
                <w:b/>
                <w:i/>
                <w:kern w:val="0"/>
                <w:sz w:val="24"/>
                <w:szCs w:val="24"/>
                <w:u w:val="single"/>
                <w:lang w:val="en-US" w:eastAsia="en-US" w:bidi="ar-SA"/>
              </w:rPr>
            </w:r>
          </w:p>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t>Training in Emergency Situation Handling</w:t>
            </w:r>
          </w:p>
          <w:p>
            <w:pPr>
              <w:pStyle w:val="Normal"/>
              <w:widowControl/>
              <w:spacing w:lineRule="auto" w:line="276" w:before="0" w:after="0"/>
              <w:jc w:val="both"/>
              <w:rPr>
                <w:rFonts w:cs="Calibri" w:cstheme="minorHAnsi"/>
                <w:bCs/>
                <w:iCs/>
                <w:sz w:val="24"/>
              </w:rPr>
            </w:pPr>
            <w:r>
              <w:rPr>
                <w:rFonts w:eastAsia="Calibri" w:cs="Calibri" w:cstheme="minorHAnsi"/>
                <w:iCs/>
                <w:kern w:val="0"/>
                <w:sz w:val="24"/>
                <w:szCs w:val="22"/>
                <w:lang w:val="en-US" w:eastAsia="en-US" w:bidi="ar-SA"/>
              </w:rPr>
              <w:t xml:space="preserve">The training shall include various classes of fire, information and demonstration on how to use a fire extinguisher and the procedure to be followed in case of fire and non-fire emergencies. </w:t>
            </w:r>
          </w:p>
          <w:p>
            <w:pPr>
              <w:pStyle w:val="ListParagraph"/>
              <w:widowControl/>
              <w:numPr>
                <w:ilvl w:val="0"/>
                <w:numId w:val="33"/>
              </w:numPr>
              <w:suppressAutoHyphens w:val="false"/>
              <w:spacing w:before="0" w:after="120"/>
              <w:ind w:hanging="270" w:start="43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kern w:val="0"/>
                <w:sz w:val="24"/>
                <w:szCs w:val="24"/>
                <w:lang w:val="en-US" w:bidi="ar-SA"/>
              </w:rPr>
              <w:t>All Laboratory Staff</w:t>
            </w:r>
            <w:r>
              <w:rPr>
                <w:rFonts w:cs="Calibri" w:ascii="Calibri" w:hAnsi="Calibri" w:asciiTheme="minorHAnsi" w:cstheme="minorHAnsi" w:hAnsiTheme="minorHAnsi"/>
                <w:kern w:val="0"/>
                <w:sz w:val="24"/>
                <w:szCs w:val="24"/>
                <w:lang w:val="en-US" w:bidi="ar-SA"/>
              </w:rPr>
              <w:t xml:space="preserve"> including technical and managerial is required to attend a </w:t>
            </w:r>
            <w:r>
              <w:rPr>
                <w:rFonts w:cs="Calibri" w:ascii="Calibri" w:hAnsi="Calibri" w:asciiTheme="minorHAnsi" w:cstheme="minorHAnsi" w:hAnsiTheme="minorHAnsi"/>
                <w:b/>
                <w:kern w:val="0"/>
                <w:sz w:val="24"/>
                <w:szCs w:val="24"/>
                <w:lang w:val="en-US" w:bidi="ar-SA"/>
              </w:rPr>
              <w:t xml:space="preserve">Training </w:t>
            </w:r>
            <w:r>
              <w:rPr>
                <w:rFonts w:cs="Calibri" w:ascii="Calibri" w:hAnsi="Calibri" w:asciiTheme="minorHAnsi" w:cstheme="minorHAnsi" w:hAnsiTheme="minorHAnsi"/>
                <w:kern w:val="0"/>
                <w:sz w:val="24"/>
                <w:szCs w:val="24"/>
                <w:lang w:val="en-US" w:bidi="ar-SA"/>
              </w:rPr>
              <w:t>on fire fighting.</w:t>
            </w:r>
          </w:p>
          <w:p>
            <w:pPr>
              <w:pStyle w:val="ListParagraph"/>
              <w:widowControl/>
              <w:numPr>
                <w:ilvl w:val="0"/>
                <w:numId w:val="33"/>
              </w:numPr>
              <w:suppressAutoHyphens w:val="false"/>
              <w:spacing w:before="0" w:after="120"/>
              <w:ind w:hanging="270" w:start="432"/>
              <w:contextualSpacing/>
              <w:jc w:val="both"/>
              <w:rPr>
                <w:rFonts w:ascii="Calibri" w:hAnsi="Calibri" w:cs="Calibri" w:asciiTheme="minorHAnsi" w:cstheme="minorHAnsi" w:hAnsiTheme="minorHAnsi"/>
                <w:b/>
                <w:bCs/>
                <w:iCs/>
                <w:sz w:val="24"/>
                <w:szCs w:val="24"/>
              </w:rPr>
            </w:pPr>
            <w:r>
              <w:rPr>
                <w:rFonts w:cs="Calibri" w:ascii="Calibri" w:hAnsi="Calibri" w:asciiTheme="minorHAnsi" w:cstheme="minorHAnsi" w:hAnsiTheme="minorHAnsi"/>
                <w:b/>
                <w:kern w:val="0"/>
                <w:sz w:val="24"/>
                <w:szCs w:val="24"/>
                <w:lang w:val="en-US" w:bidi="ar-SA"/>
              </w:rPr>
              <w:t>Specific roles and responsibilities of staff, and volunteers at a fire's point of origin regarding raising of alarm</w:t>
            </w:r>
            <w:r>
              <w:rPr>
                <w:rFonts w:cs="Calibri" w:ascii="Calibri" w:hAnsi="Calibri" w:asciiTheme="minorHAnsi" w:cstheme="minorHAnsi" w:hAnsiTheme="minorHAnsi"/>
                <w:kern w:val="0"/>
                <w:sz w:val="24"/>
                <w:szCs w:val="24"/>
                <w:lang w:val="en-US" w:bidi="ar-SA"/>
              </w:rPr>
              <w:t xml:space="preserve"> in their area. </w:t>
            </w:r>
          </w:p>
          <w:p>
            <w:pPr>
              <w:pStyle w:val="ListParagraph"/>
              <w:widowControl/>
              <w:numPr>
                <w:ilvl w:val="0"/>
                <w:numId w:val="33"/>
              </w:numPr>
              <w:suppressAutoHyphens w:val="false"/>
              <w:spacing w:before="0" w:after="120"/>
              <w:ind w:hanging="270" w:start="432"/>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US" w:bidi="ar-SA"/>
              </w:rPr>
              <w:t xml:space="preserve">Specific roles and responsibilities of staff, and volunteers away from a point of origin of fire. </w:t>
            </w:r>
            <w:r>
              <w:rPr>
                <w:rFonts w:cs="Calibri" w:ascii="Calibri" w:hAnsi="Calibri" w:asciiTheme="minorHAnsi" w:cstheme="minorHAnsi" w:hAnsiTheme="minorHAnsi"/>
                <w:kern w:val="0"/>
                <w:sz w:val="24"/>
                <w:szCs w:val="24"/>
                <w:lang w:val="en-US" w:bidi="ar-SA"/>
              </w:rPr>
              <w:t>The staff is trained to be on standby for further instructions and prepare the area in case an evacuation is necessary. At a minimum, keep patients and visitors calm and informed, close doors in department to limit spread of smoke from a fire, and clear corridors to ensure clear evacuation route. In off-site facilities, staff, patients, and visitors exit to the exterior of the building, no matter where the fire is located.</w:t>
            </w:r>
          </w:p>
          <w:p>
            <w:pPr>
              <w:pStyle w:val="ListParagraph"/>
              <w:widowControl/>
              <w:numPr>
                <w:ilvl w:val="0"/>
                <w:numId w:val="33"/>
              </w:numPr>
              <w:suppressAutoHyphens w:val="false"/>
              <w:spacing w:before="0" w:after="120"/>
              <w:ind w:hanging="270" w:start="43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Specific roles and responsibilities of staff and volunteers in preparing for building evacuation. In the event of a total building evacuation, it is the responsibility of each area Director/Manager/Supervisor to ensure that the staff is trained and responsible to first evacuate patients from the immediate fire area and patients are accounted for. This normally includes the room that is on fire, rooms on either side or the room directly across the hall, closing all other room doors for temporary protection. They will then proceed with full compartment evacuation to the adjacent safe compartment. </w:t>
            </w:r>
          </w:p>
          <w:p>
            <w:pPr>
              <w:pStyle w:val="ListParagraph"/>
              <w:widowControl/>
              <w:spacing w:before="0" w:after="0"/>
              <w:ind w:start="720" w:end="-144"/>
              <w:contextualSpacing/>
              <w:jc w:val="center"/>
              <w:rPr>
                <w:rFonts w:ascii="Calibri" w:hAnsi="Calibri" w:cs="Calibri" w:asciiTheme="minorHAnsi" w:cstheme="minorHAnsi" w:hAnsiTheme="minorHAnsi"/>
              </w:rPr>
            </w:pPr>
            <w:r>
              <w:rPr>
                <w:rFonts w:cs="Calibri" w:cstheme="minorHAnsi"/>
                <w:kern w:val="0"/>
                <w:sz w:val="22"/>
                <w:szCs w:val="22"/>
                <w:lang w:val="en-US" w:bidi="ar-SA"/>
              </w:rPr>
            </w:r>
          </w:p>
        </w:tc>
      </w:tr>
    </w:tbl>
    <w:p>
      <w:pPr>
        <w:pStyle w:val="Normal"/>
        <w:spacing w:lineRule="auto" w:line="276" w:before="120" w:after="120"/>
        <w:jc w:val="both"/>
        <w:rPr>
          <w:rStyle w:val="IntenseReference"/>
          <w:rFonts w:cs="Calibri" w:cstheme="minorHAnsi"/>
          <w:b w:val="false"/>
          <w:caps w:val="false"/>
          <w:smallCaps w:val="false"/>
          <w:sz w:val="24"/>
          <w:szCs w:val="24"/>
        </w:rPr>
      </w:pPr>
      <w:r>
        <w:rPr>
          <w:rFonts w:cs="Calibri" w:cstheme="minorHAnsi"/>
          <w:b w:val="false"/>
          <w:caps w:val="false"/>
          <w:smallCaps w:val="false"/>
          <w:sz w:val="24"/>
          <w:szCs w:val="24"/>
        </w:rPr>
      </w:r>
    </w:p>
    <w:p>
      <w:pPr>
        <w:pStyle w:val="Normal"/>
        <w:spacing w:lineRule="auto" w:line="276" w:before="120" w:after="120"/>
        <w:jc w:val="both"/>
        <w:rPr>
          <w:rStyle w:val="IntenseReference"/>
          <w:rFonts w:cs="Calibri" w:cstheme="minorHAnsi"/>
          <w:b w:val="false"/>
          <w:caps w:val="false"/>
          <w:smallCaps w:val="false"/>
          <w:sz w:val="24"/>
          <w:szCs w:val="24"/>
        </w:rPr>
      </w:pPr>
      <w:r>
        <w:rPr>
          <w:rFonts w:cs="Calibri" w:cstheme="minorHAnsi"/>
          <w:b w:val="false"/>
          <w:caps w:val="false"/>
          <w:smallCaps w:val="false"/>
          <w:sz w:val="24"/>
          <w:szCs w:val="24"/>
        </w:rPr>
      </w:r>
    </w:p>
    <w:p>
      <w:pPr>
        <w:pStyle w:val="Normal"/>
        <w:spacing w:lineRule="auto" w:line="276" w:before="120" w:after="120"/>
        <w:jc w:val="both"/>
        <w:rPr>
          <w:rStyle w:val="IntenseReference"/>
          <w:rFonts w:cs="Calibri" w:cstheme="minorHAnsi"/>
          <w:b w:val="false"/>
          <w:caps w:val="false"/>
          <w:smallCaps w:val="false"/>
          <w:sz w:val="24"/>
          <w:szCs w:val="24"/>
        </w:rPr>
      </w:pPr>
      <w:r>
        <w:rPr>
          <w:rFonts w:cs="Calibri" w:cstheme="minorHAnsi"/>
          <w:b w:val="false"/>
          <w:caps w:val="false"/>
          <w:smallCaps w:val="false"/>
          <w:sz w:val="24"/>
          <w:szCs w:val="24"/>
        </w:rPr>
      </w:r>
    </w:p>
    <w:p>
      <w:pPr>
        <w:pStyle w:val="Normal"/>
        <w:spacing w:lineRule="auto" w:line="276" w:before="120" w:after="120"/>
        <w:jc w:val="both"/>
        <w:rPr>
          <w:rStyle w:val="IntenseReference"/>
          <w:rFonts w:cs="Calibri" w:cstheme="minorHAnsi"/>
          <w:b w:val="false"/>
          <w:caps w:val="false"/>
          <w:smallCaps w:val="false"/>
          <w:sz w:val="24"/>
          <w:szCs w:val="24"/>
        </w:rPr>
      </w:pPr>
      <w:r>
        <w:rPr>
          <w:rFonts w:cs="Calibri" w:cstheme="minorHAnsi"/>
          <w:b w:val="false"/>
          <w:caps w:val="false"/>
          <w:smallCaps w:val="false"/>
          <w:sz w:val="24"/>
          <w:szCs w:val="24"/>
        </w:rPr>
      </w:r>
    </w:p>
    <w:p>
      <w:pPr>
        <w:pStyle w:val="Normal"/>
        <w:spacing w:lineRule="auto" w:line="276" w:before="120" w:after="120"/>
        <w:jc w:val="both"/>
        <w:rPr>
          <w:rStyle w:val="IntenseReference"/>
          <w:rFonts w:cs="Calibri" w:cstheme="minorHAnsi"/>
          <w:b w:val="false"/>
          <w:caps w:val="false"/>
          <w:smallCaps w:val="false"/>
          <w:sz w:val="24"/>
          <w:szCs w:val="24"/>
        </w:rPr>
      </w:pPr>
      <w:r>
        <w:rPr>
          <w:rFonts w:cs="Calibri" w:cstheme="minorHAnsi"/>
          <w:b w:val="false"/>
          <w:caps w:val="false"/>
          <w:smallCaps w:val="false"/>
          <w:sz w:val="24"/>
          <w:szCs w:val="24"/>
        </w:rPr>
      </w:r>
    </w:p>
    <w:p>
      <w:pPr>
        <w:pStyle w:val="Normal"/>
        <w:spacing w:lineRule="auto" w:line="276" w:before="120" w:after="120"/>
        <w:jc w:val="both"/>
        <w:rPr>
          <w:rStyle w:val="IntenseReference"/>
          <w:rFonts w:cs="Calibri" w:cstheme="minorHAnsi"/>
          <w:b w:val="false"/>
          <w:caps w:val="false"/>
          <w:smallCaps w:val="false"/>
          <w:sz w:val="24"/>
          <w:szCs w:val="24"/>
        </w:rPr>
      </w:pPr>
      <w:r>
        <w:rPr>
          <w:rFonts w:cs="Calibri" w:cstheme="minorHAnsi"/>
          <w:b w:val="false"/>
          <w:caps w:val="false"/>
          <w:smallCaps w:val="false"/>
          <w:sz w:val="24"/>
          <w:szCs w:val="24"/>
        </w:rPr>
      </w:r>
    </w:p>
    <w:p>
      <w:pPr>
        <w:pStyle w:val="Normal"/>
        <w:spacing w:lineRule="auto" w:line="276" w:before="120" w:after="120"/>
        <w:jc w:val="both"/>
        <w:rPr>
          <w:rStyle w:val="IntenseReference"/>
          <w:rFonts w:cs="Calibri" w:cstheme="minorHAnsi"/>
          <w:b w:val="false"/>
          <w:caps w:val="false"/>
          <w:smallCaps w:val="false"/>
          <w:sz w:val="24"/>
          <w:szCs w:val="24"/>
        </w:rPr>
      </w:pPr>
      <w:r>
        <w:rPr>
          <w:rFonts w:cs="Calibri" w:cstheme="minorHAnsi"/>
          <w:b w:val="false"/>
          <w:caps w:val="false"/>
          <w:smallCaps w:val="false"/>
          <w:sz w:val="24"/>
          <w:szCs w:val="24"/>
        </w:rPr>
      </w:r>
    </w:p>
    <w:p>
      <w:pPr>
        <w:pStyle w:val="Normal"/>
        <w:spacing w:lineRule="auto" w:line="276" w:before="120" w:after="120"/>
        <w:jc w:val="both"/>
        <w:rPr>
          <w:rStyle w:val="IntenseReference"/>
          <w:rFonts w:cs="Calibri" w:cstheme="minorHAnsi"/>
          <w:b w:val="false"/>
          <w:caps w:val="false"/>
          <w:smallCaps w:val="false"/>
          <w:sz w:val="24"/>
          <w:szCs w:val="24"/>
        </w:rPr>
      </w:pPr>
      <w:r>
        <w:rPr>
          <w:rFonts w:cs="Calibri" w:cstheme="minorHAnsi"/>
          <w:b w:val="false"/>
          <w:caps w:val="false"/>
          <w:smallCaps w:val="false"/>
          <w:sz w:val="24"/>
          <w:szCs w:val="24"/>
        </w:rPr>
      </w:r>
    </w:p>
    <w:p>
      <w:pPr>
        <w:pStyle w:val="Normal"/>
        <w:spacing w:lineRule="auto" w:line="276" w:before="120" w:after="120"/>
        <w:jc w:val="both"/>
        <w:rPr>
          <w:rStyle w:val="IntenseReference"/>
          <w:rFonts w:cs="Calibri" w:cstheme="minorHAnsi"/>
          <w:b w:val="false"/>
          <w:caps w:val="false"/>
          <w:smallCaps w:val="false"/>
          <w:sz w:val="24"/>
          <w:szCs w:val="24"/>
        </w:rPr>
      </w:pPr>
      <w:r>
        <w:rPr>
          <w:rFonts w:cs="Calibri" w:cstheme="minorHAnsi"/>
          <w:b w:val="false"/>
          <w:caps w:val="false"/>
          <w:smallCaps w:val="false"/>
          <w:sz w:val="24"/>
          <w:szCs w:val="24"/>
        </w:rPr>
      </w:r>
    </w:p>
    <w:p>
      <w:pPr>
        <w:pStyle w:val="Normal"/>
        <w:spacing w:lineRule="auto" w:line="276" w:before="120" w:after="120"/>
        <w:jc w:val="both"/>
        <w:rPr>
          <w:rStyle w:val="IntenseReference"/>
          <w:rFonts w:cs="Calibri" w:cstheme="minorHAnsi"/>
          <w:b w:val="false"/>
          <w:caps w:val="false"/>
          <w:smallCaps w:val="false"/>
          <w:sz w:val="24"/>
          <w:szCs w:val="24"/>
        </w:rPr>
      </w:pPr>
      <w:r>
        <w:rPr>
          <w:rFonts w:cs="Calibri" w:cstheme="minorHAnsi"/>
          <w:b w:val="false"/>
          <w:caps w:val="false"/>
          <w:smallCaps w:val="false"/>
          <w:sz w:val="24"/>
          <w:szCs w:val="24"/>
        </w:rPr>
      </w:r>
    </w:p>
    <w:p>
      <w:pPr>
        <w:pStyle w:val="Normal"/>
        <w:spacing w:lineRule="auto" w:line="276" w:before="120" w:after="120"/>
        <w:jc w:val="both"/>
        <w:rPr>
          <w:rStyle w:val="IntenseReference"/>
          <w:rFonts w:cs="Calibri" w:cstheme="minorHAnsi"/>
          <w:b w:val="false"/>
          <w:caps w:val="false"/>
          <w:smallCaps w:val="false"/>
          <w:sz w:val="24"/>
          <w:szCs w:val="24"/>
        </w:rPr>
      </w:pPr>
      <w:r>
        <w:rPr>
          <w:rFonts w:cs="Calibri" w:cstheme="minorHAnsi"/>
          <w:b w:val="false"/>
          <w:caps w:val="false"/>
          <w:smallCaps w:val="false"/>
          <w:sz w:val="24"/>
          <w:szCs w:val="24"/>
        </w:rPr>
      </w:r>
    </w:p>
    <w:p>
      <w:pPr>
        <w:pStyle w:val="Heading1"/>
        <w:numPr>
          <w:ilvl w:val="1"/>
          <w:numId w:val="238"/>
        </w:numPr>
        <w:rPr>
          <w:rFonts w:ascii="Calibri" w:hAnsi="Calibri" w:cs="Calibri" w:asciiTheme="minorHAnsi" w:cstheme="minorHAnsi" w:hAnsiTheme="minorHAnsi"/>
          <w:b w:val="false"/>
        </w:rPr>
      </w:pPr>
      <w:bookmarkStart w:id="114" w:name="_Toc483909818"/>
      <w:bookmarkStart w:id="115" w:name="_Toc514931002"/>
      <w:r>
        <w:rPr>
          <w:rFonts w:cs="Calibri" w:ascii="Calibri" w:hAnsi="Calibri" w:asciiTheme="minorHAnsi" w:cstheme="minorHAnsi" w:hAnsiTheme="minorHAnsi"/>
        </w:rPr>
        <w:t>Human Resource Management (HRM)</w:t>
      </w:r>
      <w:bookmarkEnd w:id="115"/>
    </w:p>
    <w:p>
      <w:pPr>
        <w:pStyle w:val="Normal"/>
        <w:jc w:val="both"/>
        <w:rPr>
          <w:rFonts w:cs="Calibri" w:cstheme="minorHAnsi"/>
        </w:rPr>
      </w:pPr>
      <w:r>
        <w:rPr>
          <w:rFonts w:cs="Calibri" w:cstheme="minorHAnsi"/>
        </w:rPr>
        <w:t>The standards under the Human Resource are intended to ensure that the clinical laboratory determines qualifications and competency for staff positions that match the organization’s mission and workload. Laboratory Management must provide the right number of qualified staff to meet the routine workload and emergency requirements. To meet this goal, the standards require the laboratory to plan for staffing, conduct orientation to educate and train staff, assess, maintain, and improve staff capability and promote self-development and learning. There may be a well-organized HR Section or HR Management Department as per workload of laboratory. The major functions of the HR section include not merely hiring and firing of the staff, but in fact also to develop human resource pool as an important asset for the laboratory itself in particular and for other organizations in general.</w:t>
      </w:r>
    </w:p>
    <w:p>
      <w:pPr>
        <w:pStyle w:val="Normal"/>
        <w:rPr>
          <w:rStyle w:val="IntenseReference"/>
          <w:rFonts w:cs="Calibri" w:cstheme="minorHAnsi"/>
          <w:bCs w:val="false"/>
          <w:caps w:val="false"/>
          <w:smallCaps w:val="false"/>
          <w:sz w:val="24"/>
          <w:szCs w:val="24"/>
          <w:lang w:val="en-GB"/>
        </w:rPr>
      </w:pPr>
      <w:r>
        <w:rPr>
          <w:rFonts w:cs="Calibri" w:cstheme="minorHAnsi"/>
          <w:bCs w:val="false"/>
          <w:caps w:val="false"/>
          <w:smallCaps w:val="false"/>
          <w:sz w:val="24"/>
          <w:szCs w:val="24"/>
          <w:lang w:val="en-GB"/>
        </w:rPr>
      </w:r>
      <w:r>
        <w:br w:type="page"/>
      </w:r>
    </w:p>
    <w:p>
      <w:pPr>
        <w:pStyle w:val="Heading3"/>
        <w:spacing w:before="0" w:after="240"/>
        <w:ind w:hanging="1620" w:start="1620"/>
        <w:rPr/>
      </w:pPr>
      <w:bookmarkStart w:id="116" w:name="_Toc483909818"/>
      <w:bookmarkStart w:id="117" w:name="_Toc514931003"/>
      <w:r>
        <w:rPr/>
        <w:t>Standard 7. HRM-1: Staff deployment is in accordance with the scope of laboratory work</w:t>
      </w:r>
      <w:bookmarkEnd w:id="116"/>
      <w:bookmarkEnd w:id="117"/>
    </w:p>
    <w:p>
      <w:pPr>
        <w:pStyle w:val="Normal"/>
        <w:spacing w:lineRule="auto" w:line="276" w:before="120" w:after="120"/>
        <w:jc w:val="both"/>
        <w:rPr>
          <w:rFonts w:cs="Calibri" w:cstheme="minorHAnsi"/>
          <w:b/>
          <w:spacing w:val="2"/>
          <w:sz w:val="24"/>
          <w:szCs w:val="24"/>
          <w:lang w:val="en-GB"/>
        </w:rPr>
      </w:pPr>
      <w:bookmarkStart w:id="118" w:name="_Toc418493991"/>
      <w:r>
        <w:rPr>
          <w:rFonts w:cs="Calibri" w:cstheme="minorHAnsi"/>
          <w:b/>
          <w:sz w:val="24"/>
          <w:szCs w:val="24"/>
        </w:rPr>
        <w:t>Indicators (25-27)</w:t>
      </w:r>
      <w:bookmarkEnd w:id="118"/>
    </w:p>
    <w:p>
      <w:pPr>
        <w:pStyle w:val="Heading4"/>
        <w:shd w:val="clear" w:color="auto" w:fill="FF0000"/>
        <w:spacing w:before="0" w:after="120"/>
        <w:ind w:hanging="990" w:start="990"/>
        <w:rPr>
          <w:rFonts w:ascii="Calibri" w:hAnsi="Calibri" w:cs="Calibri" w:asciiTheme="minorHAnsi" w:cstheme="minorHAnsi" w:hAnsiTheme="minorHAnsi"/>
          <w:color w:themeColor="background1" w:val="FFFFFF"/>
          <w:szCs w:val="28"/>
        </w:rPr>
      </w:pPr>
      <w:bookmarkStart w:id="119" w:name="_Toc514931004"/>
      <w:bookmarkStart w:id="120" w:name="_Toc483909819"/>
      <w:bookmarkStart w:id="121" w:name="_Toc496884180"/>
      <w:bookmarkEnd w:id="120"/>
      <w:r>
        <w:rPr>
          <w:rFonts w:cs="Calibri" w:ascii="Calibri" w:hAnsi="Calibri" w:asciiTheme="minorHAnsi" w:cstheme="minorHAnsi" w:hAnsiTheme="minorHAnsi"/>
          <w:color w:themeColor="background1" w:val="FFFFFF"/>
          <w:szCs w:val="28"/>
        </w:rPr>
        <w:t>Ind. 25:  Job description for every post is identified and documented</w:t>
      </w:r>
      <w:bookmarkEnd w:id="119"/>
      <w:bookmarkEnd w:id="121"/>
    </w:p>
    <w:p>
      <w:pPr>
        <w:pStyle w:val="Normal"/>
        <w:spacing w:lineRule="auto" w:line="240" w:before="0" w:after="120"/>
        <w:jc w:val="both"/>
        <w:rPr>
          <w:rFonts w:cs="Calibri" w:cstheme="minorHAnsi"/>
          <w:b/>
          <w:sz w:val="24"/>
          <w:szCs w:val="24"/>
        </w:rPr>
      </w:pPr>
      <w:r>
        <w:rPr>
          <w:rFonts w:cs="Calibri" w:cstheme="minorHAnsi"/>
          <w:b/>
          <w:sz w:val="24"/>
          <w:szCs w:val="24"/>
        </w:rPr>
        <w:t>Survey Process:</w:t>
      </w:r>
    </w:p>
    <w:p>
      <w:pPr>
        <w:pStyle w:val="Normal"/>
        <w:spacing w:lineRule="auto" w:line="240" w:before="0" w:after="120"/>
        <w:jc w:val="both"/>
        <w:rPr>
          <w:rFonts w:cs="Calibri" w:cstheme="minorHAnsi"/>
          <w:sz w:val="24"/>
          <w:szCs w:val="24"/>
        </w:rPr>
      </w:pPr>
      <w:r>
        <w:rPr>
          <w:rFonts w:cs="Calibri" w:cstheme="minorHAnsi"/>
          <w:sz w:val="24"/>
          <w:szCs w:val="24"/>
        </w:rPr>
        <w:t>Job description (JD) is a listed description that a person uses for tasks or functions, and responsibilities of a position. A job description is usually developed by conducting a job analysis, which includes examining the tasks and sequences of tasks necessary to perform the job</w:t>
      </w:r>
      <w:r>
        <w:rPr>
          <w:rStyle w:val="FootnoteReference"/>
          <w:rFonts w:cs="Calibri" w:cstheme="minorHAnsi"/>
          <w:sz w:val="24"/>
          <w:szCs w:val="24"/>
        </w:rPr>
        <w:footnoteReference w:id="10"/>
      </w:r>
      <w:r>
        <w:rPr>
          <w:rFonts w:cs="Calibri" w:cstheme="minorHAnsi"/>
          <w:sz w:val="24"/>
          <w:szCs w:val="24"/>
        </w:rPr>
        <w:t>. It will be determined and documented for every post, against which eligibility criteria is identified.</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8"/>
        </w:numPr>
        <w:spacing w:before="120" w:after="120"/>
        <w:jc w:val="both"/>
        <w:rPr>
          <w:rFonts w:ascii="Times New Roman" w:hAnsi="Times New Roman"/>
          <w:sz w:val="24"/>
          <w:szCs w:val="24"/>
        </w:rPr>
      </w:pPr>
      <w:r>
        <w:rPr>
          <w:rFonts w:ascii="Times New Roman" w:hAnsi="Times New Roman"/>
          <w:sz w:val="24"/>
          <w:szCs w:val="24"/>
        </w:rPr>
        <w:t>Documented individual Job Descriptions.</w:t>
      </w:r>
    </w:p>
    <w:p>
      <w:pPr>
        <w:pStyle w:val="ListParagraph"/>
        <w:numPr>
          <w:ilvl w:val="0"/>
          <w:numId w:val="8"/>
        </w:numPr>
        <w:spacing w:before="120" w:after="120"/>
        <w:jc w:val="both"/>
        <w:rPr>
          <w:rFonts w:ascii="Times New Roman" w:hAnsi="Times New Roman"/>
          <w:sz w:val="24"/>
          <w:szCs w:val="24"/>
        </w:rPr>
      </w:pPr>
      <w:r>
        <w:rPr>
          <w:rFonts w:ascii="Times New Roman" w:hAnsi="Times New Roman"/>
          <w:sz w:val="24"/>
          <w:szCs w:val="24"/>
        </w:rPr>
        <w:t>Every JD bears the signatures of the employer and the concerned employee.</w:t>
      </w:r>
    </w:p>
    <w:p>
      <w:pPr>
        <w:pStyle w:val="Normal"/>
        <w:spacing w:lineRule="auto" w:line="240" w:before="0" w:after="120"/>
        <w:jc w:val="both"/>
        <w:rPr>
          <w:rFonts w:cs="Calibri" w:cstheme="minorHAnsi"/>
          <w:b/>
          <w:bCs/>
          <w:sz w:val="24"/>
          <w:szCs w:val="24"/>
        </w:rPr>
      </w:pPr>
      <w:r>
        <w:rPr>
          <w:rFonts w:cs="Calibri" w:cstheme="minorHAnsi"/>
          <w:b/>
          <w:bCs/>
          <w:sz w:val="24"/>
          <w:szCs w:val="24"/>
        </w:rPr>
        <w:t>Scoring:</w:t>
      </w:r>
    </w:p>
    <w:p>
      <w:pPr>
        <w:pStyle w:val="ListParagraph"/>
        <w:numPr>
          <w:ilvl w:val="0"/>
          <w:numId w:val="44"/>
        </w:numPr>
        <w:spacing w:lineRule="auto" w:line="240" w:before="0" w:after="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all posts have documented job description, then score as </w:t>
      </w:r>
      <w:r>
        <w:rPr>
          <w:rFonts w:cs="Calibri" w:ascii="Calibri" w:hAnsi="Calibri" w:asciiTheme="minorHAnsi" w:cstheme="minorHAnsi" w:hAnsiTheme="minorHAnsi"/>
          <w:b/>
          <w:sz w:val="24"/>
          <w:szCs w:val="24"/>
          <w:u w:val="single"/>
        </w:rPr>
        <w:t>fully met.</w:t>
      </w:r>
    </w:p>
    <w:p>
      <w:pPr>
        <w:pStyle w:val="ListParagraph"/>
        <w:numPr>
          <w:ilvl w:val="0"/>
          <w:numId w:val="44"/>
        </w:numPr>
        <w:spacing w:lineRule="auto" w:line="240" w:before="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job description or there are non-compliances,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before="0" w:after="120"/>
        <w:ind w:hanging="1080" w:start="1080"/>
        <w:rPr>
          <w:rFonts w:ascii="Calibri" w:hAnsi="Calibri" w:cs="Calibri" w:asciiTheme="minorHAnsi" w:cstheme="minorHAnsi" w:hAnsiTheme="minorHAnsi"/>
          <w:color w:themeColor="background1" w:val="FFFFFF"/>
          <w:szCs w:val="28"/>
        </w:rPr>
      </w:pPr>
      <w:bookmarkStart w:id="122" w:name="_Toc483909819"/>
      <w:bookmarkStart w:id="123" w:name="_Toc496884181"/>
      <w:bookmarkStart w:id="124" w:name="_Toc483909820"/>
      <w:bookmarkStart w:id="125" w:name="_Toc514931005"/>
      <w:bookmarkEnd w:id="122"/>
      <w:bookmarkEnd w:id="124"/>
      <w:r>
        <w:rPr>
          <w:rFonts w:cs="Calibri" w:ascii="Calibri" w:hAnsi="Calibri" w:asciiTheme="minorHAnsi" w:cstheme="minorHAnsi" w:hAnsiTheme="minorHAnsi"/>
          <w:color w:themeColor="background1" w:val="FFFFFF"/>
          <w:szCs w:val="28"/>
        </w:rPr>
        <w:t>Ind. 26:  Eligibility criteria regarding qualification and experience for each job is available</w:t>
      </w:r>
      <w:bookmarkEnd w:id="123"/>
      <w:bookmarkEnd w:id="125"/>
    </w:p>
    <w:p>
      <w:pPr>
        <w:pStyle w:val="Normal"/>
        <w:spacing w:lineRule="auto" w:line="240" w:before="0" w:after="120"/>
        <w:jc w:val="both"/>
        <w:rPr>
          <w:rFonts w:cs="Calibri" w:cstheme="minorHAnsi"/>
          <w:b/>
          <w:sz w:val="24"/>
          <w:szCs w:val="24"/>
        </w:rPr>
      </w:pPr>
      <w:r>
        <w:rPr>
          <w:rFonts w:cs="Calibri" w:cstheme="minorHAnsi"/>
          <w:b/>
          <w:sz w:val="24"/>
          <w:szCs w:val="24"/>
        </w:rPr>
        <w:t>Survey Process:</w:t>
      </w:r>
    </w:p>
    <w:p>
      <w:pPr>
        <w:pStyle w:val="Normal"/>
        <w:spacing w:lineRule="auto" w:line="240" w:before="0" w:after="120"/>
        <w:jc w:val="both"/>
        <w:rPr>
          <w:rFonts w:cs="Calibri" w:cstheme="minorHAnsi"/>
          <w:sz w:val="24"/>
          <w:szCs w:val="24"/>
        </w:rPr>
      </w:pPr>
      <w:r>
        <w:rPr>
          <w:rFonts w:cs="Calibri" w:cstheme="minorHAnsi"/>
          <w:sz w:val="24"/>
          <w:szCs w:val="24"/>
        </w:rPr>
        <w:t xml:space="preserve">Eligibility criteria are the requirements in terms of qualification and experience that must be met by an individual to be appointed against a post. Check that eligibility criteria for every post is available in documented form. </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FootnoteText"/>
        <w:numPr>
          <w:ilvl w:val="0"/>
          <w:numId w:val="8"/>
        </w:numPr>
        <w:spacing w:before="0" w:after="0"/>
        <w:rPr>
          <w:sz w:val="22"/>
          <w:szCs w:val="22"/>
        </w:rPr>
      </w:pPr>
      <w:r>
        <w:rPr>
          <w:rFonts w:cs="Calibri" w:ascii="Calibri" w:hAnsi="Calibri" w:asciiTheme="minorHAnsi" w:cstheme="minorHAnsi" w:hAnsiTheme="minorHAnsi"/>
          <w:sz w:val="22"/>
          <w:szCs w:val="22"/>
        </w:rPr>
        <w:t>As per the criteria prescribed on the basis of PM&amp;DC Ordinance 1962 and the (Amendment Ordinance) 2012, a Medical</w:t>
      </w:r>
      <w:r>
        <w:rPr>
          <w:rFonts w:cs="Calibri" w:ascii="Calibri" w:hAnsi="Calibri" w:asciiTheme="minorHAnsi" w:cstheme="minorHAnsi" w:hAnsiTheme="minorHAnsi"/>
          <w:sz w:val="22"/>
          <w:szCs w:val="22"/>
          <w:u w:val="single"/>
        </w:rPr>
        <w:t xml:space="preserve"> Graduate</w:t>
      </w:r>
      <w:r>
        <w:rPr>
          <w:rFonts w:cs="Calibri" w:ascii="Calibri" w:hAnsi="Calibri" w:asciiTheme="minorHAnsi" w:cstheme="minorHAnsi" w:hAnsiTheme="minorHAnsi"/>
          <w:sz w:val="22"/>
          <w:szCs w:val="22"/>
        </w:rPr>
        <w:t xml:space="preserve"> having qualification/s registered with the PM&amp;DC is eligible to manage the laboratory of corresponding Category as detailed in the Guidelines summarized as under:</w:t>
      </w:r>
    </w:p>
    <w:p>
      <w:pPr>
        <w:pStyle w:val="FootnoteText"/>
        <w:numPr>
          <w:ilvl w:val="0"/>
          <w:numId w:val="242"/>
        </w:numPr>
        <w:spacing w:before="0" w:after="0"/>
        <w:ind w:hanging="360" w:start="72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Higher level specialization like FCPS/FRC Path/PhD/ equivalent etc. in the discipline of Pathology for heading a Laboratory which portrays broader scope of diagnostic services.</w:t>
      </w:r>
    </w:p>
    <w:p>
      <w:pPr>
        <w:pStyle w:val="FootnoteText"/>
        <w:numPr>
          <w:ilvl w:val="0"/>
          <w:numId w:val="242"/>
        </w:numPr>
        <w:spacing w:before="0" w:after="0"/>
        <w:ind w:hanging="360" w:start="720"/>
        <w:rPr>
          <w:rFonts w:cs="Calibri" w:cstheme="minorHAnsi"/>
          <w:sz w:val="22"/>
          <w:szCs w:val="22"/>
        </w:rPr>
      </w:pPr>
      <w:r>
        <w:rPr>
          <w:rFonts w:cs="Calibri" w:ascii="Calibri" w:hAnsi="Calibri" w:asciiTheme="minorHAnsi" w:cstheme="minorHAnsi" w:hAnsiTheme="minorHAnsi"/>
          <w:sz w:val="22"/>
          <w:szCs w:val="22"/>
        </w:rPr>
        <w:t>A mid-level specialization like MPhil for a Category-B laboratory.</w:t>
      </w:r>
    </w:p>
    <w:p>
      <w:pPr>
        <w:pStyle w:val="FootnoteText"/>
        <w:numPr>
          <w:ilvl w:val="0"/>
          <w:numId w:val="242"/>
        </w:numPr>
        <w:spacing w:before="0" w:after="0"/>
        <w:ind w:hanging="360" w:start="720"/>
        <w:rPr>
          <w:sz w:val="22"/>
          <w:szCs w:val="22"/>
        </w:rPr>
      </w:pPr>
      <w:r>
        <w:rPr>
          <w:rFonts w:cs="Calibri" w:ascii="Calibri" w:hAnsi="Calibri" w:asciiTheme="minorHAnsi" w:cstheme="minorHAnsi" w:hAnsiTheme="minorHAnsi"/>
          <w:sz w:val="22"/>
          <w:szCs w:val="22"/>
        </w:rPr>
        <w:t>Diploma / equivalent in Clinical Pathology as a minimum for Cat-C laboratories.</w:t>
      </w:r>
    </w:p>
    <w:p>
      <w:pPr>
        <w:pStyle w:val="FootnoteText"/>
        <w:numPr>
          <w:ilvl w:val="0"/>
          <w:numId w:val="242"/>
        </w:numPr>
        <w:spacing w:before="0" w:after="0"/>
        <w:ind w:hanging="360" w:start="720"/>
        <w:rPr>
          <w:sz w:val="22"/>
          <w:szCs w:val="22"/>
        </w:rPr>
      </w:pPr>
      <w:r>
        <w:rPr>
          <w:rFonts w:cs="Calibri" w:ascii="Calibri" w:hAnsi="Calibri" w:asciiTheme="minorHAnsi" w:cstheme="minorHAnsi" w:hAnsiTheme="minorHAnsi"/>
          <w:sz w:val="22"/>
          <w:szCs w:val="22"/>
        </w:rPr>
        <w:t>A respectively qualified technologist to be the section head.</w:t>
      </w:r>
    </w:p>
    <w:p>
      <w:pPr>
        <w:pStyle w:val="Normal"/>
        <w:tabs>
          <w:tab w:val="clear" w:pos="720"/>
          <w:tab w:val="left" w:pos="1500" w:leader="none"/>
        </w:tabs>
        <w:spacing w:lineRule="auto" w:line="240" w:before="0" w:after="120"/>
        <w:ind w:hanging="284" w:start="284"/>
        <w:jc w:val="both"/>
        <w:rPr>
          <w:rFonts w:cs="Calibri" w:cstheme="minorHAnsi"/>
          <w:b/>
          <w:bCs/>
          <w:sz w:val="24"/>
          <w:szCs w:val="24"/>
        </w:rPr>
      </w:pPr>
      <w:r>
        <w:rPr>
          <w:rFonts w:cs="Calibri" w:cstheme="minorHAnsi"/>
          <w:b/>
          <w:bCs/>
          <w:sz w:val="24"/>
          <w:szCs w:val="24"/>
        </w:rPr>
        <w:t>Scoring:</w:t>
        <w:tab/>
      </w:r>
    </w:p>
    <w:p>
      <w:pPr>
        <w:pStyle w:val="ListParagraph"/>
        <w:numPr>
          <w:ilvl w:val="0"/>
          <w:numId w:val="45"/>
        </w:numPr>
        <w:spacing w:lineRule="auto" w:line="240" w:before="0" w:after="0"/>
        <w:ind w:hanging="284" w:start="284"/>
        <w:jc w:val="both"/>
        <w:rPr>
          <w:moveTo w:id="590" w:author="Dr. Anees Ahmed" w:date="2018-06-02T22:18:00Z"/>
          <w:rFonts w:ascii="Calibri" w:hAnsi="Calibri" w:cs="Calibri" w:asciiTheme="minorHAnsi" w:cstheme="minorHAnsi" w:hAnsiTheme="minorHAnsi"/>
          <w:sz w:val="24"/>
          <w:szCs w:val="24"/>
        </w:rPr>
        <w:pPrChange w:id="0" w:author="Dr. Anees Ahmed" w:date="2018-06-02T22:19:00Z">
          <w:pPr>
            <w:pStyle w:val="ListParagraph"/>
            <w:numPr>
              <w:ilvl w:val="0"/>
              <w:numId w:val="45"/>
            </w:numPr>
            <w:tabs>
              <w:tab w:val="left" w:pos="0" w:leader="none"/>
            </w:tabs>
            <w:spacing w:lineRule="auto" w:line="240" w:before="0" w:after="0"/>
            <w:ind w:hanging="360" w:start="360"/>
          </w:pPr>
        </w:pPrChange>
      </w:pPr>
      <w:ins w:id="588" w:author="Dr. Anees Ahmed" w:date="2018-06-02T22:18:00Z">
        <w:r>
          <w:rPr>
            <w:rFonts w:cs="Calibri" w:ascii="Calibri" w:hAnsi="Calibri" w:asciiTheme="minorHAnsi" w:cstheme="minorHAnsi" w:hAnsiTheme="minorHAnsi"/>
            <w:sz w:val="24"/>
            <w:szCs w:val="24"/>
          </w:rPr>
          <w:t xml:space="preserve">If there are written eligibility criteria for every post, then score as </w:t>
        </w:r>
      </w:ins>
      <w:ins w:id="589" w:author="Dr. Anees Ahmed" w:date="2018-06-02T22:18:00Z">
        <w:r>
          <w:rPr>
            <w:rFonts w:cs="Calibri" w:ascii="Calibri" w:hAnsi="Calibri" w:asciiTheme="minorHAnsi" w:cstheme="minorHAnsi" w:hAnsiTheme="minorHAnsi"/>
            <w:sz w:val="24"/>
            <w:szCs w:val="24"/>
          </w:rPr>
          <w:t>fully met.</w:t>
        </w:r>
      </w:ins>
    </w:p>
    <w:p>
      <w:pPr>
        <w:pStyle w:val="ListParagraph"/>
        <w:numPr>
          <w:ilvl w:val="0"/>
          <w:numId w:val="45"/>
        </w:numPr>
        <w:spacing w:lineRule="auto" w:line="240" w:before="0" w:after="0"/>
        <w:ind w:hanging="284" w:start="284"/>
        <w:jc w:val="both"/>
        <w:rPr>
          <w:rFonts w:ascii="Calibri" w:hAnsi="Calibri" w:cs="Calibri" w:asciiTheme="minorHAnsi" w:cstheme="minorHAnsi" w:hAnsiTheme="minorHAnsi"/>
          <w:sz w:val="24"/>
          <w:szCs w:val="24"/>
        </w:rPr>
      </w:pPr>
      <w:del w:id="591" w:author="Dr. Anees Ahmed" w:date="2018-06-02T22:18:00Z">
        <w:r>
          <w:rPr>
            <w:rFonts w:cs="Calibri" w:ascii="Calibri" w:hAnsi="Calibri" w:asciiTheme="minorHAnsi" w:cstheme="minorHAnsi" w:hAnsiTheme="minorHAnsi"/>
            <w:sz w:val="24"/>
            <w:szCs w:val="24"/>
          </w:rPr>
          <w:delText xml:space="preserve">If there are written eligibility criteria for every post, then score as </w:delText>
        </w:r>
      </w:del>
      <w:del w:id="592" w:author="Dr. Anees Ahmed" w:date="2018-06-02T22:18:00Z">
        <w:r>
          <w:rPr>
            <w:rFonts w:cs="Calibri" w:ascii="Calibri" w:hAnsi="Calibri" w:asciiTheme="minorHAnsi" w:cstheme="minorHAnsi" w:hAnsiTheme="minorHAnsi"/>
            <w:b/>
            <w:sz w:val="24"/>
            <w:szCs w:val="24"/>
            <w:u w:val="single"/>
          </w:rPr>
          <w:delText>fully met.</w:delText>
        </w:r>
      </w:del>
    </w:p>
    <w:p>
      <w:pPr>
        <w:pStyle w:val="ListParagraph"/>
        <w:numPr>
          <w:ilvl w:val="0"/>
          <w:numId w:val="45"/>
        </w:numPr>
        <w:spacing w:lineRule="auto" w:line="240" w:before="0" w:after="0"/>
        <w:ind w:hanging="284" w:start="284"/>
        <w:jc w:val="both"/>
        <w:rPr>
          <w:del w:id="596" w:author="Dr. Anees Ahmed" w:date="2018-06-02T22:19:00Z"/>
          <w:rFonts w:ascii="Calibri" w:hAnsi="Calibri" w:cs="Calibri" w:asciiTheme="minorHAnsi" w:cstheme="minorHAnsi" w:hAnsiTheme="minorHAnsi"/>
          <w:sz w:val="24"/>
          <w:szCs w:val="24"/>
        </w:rPr>
      </w:pPr>
      <w:del w:id="593" w:author="Dr. Anees Ahmed" w:date="2018-06-02T22:19:00Z">
        <w:r>
          <w:rPr>
            <w:rFonts w:cs="Calibri" w:ascii="Calibri" w:hAnsi="Calibri" w:asciiTheme="minorHAnsi" w:cstheme="minorHAnsi" w:hAnsiTheme="minorHAnsi"/>
            <w:sz w:val="24"/>
            <w:szCs w:val="24"/>
          </w:rPr>
          <w:delText xml:space="preserve">If the written eligibility criteria are available for up to 80% of posts, then score as </w:delText>
        </w:r>
      </w:del>
      <w:del w:id="594" w:author="Dr. Anees Ahmed" w:date="2018-06-02T22:19:00Z">
        <w:r>
          <w:rPr>
            <w:rFonts w:cs="Calibri" w:ascii="Calibri" w:hAnsi="Calibri" w:asciiTheme="minorHAnsi" w:cstheme="minorHAnsi" w:hAnsiTheme="minorHAnsi"/>
            <w:b/>
            <w:sz w:val="24"/>
            <w:szCs w:val="24"/>
            <w:u w:val="single"/>
          </w:rPr>
          <w:delText>partially met.</w:delText>
        </w:r>
      </w:del>
      <w:del w:id="595" w:author="Dr. Anees Ahmed" w:date="2018-06-02T22:19:00Z">
        <w:r>
          <w:rPr>
            <w:rFonts w:cs="Calibri" w:ascii="Calibri" w:hAnsi="Calibri" w:asciiTheme="minorHAnsi" w:cstheme="minorHAnsi" w:hAnsiTheme="minorHAnsi"/>
            <w:sz w:val="24"/>
            <w:szCs w:val="24"/>
          </w:rPr>
          <w:delText xml:space="preserve"> </w:delText>
        </w:r>
      </w:del>
    </w:p>
    <w:p>
      <w:pPr>
        <w:pStyle w:val="ListParagraph"/>
        <w:numPr>
          <w:ilvl w:val="0"/>
          <w:numId w:val="45"/>
        </w:numPr>
        <w:spacing w:lineRule="auto" w:line="240" w:before="0" w:after="0"/>
        <w:ind w:hanging="284" w:start="284"/>
        <w:jc w:val="both"/>
        <w:rPr>
          <w:ins w:id="599" w:author="Dr. Anees Ahmed" w:date="2018-06-02T22:19:00Z"/>
          <w:rFonts w:ascii="Calibri" w:hAnsi="Calibri" w:cs="Calibri" w:asciiTheme="minorHAnsi" w:cstheme="minorHAnsi" w:hAnsiTheme="minorHAnsi"/>
          <w:sz w:val="24"/>
          <w:szCs w:val="24"/>
        </w:rPr>
        <w:pPrChange w:id="0" w:author="Dr. Anees Ahmed" w:date="2018-06-02T22:19:00Z">
          <w:pPr>
            <w:pStyle w:val="ListParagraph"/>
            <w:numPr>
              <w:ilvl w:val="0"/>
              <w:numId w:val="45"/>
            </w:numPr>
            <w:tabs>
              <w:tab w:val="left" w:pos="0" w:leader="none"/>
            </w:tabs>
            <w:spacing w:lineRule="auto" w:line="240" w:before="0" w:after="0"/>
            <w:ind w:hanging="360" w:start="360"/>
          </w:pPr>
        </w:pPrChange>
      </w:pPr>
      <w:ins w:id="597" w:author="Dr. Anees Ahmed" w:date="2018-06-02T22:19:00Z">
        <w:r>
          <w:rPr>
            <w:rFonts w:cs="Calibri" w:ascii="Calibri" w:hAnsi="Calibri" w:asciiTheme="minorHAnsi" w:cstheme="minorHAnsi" w:hAnsiTheme="minorHAnsi"/>
            <w:sz w:val="24"/>
            <w:szCs w:val="24"/>
          </w:rPr>
          <w:t xml:space="preserve">If there is no eligibility criteria or it is deficient, then score as </w:t>
        </w:r>
      </w:ins>
      <w:ins w:id="598" w:author="Dr. Anees Ahmed" w:date="2018-06-02T22:19:00Z">
        <w:r>
          <w:rPr>
            <w:rFonts w:cs="Calibri" w:ascii="Calibri" w:hAnsi="Calibri" w:asciiTheme="minorHAnsi" w:cstheme="minorHAnsi" w:hAnsiTheme="minorHAnsi"/>
            <w:sz w:val="24"/>
            <w:szCs w:val="24"/>
          </w:rPr>
          <w:t>not met.</w:t>
        </w:r>
      </w:ins>
    </w:p>
    <w:p>
      <w:pPr>
        <w:pStyle w:val="ListParagraph"/>
        <w:numPr>
          <w:ilvl w:val="0"/>
          <w:numId w:val="45"/>
        </w:numPr>
        <w:spacing w:lineRule="auto" w:line="240" w:before="0" w:after="0"/>
        <w:ind w:hanging="284" w:start="284"/>
        <w:jc w:val="both"/>
        <w:rPr>
          <w:del w:id="602" w:author="Dr. Anees Ahmed" w:date="2018-06-02T22:19:00Z"/>
          <w:rFonts w:ascii="Calibri" w:hAnsi="Calibri" w:cs="Calibri" w:asciiTheme="minorHAnsi" w:cstheme="minorHAnsi" w:hAnsiTheme="minorHAnsi"/>
          <w:sz w:val="24"/>
          <w:szCs w:val="24"/>
        </w:rPr>
      </w:pPr>
      <w:del w:id="600" w:author="Dr. Anees Ahmed" w:date="2018-06-02T22:19:00Z">
        <w:r>
          <w:rPr>
            <w:rFonts w:cs="Calibri" w:ascii="Calibri" w:hAnsi="Calibri" w:asciiTheme="minorHAnsi" w:cstheme="minorHAnsi" w:hAnsiTheme="minorHAnsi"/>
            <w:sz w:val="24"/>
            <w:szCs w:val="24"/>
          </w:rPr>
          <w:delText xml:space="preserve">If there is no eligibility criteria, then score as </w:delText>
        </w:r>
      </w:del>
      <w:del w:id="601" w:author="Dr. Anees Ahmed" w:date="2018-06-02T22:19:00Z">
        <w:r>
          <w:rPr>
            <w:rFonts w:cs="Calibri" w:ascii="Calibri" w:hAnsi="Calibri" w:asciiTheme="minorHAnsi" w:cstheme="minorHAnsi" w:hAnsiTheme="minorHAnsi"/>
            <w:b/>
            <w:sz w:val="24"/>
            <w:szCs w:val="24"/>
            <w:u w:val="single"/>
          </w:rPr>
          <w:delText>not met.</w:delText>
        </w:r>
      </w:del>
    </w:p>
    <w:p>
      <w:pPr>
        <w:pStyle w:val="Heading4"/>
        <w:shd w:val="clear" w:color="auto" w:fill="FF0000"/>
        <w:spacing w:lineRule="auto" w:line="276"/>
        <w:ind w:hanging="1080" w:start="1080"/>
        <w:rPr>
          <w:rFonts w:ascii="Calibri" w:hAnsi="Calibri" w:cs="Calibri" w:asciiTheme="minorHAnsi" w:cstheme="minorHAnsi" w:hAnsiTheme="minorHAnsi"/>
          <w:color w:themeColor="background1" w:val="FFFFFF"/>
        </w:rPr>
      </w:pPr>
      <w:bookmarkStart w:id="126" w:name="_Toc483909820"/>
      <w:bookmarkStart w:id="127" w:name="_Toc514931006"/>
      <w:bookmarkStart w:id="128" w:name="_Toc483909821"/>
      <w:bookmarkEnd w:id="126"/>
      <w:r>
        <w:rPr>
          <w:rFonts w:cs="Calibri" w:ascii="Calibri" w:hAnsi="Calibri" w:asciiTheme="minorHAnsi" w:cstheme="minorHAnsi" w:hAnsiTheme="minorHAnsi"/>
          <w:color w:themeColor="background1" w:val="FFFFFF"/>
        </w:rPr>
        <w:t>Ind. 27: Recruitments are made according to laid down eligibility criteria</w:t>
      </w:r>
      <w:bookmarkEnd w:id="127"/>
      <w:bookmarkEnd w:id="128"/>
      <w:r>
        <w:rPr>
          <w:rFonts w:cs="Calibri" w:ascii="Calibri" w:hAnsi="Calibri" w:asciiTheme="minorHAnsi" w:cstheme="minorHAnsi" w:hAnsiTheme="minorHAnsi"/>
          <w:color w:themeColor="background1" w:val="FFFFFF"/>
        </w:rPr>
        <w:t xml:space="preserve"> </w:t>
      </w:r>
    </w:p>
    <w:p>
      <w:pPr>
        <w:pStyle w:val="Normal"/>
        <w:spacing w:lineRule="auto" w:line="276" w:before="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0" w:after="120"/>
        <w:jc w:val="both"/>
        <w:rPr>
          <w:rFonts w:cs="Calibri" w:cstheme="minorHAnsi"/>
          <w:bCs/>
          <w:sz w:val="24"/>
          <w:szCs w:val="24"/>
        </w:rPr>
      </w:pPr>
      <w:r>
        <w:rPr>
          <w:rFonts w:cs="Calibri" w:cstheme="minorHAnsi"/>
          <w:sz w:val="24"/>
          <w:szCs w:val="24"/>
        </w:rPr>
        <w:t xml:space="preserve">Eligibility criteria regarding the employee’s qualification, disciplinary background and experience should be strictly followed for quality recruitments. Personal files of every employee containing all relevant documents regarding qualification and experience are maintained for future reference. Randomly review personnel files of 5-10 employees. In case the laboratory has less than five employees then review all files and match </w:t>
      </w:r>
      <w:r>
        <w:rPr>
          <w:rFonts w:cs="Calibri" w:cstheme="minorHAnsi"/>
          <w:bCs/>
          <w:sz w:val="24"/>
          <w:szCs w:val="24"/>
        </w:rPr>
        <w:t>their qualification and experience</w:t>
      </w:r>
      <w:r>
        <w:rPr>
          <w:rFonts w:cs="Calibri" w:cstheme="minorHAnsi"/>
          <w:b/>
          <w:bCs/>
          <w:sz w:val="24"/>
          <w:szCs w:val="24"/>
        </w:rPr>
        <w:t xml:space="preserve"> </w:t>
      </w:r>
      <w:r>
        <w:rPr>
          <w:rFonts w:cs="Calibri" w:cstheme="minorHAnsi"/>
          <w:bCs/>
          <w:sz w:val="24"/>
          <w:szCs w:val="24"/>
        </w:rPr>
        <w:t>against laid down eligibility criteria for a particular post.</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FootnoteText"/>
        <w:numPr>
          <w:ilvl w:val="0"/>
          <w:numId w:val="8"/>
        </w:numPr>
        <w:spacing w:before="0" w:after="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All appointments are according to eligibility criteria.</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44"/>
        </w:numPr>
        <w:spacing w:before="0" w:after="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all reviewed files have relevant qualification and experience certificates/ documents and are according to eligibility criteria, then score as </w:t>
      </w:r>
      <w:r>
        <w:rPr>
          <w:rFonts w:cs="Calibri" w:ascii="Calibri" w:hAnsi="Calibri" w:asciiTheme="minorHAnsi" w:cstheme="minorHAnsi" w:hAnsiTheme="minorHAnsi"/>
          <w:b/>
          <w:sz w:val="24"/>
          <w:szCs w:val="24"/>
          <w:u w:val="single"/>
        </w:rPr>
        <w:t>fully met.</w:t>
      </w:r>
    </w:p>
    <w:p>
      <w:pPr>
        <w:pStyle w:val="ListParagraph"/>
        <w:numPr>
          <w:ilvl w:val="0"/>
          <w:numId w:val="44"/>
        </w:numPr>
        <w:spacing w:before="0" w:after="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documented record is not according to eligibility criteria or there is no record, then score as </w:t>
      </w:r>
      <w:r>
        <w:rPr>
          <w:rFonts w:cs="Calibri" w:ascii="Calibri" w:hAnsi="Calibri" w:asciiTheme="minorHAnsi" w:cstheme="minorHAnsi" w:hAnsiTheme="minorHAnsi"/>
          <w:b/>
          <w:sz w:val="24"/>
          <w:szCs w:val="24"/>
          <w:u w:val="single"/>
        </w:rPr>
        <w:t>not met.</w:t>
      </w:r>
    </w:p>
    <w:p>
      <w:pPr>
        <w:pStyle w:val="Normal"/>
        <w:rPr>
          <w:rFonts w:eastAsia="Calibri" w:cs="Calibri" w:cstheme="minorHAnsi"/>
          <w:sz w:val="24"/>
          <w:szCs w:val="24"/>
          <w:lang w:eastAsia="ar-SA"/>
        </w:rPr>
      </w:pPr>
      <w:r>
        <w:rPr>
          <w:rFonts w:eastAsia="Calibri" w:cs="Calibri" w:cstheme="minorHAnsi"/>
          <w:sz w:val="24"/>
          <w:szCs w:val="24"/>
          <w:lang w:eastAsia="ar-SA"/>
        </w:rPr>
      </w:r>
      <w:r>
        <w:br w:type="page"/>
      </w:r>
    </w:p>
    <w:tbl>
      <w:tblPr>
        <w:tblStyle w:val="TableGrid"/>
        <w:tblW w:w="1026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10260"/>
      </w:tblGrid>
      <w:tr>
        <w:trPr>
          <w:trHeight w:val="554" w:hRule="atLeast"/>
        </w:trPr>
        <w:tc>
          <w:tcPr>
            <w:tcW w:w="10260" w:type="dxa"/>
            <w:tcBorders/>
            <w:shd w:color="auto" w:fill="DEEAF6" w:themeFill="accent1" w:themeFillTint="33" w:val="clear"/>
          </w:tcPr>
          <w:p>
            <w:pPr>
              <w:pStyle w:val="Normal"/>
              <w:pageBreakBefore/>
              <w:widowControl/>
              <w:spacing w:lineRule="auto" w:line="240" w:before="0" w:after="0"/>
              <w:ind w:end="-144"/>
              <w:contextualSpacing/>
              <w:jc w:val="center"/>
              <w:rPr>
                <w:rFonts w:cs="Calibri" w:cstheme="minorHAnsi"/>
                <w:b/>
                <w:sz w:val="32"/>
                <w:szCs w:val="32"/>
                <w:lang w:val="en-GB"/>
              </w:rPr>
            </w:pPr>
            <w:r>
              <w:rPr>
                <w:rFonts w:eastAsia="Calibri" w:cs="Calibri" w:cstheme="minorHAnsi"/>
                <w:b/>
                <w:kern w:val="0"/>
                <w:sz w:val="32"/>
                <w:szCs w:val="32"/>
                <w:lang w:val="en-GB" w:eastAsia="en-US" w:bidi="ar-SA"/>
              </w:rPr>
              <w:t>Guidelines</w:t>
            </w:r>
            <w:ins w:id="603" w:author="Dr. Anees Ahmed" w:date="2018-06-02T21:45:00Z">
              <w:r>
                <w:rPr>
                  <w:rFonts w:eastAsia="Calibri" w:cs="Calibri" w:cstheme="minorHAnsi"/>
                  <w:b/>
                  <w:kern w:val="0"/>
                  <w:sz w:val="32"/>
                  <w:szCs w:val="32"/>
                  <w:lang w:val="en-GB" w:eastAsia="en-US" w:bidi="ar-SA"/>
                </w:rPr>
                <w:t xml:space="preserve">  to be placed under Ind. 27</w:t>
              </w:r>
            </w:ins>
            <w:ins w:id="604" w:author="Dr. Anees Ahmed" w:date="2018-06-02T22:10:00Z">
              <w:r>
                <w:rPr>
                  <w:rFonts w:eastAsia="Calibri" w:cs="Calibri" w:cstheme="minorHAnsi"/>
                  <w:b/>
                  <w:kern w:val="0"/>
                  <w:sz w:val="32"/>
                  <w:szCs w:val="32"/>
                  <w:lang w:val="en-GB" w:eastAsia="en-US" w:bidi="ar-SA"/>
                </w:rPr>
                <w:t xml:space="preserve"> (replace this too with the one sent for design)</w:t>
              </w:r>
            </w:ins>
          </w:p>
        </w:tc>
      </w:tr>
      <w:tr>
        <w:trPr>
          <w:trHeight w:val="9890" w:hRule="atLeast"/>
        </w:trPr>
        <w:tc>
          <w:tcPr>
            <w:tcW w:w="10260" w:type="dxa"/>
            <w:tcBorders/>
          </w:tcPr>
          <w:p>
            <w:pPr>
              <w:pStyle w:val="Normal"/>
              <w:widowControl/>
              <w:spacing w:lineRule="auto" w:line="276" w:before="0" w:after="0"/>
              <w:jc w:val="start"/>
              <w:rPr>
                <w:ins w:id="606" w:author="Dr. Anees Ahmed" w:date="2018-06-02T21:47:00Z"/>
                <w:rFonts w:cs="Calibri" w:cstheme="minorHAnsi"/>
                <w:sz w:val="24"/>
                <w:szCs w:val="24"/>
              </w:rPr>
            </w:pPr>
            <w:ins w:id="605" w:author="Dr. Anees Ahmed" w:date="2018-06-02T21:47:00Z">
              <w:r>
                <w:rPr>
                  <w:rFonts w:eastAsia="Calibri" w:cs="Calibri" w:cstheme="minorHAnsi"/>
                  <w:kern w:val="0"/>
                  <w:sz w:val="24"/>
                  <w:szCs w:val="24"/>
                  <w:lang w:val="en-US" w:eastAsia="en-US" w:bidi="ar-SA"/>
                </w:rPr>
                <w:t>For quality recruitments eligibility criteria regarding the employee’s qualification, disciplinary background and experience should be strictly followed. Personal file of every employee containing all relevant documents for qualification and experience, should be maintained for future reference.</w:t>
              </w:r>
            </w:ins>
          </w:p>
          <w:p>
            <w:pPr>
              <w:pStyle w:val="Normal"/>
              <w:widowControl/>
              <w:spacing w:lineRule="auto" w:line="276" w:before="0" w:after="0"/>
              <w:ind w:end="-144"/>
              <w:contextualSpacing/>
              <w:jc w:val="start"/>
              <w:rPr>
                <w:ins w:id="608" w:author="Dr. Anees Ahmed" w:date="2018-06-02T21:47:00Z"/>
                <w:rFonts w:cs="Calibri" w:cstheme="minorHAnsi"/>
                <w:sz w:val="24"/>
                <w:szCs w:val="24"/>
              </w:rPr>
            </w:pPr>
            <w:ins w:id="607" w:author="Dr. Anees Ahmed" w:date="2018-06-02T21:47:00Z">
              <w:r>
                <w:rPr>
                  <w:rFonts w:eastAsia="Calibri" w:cs="Calibri" w:cstheme="minorHAnsi"/>
                  <w:kern w:val="0"/>
                  <w:sz w:val="24"/>
                  <w:szCs w:val="24"/>
                  <w:lang w:val="en-US" w:eastAsia="en-US" w:bidi="ar-SA"/>
                </w:rPr>
                <w:t>Eligibility criteria for every post should be available in documented form which includes the following:</w:t>
              </w:r>
            </w:ins>
          </w:p>
          <w:p>
            <w:pPr>
              <w:pStyle w:val="Normal"/>
              <w:widowControl/>
              <w:numPr>
                <w:ilvl w:val="0"/>
                <w:numId w:val="46"/>
              </w:numPr>
              <w:spacing w:lineRule="auto" w:line="276" w:before="0" w:after="0"/>
              <w:jc w:val="start"/>
              <w:rPr>
                <w:ins w:id="610" w:author="Dr. Anees Ahmed" w:date="2018-06-02T21:47:00Z"/>
                <w:rFonts w:cs="Calibri" w:cstheme="minorHAnsi"/>
                <w:sz w:val="24"/>
                <w:szCs w:val="24"/>
              </w:rPr>
            </w:pPr>
            <w:ins w:id="609" w:author="Dr. Anees Ahmed" w:date="2018-06-02T21:47:00Z">
              <w:r>
                <w:rPr>
                  <w:rFonts w:eastAsia="Calibri" w:cs="Calibri" w:cstheme="minorHAnsi"/>
                  <w:kern w:val="0"/>
                  <w:sz w:val="24"/>
                  <w:szCs w:val="24"/>
                  <w:lang w:val="en-US" w:eastAsia="en-US" w:bidi="ar-SA"/>
                </w:rPr>
                <w:t>Qualification in terms of degrees/diplomas in order of preference</w:t>
              </w:r>
            </w:ins>
          </w:p>
          <w:p>
            <w:pPr>
              <w:pStyle w:val="Normal"/>
              <w:widowControl/>
              <w:numPr>
                <w:ilvl w:val="0"/>
                <w:numId w:val="46"/>
              </w:numPr>
              <w:spacing w:lineRule="auto" w:line="276" w:before="0" w:after="0"/>
              <w:jc w:val="start"/>
              <w:rPr>
                <w:ins w:id="612" w:author="Dr. Anees Ahmed" w:date="2018-06-02T21:47:00Z"/>
                <w:rFonts w:cs="Calibri" w:cstheme="minorHAnsi"/>
                <w:sz w:val="24"/>
                <w:szCs w:val="24"/>
              </w:rPr>
            </w:pPr>
            <w:ins w:id="611" w:author="Dr. Anees Ahmed" w:date="2018-06-02T21:47:00Z">
              <w:r>
                <w:rPr>
                  <w:rFonts w:eastAsia="Calibri" w:cs="Calibri" w:cstheme="minorHAnsi"/>
                  <w:kern w:val="0"/>
                  <w:sz w:val="24"/>
                  <w:szCs w:val="24"/>
                  <w:lang w:val="en-US" w:eastAsia="en-US" w:bidi="ar-SA"/>
                </w:rPr>
                <w:t>Relevant experience</w:t>
              </w:r>
            </w:ins>
          </w:p>
          <w:p>
            <w:pPr>
              <w:pStyle w:val="Normal"/>
              <w:widowControl/>
              <w:numPr>
                <w:ilvl w:val="0"/>
                <w:numId w:val="46"/>
              </w:numPr>
              <w:spacing w:lineRule="auto" w:line="276" w:before="0" w:after="0"/>
              <w:jc w:val="start"/>
              <w:rPr>
                <w:ins w:id="614" w:author="Dr. Anees Ahmed" w:date="2018-06-02T21:47:00Z"/>
                <w:rFonts w:cs="Calibri" w:cstheme="minorHAnsi"/>
                <w:sz w:val="24"/>
                <w:szCs w:val="24"/>
              </w:rPr>
            </w:pPr>
            <w:ins w:id="613" w:author="Dr. Anees Ahmed" w:date="2018-06-02T21:47:00Z">
              <w:r>
                <w:rPr>
                  <w:rFonts w:eastAsia="Calibri" w:cs="Calibri" w:cstheme="minorHAnsi"/>
                  <w:kern w:val="0"/>
                  <w:sz w:val="24"/>
                  <w:szCs w:val="24"/>
                  <w:lang w:val="en-US" w:eastAsia="en-US" w:bidi="ar-SA"/>
                </w:rPr>
                <w:t>Age</w:t>
              </w:r>
            </w:ins>
          </w:p>
          <w:p>
            <w:pPr>
              <w:pStyle w:val="Normal"/>
              <w:widowControl/>
              <w:spacing w:lineRule="auto" w:line="276" w:before="0" w:after="0"/>
              <w:ind w:end="-144"/>
              <w:contextualSpacing/>
              <w:jc w:val="start"/>
              <w:rPr>
                <w:ins w:id="616" w:author="Dr. Anees Ahmed" w:date="2018-06-02T21:47:00Z"/>
                <w:rFonts w:cs="Calibri" w:cstheme="minorHAnsi"/>
                <w:sz w:val="24"/>
                <w:szCs w:val="24"/>
              </w:rPr>
            </w:pPr>
            <w:ins w:id="615" w:author="Dr. Anees Ahmed" w:date="2018-06-02T21:47:00Z">
              <w:r>
                <w:rPr>
                  <w:rFonts w:eastAsia="Calibri" w:cs="Calibri" w:cstheme="minorHAnsi"/>
                  <w:kern w:val="0"/>
                  <w:sz w:val="24"/>
                  <w:szCs w:val="24"/>
                  <w:lang w:val="en-US" w:eastAsia="en-US" w:bidi="ar-SA"/>
                </w:rPr>
              </w:r>
            </w:ins>
          </w:p>
          <w:p>
            <w:pPr>
              <w:pStyle w:val="Normal"/>
              <w:widowControl/>
              <w:spacing w:lineRule="auto" w:line="276" w:before="0" w:after="0"/>
              <w:ind w:end="-144"/>
              <w:contextualSpacing/>
              <w:jc w:val="start"/>
              <w:rPr>
                <w:del w:id="618" w:author="Dr. Anees Ahmed" w:date="2018-06-02T21:48:00Z"/>
                <w:rFonts w:cs="Calibri" w:cstheme="minorHAnsi"/>
                <w:sz w:val="24"/>
                <w:szCs w:val="24"/>
              </w:rPr>
            </w:pPr>
            <w:r>
              <w:rPr>
                <w:rFonts w:eastAsia="Calibri" w:cs="Calibri" w:cstheme="minorHAnsi"/>
                <w:kern w:val="0"/>
                <w:sz w:val="24"/>
                <w:szCs w:val="24"/>
                <w:lang w:val="en-US" w:eastAsia="en-US" w:bidi="ar-SA"/>
              </w:rPr>
              <w:t xml:space="preserve">JD is a list that a person uses for tasks or functions and responsibilities of a position. A job description is usually developed by conducting a job analysis, which includes examining the tasks and sequences of tasks necessary to perform the job. It will be determined and documented for every post, against which eligibility criteria is identified. It documents the requirements in terms of qualification and experience that must be met by an individual to be appointed against a post. </w:t>
            </w:r>
            <w:del w:id="617" w:author="Dr. Anees Ahmed" w:date="2018-06-02T21:48:00Z">
              <w:r>
                <w:rPr>
                  <w:rFonts w:eastAsia="Calibri" w:cs="Calibri" w:cstheme="minorHAnsi"/>
                  <w:kern w:val="0"/>
                  <w:sz w:val="24"/>
                  <w:szCs w:val="24"/>
                  <w:lang w:val="en-US" w:eastAsia="en-US" w:bidi="ar-SA"/>
                </w:rPr>
                <w:delText>Eligibility criteria for every post should be available in documented form which includes the following:</w:delText>
              </w:r>
            </w:del>
          </w:p>
          <w:p>
            <w:pPr>
              <w:pStyle w:val="Normal"/>
              <w:widowControl/>
              <w:spacing w:lineRule="auto" w:line="276" w:before="0" w:after="0"/>
              <w:ind w:end="-144"/>
              <w:contextualSpacing/>
              <w:jc w:val="start"/>
              <w:rPr>
                <w:del w:id="620" w:author="Dr. Anees Ahmed" w:date="2018-06-02T21:48:00Z"/>
                <w:rFonts w:cs="Calibri" w:cstheme="minorHAnsi"/>
                <w:sz w:val="24"/>
                <w:szCs w:val="24"/>
              </w:rPr>
              <w:pPrChange w:id="0" w:author="Dr. Anees Ahmed" w:date="2018-06-02T21:48:00Z">
                <w:pPr>
                  <w:numPr>
                    <w:ilvl w:val="0"/>
                    <w:numId w:val="46"/>
                  </w:numPr>
                  <w:spacing w:lineRule="auto" w:line="276"/>
                  <w:ind w:hanging="360" w:start="720"/>
                </w:pPr>
              </w:pPrChange>
            </w:pPr>
            <w:del w:id="619" w:author="Dr. Anees Ahmed" w:date="2018-06-02T21:48:00Z">
              <w:r>
                <w:rPr>
                  <w:rFonts w:eastAsia="Calibri" w:cs="Calibri" w:cstheme="minorHAnsi"/>
                  <w:kern w:val="0"/>
                  <w:sz w:val="24"/>
                  <w:szCs w:val="24"/>
                  <w:lang w:val="en-US" w:eastAsia="en-US" w:bidi="ar-SA"/>
                </w:rPr>
                <w:delText>Qualification in terms of degrees/diplomas in order of preference</w:delText>
              </w:r>
            </w:del>
          </w:p>
          <w:p>
            <w:pPr>
              <w:pStyle w:val="Normal"/>
              <w:widowControl/>
              <w:spacing w:lineRule="auto" w:line="276" w:before="0" w:after="0"/>
              <w:ind w:end="-144"/>
              <w:contextualSpacing/>
              <w:jc w:val="start"/>
              <w:rPr>
                <w:del w:id="622" w:author="Dr. Anees Ahmed" w:date="2018-06-02T21:48:00Z"/>
                <w:rFonts w:cs="Calibri" w:cstheme="minorHAnsi"/>
                <w:sz w:val="24"/>
                <w:szCs w:val="24"/>
              </w:rPr>
              <w:pPrChange w:id="0" w:author="Dr. Anees Ahmed" w:date="2018-06-02T21:48:00Z">
                <w:pPr>
                  <w:numPr>
                    <w:ilvl w:val="0"/>
                    <w:numId w:val="46"/>
                  </w:numPr>
                  <w:spacing w:lineRule="auto" w:line="276"/>
                  <w:ind w:hanging="360" w:start="720"/>
                </w:pPr>
              </w:pPrChange>
            </w:pPr>
            <w:del w:id="621" w:author="Dr. Anees Ahmed" w:date="2018-06-02T21:48:00Z">
              <w:r>
                <w:rPr>
                  <w:rFonts w:eastAsia="Calibri" w:cs="Calibri" w:cstheme="minorHAnsi"/>
                  <w:kern w:val="0"/>
                  <w:sz w:val="24"/>
                  <w:szCs w:val="24"/>
                  <w:lang w:val="en-US" w:eastAsia="en-US" w:bidi="ar-SA"/>
                </w:rPr>
                <w:delText>Relevant experience</w:delText>
              </w:r>
            </w:del>
          </w:p>
          <w:p>
            <w:pPr>
              <w:pStyle w:val="Normal"/>
              <w:widowControl/>
              <w:spacing w:lineRule="auto" w:line="276" w:before="0" w:after="0"/>
              <w:ind w:end="-144"/>
              <w:contextualSpacing/>
              <w:jc w:val="start"/>
              <w:rPr>
                <w:rFonts w:cs="Calibri" w:cstheme="minorHAnsi"/>
                <w:sz w:val="24"/>
                <w:szCs w:val="24"/>
              </w:rPr>
              <w:pPrChange w:id="0" w:author="Dr. Anees Ahmed" w:date="2018-06-02T21:48:00Z">
                <w:pPr>
                  <w:numPr>
                    <w:ilvl w:val="0"/>
                    <w:numId w:val="46"/>
                  </w:numPr>
                  <w:spacing w:lineRule="auto" w:line="276"/>
                  <w:ind w:hanging="360" w:start="720"/>
                </w:pPr>
              </w:pPrChange>
            </w:pPr>
            <w:del w:id="623" w:author="Dr. Anees Ahmed" w:date="2018-06-02T21:48:00Z">
              <w:r>
                <w:rPr>
                  <w:rFonts w:eastAsia="Calibri" w:cs="Calibri" w:cstheme="minorHAnsi"/>
                  <w:kern w:val="0"/>
                  <w:sz w:val="24"/>
                  <w:szCs w:val="24"/>
                  <w:lang w:val="en-US" w:eastAsia="en-US" w:bidi="ar-SA"/>
                </w:rPr>
                <w:delText>Age</w:delText>
              </w:r>
            </w:del>
          </w:p>
          <w:p>
            <w:pPr>
              <w:pStyle w:val="Normal"/>
              <w:widowControl/>
              <w:spacing w:lineRule="auto" w:line="276" w:before="0" w:after="0"/>
              <w:jc w:val="start"/>
              <w:rPr>
                <w:del w:id="625" w:author="Dr. Anees Ahmed" w:date="2018-06-02T21:47:00Z"/>
                <w:rFonts w:cs="Calibri" w:cstheme="minorHAnsi"/>
                <w:sz w:val="24"/>
                <w:szCs w:val="24"/>
              </w:rPr>
            </w:pPr>
            <w:del w:id="624" w:author="Dr. Anees Ahmed" w:date="2018-06-02T21:47:00Z">
              <w:r>
                <w:rPr>
                  <w:rFonts w:eastAsia="Calibri" w:cs="Calibri" w:cstheme="minorHAnsi"/>
                  <w:kern w:val="0"/>
                  <w:sz w:val="24"/>
                  <w:szCs w:val="24"/>
                  <w:lang w:val="en-US" w:eastAsia="en-US" w:bidi="ar-SA"/>
                </w:rPr>
                <w:delText>For quality recruitments eligibility criteria regarding the employee’s qualification, disciplinary background and experience should be strictly followed. Personal file of every employee containing all relevant documents for qualification and experience, should be maintained for future reference.</w:delText>
              </w:r>
            </w:del>
          </w:p>
          <w:p>
            <w:pPr>
              <w:pStyle w:val="Normal"/>
              <w:widowControl/>
              <w:spacing w:lineRule="auto" w:line="276" w:before="0" w:after="0"/>
              <w:jc w:val="start"/>
              <w:rPr>
                <w:rFonts w:cs="Calibri" w:cstheme="minorHAnsi"/>
                <w:sz w:val="24"/>
                <w:szCs w:val="24"/>
              </w:rPr>
            </w:pPr>
            <w:r>
              <w:rPr>
                <w:rFonts w:eastAsia="Calibri" w:cs="Calibri" w:cstheme="minorHAnsi"/>
                <w:kern w:val="0"/>
                <w:sz w:val="24"/>
                <w:szCs w:val="24"/>
                <w:lang w:val="en-US" w:eastAsia="en-US" w:bidi="ar-SA"/>
              </w:rPr>
              <w:t>Following are sample JDs:</w:t>
            </w:r>
          </w:p>
          <w:p>
            <w:pPr>
              <w:pStyle w:val="Normal"/>
              <w:widowControl/>
              <w:spacing w:lineRule="auto" w:line="276" w:before="0" w:after="0"/>
              <w:jc w:val="start"/>
              <w:rPr>
                <w:rFonts w:cs="Calibri" w:cstheme="minorHAnsi"/>
                <w:sz w:val="24"/>
              </w:rPr>
            </w:pPr>
            <w:bookmarkStart w:id="129" w:name="_Toc194816427"/>
            <w:bookmarkStart w:id="130" w:name="_Toc187246474"/>
            <w:r>
              <w:rPr>
                <w:rFonts w:eastAsia="Calibri" w:cs="Calibri" w:cstheme="minorHAnsi"/>
                <w:kern w:val="0"/>
                <w:sz w:val="24"/>
                <w:szCs w:val="24"/>
                <w:lang w:val="en-US" w:eastAsia="en-US" w:bidi="ar-SA"/>
              </w:rPr>
              <w:t>JD for Pathologist/Director Laboratory provided in the Guidelines under Ind. 6</w:t>
            </w:r>
            <w:del w:id="626" w:author="Dr. Anees Ahmed" w:date="2018-06-02T21:54:00Z">
              <w:r>
                <w:rPr>
                  <w:rFonts w:eastAsia="Calibri" w:cs="Calibri" w:cstheme="minorHAnsi"/>
                  <w:kern w:val="0"/>
                  <w:sz w:val="24"/>
                  <w:szCs w:val="24"/>
                  <w:lang w:val="en-US" w:eastAsia="en-US" w:bidi="ar-SA"/>
                </w:rPr>
                <w:delText>.</w:delText>
              </w:r>
            </w:del>
            <w:ins w:id="627" w:author="Dr. Anees Ahmed" w:date="2018-06-02T21:55:00Z">
              <w:r>
                <w:rPr>
                  <w:rFonts w:eastAsia="Calibri" w:cs="Calibri" w:cstheme="minorHAnsi"/>
                  <w:kern w:val="0"/>
                  <w:sz w:val="24"/>
                  <w:szCs w:val="24"/>
                  <w:lang w:val="en-US" w:eastAsia="en-US" w:bidi="ar-SA"/>
                </w:rPr>
                <w:t xml:space="preserve"> along with eligibility criteria to head the lab offering a specific scope of service.</w:t>
              </w:r>
            </w:ins>
          </w:p>
          <w:p>
            <w:pPr>
              <w:pStyle w:val="Normal"/>
              <w:widowControl/>
              <w:spacing w:lineRule="auto" w:line="276" w:before="0" w:after="0"/>
              <w:jc w:val="start"/>
              <w:rPr>
                <w:rFonts w:cs="Calibri" w:cstheme="minorHAnsi"/>
                <w:sz w:val="24"/>
              </w:rPr>
            </w:pPr>
            <w:bookmarkStart w:id="131" w:name="_Toc194816427"/>
            <w:bookmarkStart w:id="132" w:name="_Toc187246474"/>
            <w:r>
              <w:rPr>
                <w:rFonts w:eastAsia="Calibri" w:cs="Calibri" w:cstheme="minorHAnsi"/>
                <w:b/>
                <w:kern w:val="0"/>
                <w:sz w:val="24"/>
                <w:szCs w:val="22"/>
                <w:lang w:val="en-US" w:eastAsia="en-US" w:bidi="ar-SA"/>
              </w:rPr>
              <w:t>Pathologist</w:t>
            </w:r>
            <w:bookmarkEnd w:id="131"/>
            <w:bookmarkEnd w:id="132"/>
            <w:r>
              <w:rPr>
                <w:rFonts w:eastAsia="Calibri" w:cs="Calibri" w:cstheme="minorHAnsi"/>
                <w:b/>
                <w:kern w:val="0"/>
                <w:sz w:val="24"/>
                <w:szCs w:val="22"/>
                <w:lang w:val="en-US" w:eastAsia="en-US" w:bidi="ar-SA"/>
              </w:rPr>
              <w:t>/Section Heads</w:t>
            </w:r>
          </w:p>
          <w:p>
            <w:pPr>
              <w:pStyle w:val="Normal"/>
              <w:widowControl/>
              <w:spacing w:lineRule="auto" w:line="276" w:before="0" w:after="0"/>
              <w:jc w:val="start"/>
              <w:rPr>
                <w:rFonts w:cs="Calibri" w:cstheme="minorHAnsi"/>
              </w:rPr>
            </w:pPr>
            <w:r>
              <w:rPr>
                <w:rFonts w:eastAsia="Calibri" w:cs="Calibri" w:cstheme="minorHAnsi"/>
                <w:kern w:val="0"/>
                <w:sz w:val="22"/>
                <w:szCs w:val="22"/>
                <w:lang w:val="en-US" w:eastAsia="en-US" w:bidi="ar-SA"/>
              </w:rPr>
            </w:r>
          </w:p>
          <w:tbl>
            <w:tblPr>
              <w:tblW w:w="8998" w:type="dxa"/>
              <w:jc w:val="start"/>
              <w:tblInd w:w="0" w:type="dxa"/>
              <w:tblLayout w:type="fixed"/>
              <w:tblCellMar>
                <w:top w:w="0" w:type="dxa"/>
                <w:start w:w="108" w:type="dxa"/>
                <w:bottom w:w="0" w:type="dxa"/>
                <w:end w:w="108" w:type="dxa"/>
              </w:tblCellMar>
              <w:tblLook w:val="01e0" w:noHBand="0" w:noVBand="0" w:firstColumn="1" w:lastRow="1" w:lastColumn="1" w:firstRow="1"/>
            </w:tblPr>
            <w:tblGrid>
              <w:gridCol w:w="3310"/>
              <w:gridCol w:w="5688"/>
            </w:tblGrid>
            <w:tr>
              <w:trPr>
                <w:trHeight w:val="495" w:hRule="atLeast"/>
              </w:trPr>
              <w:tc>
                <w:tcPr>
                  <w:tcW w:w="3310" w:type="dxa"/>
                  <w:tcBorders/>
                </w:tcPr>
                <w:p>
                  <w:pPr>
                    <w:pStyle w:val="Normal"/>
                    <w:spacing w:lineRule="auto" w:line="276" w:before="0" w:after="0"/>
                    <w:rPr>
                      <w:rFonts w:cs="Calibri" w:cstheme="minorHAnsi"/>
                    </w:rPr>
                  </w:pPr>
                  <w:r>
                    <w:rPr>
                      <w:rFonts w:cs="Calibri" w:cstheme="minorHAnsi"/>
                    </w:rPr>
                    <w:t>Job Code</w:t>
                    <w:tab/>
                    <w:tab/>
                    <w:t>:</w:t>
                  </w:r>
                </w:p>
              </w:tc>
              <w:tc>
                <w:tcPr>
                  <w:tcW w:w="5688" w:type="dxa"/>
                  <w:tcBorders/>
                </w:tcPr>
                <w:p>
                  <w:pPr>
                    <w:pStyle w:val="Normal"/>
                    <w:spacing w:lineRule="auto" w:line="276" w:before="0" w:after="0"/>
                    <w:rPr>
                      <w:rFonts w:cs="Calibri" w:cstheme="minorHAnsi"/>
                    </w:rPr>
                  </w:pPr>
                  <w:r>
                    <w:rPr>
                      <w:rFonts w:cs="Calibri" w:cstheme="minorHAnsi"/>
                    </w:rPr>
                  </w:r>
                </w:p>
              </w:tc>
            </w:tr>
            <w:tr>
              <w:trPr/>
              <w:tc>
                <w:tcPr>
                  <w:tcW w:w="3310" w:type="dxa"/>
                  <w:tcBorders/>
                </w:tcPr>
                <w:p>
                  <w:pPr>
                    <w:pStyle w:val="Normal"/>
                    <w:spacing w:lineRule="auto" w:line="276" w:before="0" w:after="0"/>
                    <w:rPr>
                      <w:rFonts w:cs="Calibri" w:cstheme="minorHAnsi"/>
                    </w:rPr>
                  </w:pPr>
                  <w:r>
                    <w:rPr>
                      <w:rFonts w:cs="Calibri" w:cstheme="minorHAnsi"/>
                    </w:rPr>
                    <w:t>Job Title</w:t>
                    <w:tab/>
                    <w:tab/>
                    <w:t>:</w:t>
                  </w:r>
                </w:p>
              </w:tc>
              <w:tc>
                <w:tcPr>
                  <w:tcW w:w="5688" w:type="dxa"/>
                  <w:tcBorders/>
                </w:tcPr>
                <w:p>
                  <w:pPr>
                    <w:pStyle w:val="Normal"/>
                    <w:spacing w:lineRule="auto" w:line="276" w:before="0" w:after="0"/>
                    <w:rPr>
                      <w:rFonts w:cs="Calibri" w:cstheme="minorHAnsi"/>
                    </w:rPr>
                  </w:pPr>
                  <w:r>
                    <w:rPr>
                      <w:rFonts w:cs="Calibri" w:cstheme="minorHAnsi"/>
                    </w:rPr>
                    <w:t>Pathologist (name Specialty/Branch)</w:t>
                  </w:r>
                </w:p>
              </w:tc>
            </w:tr>
            <w:tr>
              <w:trPr>
                <w:trHeight w:val="900" w:hRule="atLeast"/>
              </w:trPr>
              <w:tc>
                <w:tcPr>
                  <w:tcW w:w="3310" w:type="dxa"/>
                  <w:tcBorders/>
                </w:tcPr>
                <w:p>
                  <w:pPr>
                    <w:pStyle w:val="Normal"/>
                    <w:spacing w:lineRule="auto" w:line="276" w:before="0" w:after="0"/>
                    <w:rPr>
                      <w:rFonts w:cs="Calibri" w:cstheme="minorHAnsi"/>
                    </w:rPr>
                  </w:pPr>
                  <w:r>
                    <w:rPr>
                      <w:rFonts w:cs="Calibri" w:cstheme="minorHAnsi"/>
                    </w:rPr>
                    <w:t>Qualification</w:t>
                    <w:tab/>
                    <w:t>&amp; Experience           :</w:t>
                  </w:r>
                </w:p>
              </w:tc>
              <w:tc>
                <w:tcPr>
                  <w:tcW w:w="5688" w:type="dxa"/>
                  <w:tcBorders/>
                </w:tcPr>
                <w:p>
                  <w:pPr>
                    <w:pStyle w:val="Normal"/>
                    <w:spacing w:lineRule="auto" w:line="276" w:before="0" w:after="0"/>
                    <w:rPr>
                      <w:rFonts w:cs="Calibri" w:cstheme="minorHAnsi"/>
                    </w:rPr>
                  </w:pPr>
                  <w:r>
                    <w:rPr>
                      <w:rFonts w:cs="Calibri" w:cstheme="minorHAnsi"/>
                    </w:rPr>
                    <w:t>M.B;B.S. and FCPS (if person possessing FCPS is not available then MCPS/DCP or other equivalent qualification recognized by PMDC)</w:t>
                  </w:r>
                </w:p>
              </w:tc>
            </w:tr>
            <w:tr>
              <w:trPr>
                <w:trHeight w:val="234" w:hRule="atLeast"/>
              </w:trPr>
              <w:tc>
                <w:tcPr>
                  <w:tcW w:w="3310" w:type="dxa"/>
                  <w:tcBorders/>
                </w:tcPr>
                <w:p>
                  <w:pPr>
                    <w:pStyle w:val="Normal"/>
                    <w:spacing w:lineRule="auto" w:line="276" w:before="0" w:after="0"/>
                    <w:rPr>
                      <w:rFonts w:cs="Calibri" w:cstheme="minorHAnsi"/>
                    </w:rPr>
                  </w:pPr>
                  <w:r>
                    <w:rPr>
                      <w:rFonts w:cs="Calibri" w:cstheme="minorHAnsi"/>
                    </w:rPr>
                    <w:t>Pay Scale</w:t>
                    <w:tab/>
                    <w:tab/>
                    <w:tab/>
                    <w:t>:</w:t>
                  </w:r>
                </w:p>
              </w:tc>
              <w:tc>
                <w:tcPr>
                  <w:tcW w:w="5688" w:type="dxa"/>
                  <w:tcBorders/>
                </w:tcPr>
                <w:p>
                  <w:pPr>
                    <w:pStyle w:val="Normal"/>
                    <w:spacing w:lineRule="auto" w:line="276" w:before="0" w:after="0"/>
                    <w:rPr>
                      <w:rFonts w:cs="Calibri" w:cstheme="minorHAnsi"/>
                    </w:rPr>
                  </w:pPr>
                  <w:r>
                    <w:rPr>
                      <w:rFonts w:cs="Calibri" w:cstheme="minorHAnsi"/>
                    </w:rPr>
                  </w:r>
                </w:p>
              </w:tc>
            </w:tr>
            <w:tr>
              <w:trPr/>
              <w:tc>
                <w:tcPr>
                  <w:tcW w:w="3310" w:type="dxa"/>
                  <w:tcBorders/>
                </w:tcPr>
                <w:p>
                  <w:pPr>
                    <w:pStyle w:val="Normal"/>
                    <w:spacing w:lineRule="auto" w:line="276" w:before="0" w:after="0"/>
                    <w:rPr>
                      <w:rFonts w:cs="Calibri" w:cstheme="minorHAnsi"/>
                    </w:rPr>
                  </w:pPr>
                  <w:r>
                    <w:rPr>
                      <w:rFonts w:cs="Calibri" w:cstheme="minorHAnsi"/>
                    </w:rPr>
                    <w:t>Recruitment</w:t>
                    <w:tab/>
                    <w:t>:</w:t>
                  </w:r>
                </w:p>
              </w:tc>
              <w:tc>
                <w:tcPr>
                  <w:tcW w:w="5688" w:type="dxa"/>
                  <w:tcBorders/>
                </w:tcPr>
                <w:p>
                  <w:pPr>
                    <w:pStyle w:val="Normal"/>
                    <w:spacing w:lineRule="auto" w:line="276" w:before="0" w:after="0"/>
                    <w:rPr>
                      <w:rFonts w:cs="Calibri" w:cstheme="minorHAnsi"/>
                    </w:rPr>
                  </w:pPr>
                  <w:r>
                    <w:rPr>
                      <w:rFonts w:cs="Calibri" w:cstheme="minorHAnsi"/>
                    </w:rPr>
                    <w:t>Initial / Transfer</w:t>
                  </w:r>
                </w:p>
              </w:tc>
            </w:tr>
            <w:tr>
              <w:trPr/>
              <w:tc>
                <w:tcPr>
                  <w:tcW w:w="3310" w:type="dxa"/>
                  <w:tcBorders/>
                </w:tcPr>
                <w:p>
                  <w:pPr>
                    <w:pStyle w:val="Normal"/>
                    <w:spacing w:lineRule="auto" w:line="276" w:before="0" w:after="0"/>
                    <w:rPr>
                      <w:rFonts w:cs="Calibri" w:cstheme="minorHAnsi"/>
                    </w:rPr>
                  </w:pPr>
                  <w:r>
                    <w:rPr>
                      <w:rFonts w:cs="Calibri" w:cstheme="minorHAnsi"/>
                    </w:rPr>
                    <w:t>Position Type</w:t>
                    <w:tab/>
                    <w:t>:</w:t>
                  </w:r>
                </w:p>
              </w:tc>
              <w:tc>
                <w:tcPr>
                  <w:tcW w:w="5688" w:type="dxa"/>
                  <w:tcBorders/>
                </w:tcPr>
                <w:p>
                  <w:pPr>
                    <w:pStyle w:val="Normal"/>
                    <w:spacing w:lineRule="auto" w:line="276" w:before="0" w:after="0"/>
                    <w:rPr>
                      <w:rFonts w:cs="Calibri" w:cstheme="minorHAnsi"/>
                    </w:rPr>
                  </w:pPr>
                  <w:r>
                    <w:rPr>
                      <w:rFonts w:cs="Calibri" w:cstheme="minorHAnsi"/>
                    </w:rPr>
                    <w:t>Full Time</w:t>
                  </w:r>
                </w:p>
              </w:tc>
            </w:tr>
            <w:tr>
              <w:trPr/>
              <w:tc>
                <w:tcPr>
                  <w:tcW w:w="3310" w:type="dxa"/>
                  <w:tcBorders/>
                </w:tcPr>
                <w:p>
                  <w:pPr>
                    <w:pStyle w:val="Normal"/>
                    <w:spacing w:lineRule="auto" w:line="276" w:before="0" w:after="0"/>
                    <w:rPr>
                      <w:rFonts w:cs="Calibri" w:cstheme="minorHAnsi"/>
                    </w:rPr>
                  </w:pPr>
                  <w:r>
                    <w:rPr>
                      <w:rFonts w:cs="Calibri" w:cstheme="minorHAnsi"/>
                    </w:rPr>
                    <w:t>Dress Code          :</w:t>
                  </w:r>
                </w:p>
              </w:tc>
              <w:tc>
                <w:tcPr>
                  <w:tcW w:w="5688" w:type="dxa"/>
                  <w:tcBorders/>
                </w:tcPr>
                <w:p>
                  <w:pPr>
                    <w:pStyle w:val="Normal"/>
                    <w:spacing w:lineRule="auto" w:line="276" w:before="0" w:after="0"/>
                    <w:rPr>
                      <w:rFonts w:cs="Calibri" w:cstheme="minorHAnsi"/>
                    </w:rPr>
                  </w:pPr>
                  <w:r>
                    <w:rPr>
                      <w:rFonts w:cs="Calibri" w:cstheme="minorHAnsi"/>
                    </w:rPr>
                  </w:r>
                </w:p>
              </w:tc>
            </w:tr>
            <w:tr>
              <w:trPr/>
              <w:tc>
                <w:tcPr>
                  <w:tcW w:w="3310" w:type="dxa"/>
                  <w:tcBorders/>
                </w:tcPr>
                <w:p>
                  <w:pPr>
                    <w:pStyle w:val="Normal"/>
                    <w:spacing w:lineRule="auto" w:line="276" w:before="0" w:after="0"/>
                    <w:rPr>
                      <w:rFonts w:cs="Calibri" w:cstheme="minorHAnsi"/>
                    </w:rPr>
                  </w:pPr>
                  <w:r>
                    <w:rPr>
                      <w:rFonts w:cs="Calibri" w:cstheme="minorHAnsi"/>
                    </w:rPr>
                    <w:t>Reports to</w:t>
                    <w:tab/>
                    <w:tab/>
                    <w:t>:</w:t>
                  </w:r>
                </w:p>
              </w:tc>
              <w:tc>
                <w:tcPr>
                  <w:tcW w:w="5688" w:type="dxa"/>
                  <w:tcBorders/>
                </w:tcPr>
                <w:p>
                  <w:pPr>
                    <w:pStyle w:val="Normal"/>
                    <w:spacing w:lineRule="auto" w:line="276" w:before="0" w:after="0"/>
                    <w:rPr>
                      <w:rFonts w:cs="Calibri" w:cstheme="minorHAnsi"/>
                    </w:rPr>
                  </w:pPr>
                  <w:r>
                    <w:rPr>
                      <w:rFonts w:cs="Calibri" w:cstheme="minorHAnsi"/>
                    </w:rPr>
                    <w:t>Laboratory Head/Technical Director</w:t>
                  </w:r>
                </w:p>
              </w:tc>
            </w:tr>
          </w:tbl>
          <w:p>
            <w:pPr>
              <w:pStyle w:val="Normal"/>
              <w:widowControl/>
              <w:spacing w:lineRule="auto" w:line="276" w:before="0" w:after="0"/>
              <w:jc w:val="start"/>
              <w:rPr>
                <w:rFonts w:cs="Calibri" w:cstheme="minorHAnsi"/>
                <w:b/>
              </w:rPr>
            </w:pPr>
            <w:r>
              <w:rPr>
                <w:rFonts w:eastAsia="Calibri" w:cs="Calibri" w:cstheme="minorHAnsi"/>
                <w:b/>
                <w:kern w:val="0"/>
                <w:sz w:val="22"/>
                <w:szCs w:val="22"/>
                <w:lang w:val="en-US" w:eastAsia="en-US" w:bidi="ar-SA"/>
              </w:rPr>
              <w:t>Job Summary</w:t>
            </w:r>
          </w:p>
          <w:p>
            <w:pPr>
              <w:pStyle w:val="Normal"/>
              <w:widowControl/>
              <w:spacing w:lineRule="auto" w:line="276" w:before="0" w:after="0"/>
              <w:jc w:val="start"/>
              <w:rPr>
                <w:rFonts w:cs="Calibri" w:cstheme="minorHAnsi"/>
              </w:rPr>
            </w:pPr>
            <w:r>
              <w:rPr>
                <w:rFonts w:eastAsia="Calibri" w:cs="Calibri" w:cstheme="minorHAnsi"/>
                <w:kern w:val="0"/>
                <w:sz w:val="22"/>
                <w:szCs w:val="22"/>
                <w:lang w:val="en-US" w:eastAsia="en-US" w:bidi="ar-SA"/>
              </w:rPr>
              <w:t>In-charge of the Pathology Laboratory for deliverance of optimal standard of investigations. The extent of the work is to read the slides and critical tests and supervise the working of the Lab Technicians &amp; Technologists.</w:t>
            </w:r>
          </w:p>
          <w:p>
            <w:pPr>
              <w:pStyle w:val="Normal"/>
              <w:widowControl/>
              <w:spacing w:lineRule="auto" w:line="276" w:before="0" w:after="0"/>
              <w:jc w:val="start"/>
              <w:rPr>
                <w:rFonts w:cs="Calibri" w:cstheme="minorHAnsi"/>
                <w:b/>
              </w:rPr>
            </w:pPr>
            <w:r>
              <w:rPr>
                <w:rFonts w:eastAsia="Calibri" w:cs="Calibri" w:cstheme="minorHAnsi"/>
                <w:b/>
                <w:kern w:val="0"/>
                <w:sz w:val="22"/>
                <w:szCs w:val="22"/>
                <w:lang w:val="en-US" w:eastAsia="en-US" w:bidi="ar-SA"/>
              </w:rPr>
              <w:t xml:space="preserve">Duties / Responsibilities </w:t>
            </w:r>
          </w:p>
          <w:p>
            <w:pPr>
              <w:pStyle w:val="Normal"/>
              <w:widowControl/>
              <w:spacing w:lineRule="auto" w:line="276" w:before="0" w:after="0"/>
              <w:jc w:val="start"/>
              <w:rPr>
                <w:rFonts w:cs="Calibri" w:cstheme="minorHAnsi"/>
                <w:b/>
              </w:rPr>
            </w:pPr>
            <w:r>
              <w:rPr>
                <w:rFonts w:eastAsia="Calibri" w:cs="Calibri" w:cstheme="minorHAnsi"/>
                <w:b/>
                <w:kern w:val="0"/>
                <w:sz w:val="22"/>
                <w:szCs w:val="22"/>
                <w:lang w:val="en-US" w:eastAsia="en-US" w:bidi="ar-SA"/>
              </w:rPr>
              <w:t>Technical</w:t>
            </w:r>
          </w:p>
          <w:p>
            <w:pPr>
              <w:pStyle w:val="Heading7"/>
              <w:widowControl/>
              <w:numPr>
                <w:ilvl w:val="2"/>
                <w:numId w:val="36"/>
              </w:numPr>
              <w:spacing w:lineRule="auto" w:line="276" w:before="0" w:after="0"/>
              <w:ind w:hanging="270" w:start="705"/>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Conducts complicated tests and checks slides.</w:t>
            </w:r>
          </w:p>
          <w:p>
            <w:pPr>
              <w:pStyle w:val="Heading7"/>
              <w:widowControl/>
              <w:numPr>
                <w:ilvl w:val="2"/>
                <w:numId w:val="36"/>
              </w:numPr>
              <w:spacing w:lineRule="auto" w:line="276" w:before="0" w:after="0"/>
              <w:ind w:hanging="270" w:start="705"/>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 xml:space="preserve"> </w:t>
            </w:r>
            <w:r>
              <w:rPr>
                <w:rFonts w:cs="Calibri" w:ascii="Calibri" w:hAnsi="Calibri" w:asciiTheme="minorHAnsi" w:cstheme="minorHAnsi" w:hAnsiTheme="minorHAnsi"/>
                <w:kern w:val="0"/>
                <w:sz w:val="22"/>
                <w:lang w:val="en-US" w:bidi="ar-SA"/>
              </w:rPr>
              <w:t>Attends the complicated patients with the Specialist in charge of the case and facilitates investigations.</w:t>
            </w:r>
          </w:p>
          <w:p>
            <w:pPr>
              <w:pStyle w:val="Heading7"/>
              <w:widowControl/>
              <w:numPr>
                <w:ilvl w:val="2"/>
                <w:numId w:val="36"/>
              </w:numPr>
              <w:spacing w:lineRule="auto" w:line="276" w:before="0" w:after="0"/>
              <w:ind w:hanging="270" w:start="705"/>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Reviews referrals by MOs/other Specialists and from the lower facilities to establish diagnosis.</w:t>
            </w:r>
          </w:p>
          <w:p>
            <w:pPr>
              <w:pStyle w:val="Heading7"/>
              <w:widowControl/>
              <w:numPr>
                <w:ilvl w:val="2"/>
                <w:numId w:val="36"/>
              </w:numPr>
              <w:spacing w:lineRule="auto" w:line="276" w:before="0" w:after="0"/>
              <w:ind w:hanging="270" w:start="705"/>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Performs procedures for investigations purposes e.g. bone marrow biopsy.</w:t>
            </w:r>
          </w:p>
          <w:p>
            <w:pPr>
              <w:pStyle w:val="Heading7"/>
              <w:widowControl/>
              <w:numPr>
                <w:ilvl w:val="2"/>
                <w:numId w:val="36"/>
              </w:numPr>
              <w:spacing w:lineRule="auto" w:line="276" w:before="0" w:after="0"/>
              <w:ind w:hanging="270" w:start="705"/>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Ensures readiness of all reports / findings for delivery/communication to the patients/ within stipulated time.</w:t>
            </w:r>
          </w:p>
          <w:p>
            <w:pPr>
              <w:pStyle w:val="Normal"/>
              <w:widowControl/>
              <w:spacing w:lineRule="auto" w:line="276" w:before="0" w:after="0"/>
              <w:jc w:val="start"/>
              <w:rPr>
                <w:rFonts w:cs="Calibri" w:cstheme="minorHAnsi"/>
                <w:b/>
              </w:rPr>
            </w:pPr>
            <w:r>
              <w:rPr>
                <w:rFonts w:eastAsia="Calibri" w:cs="Calibri" w:cstheme="minorHAnsi"/>
                <w:b/>
                <w:kern w:val="0"/>
                <w:sz w:val="22"/>
                <w:szCs w:val="22"/>
                <w:lang w:val="en-US" w:eastAsia="en-US" w:bidi="ar-SA"/>
              </w:rPr>
              <w:t>Preventive / Promotive</w:t>
            </w:r>
          </w:p>
          <w:p>
            <w:pPr>
              <w:pStyle w:val="Heading7"/>
              <w:widowControl/>
              <w:numPr>
                <w:ilvl w:val="0"/>
                <w:numId w:val="264"/>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Ensures compliance of SOPs particularly on Infection Control, Waste Management in the laboratory.</w:t>
            </w:r>
          </w:p>
          <w:p>
            <w:pPr>
              <w:pStyle w:val="Heading7"/>
              <w:widowControl/>
              <w:numPr>
                <w:ilvl w:val="0"/>
                <w:numId w:val="264"/>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Ensures that instruments/equipment being used in examinations and procedures is properly sterilized.</w:t>
            </w:r>
          </w:p>
          <w:p>
            <w:pPr>
              <w:pStyle w:val="Heading7"/>
              <w:widowControl/>
              <w:numPr>
                <w:ilvl w:val="0"/>
                <w:numId w:val="264"/>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Ensures that all staff participating in the procedures is physically well protected by wearing of proper dress i.e. gowns, masks, caps, gloves and shoes.</w:t>
            </w:r>
          </w:p>
          <w:p>
            <w:pPr>
              <w:pStyle w:val="Normal"/>
              <w:widowControl/>
              <w:spacing w:lineRule="auto" w:line="276" w:before="0" w:after="0"/>
              <w:jc w:val="start"/>
              <w:rPr>
                <w:rFonts w:cs="Calibri" w:cstheme="minorHAnsi"/>
                <w:b/>
              </w:rPr>
            </w:pPr>
            <w:r>
              <w:rPr>
                <w:rFonts w:eastAsia="Calibri" w:cs="Calibri" w:cstheme="minorHAnsi"/>
                <w:b/>
                <w:kern w:val="0"/>
                <w:sz w:val="22"/>
                <w:szCs w:val="22"/>
                <w:lang w:val="en-US" w:eastAsia="en-US" w:bidi="ar-SA"/>
              </w:rPr>
              <w:t>Teaching / Supervision</w:t>
            </w:r>
          </w:p>
          <w:p>
            <w:pPr>
              <w:pStyle w:val="Heading7"/>
              <w:widowControl/>
              <w:numPr>
                <w:ilvl w:val="0"/>
                <w:numId w:val="264"/>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 xml:space="preserve">Trains Medical and Paramedical Staff as per Departmental/ Specialty requirements/ Protocols and work instructions. </w:t>
            </w:r>
          </w:p>
          <w:p>
            <w:pPr>
              <w:pStyle w:val="Normal"/>
              <w:widowControl/>
              <w:spacing w:lineRule="auto" w:line="276" w:before="0" w:after="0"/>
              <w:jc w:val="start"/>
              <w:rPr>
                <w:rFonts w:cs="Calibri" w:cstheme="minorHAnsi"/>
                <w:b/>
              </w:rPr>
            </w:pPr>
            <w:r>
              <w:rPr>
                <w:rFonts w:eastAsia="Calibri" w:cs="Calibri" w:cstheme="minorHAnsi"/>
                <w:b/>
                <w:kern w:val="0"/>
                <w:sz w:val="22"/>
                <w:szCs w:val="22"/>
                <w:lang w:val="en-US" w:eastAsia="en-US" w:bidi="ar-SA"/>
              </w:rPr>
              <w:t xml:space="preserve">General </w:t>
            </w:r>
          </w:p>
          <w:p>
            <w:pPr>
              <w:pStyle w:val="Heading7"/>
              <w:widowControl/>
              <w:numPr>
                <w:ilvl w:val="0"/>
                <w:numId w:val="264"/>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Remains on call after working hours.</w:t>
            </w:r>
          </w:p>
          <w:p>
            <w:pPr>
              <w:pStyle w:val="Heading7"/>
              <w:widowControl/>
              <w:numPr>
                <w:ilvl w:val="0"/>
                <w:numId w:val="264"/>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Checks the punctuality of the staff attached to his section.</w:t>
            </w:r>
          </w:p>
          <w:p>
            <w:pPr>
              <w:pStyle w:val="Heading7"/>
              <w:widowControl/>
              <w:numPr>
                <w:ilvl w:val="0"/>
                <w:numId w:val="264"/>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Checks the cleanliness and up keep of the unit.</w:t>
            </w:r>
          </w:p>
          <w:p>
            <w:pPr>
              <w:pStyle w:val="Heading7"/>
              <w:widowControl/>
              <w:numPr>
                <w:ilvl w:val="0"/>
                <w:numId w:val="264"/>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Ensures that responsible staff regularly upkeeps &amp; maintains electro-medical equipment of the unit to ensure their functionality at all the time.</w:t>
            </w:r>
          </w:p>
          <w:p>
            <w:pPr>
              <w:pStyle w:val="Heading7"/>
              <w:widowControl/>
              <w:numPr>
                <w:ilvl w:val="0"/>
                <w:numId w:val="264"/>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 xml:space="preserve">Ensures that responsible staff is regular in supply/replenishment of medicines &amp; stores. </w:t>
            </w:r>
          </w:p>
          <w:p>
            <w:pPr>
              <w:pStyle w:val="Heading7"/>
              <w:widowControl/>
              <w:numPr>
                <w:ilvl w:val="0"/>
                <w:numId w:val="264"/>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Ensures the preparation and implementation of the duty roster for his unit.</w:t>
            </w:r>
          </w:p>
          <w:p>
            <w:pPr>
              <w:pStyle w:val="Heading7"/>
              <w:widowControl/>
              <w:numPr>
                <w:ilvl w:val="0"/>
                <w:numId w:val="264"/>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Provides technical assistance to the management for purchase of new equipment / instruments needed from time-to-time for the unit.</w:t>
            </w:r>
          </w:p>
          <w:p>
            <w:pPr>
              <w:pStyle w:val="Heading7"/>
              <w:widowControl/>
              <w:numPr>
                <w:ilvl w:val="0"/>
                <w:numId w:val="264"/>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Checks that the subordinate staff performs their duties as per JD’s, SOP’s &amp; SMP’s.</w:t>
            </w:r>
          </w:p>
          <w:p>
            <w:pPr>
              <w:pStyle w:val="Heading7"/>
              <w:widowControl/>
              <w:numPr>
                <w:ilvl w:val="0"/>
                <w:numId w:val="264"/>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Writes Objective Performance Evaluation Reports of subordinate staff.</w:t>
            </w:r>
          </w:p>
          <w:p>
            <w:pPr>
              <w:pStyle w:val="Heading7"/>
              <w:widowControl/>
              <w:numPr>
                <w:ilvl w:val="0"/>
                <w:numId w:val="264"/>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Performs outreach duties to lower facilities as required.</w:t>
            </w:r>
          </w:p>
          <w:p>
            <w:pPr>
              <w:pStyle w:val="Heading7"/>
              <w:widowControl/>
              <w:numPr>
                <w:ilvl w:val="0"/>
                <w:numId w:val="264"/>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Performs any other professional duty assigned by the in charge.</w:t>
            </w:r>
          </w:p>
          <w:tbl>
            <w:tblPr>
              <w:tblW w:w="8856" w:type="dxa"/>
              <w:jc w:val="start"/>
              <w:tblInd w:w="0" w:type="dxa"/>
              <w:tblLayout w:type="fixed"/>
              <w:tblCellMar>
                <w:top w:w="0" w:type="dxa"/>
                <w:start w:w="108" w:type="dxa"/>
                <w:bottom w:w="0" w:type="dxa"/>
                <w:end w:w="108" w:type="dxa"/>
              </w:tblCellMar>
              <w:tblLook w:val="01e0" w:noHBand="0" w:noVBand="0" w:firstColumn="1" w:lastRow="1" w:lastColumn="1" w:firstRow="1"/>
            </w:tblPr>
            <w:tblGrid>
              <w:gridCol w:w="3347"/>
              <w:gridCol w:w="5509"/>
            </w:tblGrid>
            <w:tr>
              <w:trPr/>
              <w:tc>
                <w:tcPr>
                  <w:tcW w:w="3347" w:type="dxa"/>
                  <w:tcBorders/>
                </w:tcPr>
                <w:p>
                  <w:pPr>
                    <w:pStyle w:val="Normal"/>
                    <w:spacing w:lineRule="auto" w:line="276" w:before="0" w:after="0"/>
                    <w:rPr>
                      <w:rFonts w:cs="Calibri" w:cstheme="minorHAnsi"/>
                      <w:b/>
                    </w:rPr>
                  </w:pPr>
                  <w:r>
                    <w:rPr>
                      <w:rFonts w:cs="Calibri" w:cstheme="minorHAnsi"/>
                      <w:b/>
                    </w:rPr>
                  </w:r>
                </w:p>
                <w:p>
                  <w:pPr>
                    <w:pStyle w:val="Normal"/>
                    <w:spacing w:lineRule="auto" w:line="276" w:before="0" w:after="0"/>
                    <w:rPr>
                      <w:rFonts w:cs="Calibri" w:cstheme="minorHAnsi"/>
                      <w:b/>
                    </w:rPr>
                  </w:pPr>
                  <w:r>
                    <w:rPr>
                      <w:rFonts w:cs="Calibri" w:cstheme="minorHAnsi"/>
                      <w:b/>
                    </w:rPr>
                  </w:r>
                </w:p>
                <w:p>
                  <w:pPr>
                    <w:pStyle w:val="Normal"/>
                    <w:spacing w:lineRule="auto" w:line="276" w:before="0" w:after="0"/>
                    <w:rPr>
                      <w:rFonts w:cs="Calibri" w:cstheme="minorHAnsi"/>
                      <w:b/>
                    </w:rPr>
                  </w:pPr>
                  <w:r>
                    <w:rPr>
                      <w:rFonts w:cs="Calibri" w:cstheme="minorHAnsi"/>
                      <w:b/>
                    </w:rPr>
                  </w:r>
                </w:p>
                <w:p>
                  <w:pPr>
                    <w:pStyle w:val="Normal"/>
                    <w:spacing w:lineRule="auto" w:line="276" w:before="0" w:after="0"/>
                    <w:rPr>
                      <w:rFonts w:cs="Calibri" w:cstheme="minorHAnsi"/>
                      <w:b/>
                    </w:rPr>
                  </w:pPr>
                  <w:r>
                    <w:rPr>
                      <w:rFonts w:cs="Calibri" w:cstheme="minorHAnsi"/>
                      <w:b/>
                    </w:rPr>
                  </w:r>
                </w:p>
                <w:p>
                  <w:pPr>
                    <w:pStyle w:val="Normal"/>
                    <w:spacing w:lineRule="auto" w:line="276" w:before="0" w:after="0"/>
                    <w:rPr>
                      <w:rFonts w:cs="Calibri" w:cstheme="minorHAnsi"/>
                    </w:rPr>
                  </w:pPr>
                  <w:r>
                    <w:rPr>
                      <w:rFonts w:cs="Calibri" w:cstheme="minorHAnsi"/>
                      <w:b/>
                    </w:rPr>
                    <w:t xml:space="preserve">Signature of the   : </w:t>
                    <w:br/>
                    <w:t>incumbent</w:t>
                  </w:r>
                  <w:r>
                    <w:rPr>
                      <w:rFonts w:cs="Calibri" w:cstheme="minorHAnsi"/>
                    </w:rPr>
                    <w:t xml:space="preserve"> </w:t>
                  </w:r>
                </w:p>
              </w:tc>
              <w:tc>
                <w:tcPr>
                  <w:tcW w:w="5509" w:type="dxa"/>
                  <w:tcBorders/>
                </w:tcPr>
                <w:p>
                  <w:pPr>
                    <w:pStyle w:val="Normal"/>
                    <w:keepNext w:val="true"/>
                    <w:spacing w:lineRule="auto" w:line="276" w:before="0" w:after="0"/>
                    <w:rPr>
                      <w:rFonts w:cs="Calibri" w:cstheme="minorHAnsi"/>
                    </w:rPr>
                  </w:pPr>
                  <w:r>
                    <w:rPr>
                      <w:rFonts w:cs="Calibri" w:cstheme="minorHAnsi"/>
                    </w:rPr>
                  </w:r>
                </w:p>
                <w:p>
                  <w:pPr>
                    <w:pStyle w:val="Normal"/>
                    <w:keepNext w:val="true"/>
                    <w:spacing w:lineRule="auto" w:line="276" w:before="0" w:after="0"/>
                    <w:jc w:val="center"/>
                    <w:rPr>
                      <w:rFonts w:cs="Calibri" w:cstheme="minorHAnsi"/>
                    </w:rPr>
                  </w:pPr>
                  <w:r>
                    <w:rPr>
                      <w:rFonts w:cs="Calibri" w:cstheme="minorHAnsi"/>
                    </w:rPr>
                    <w:t>(I have read and accept the job description)</w:t>
                  </w:r>
                </w:p>
              </w:tc>
            </w:tr>
          </w:tbl>
          <w:p>
            <w:pPr>
              <w:pStyle w:val="Normal"/>
              <w:widowControl/>
              <w:spacing w:lineRule="auto" w:line="276" w:before="0" w:after="0"/>
              <w:jc w:val="start"/>
              <w:rPr>
                <w:rFonts w:cs="Calibri" w:cstheme="minorHAnsi"/>
              </w:rPr>
            </w:pPr>
            <w:r>
              <w:rPr>
                <w:rFonts w:eastAsia="Calibri" w:cs="Calibri" w:cstheme="minorHAnsi"/>
                <w:kern w:val="0"/>
                <w:sz w:val="22"/>
                <w:szCs w:val="22"/>
                <w:lang w:val="en-US" w:eastAsia="en-US" w:bidi="ar-SA"/>
              </w:rPr>
            </w:r>
            <w:bookmarkStart w:id="133" w:name="_Toc185476586"/>
            <w:bookmarkStart w:id="134" w:name="_Toc185476586"/>
            <w:bookmarkEnd w:id="134"/>
          </w:p>
          <w:p>
            <w:pPr>
              <w:pStyle w:val="Normal"/>
              <w:widowControl/>
              <w:spacing w:lineRule="auto" w:line="276"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76"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76"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76"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76" w:before="0" w:after="0"/>
              <w:jc w:val="start"/>
              <w:rPr>
                <w:del w:id="629" w:author="Dr. Anees Ahmed" w:date="2018-06-02T21:53:00Z"/>
                <w:rFonts w:cs="Calibri" w:cstheme="minorHAnsi"/>
              </w:rPr>
            </w:pPr>
            <w:del w:id="628" w:author="Dr. Anees Ahmed" w:date="2018-06-02T21:53:00Z">
              <w:r>
                <w:rPr>
                  <w:rFonts w:eastAsia="Calibri" w:cs="Calibri" w:cstheme="minorHAnsi"/>
                  <w:kern w:val="0"/>
                  <w:sz w:val="22"/>
                  <w:szCs w:val="22"/>
                  <w:lang w:val="en-US" w:eastAsia="en-US" w:bidi="ar-SA"/>
                </w:rPr>
              </w:r>
            </w:del>
          </w:p>
          <w:p>
            <w:pPr>
              <w:pStyle w:val="Normal"/>
              <w:widowControl/>
              <w:spacing w:lineRule="auto" w:line="276" w:before="0" w:after="0"/>
              <w:jc w:val="start"/>
              <w:rPr>
                <w:del w:id="631" w:author="Dr. Anees Ahmed" w:date="2018-06-02T21:53:00Z"/>
                <w:rFonts w:cs="Calibri" w:cstheme="minorHAnsi"/>
                <w:b/>
                <w:sz w:val="24"/>
                <w:u w:val="single"/>
              </w:rPr>
            </w:pPr>
            <w:del w:id="630" w:author="Dr. Anees Ahmed" w:date="2018-06-02T21:53:00Z">
              <w:r>
                <w:rPr>
                  <w:rFonts w:eastAsia="Calibri" w:cs="Calibri" w:cstheme="minorHAnsi"/>
                  <w:b/>
                  <w:kern w:val="0"/>
                  <w:sz w:val="24"/>
                  <w:szCs w:val="22"/>
                  <w:u w:val="single"/>
                  <w:lang w:val="en-US" w:eastAsia="en-US" w:bidi="ar-SA"/>
                </w:rPr>
              </w:r>
            </w:del>
            <w:bookmarkStart w:id="135" w:name="_Toc187246500"/>
            <w:bookmarkStart w:id="136" w:name="_Toc194816453"/>
            <w:bookmarkStart w:id="137" w:name="_Toc187246500"/>
            <w:bookmarkStart w:id="138" w:name="_Toc194816453"/>
          </w:p>
          <w:p>
            <w:pPr>
              <w:pStyle w:val="Normal"/>
              <w:widowControl/>
              <w:spacing w:lineRule="auto" w:line="276" w:before="0" w:after="0"/>
              <w:jc w:val="start"/>
              <w:rPr>
                <w:del w:id="633" w:author="Dr. Anees Ahmed" w:date="2018-06-02T21:53:00Z"/>
                <w:rFonts w:cs="Calibri" w:cstheme="minorHAnsi"/>
                <w:b/>
                <w:sz w:val="24"/>
                <w:u w:val="single"/>
              </w:rPr>
            </w:pPr>
            <w:del w:id="632" w:author="Dr. Anees Ahmed" w:date="2018-06-02T21:53:00Z">
              <w:r>
                <w:rPr>
                  <w:rFonts w:eastAsia="Calibri" w:cs="Calibri" w:cstheme="minorHAnsi"/>
                  <w:b/>
                  <w:kern w:val="0"/>
                  <w:sz w:val="24"/>
                  <w:szCs w:val="22"/>
                  <w:u w:val="single"/>
                  <w:lang w:val="en-US" w:eastAsia="en-US" w:bidi="ar-SA"/>
                </w:rPr>
              </w:r>
            </w:del>
          </w:p>
          <w:p>
            <w:pPr>
              <w:pStyle w:val="Normal"/>
              <w:widowControl/>
              <w:spacing w:lineRule="auto" w:line="276" w:before="0" w:after="0"/>
              <w:jc w:val="start"/>
              <w:rPr>
                <w:del w:id="635" w:author="Dr. Anees Ahmed" w:date="2018-06-02T21:53:00Z"/>
                <w:rFonts w:cs="Calibri" w:cstheme="minorHAnsi"/>
                <w:b/>
                <w:sz w:val="24"/>
                <w:u w:val="single"/>
              </w:rPr>
            </w:pPr>
            <w:del w:id="634" w:author="Dr. Anees Ahmed" w:date="2018-06-02T21:53:00Z">
              <w:r>
                <w:rPr>
                  <w:rFonts w:eastAsia="Calibri" w:cs="Calibri" w:cstheme="minorHAnsi"/>
                  <w:b/>
                  <w:kern w:val="0"/>
                  <w:sz w:val="24"/>
                  <w:szCs w:val="22"/>
                  <w:u w:val="single"/>
                  <w:lang w:val="en-US" w:eastAsia="en-US" w:bidi="ar-SA"/>
                </w:rPr>
              </w:r>
            </w:del>
          </w:p>
          <w:p>
            <w:pPr>
              <w:pStyle w:val="Normal"/>
              <w:widowControl/>
              <w:spacing w:lineRule="auto" w:line="276" w:before="0" w:after="0"/>
              <w:jc w:val="start"/>
              <w:rPr>
                <w:del w:id="637" w:author="Dr. Anees Ahmed" w:date="2018-06-02T21:53:00Z"/>
                <w:rFonts w:cs="Calibri" w:cstheme="minorHAnsi"/>
                <w:b/>
                <w:sz w:val="24"/>
                <w:u w:val="single"/>
              </w:rPr>
            </w:pPr>
            <w:del w:id="636" w:author="Dr. Anees Ahmed" w:date="2018-06-02T21:53:00Z">
              <w:r>
                <w:rPr>
                  <w:rFonts w:eastAsia="Calibri" w:cs="Calibri" w:cstheme="minorHAnsi"/>
                  <w:b/>
                  <w:kern w:val="0"/>
                  <w:sz w:val="24"/>
                  <w:szCs w:val="22"/>
                  <w:u w:val="single"/>
                  <w:lang w:val="en-US" w:eastAsia="en-US" w:bidi="ar-SA"/>
                </w:rPr>
              </w:r>
            </w:del>
          </w:p>
          <w:p>
            <w:pPr>
              <w:pStyle w:val="Normal"/>
              <w:widowControl/>
              <w:spacing w:lineRule="auto" w:line="276" w:before="0" w:after="0"/>
              <w:jc w:val="start"/>
              <w:rPr>
                <w:del w:id="639" w:author="Dr. Anees Ahmed" w:date="2018-06-02T21:53:00Z"/>
                <w:rFonts w:cs="Calibri" w:cstheme="minorHAnsi"/>
                <w:b/>
                <w:sz w:val="24"/>
                <w:u w:val="single"/>
              </w:rPr>
            </w:pPr>
            <w:del w:id="638" w:author="Dr. Anees Ahmed" w:date="2018-06-02T21:53:00Z">
              <w:r>
                <w:rPr>
                  <w:rFonts w:eastAsia="Calibri" w:cs="Calibri" w:cstheme="minorHAnsi"/>
                  <w:b/>
                  <w:kern w:val="0"/>
                  <w:sz w:val="24"/>
                  <w:szCs w:val="22"/>
                  <w:u w:val="single"/>
                  <w:lang w:val="en-US" w:eastAsia="en-US" w:bidi="ar-SA"/>
                </w:rPr>
              </w:r>
            </w:del>
          </w:p>
          <w:p>
            <w:pPr>
              <w:pStyle w:val="Normal"/>
              <w:widowControl/>
              <w:spacing w:lineRule="auto" w:line="276" w:before="0" w:after="0"/>
              <w:jc w:val="start"/>
              <w:rPr>
                <w:del w:id="641" w:author="Dr. Anees Ahmed" w:date="2018-06-02T21:53:00Z"/>
                <w:rFonts w:cs="Calibri" w:cstheme="minorHAnsi"/>
                <w:b/>
                <w:sz w:val="24"/>
                <w:u w:val="single"/>
              </w:rPr>
            </w:pPr>
            <w:del w:id="640" w:author="Dr. Anees Ahmed" w:date="2018-06-02T21:53:00Z">
              <w:r>
                <w:rPr>
                  <w:rFonts w:eastAsia="Calibri" w:cs="Calibri" w:cstheme="minorHAnsi"/>
                  <w:b/>
                  <w:kern w:val="0"/>
                  <w:sz w:val="24"/>
                  <w:szCs w:val="22"/>
                  <w:u w:val="single"/>
                  <w:lang w:val="en-US" w:eastAsia="en-US" w:bidi="ar-SA"/>
                </w:rPr>
              </w:r>
            </w:del>
          </w:p>
          <w:p>
            <w:pPr>
              <w:pStyle w:val="Normal"/>
              <w:widowControl/>
              <w:spacing w:lineRule="auto" w:line="276" w:before="0" w:after="0"/>
              <w:jc w:val="start"/>
              <w:rPr>
                <w:rFonts w:cs="Calibri" w:cstheme="minorHAnsi"/>
                <w:sz w:val="24"/>
                <w:u w:val="single"/>
              </w:rPr>
            </w:pPr>
            <w:bookmarkStart w:id="139" w:name="_Toc187246500"/>
            <w:bookmarkStart w:id="140" w:name="_Toc194816453"/>
            <w:r>
              <w:rPr>
                <w:rFonts w:eastAsia="Calibri" w:cs="Calibri" w:cstheme="minorHAnsi"/>
                <w:b/>
                <w:kern w:val="0"/>
                <w:sz w:val="24"/>
                <w:szCs w:val="22"/>
                <w:u w:val="single"/>
                <w:lang w:val="en-US" w:eastAsia="en-US" w:bidi="ar-SA"/>
              </w:rPr>
              <w:t>Laboratory Technician</w:t>
            </w:r>
            <w:bookmarkEnd w:id="139"/>
            <w:bookmarkEnd w:id="140"/>
          </w:p>
          <w:tbl>
            <w:tblPr>
              <w:tblW w:w="8998" w:type="dxa"/>
              <w:jc w:val="start"/>
              <w:tblInd w:w="0" w:type="dxa"/>
              <w:tblLayout w:type="fixed"/>
              <w:tblCellMar>
                <w:top w:w="0" w:type="dxa"/>
                <w:start w:w="108" w:type="dxa"/>
                <w:bottom w:w="0" w:type="dxa"/>
                <w:end w:w="108" w:type="dxa"/>
              </w:tblCellMar>
              <w:tblLook w:val="01e0" w:noHBand="0" w:noVBand="0" w:firstColumn="1" w:lastRow="1" w:lastColumn="1" w:firstRow="1"/>
            </w:tblPr>
            <w:tblGrid>
              <w:gridCol w:w="3310"/>
              <w:gridCol w:w="5688"/>
            </w:tblGrid>
            <w:tr>
              <w:trPr/>
              <w:tc>
                <w:tcPr>
                  <w:tcW w:w="3310" w:type="dxa"/>
                  <w:tcBorders/>
                </w:tcPr>
                <w:p>
                  <w:pPr>
                    <w:pStyle w:val="Normal"/>
                    <w:spacing w:lineRule="auto" w:line="276" w:before="0" w:after="0"/>
                    <w:rPr>
                      <w:rFonts w:cs="Calibri" w:cstheme="minorHAnsi"/>
                      <w:b/>
                    </w:rPr>
                  </w:pPr>
                  <w:r>
                    <w:rPr>
                      <w:rFonts w:cs="Calibri" w:cstheme="minorHAnsi"/>
                      <w:b/>
                    </w:rPr>
                    <w:t>Job Code</w:t>
                    <w:tab/>
                    <w:tab/>
                    <w:t>:</w:t>
                  </w:r>
                </w:p>
              </w:tc>
              <w:tc>
                <w:tcPr>
                  <w:tcW w:w="5688" w:type="dxa"/>
                  <w:tcBorders/>
                </w:tcPr>
                <w:p>
                  <w:pPr>
                    <w:pStyle w:val="Normal"/>
                    <w:spacing w:lineRule="auto" w:line="276" w:before="60" w:after="0"/>
                    <w:rPr>
                      <w:rFonts w:cs="Calibri" w:cstheme="minorHAnsi"/>
                    </w:rPr>
                  </w:pPr>
                  <w:r>
                    <w:rPr>
                      <w:rFonts w:cs="Calibri" w:cstheme="minorHAnsi"/>
                    </w:rPr>
                  </w:r>
                </w:p>
              </w:tc>
            </w:tr>
            <w:tr>
              <w:trPr/>
              <w:tc>
                <w:tcPr>
                  <w:tcW w:w="3310" w:type="dxa"/>
                  <w:tcBorders/>
                </w:tcPr>
                <w:p>
                  <w:pPr>
                    <w:pStyle w:val="Normal"/>
                    <w:spacing w:lineRule="auto" w:line="276" w:before="0" w:after="0"/>
                    <w:rPr>
                      <w:rFonts w:cs="Calibri" w:cstheme="minorHAnsi"/>
                      <w:b/>
                    </w:rPr>
                  </w:pPr>
                  <w:r>
                    <w:rPr>
                      <w:rFonts w:cs="Calibri" w:cstheme="minorHAnsi"/>
                      <w:b/>
                    </w:rPr>
                    <w:t>Job Title</w:t>
                    <w:tab/>
                    <w:tab/>
                    <w:t>:</w:t>
                  </w:r>
                </w:p>
              </w:tc>
              <w:tc>
                <w:tcPr>
                  <w:tcW w:w="5688" w:type="dxa"/>
                  <w:tcBorders/>
                </w:tcPr>
                <w:p>
                  <w:pPr>
                    <w:pStyle w:val="Normal"/>
                    <w:spacing w:lineRule="auto" w:line="276" w:before="60" w:after="0"/>
                    <w:rPr>
                      <w:rFonts w:cs="Calibri" w:cstheme="minorHAnsi"/>
                    </w:rPr>
                  </w:pPr>
                  <w:r>
                    <w:rPr>
                      <w:rFonts w:cs="Calibri" w:cstheme="minorHAnsi"/>
                    </w:rPr>
                    <w:t>Laboratory Technician</w:t>
                  </w:r>
                </w:p>
              </w:tc>
            </w:tr>
            <w:tr>
              <w:trPr/>
              <w:tc>
                <w:tcPr>
                  <w:tcW w:w="3310" w:type="dxa"/>
                  <w:tcBorders/>
                </w:tcPr>
                <w:p>
                  <w:pPr>
                    <w:pStyle w:val="Normal"/>
                    <w:spacing w:lineRule="auto" w:line="276" w:before="0" w:after="0"/>
                    <w:rPr>
                      <w:rFonts w:cs="Calibri" w:cstheme="minorHAnsi"/>
                      <w:b/>
                    </w:rPr>
                  </w:pPr>
                  <w:r>
                    <w:rPr>
                      <w:rFonts w:cs="Calibri" w:cstheme="minorHAnsi"/>
                      <w:b/>
                    </w:rPr>
                    <w:t>Qualification &amp; Experience</w:t>
                    <w:tab/>
                    <w:tab/>
                    <w:t>:</w:t>
                  </w:r>
                </w:p>
              </w:tc>
              <w:tc>
                <w:tcPr>
                  <w:tcW w:w="5688" w:type="dxa"/>
                  <w:tcBorders/>
                </w:tcPr>
                <w:p>
                  <w:pPr>
                    <w:pStyle w:val="Normal"/>
                    <w:spacing w:lineRule="auto" w:line="276" w:before="60" w:after="0"/>
                    <w:rPr>
                      <w:rFonts w:cs="Calibri" w:cstheme="minorHAnsi"/>
                    </w:rPr>
                  </w:pPr>
                  <w:r>
                    <w:rPr>
                      <w:rFonts w:cs="Calibri" w:cstheme="minorHAnsi"/>
                    </w:rPr>
                    <w:t>Matric preferably FSc. + Diploma in Lab Tech from PMF or equivalent qualification recognized by PMF</w:t>
                  </w:r>
                </w:p>
                <w:p>
                  <w:pPr>
                    <w:pStyle w:val="Heading6"/>
                    <w:spacing w:lineRule="auto" w:line="276" w:before="60" w:after="0"/>
                    <w:ind w:hanging="0" w:start="0"/>
                    <w:rPr>
                      <w:rFonts w:ascii="Calibri" w:hAnsi="Calibri" w:eastAsia="Calibri" w:cs="Calibri" w:asciiTheme="minorHAnsi" w:cstheme="minorHAnsi" w:eastAsiaTheme="minorHAnsi" w:hAnsiTheme="minorHAnsi"/>
                      <w:i w:val="false"/>
                      <w:iCs w:val="false"/>
                      <w:color w:val="auto"/>
                      <w:sz w:val="22"/>
                      <w:szCs w:val="22"/>
                      <w:lang w:eastAsia="en-US"/>
                    </w:rPr>
                  </w:pPr>
                  <w:r>
                    <w:rPr>
                      <w:rFonts w:eastAsia="Calibri" w:cs="Calibri" w:ascii="Calibri" w:hAnsi="Calibri" w:asciiTheme="minorHAnsi" w:cstheme="minorHAnsi" w:eastAsiaTheme="minorHAnsi" w:hAnsiTheme="minorHAnsi"/>
                      <w:i w:val="false"/>
                      <w:iCs w:val="false"/>
                      <w:color w:val="auto"/>
                      <w:sz w:val="22"/>
                      <w:szCs w:val="22"/>
                      <w:lang w:eastAsia="en-US"/>
                    </w:rPr>
                    <w:t>One year relevant experience.</w:t>
                  </w:r>
                </w:p>
              </w:tc>
            </w:tr>
            <w:tr>
              <w:trPr/>
              <w:tc>
                <w:tcPr>
                  <w:tcW w:w="3310" w:type="dxa"/>
                  <w:tcBorders/>
                </w:tcPr>
                <w:p>
                  <w:pPr>
                    <w:pStyle w:val="Normal"/>
                    <w:spacing w:lineRule="auto" w:line="276" w:before="0" w:after="0"/>
                    <w:rPr>
                      <w:rFonts w:cs="Calibri" w:cstheme="minorHAnsi"/>
                      <w:b/>
                    </w:rPr>
                  </w:pPr>
                  <w:r>
                    <w:rPr>
                      <w:rFonts w:cs="Calibri" w:cstheme="minorHAnsi"/>
                      <w:b/>
                    </w:rPr>
                    <w:t>Recruitment</w:t>
                    <w:tab/>
                    <w:t>:</w:t>
                  </w:r>
                </w:p>
              </w:tc>
              <w:tc>
                <w:tcPr>
                  <w:tcW w:w="5688" w:type="dxa"/>
                  <w:tcBorders/>
                </w:tcPr>
                <w:p>
                  <w:pPr>
                    <w:pStyle w:val="Normal"/>
                    <w:spacing w:lineRule="auto" w:line="276" w:before="60" w:after="0"/>
                    <w:rPr>
                      <w:rFonts w:cs="Calibri" w:cstheme="minorHAnsi"/>
                    </w:rPr>
                  </w:pPr>
                  <w:r>
                    <w:rPr>
                      <w:rFonts w:cs="Calibri" w:cstheme="minorHAnsi"/>
                    </w:rPr>
                    <w:t>Initial /  Transfer</w:t>
                  </w:r>
                </w:p>
              </w:tc>
            </w:tr>
            <w:tr>
              <w:trPr/>
              <w:tc>
                <w:tcPr>
                  <w:tcW w:w="3310" w:type="dxa"/>
                  <w:tcBorders/>
                </w:tcPr>
                <w:p>
                  <w:pPr>
                    <w:pStyle w:val="Normal"/>
                    <w:spacing w:lineRule="auto" w:line="276" w:before="0" w:after="0"/>
                    <w:rPr>
                      <w:rFonts w:cs="Calibri" w:cstheme="minorHAnsi"/>
                      <w:b/>
                    </w:rPr>
                  </w:pPr>
                  <w:r>
                    <w:rPr>
                      <w:rFonts w:cs="Calibri" w:cstheme="minorHAnsi"/>
                      <w:b/>
                    </w:rPr>
                    <w:t>Position Type</w:t>
                    <w:tab/>
                    <w:t>:</w:t>
                  </w:r>
                </w:p>
              </w:tc>
              <w:tc>
                <w:tcPr>
                  <w:tcW w:w="5688" w:type="dxa"/>
                  <w:tcBorders/>
                </w:tcPr>
                <w:p>
                  <w:pPr>
                    <w:pStyle w:val="Normal"/>
                    <w:spacing w:lineRule="auto" w:line="276" w:before="60" w:after="0"/>
                    <w:rPr>
                      <w:rFonts w:cs="Calibri" w:cstheme="minorHAnsi"/>
                    </w:rPr>
                  </w:pPr>
                  <w:r>
                    <w:rPr>
                      <w:rFonts w:cs="Calibri" w:cstheme="minorHAnsi"/>
                    </w:rPr>
                    <w:t>Full Time</w:t>
                  </w:r>
                </w:p>
              </w:tc>
            </w:tr>
            <w:tr>
              <w:trPr/>
              <w:tc>
                <w:tcPr>
                  <w:tcW w:w="3310" w:type="dxa"/>
                  <w:tcBorders/>
                </w:tcPr>
                <w:p>
                  <w:pPr>
                    <w:pStyle w:val="Normal"/>
                    <w:spacing w:lineRule="auto" w:line="276" w:before="0" w:after="0"/>
                    <w:rPr>
                      <w:rFonts w:cs="Calibri" w:cstheme="minorHAnsi"/>
                      <w:b/>
                    </w:rPr>
                  </w:pPr>
                  <w:r>
                    <w:rPr>
                      <w:rFonts w:cs="Calibri" w:cstheme="minorHAnsi"/>
                      <w:b/>
                    </w:rPr>
                    <w:t>Dress Code</w:t>
                    <w:tab/>
                    <w:t>:</w:t>
                  </w:r>
                </w:p>
              </w:tc>
              <w:tc>
                <w:tcPr>
                  <w:tcW w:w="5688" w:type="dxa"/>
                  <w:tcBorders/>
                </w:tcPr>
                <w:p>
                  <w:pPr>
                    <w:pStyle w:val="Normal"/>
                    <w:spacing w:lineRule="auto" w:line="276" w:before="60" w:after="0"/>
                    <w:rPr>
                      <w:rFonts w:cs="Calibri" w:cstheme="minorHAnsi"/>
                    </w:rPr>
                  </w:pPr>
                  <w:r>
                    <w:rPr>
                      <w:rFonts w:cs="Calibri" w:cstheme="minorHAnsi"/>
                    </w:rPr>
                  </w:r>
                </w:p>
              </w:tc>
            </w:tr>
            <w:tr>
              <w:trPr/>
              <w:tc>
                <w:tcPr>
                  <w:tcW w:w="3310" w:type="dxa"/>
                  <w:tcBorders/>
                </w:tcPr>
                <w:p>
                  <w:pPr>
                    <w:pStyle w:val="Normal"/>
                    <w:spacing w:lineRule="auto" w:line="276" w:before="0" w:after="0"/>
                    <w:rPr>
                      <w:rFonts w:cs="Calibri" w:cstheme="minorHAnsi"/>
                      <w:b/>
                    </w:rPr>
                  </w:pPr>
                  <w:r>
                    <w:rPr>
                      <w:rFonts w:cs="Calibri" w:cstheme="minorHAnsi"/>
                      <w:b/>
                    </w:rPr>
                    <w:t>Reports to</w:t>
                    <w:tab/>
                    <w:tab/>
                    <w:t>:</w:t>
                  </w:r>
                </w:p>
              </w:tc>
              <w:tc>
                <w:tcPr>
                  <w:tcW w:w="5688" w:type="dxa"/>
                  <w:tcBorders/>
                </w:tcPr>
                <w:p>
                  <w:pPr>
                    <w:pStyle w:val="Normal"/>
                    <w:spacing w:lineRule="auto" w:line="276" w:before="60" w:after="0"/>
                    <w:rPr>
                      <w:rFonts w:cs="Calibri" w:cstheme="minorHAnsi"/>
                    </w:rPr>
                  </w:pPr>
                  <w:r>
                    <w:rPr>
                      <w:rFonts w:cs="Calibri" w:cstheme="minorHAnsi"/>
                    </w:rPr>
                    <w:t xml:space="preserve">Section in charge </w:t>
                  </w:r>
                  <w:ins w:id="642" w:author="Dr. Anees Ahmed" w:date="2018-06-02T21:52:00Z">
                    <w:r>
                      <w:rPr>
                        <w:rFonts w:cs="Calibri" w:cstheme="minorHAnsi"/>
                      </w:rPr>
                      <w:t>Technologist/</w:t>
                    </w:r>
                  </w:ins>
                  <w:r>
                    <w:rPr>
                      <w:rFonts w:cs="Calibri" w:cstheme="minorHAnsi"/>
                    </w:rPr>
                    <w:t>Pathologist</w:t>
                  </w:r>
                </w:p>
              </w:tc>
            </w:tr>
          </w:tbl>
          <w:p>
            <w:pPr>
              <w:pStyle w:val="Normal"/>
              <w:widowControl/>
              <w:spacing w:lineRule="auto" w:line="276" w:before="0" w:after="0"/>
              <w:jc w:val="start"/>
              <w:rPr>
                <w:rFonts w:cs="Calibri" w:cstheme="minorHAnsi"/>
                <w:b/>
              </w:rPr>
            </w:pPr>
            <w:r>
              <w:rPr>
                <w:rFonts w:eastAsia="Calibri" w:cs="Calibri" w:cstheme="minorHAnsi"/>
                <w:b/>
                <w:kern w:val="0"/>
                <w:sz w:val="22"/>
                <w:szCs w:val="22"/>
                <w:lang w:val="en-US" w:eastAsia="en-US" w:bidi="ar-SA"/>
              </w:rPr>
              <w:t>Job Summary</w:t>
            </w:r>
          </w:p>
          <w:p>
            <w:pPr>
              <w:pStyle w:val="Style11"/>
              <w:widowControl/>
              <w:spacing w:lineRule="auto" w:line="276"/>
              <w:ind w:start="0"/>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 xml:space="preserve">Accomplishes duties under the guidance of SMO / SWMO.  Draws blood samples, performs laboratory tests available at the facility and provide results to the patients. </w:t>
            </w:r>
          </w:p>
          <w:p>
            <w:pPr>
              <w:pStyle w:val="Normal"/>
              <w:widowControl/>
              <w:spacing w:lineRule="auto" w:line="276" w:before="0" w:after="0"/>
              <w:jc w:val="start"/>
              <w:rPr>
                <w:rFonts w:cs="Calibri" w:cstheme="minorHAnsi"/>
                <w:b/>
              </w:rPr>
            </w:pPr>
            <w:r>
              <w:rPr>
                <w:rFonts w:eastAsia="Calibri" w:cs="Calibri" w:cstheme="minorHAnsi"/>
                <w:b/>
                <w:kern w:val="0"/>
                <w:sz w:val="22"/>
                <w:szCs w:val="22"/>
                <w:lang w:val="en-US" w:eastAsia="en-US" w:bidi="ar-SA"/>
              </w:rPr>
              <w:t>Duties / Responsibilities</w:t>
            </w:r>
          </w:p>
          <w:p>
            <w:pPr>
              <w:pStyle w:val="Normal"/>
              <w:widowControl/>
              <w:spacing w:lineRule="auto" w:line="276" w:before="0" w:after="0"/>
              <w:jc w:val="start"/>
              <w:rPr>
                <w:rFonts w:cs="Calibri" w:cstheme="minorHAnsi"/>
                <w:b/>
              </w:rPr>
            </w:pPr>
            <w:r>
              <w:rPr>
                <w:rFonts w:eastAsia="Calibri" w:cs="Calibri" w:cstheme="minorHAnsi"/>
                <w:b/>
                <w:kern w:val="0"/>
                <w:sz w:val="22"/>
                <w:szCs w:val="22"/>
                <w:lang w:val="en-US" w:eastAsia="en-US" w:bidi="ar-SA"/>
              </w:rPr>
              <w:t>Technical</w:t>
            </w:r>
          </w:p>
          <w:p>
            <w:pPr>
              <w:pStyle w:val="Heading7"/>
              <w:widowControl/>
              <w:numPr>
                <w:ilvl w:val="0"/>
                <w:numId w:val="272"/>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 xml:space="preserve">Draws / receives samples and Investigation Request Forms from the wards and carefully checks the particulars of the patients on the sample and its requisition.  </w:t>
            </w:r>
          </w:p>
          <w:p>
            <w:pPr>
              <w:pStyle w:val="Heading7"/>
              <w:widowControl/>
              <w:numPr>
                <w:ilvl w:val="0"/>
                <w:numId w:val="272"/>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 xml:space="preserve">Performs all tests, available at the facility. </w:t>
            </w:r>
          </w:p>
          <w:p>
            <w:pPr>
              <w:pStyle w:val="Heading7"/>
              <w:widowControl/>
              <w:numPr>
                <w:ilvl w:val="0"/>
                <w:numId w:val="272"/>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Follows the SOPs to get the accurate results.</w:t>
            </w:r>
          </w:p>
          <w:p>
            <w:pPr>
              <w:pStyle w:val="Heading7"/>
              <w:widowControl/>
              <w:numPr>
                <w:ilvl w:val="0"/>
                <w:numId w:val="272"/>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 xml:space="preserve">Ensures that results of tests requested are provided to the doctors in time.  </w:t>
            </w:r>
          </w:p>
          <w:p>
            <w:pPr>
              <w:pStyle w:val="Heading7"/>
              <w:widowControl/>
              <w:numPr>
                <w:ilvl w:val="0"/>
                <w:numId w:val="272"/>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Prepares and reads slides for TLC/DLC etc. &amp; determines HB%, RBC count, WBC count, bleeding and clotting time, and blood grouping.  Conducts urine analysis, blood sugar tests, blood urea tests, stool tests, sputum tests for AFB and blood smears for Malaria.</w:t>
            </w:r>
          </w:p>
          <w:p>
            <w:pPr>
              <w:pStyle w:val="Normal"/>
              <w:widowControl/>
              <w:spacing w:lineRule="auto" w:line="276" w:before="0" w:after="0"/>
              <w:jc w:val="start"/>
              <w:rPr>
                <w:rFonts w:cs="Calibri" w:cstheme="minorHAnsi"/>
                <w:b/>
              </w:rPr>
            </w:pPr>
            <w:r>
              <w:rPr>
                <w:rFonts w:eastAsia="Calibri" w:cs="Calibri" w:cstheme="minorHAnsi"/>
                <w:b/>
                <w:kern w:val="0"/>
                <w:sz w:val="22"/>
                <w:szCs w:val="22"/>
                <w:lang w:val="en-US" w:eastAsia="en-US" w:bidi="ar-SA"/>
              </w:rPr>
              <w:t>General</w:t>
            </w:r>
          </w:p>
          <w:p>
            <w:pPr>
              <w:pStyle w:val="Heading7"/>
              <w:widowControl/>
              <w:numPr>
                <w:ilvl w:val="0"/>
                <w:numId w:val="273"/>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Ensures that all instruments and equipment are in working order.</w:t>
            </w:r>
          </w:p>
          <w:p>
            <w:pPr>
              <w:pStyle w:val="Heading7"/>
              <w:widowControl/>
              <w:numPr>
                <w:ilvl w:val="0"/>
                <w:numId w:val="273"/>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Ensures that Chemicals and Reagents are kept in sufficient quantity to meet the laboratory needs.</w:t>
            </w:r>
          </w:p>
          <w:p>
            <w:pPr>
              <w:pStyle w:val="Heading7"/>
              <w:widowControl/>
              <w:numPr>
                <w:ilvl w:val="0"/>
                <w:numId w:val="273"/>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Maintains the stock register for equipment, instruments, reagents, daily investigation register of blood, urine and stools, fee register and daily expense register.</w:t>
            </w:r>
          </w:p>
          <w:p>
            <w:pPr>
              <w:pStyle w:val="Heading7"/>
              <w:widowControl/>
              <w:numPr>
                <w:ilvl w:val="0"/>
                <w:numId w:val="273"/>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Ensures delivery of reports to different units / clients.</w:t>
            </w:r>
          </w:p>
          <w:p>
            <w:pPr>
              <w:pStyle w:val="Heading7"/>
              <w:widowControl/>
              <w:numPr>
                <w:ilvl w:val="0"/>
                <w:numId w:val="273"/>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Supervises duties of Laboratory Assistant.</w:t>
            </w:r>
          </w:p>
          <w:p>
            <w:pPr>
              <w:pStyle w:val="Heading7"/>
              <w:widowControl/>
              <w:numPr>
                <w:ilvl w:val="0"/>
                <w:numId w:val="273"/>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Maintains orderliness and cleanliness of the allocated unit himself and through relevant staff.</w:t>
            </w:r>
          </w:p>
          <w:p>
            <w:pPr>
              <w:pStyle w:val="Heading7"/>
              <w:widowControl/>
              <w:numPr>
                <w:ilvl w:val="0"/>
                <w:numId w:val="273"/>
              </w:numPr>
              <w:spacing w:lineRule="auto" w:line="276" w:before="0" w:after="0"/>
              <w:rPr>
                <w:rFonts w:ascii="Calibri" w:hAnsi="Calibri" w:cs="Calibri" w:asciiTheme="minorHAnsi" w:cstheme="minorHAnsi" w:hAnsiTheme="minorHAnsi"/>
              </w:rPr>
            </w:pPr>
            <w:r>
              <w:rPr>
                <w:rFonts w:cs="Calibri" w:ascii="Calibri" w:hAnsi="Calibri" w:asciiTheme="minorHAnsi" w:cstheme="minorHAnsi" w:hAnsiTheme="minorHAnsi"/>
                <w:kern w:val="0"/>
                <w:sz w:val="22"/>
                <w:lang w:val="en-US" w:bidi="ar-SA"/>
              </w:rPr>
              <w:t>Performs any other professional duty assigned by the in charge.</w:t>
            </w:r>
          </w:p>
          <w:tbl>
            <w:tblPr>
              <w:tblW w:w="8111" w:type="dxa"/>
              <w:jc w:val="start"/>
              <w:tblInd w:w="0" w:type="dxa"/>
              <w:tblLayout w:type="fixed"/>
              <w:tblCellMar>
                <w:top w:w="0" w:type="dxa"/>
                <w:start w:w="108" w:type="dxa"/>
                <w:bottom w:w="0" w:type="dxa"/>
                <w:end w:w="108" w:type="dxa"/>
              </w:tblCellMar>
              <w:tblLook w:val="01e0" w:noHBand="0" w:noVBand="0" w:firstColumn="1" w:lastRow="1" w:lastColumn="1" w:firstRow="1"/>
            </w:tblPr>
            <w:tblGrid>
              <w:gridCol w:w="1201"/>
              <w:gridCol w:w="6910"/>
            </w:tblGrid>
            <w:tr>
              <w:trPr/>
              <w:tc>
                <w:tcPr>
                  <w:tcW w:w="1201" w:type="dxa"/>
                  <w:tcBorders/>
                </w:tcPr>
                <w:p>
                  <w:pPr>
                    <w:pStyle w:val="Normal"/>
                    <w:spacing w:lineRule="auto" w:line="276" w:before="0" w:after="0"/>
                    <w:rPr>
                      <w:rFonts w:cs="Calibri" w:cstheme="minorHAnsi"/>
                      <w:b/>
                    </w:rPr>
                  </w:pPr>
                  <w:r>
                    <w:rPr>
                      <w:rFonts w:cs="Calibri" w:cstheme="minorHAnsi"/>
                      <w:b/>
                    </w:rPr>
                    <w:t xml:space="preserve">Signature of the   : </w:t>
                    <w:br/>
                    <w:t>incumbent</w:t>
                  </w:r>
                </w:p>
                <w:p>
                  <w:pPr>
                    <w:pStyle w:val="Normal"/>
                    <w:spacing w:lineRule="auto" w:line="276" w:before="0" w:after="0"/>
                    <w:rPr>
                      <w:rFonts w:cs="Calibri" w:cstheme="minorHAnsi"/>
                      <w:b/>
                    </w:rPr>
                  </w:pPr>
                  <w:r>
                    <w:rPr>
                      <w:rFonts w:cs="Calibri" w:cstheme="minorHAnsi"/>
                      <w:b/>
                    </w:rPr>
                  </w:r>
                </w:p>
                <w:p>
                  <w:pPr>
                    <w:pStyle w:val="Normal"/>
                    <w:spacing w:lineRule="auto" w:line="276" w:before="0" w:after="0"/>
                    <w:rPr>
                      <w:rFonts w:cs="Calibri" w:cstheme="minorHAnsi"/>
                      <w:b/>
                    </w:rPr>
                  </w:pPr>
                  <w:r>
                    <w:rPr>
                      <w:rFonts w:cs="Calibri" w:cstheme="minorHAnsi"/>
                      <w:b/>
                    </w:rPr>
                  </w:r>
                </w:p>
                <w:p>
                  <w:pPr>
                    <w:pStyle w:val="Normal"/>
                    <w:spacing w:lineRule="auto" w:line="276" w:before="0" w:after="0"/>
                    <w:rPr>
                      <w:rFonts w:cs="Calibri" w:cstheme="minorHAnsi"/>
                      <w:b/>
                    </w:rPr>
                  </w:pPr>
                  <w:r>
                    <w:rPr>
                      <w:rFonts w:cs="Calibri" w:cstheme="minorHAnsi"/>
                      <w:b/>
                    </w:rPr>
                  </w:r>
                </w:p>
                <w:p>
                  <w:pPr>
                    <w:pStyle w:val="Normal"/>
                    <w:spacing w:lineRule="auto" w:line="276" w:before="0" w:after="0"/>
                    <w:rPr>
                      <w:rFonts w:cs="Calibri" w:cstheme="minorHAnsi"/>
                    </w:rPr>
                  </w:pPr>
                  <w:r>
                    <w:rPr>
                      <w:rFonts w:cs="Calibri" w:cstheme="minorHAnsi"/>
                    </w:rPr>
                    <w:t xml:space="preserve"> </w:t>
                  </w:r>
                </w:p>
              </w:tc>
              <w:tc>
                <w:tcPr>
                  <w:tcW w:w="6910" w:type="dxa"/>
                  <w:tcBorders/>
                </w:tcPr>
                <w:p>
                  <w:pPr>
                    <w:pStyle w:val="Normal"/>
                    <w:keepNext w:val="true"/>
                    <w:spacing w:lineRule="auto" w:line="276" w:before="0" w:after="0"/>
                    <w:rPr>
                      <w:rFonts w:cs="Calibri" w:cstheme="minorHAnsi"/>
                    </w:rPr>
                  </w:pPr>
                  <w:r>
                    <w:rPr>
                      <w:rFonts w:cs="Calibri" w:cstheme="minorHAnsi"/>
                    </w:rPr>
                  </w:r>
                </w:p>
                <w:p>
                  <w:pPr>
                    <w:pStyle w:val="Normal"/>
                    <w:keepNext w:val="true"/>
                    <w:spacing w:lineRule="auto" w:line="276" w:before="0" w:after="0"/>
                    <w:ind w:hanging="1150" w:start="-1150"/>
                    <w:jc w:val="center"/>
                    <w:rPr>
                      <w:rFonts w:cs="Calibri" w:cstheme="minorHAnsi"/>
                    </w:rPr>
                  </w:pPr>
                  <w:r>
                    <w:rPr>
                      <w:rFonts w:cs="Calibri" w:cstheme="minorHAnsi"/>
                    </w:rPr>
                    <w:t>(I have read and accept the job description)</w:t>
                  </w:r>
                </w:p>
                <w:p>
                  <w:pPr>
                    <w:pStyle w:val="Normal"/>
                    <w:keepNext w:val="true"/>
                    <w:spacing w:lineRule="auto" w:line="276" w:before="0" w:after="0"/>
                    <w:jc w:val="center"/>
                    <w:rPr>
                      <w:rFonts w:cs="Calibri" w:cstheme="minorHAnsi"/>
                    </w:rPr>
                  </w:pPr>
                  <w:r>
                    <w:rPr>
                      <w:rFonts w:cs="Calibri" w:cstheme="minorHAnsi"/>
                    </w:rPr>
                  </w:r>
                </w:p>
                <w:p>
                  <w:pPr>
                    <w:pStyle w:val="Normal"/>
                    <w:keepNext w:val="true"/>
                    <w:spacing w:lineRule="auto" w:line="276" w:before="0" w:after="0"/>
                    <w:ind w:firstLine="9"/>
                    <w:rPr>
                      <w:rFonts w:cs="Calibri" w:cstheme="minorHAnsi"/>
                      <w:b/>
                      <w:sz w:val="24"/>
                    </w:rPr>
                  </w:pPr>
                  <w:r>
                    <w:rPr>
                      <w:rFonts w:cs="Calibri" w:cstheme="minorHAnsi"/>
                      <w:b/>
                      <w:sz w:val="24"/>
                    </w:rPr>
                  </w:r>
                </w:p>
                <w:p>
                  <w:pPr>
                    <w:pStyle w:val="Normal"/>
                    <w:keepNext w:val="true"/>
                    <w:spacing w:lineRule="auto" w:line="276" w:before="0" w:after="0"/>
                    <w:rPr>
                      <w:rFonts w:cs="Calibri" w:cstheme="minorHAnsi"/>
                      <w:b/>
                      <w:sz w:val="24"/>
                    </w:rPr>
                  </w:pPr>
                  <w:r>
                    <w:rPr>
                      <w:rFonts w:cs="Calibri" w:cstheme="minorHAnsi"/>
                      <w:b/>
                      <w:sz w:val="24"/>
                    </w:rPr>
                  </w:r>
                </w:p>
                <w:p>
                  <w:pPr>
                    <w:pStyle w:val="Normal"/>
                    <w:keepNext w:val="true"/>
                    <w:spacing w:lineRule="auto" w:line="276" w:before="0" w:after="0"/>
                    <w:rPr>
                      <w:rFonts w:cs="Calibri" w:cstheme="minorHAnsi"/>
                      <w:b/>
                    </w:rPr>
                  </w:pPr>
                  <w:r>
                    <w:rPr>
                      <w:rFonts w:cs="Calibri" w:cstheme="minorHAnsi"/>
                      <w:b/>
                    </w:rPr>
                  </w:r>
                </w:p>
              </w:tc>
            </w:tr>
          </w:tbl>
          <w:p>
            <w:pPr>
              <w:pStyle w:val="Normal"/>
              <w:widowControl/>
              <w:spacing w:lineRule="auto" w:line="240" w:before="0" w:after="0"/>
              <w:jc w:val="center"/>
              <w:rPr>
                <w:del w:id="644" w:author="Dr. Anees Ahmed" w:date="2018-06-02T21:53:00Z"/>
                <w:rFonts w:cs="Calibri" w:cstheme="minorHAnsi"/>
                <w:b/>
                <w:sz w:val="24"/>
              </w:rPr>
            </w:pPr>
            <w:del w:id="643" w:author="Dr. Anees Ahmed" w:date="2018-06-02T21:53:00Z">
              <w:r>
                <w:rPr>
                  <w:rFonts w:eastAsia="Calibri" w:cs="Calibri" w:cstheme="minorHAnsi"/>
                  <w:b/>
                  <w:kern w:val="0"/>
                  <w:sz w:val="24"/>
                  <w:szCs w:val="22"/>
                  <w:lang w:val="en-US" w:eastAsia="en-US" w:bidi="ar-SA"/>
                </w:rPr>
                <w:delText>Eligibility Criteria for Heading a Laboratory</w:delText>
              </w:r>
            </w:del>
          </w:p>
          <w:p>
            <w:pPr>
              <w:pStyle w:val="Normal"/>
              <w:widowControl/>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r>
          </w:p>
          <w:tbl>
            <w:tblPr>
              <w:tblW w:w="8640" w:type="dxa"/>
              <w:jc w:val="start"/>
              <w:tblInd w:w="1196" w:type="dxa"/>
              <w:tblLayout w:type="fixed"/>
              <w:tblCellMar>
                <w:top w:w="72" w:type="dxa"/>
                <w:start w:w="144" w:type="dxa"/>
                <w:bottom w:w="72" w:type="dxa"/>
                <w:end w:w="144" w:type="dxa"/>
              </w:tblCellMar>
              <w:tblLook w:val="0420" w:noHBand="0" w:noVBand="1" w:firstColumn="0" w:lastRow="0" w:lastColumn="0" w:firstRow="1"/>
            </w:tblPr>
            <w:tblGrid>
              <w:gridCol w:w="862"/>
              <w:gridCol w:w="1831"/>
              <w:gridCol w:w="5947"/>
            </w:tblGrid>
            <w:tr>
              <w:trPr>
                <w:del w:id="645" w:author="Dr. Anees Ahmed" w:date="2018-06-02T21:53:00Z"/>
                <w:trHeight w:val="264" w:hRule="atLeast"/>
              </w:trPr>
              <w:tc>
                <w:tcPr>
                  <w:tcW w:w="86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spacing w:lineRule="auto" w:line="276" w:before="0" w:after="0"/>
                    <w:rPr>
                      <w:rFonts w:ascii="Calibri" w:hAnsi="Calibri" w:eastAsia="Calibri" w:cs="Calibri"/>
                      <w:color w:val="000000"/>
                      <w:sz w:val="24"/>
                      <w:szCs w:val="24"/>
                    </w:rPr>
                  </w:pPr>
                  <w:del w:id="646" w:author="Dr. Anees Ahmed" w:date="2018-06-02T21:53:00Z">
                    <w:r>
                      <w:rPr>
                        <w:rFonts w:eastAsia="Calibri" w:cs="Calibri" w:ascii="Calibri" w:hAnsi="Calibri"/>
                        <w:b/>
                        <w:bCs/>
                        <w:color w:val="000000"/>
                        <w:sz w:val="24"/>
                        <w:szCs w:val="24"/>
                      </w:rPr>
                      <w:delText>Cat</w:delText>
                    </w:r>
                  </w:del>
                </w:p>
              </w:tc>
              <w:tc>
                <w:tcPr>
                  <w:tcW w:w="1831"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spacing w:lineRule="auto" w:line="276" w:before="0" w:after="0"/>
                    <w:jc w:val="center"/>
                    <w:rPr>
                      <w:rFonts w:ascii="Calibri" w:hAnsi="Calibri" w:eastAsia="Calibri" w:cs="Calibri"/>
                      <w:color w:val="000000"/>
                      <w:sz w:val="24"/>
                      <w:szCs w:val="24"/>
                    </w:rPr>
                  </w:pPr>
                  <w:del w:id="647" w:author="Dr. Anees Ahmed" w:date="2018-06-02T21:53:00Z">
                    <w:r>
                      <w:rPr>
                        <w:rFonts w:eastAsia="Calibri" w:cs="Calibri" w:ascii="Calibri" w:hAnsi="Calibri"/>
                        <w:b/>
                        <w:bCs/>
                        <w:color w:val="000000"/>
                        <w:sz w:val="24"/>
                        <w:szCs w:val="24"/>
                      </w:rPr>
                      <w:delText>Type of Tests</w:delText>
                    </w:r>
                  </w:del>
                </w:p>
              </w:tc>
              <w:tc>
                <w:tcPr>
                  <w:tcW w:w="5947"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spacing w:lineRule="auto" w:line="276" w:before="0" w:after="0"/>
                    <w:jc w:val="center"/>
                    <w:rPr>
                      <w:rFonts w:ascii="Calibri" w:hAnsi="Calibri" w:eastAsia="Calibri" w:cs="Calibri"/>
                      <w:color w:val="000000"/>
                      <w:sz w:val="24"/>
                      <w:szCs w:val="24"/>
                    </w:rPr>
                  </w:pPr>
                  <w:del w:id="648" w:author="Dr. Anees Ahmed" w:date="2018-06-02T21:53:00Z">
                    <w:r>
                      <w:rPr>
                        <w:rFonts w:eastAsia="Calibri" w:cs="Calibri" w:ascii="Calibri" w:hAnsi="Calibri"/>
                        <w:b/>
                        <w:bCs/>
                        <w:color w:val="000000"/>
                        <w:sz w:val="24"/>
                        <w:szCs w:val="24"/>
                      </w:rPr>
                      <w:delText>Recommended Supervision</w:delText>
                    </w:r>
                  </w:del>
                </w:p>
              </w:tc>
            </w:tr>
            <w:tr>
              <w:trPr>
                <w:del w:id="649" w:author="Dr. Anees Ahmed" w:date="2018-06-02T21:53:00Z"/>
                <w:trHeight w:val="368" w:hRule="atLeast"/>
              </w:trPr>
              <w:tc>
                <w:tcPr>
                  <w:tcW w:w="86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spacing w:lineRule="auto" w:line="276" w:before="0" w:after="0"/>
                    <w:rPr>
                      <w:rFonts w:ascii="Calibri" w:hAnsi="Calibri" w:eastAsia="Calibri" w:cs="Calibri"/>
                      <w:color w:val="000000"/>
                      <w:sz w:val="24"/>
                      <w:szCs w:val="24"/>
                    </w:rPr>
                  </w:pPr>
                  <w:del w:id="650" w:author="Dr. Anees Ahmed" w:date="2018-06-02T21:53:00Z">
                    <w:r>
                      <w:rPr>
                        <w:rFonts w:eastAsia="Calibri" w:cs="Calibri" w:ascii="Calibri" w:hAnsi="Calibri"/>
                        <w:color w:val="000000"/>
                        <w:sz w:val="24"/>
                        <w:szCs w:val="24"/>
                      </w:rPr>
                      <w:delText>A</w:delText>
                    </w:r>
                  </w:del>
                </w:p>
              </w:tc>
              <w:tc>
                <w:tcPr>
                  <w:tcW w:w="1831"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spacing w:lineRule="auto" w:line="276" w:before="0" w:after="0"/>
                    <w:rPr>
                      <w:del w:id="652" w:author="Dr. Anees Ahmed" w:date="2018-06-02T21:53:00Z"/>
                      <w:rFonts w:ascii="Calibri" w:hAnsi="Calibri" w:eastAsia="Calibri" w:cs="Calibri"/>
                      <w:color w:val="000000"/>
                      <w:sz w:val="24"/>
                      <w:szCs w:val="24"/>
                    </w:rPr>
                  </w:pPr>
                  <w:del w:id="651" w:author="Dr. Anees Ahmed" w:date="2018-06-02T21:53:00Z">
                    <w:r>
                      <w:rPr>
                        <w:rFonts w:eastAsia="Calibri" w:cs="Calibri" w:ascii="Calibri" w:hAnsi="Calibri"/>
                        <w:color w:val="000000"/>
                        <w:sz w:val="24"/>
                        <w:szCs w:val="24"/>
                      </w:rPr>
                      <w:delText xml:space="preserve">Immunology, PCR </w:delText>
                    </w:r>
                  </w:del>
                </w:p>
                <w:p>
                  <w:pPr>
                    <w:pStyle w:val="Normal"/>
                    <w:spacing w:lineRule="auto" w:line="276" w:before="0" w:after="0"/>
                    <w:rPr>
                      <w:del w:id="654" w:author="Dr. Anees Ahmed" w:date="2018-06-02T21:53:00Z"/>
                      <w:rFonts w:ascii="Calibri" w:hAnsi="Calibri" w:eastAsia="Calibri" w:cs="Calibri"/>
                      <w:color w:val="000000"/>
                      <w:sz w:val="24"/>
                      <w:szCs w:val="24"/>
                    </w:rPr>
                  </w:pPr>
                  <w:del w:id="653" w:author="Dr. Anees Ahmed" w:date="2018-06-02T21:53:00Z">
                    <w:r>
                      <w:rPr>
                        <w:rFonts w:eastAsia="Calibri" w:cs="Calibri" w:ascii="Calibri" w:hAnsi="Calibri"/>
                        <w:color w:val="000000"/>
                        <w:sz w:val="24"/>
                        <w:szCs w:val="24"/>
                      </w:rPr>
                      <w:delText xml:space="preserve">Histopathology, Genetic testing, Advanced Hematology, Enzyme /Hormone studies </w:delText>
                    </w:r>
                  </w:del>
                </w:p>
                <w:p>
                  <w:pPr>
                    <w:pStyle w:val="Normal"/>
                    <w:spacing w:lineRule="auto" w:line="276" w:before="0" w:after="0"/>
                    <w:rPr>
                      <w:rFonts w:ascii="Calibri" w:hAnsi="Calibri" w:eastAsia="Calibri" w:cs="Calibri"/>
                      <w:color w:val="000000"/>
                      <w:sz w:val="24"/>
                      <w:szCs w:val="24"/>
                    </w:rPr>
                  </w:pPr>
                  <w:del w:id="655" w:author="Dr. Anees Ahmed" w:date="2018-06-02T21:53:00Z">
                    <w:r>
                      <w:rPr>
                        <w:rFonts w:eastAsia="Calibri" w:cs="Calibri" w:ascii="Calibri" w:hAnsi="Calibri"/>
                        <w:color w:val="000000"/>
                        <w:sz w:val="24"/>
                        <w:szCs w:val="24"/>
                      </w:rPr>
                      <w:delText>Tissue typing  etc.</w:delText>
                    </w:r>
                  </w:del>
                </w:p>
              </w:tc>
              <w:tc>
                <w:tcPr>
                  <w:tcW w:w="5947"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numPr>
                      <w:ilvl w:val="0"/>
                      <w:numId w:val="233"/>
                    </w:numPr>
                    <w:spacing w:lineRule="auto" w:line="276" w:before="0" w:after="0"/>
                    <w:ind w:hanging="90" w:start="172"/>
                    <w:rPr>
                      <w:del w:id="657" w:author="Dr. Anees Ahmed" w:date="2018-06-02T21:53:00Z"/>
                      <w:rFonts w:ascii="Calibri" w:hAnsi="Calibri" w:eastAsia="Calibri" w:cs="Calibri"/>
                      <w:color w:val="000000"/>
                      <w:sz w:val="24"/>
                      <w:szCs w:val="24"/>
                    </w:rPr>
                  </w:pPr>
                  <w:del w:id="656" w:author="Dr. Anees Ahmed" w:date="2018-06-02T21:53:00Z">
                    <w:r>
                      <w:rPr>
                        <w:rFonts w:eastAsia="Calibri" w:cs="Calibri" w:ascii="Calibri" w:hAnsi="Calibri"/>
                        <w:color w:val="000000"/>
                        <w:sz w:val="24"/>
                        <w:szCs w:val="24"/>
                      </w:rPr>
                      <w:delText>RMP with recognized post-graduation in any branch of pathology as technical head</w:delText>
                    </w:r>
                  </w:del>
                </w:p>
                <w:p>
                  <w:pPr>
                    <w:pStyle w:val="Normal"/>
                    <w:numPr>
                      <w:ilvl w:val="0"/>
                      <w:numId w:val="233"/>
                    </w:numPr>
                    <w:spacing w:lineRule="auto" w:line="276" w:before="0" w:after="0"/>
                    <w:ind w:hanging="90" w:start="172"/>
                    <w:rPr>
                      <w:del w:id="659" w:author="Dr. Anees Ahmed" w:date="2018-06-02T21:53:00Z"/>
                      <w:rFonts w:ascii="Calibri" w:hAnsi="Calibri" w:eastAsia="Calibri" w:cs="Calibri"/>
                      <w:color w:val="000000"/>
                      <w:sz w:val="24"/>
                      <w:szCs w:val="24"/>
                    </w:rPr>
                  </w:pPr>
                  <w:del w:id="658" w:author="Dr. Anees Ahmed" w:date="2018-06-02T21:53:00Z">
                    <w:r>
                      <w:rPr>
                        <w:rFonts w:eastAsia="Calibri" w:cs="Calibri" w:ascii="Calibri" w:hAnsi="Calibri"/>
                        <w:color w:val="000000"/>
                        <w:sz w:val="24"/>
                        <w:szCs w:val="24"/>
                      </w:rPr>
                      <w:delText>Subject specialist Pathologist or Scientist as section heads</w:delText>
                    </w:r>
                  </w:del>
                </w:p>
                <w:p>
                  <w:pPr>
                    <w:pStyle w:val="Normal"/>
                    <w:numPr>
                      <w:ilvl w:val="0"/>
                      <w:numId w:val="233"/>
                    </w:numPr>
                    <w:spacing w:lineRule="auto" w:line="276" w:before="0" w:after="0"/>
                    <w:ind w:hanging="90" w:start="172"/>
                    <w:rPr>
                      <w:del w:id="661" w:author="Dr. Anees Ahmed" w:date="2018-06-02T21:53:00Z"/>
                      <w:rFonts w:ascii="Calibri" w:hAnsi="Calibri" w:eastAsia="Calibri" w:cs="Calibri"/>
                      <w:color w:val="000000"/>
                      <w:sz w:val="24"/>
                      <w:szCs w:val="24"/>
                    </w:rPr>
                  </w:pPr>
                  <w:del w:id="660" w:author="Dr. Anees Ahmed" w:date="2018-06-02T21:53:00Z">
                    <w:r>
                      <w:rPr>
                        <w:rFonts w:eastAsia="Calibri" w:cs="Calibri" w:ascii="Calibri" w:hAnsi="Calibri"/>
                        <w:color w:val="000000"/>
                        <w:sz w:val="24"/>
                        <w:szCs w:val="24"/>
                      </w:rPr>
                      <w:delText>Full time Director/technical head</w:delText>
                    </w:r>
                  </w:del>
                </w:p>
                <w:p>
                  <w:pPr>
                    <w:pStyle w:val="Normal"/>
                    <w:numPr>
                      <w:ilvl w:val="0"/>
                      <w:numId w:val="233"/>
                    </w:numPr>
                    <w:spacing w:lineRule="auto" w:line="276" w:before="0" w:after="0"/>
                    <w:ind w:hanging="90" w:start="172"/>
                    <w:rPr>
                      <w:rFonts w:ascii="Calibri" w:hAnsi="Calibri" w:eastAsia="Calibri" w:cs="Calibri"/>
                      <w:color w:val="000000"/>
                      <w:sz w:val="24"/>
                      <w:szCs w:val="24"/>
                    </w:rPr>
                  </w:pPr>
                  <w:del w:id="662" w:author="Dr. Anees Ahmed" w:date="2018-06-02T21:53:00Z">
                    <w:r>
                      <w:rPr>
                        <w:rFonts w:eastAsia="Calibri" w:cs="Calibri" w:ascii="Calibri" w:hAnsi="Calibri"/>
                        <w:color w:val="000000"/>
                        <w:sz w:val="24"/>
                        <w:szCs w:val="24"/>
                      </w:rPr>
                      <w:delText xml:space="preserve">Per shift Section heads as per workload </w:delText>
                    </w:r>
                  </w:del>
                </w:p>
              </w:tc>
            </w:tr>
            <w:tr>
              <w:trPr>
                <w:del w:id="663" w:author="Dr. Anees Ahmed" w:date="2018-06-02T21:53:00Z"/>
                <w:trHeight w:val="746" w:hRule="atLeast"/>
              </w:trPr>
              <w:tc>
                <w:tcPr>
                  <w:tcW w:w="86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spacing w:lineRule="auto" w:line="276" w:before="0" w:after="0"/>
                    <w:rPr>
                      <w:rFonts w:ascii="Calibri" w:hAnsi="Calibri" w:eastAsia="Calibri" w:cs="Calibri"/>
                      <w:color w:val="000000"/>
                      <w:sz w:val="24"/>
                      <w:szCs w:val="24"/>
                    </w:rPr>
                  </w:pPr>
                  <w:del w:id="664" w:author="Dr. Anees Ahmed" w:date="2018-06-02T21:53:00Z">
                    <w:r>
                      <w:rPr>
                        <w:rFonts w:eastAsia="Calibri" w:cs="Calibri" w:ascii="Calibri" w:hAnsi="Calibri"/>
                        <w:color w:val="000000"/>
                        <w:sz w:val="24"/>
                        <w:szCs w:val="24"/>
                      </w:rPr>
                      <w:delText>B</w:delText>
                    </w:r>
                  </w:del>
                </w:p>
              </w:tc>
              <w:tc>
                <w:tcPr>
                  <w:tcW w:w="1831"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spacing w:lineRule="auto" w:line="276" w:before="0" w:after="0"/>
                    <w:rPr>
                      <w:del w:id="666" w:author="Dr. Anees Ahmed" w:date="2018-06-02T21:53:00Z"/>
                      <w:rFonts w:ascii="Calibri" w:hAnsi="Calibri" w:eastAsia="Calibri" w:cs="Calibri"/>
                      <w:color w:val="000000"/>
                      <w:sz w:val="24"/>
                      <w:szCs w:val="24"/>
                    </w:rPr>
                  </w:pPr>
                  <w:del w:id="665" w:author="Dr. Anees Ahmed" w:date="2018-06-02T21:53:00Z">
                    <w:r>
                      <w:rPr>
                        <w:rFonts w:eastAsia="Calibri" w:cs="Calibri" w:ascii="Calibri" w:hAnsi="Calibri"/>
                        <w:color w:val="000000"/>
                        <w:sz w:val="24"/>
                        <w:szCs w:val="24"/>
                      </w:rPr>
                      <w:delText xml:space="preserve">Microbiology (C/S; etc.), Chemical pathology </w:delText>
                    </w:r>
                  </w:del>
                </w:p>
                <w:p>
                  <w:pPr>
                    <w:pStyle w:val="Normal"/>
                    <w:spacing w:lineRule="auto" w:line="276" w:before="0" w:after="0"/>
                    <w:rPr>
                      <w:rFonts w:ascii="Calibri" w:hAnsi="Calibri" w:eastAsia="Calibri" w:cs="Calibri"/>
                      <w:color w:val="000000"/>
                      <w:sz w:val="24"/>
                      <w:szCs w:val="24"/>
                    </w:rPr>
                  </w:pPr>
                  <w:del w:id="667" w:author="Dr. Anees Ahmed" w:date="2018-06-02T21:53:00Z">
                    <w:r>
                      <w:rPr>
                        <w:rFonts w:eastAsia="Calibri" w:cs="Calibri" w:ascii="Calibri" w:hAnsi="Calibri"/>
                        <w:color w:val="000000"/>
                        <w:sz w:val="24"/>
                        <w:szCs w:val="24"/>
                      </w:rPr>
                      <w:delText xml:space="preserve">ELISA/ Immunoassay </w:delText>
                    </w:r>
                  </w:del>
                </w:p>
              </w:tc>
              <w:tc>
                <w:tcPr>
                  <w:tcW w:w="5947"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numPr>
                      <w:ilvl w:val="0"/>
                      <w:numId w:val="234"/>
                    </w:numPr>
                    <w:spacing w:lineRule="auto" w:line="276" w:before="0" w:after="0"/>
                    <w:ind w:hanging="90" w:start="172" w:end="-144"/>
                    <w:rPr>
                      <w:del w:id="669" w:author="Dr. Anees Ahmed" w:date="2018-06-02T21:53:00Z"/>
                      <w:rFonts w:ascii="Calibri" w:hAnsi="Calibri" w:eastAsia="Calibri" w:cs="Calibri"/>
                      <w:color w:val="000000"/>
                      <w:sz w:val="24"/>
                      <w:szCs w:val="24"/>
                    </w:rPr>
                  </w:pPr>
                  <w:del w:id="668" w:author="Dr. Anees Ahmed" w:date="2018-06-02T21:53:00Z">
                    <w:r>
                      <w:rPr>
                        <w:rFonts w:eastAsia="Calibri" w:cs="Calibri" w:ascii="Calibri" w:hAnsi="Calibri"/>
                        <w:color w:val="000000"/>
                        <w:sz w:val="24"/>
                        <w:szCs w:val="24"/>
                      </w:rPr>
                      <w:delText>RMP with recognized Medium (M-Phil) degree in any branch of pathology as technical head</w:delText>
                    </w:r>
                  </w:del>
                </w:p>
                <w:p>
                  <w:pPr>
                    <w:pStyle w:val="Normal"/>
                    <w:numPr>
                      <w:ilvl w:val="0"/>
                      <w:numId w:val="234"/>
                    </w:numPr>
                    <w:spacing w:lineRule="auto" w:line="276" w:before="0" w:after="0"/>
                    <w:ind w:hanging="90" w:start="172" w:end="-144"/>
                    <w:rPr>
                      <w:rFonts w:ascii="Calibri" w:hAnsi="Calibri" w:eastAsia="Calibri" w:cs="Calibri"/>
                      <w:color w:val="000000"/>
                      <w:sz w:val="24"/>
                      <w:szCs w:val="24"/>
                    </w:rPr>
                  </w:pPr>
                  <w:del w:id="670" w:author="Dr. Anees Ahmed" w:date="2018-06-02T21:53:00Z">
                    <w:r>
                      <w:rPr>
                        <w:rFonts w:eastAsia="Calibri" w:cs="Calibri" w:ascii="Calibri" w:hAnsi="Calibri"/>
                        <w:color w:val="000000"/>
                        <w:sz w:val="24"/>
                        <w:szCs w:val="24"/>
                      </w:rPr>
                      <w:delText>Technologist or Scientist or Pathologist as section heads as per work load</w:delText>
                    </w:r>
                  </w:del>
                </w:p>
              </w:tc>
            </w:tr>
            <w:tr>
              <w:trPr>
                <w:del w:id="671" w:author="Dr. Anees Ahmed" w:date="2018-06-02T21:53:00Z"/>
                <w:trHeight w:val="487" w:hRule="atLeast"/>
              </w:trPr>
              <w:tc>
                <w:tcPr>
                  <w:tcW w:w="86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spacing w:lineRule="auto" w:line="276" w:before="0" w:after="0"/>
                    <w:rPr>
                      <w:rFonts w:ascii="Calibri" w:hAnsi="Calibri" w:eastAsia="Calibri" w:cs="Calibri"/>
                      <w:color w:val="000000"/>
                      <w:sz w:val="24"/>
                      <w:szCs w:val="24"/>
                    </w:rPr>
                  </w:pPr>
                  <w:del w:id="672" w:author="Dr. Anees Ahmed" w:date="2018-06-02T21:53:00Z">
                    <w:r>
                      <w:rPr>
                        <w:rFonts w:eastAsia="Calibri" w:cs="Calibri" w:ascii="Calibri" w:hAnsi="Calibri"/>
                        <w:color w:val="000000"/>
                        <w:sz w:val="24"/>
                        <w:szCs w:val="24"/>
                      </w:rPr>
                      <w:delText>C</w:delText>
                    </w:r>
                  </w:del>
                </w:p>
              </w:tc>
              <w:tc>
                <w:tcPr>
                  <w:tcW w:w="1831"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spacing w:lineRule="auto" w:line="276" w:before="0" w:after="0"/>
                    <w:rPr>
                      <w:rFonts w:ascii="Calibri" w:hAnsi="Calibri" w:eastAsia="Calibri" w:cs="Calibri"/>
                      <w:color w:val="000000"/>
                      <w:sz w:val="24"/>
                      <w:szCs w:val="24"/>
                    </w:rPr>
                  </w:pPr>
                  <w:del w:id="673" w:author="Dr. Anees Ahmed" w:date="2018-06-02T21:53:00Z">
                    <w:r>
                      <w:rPr>
                        <w:rFonts w:eastAsia="Calibri" w:cs="Calibri" w:ascii="Calibri" w:hAnsi="Calibri"/>
                        <w:color w:val="000000"/>
                        <w:sz w:val="24"/>
                        <w:szCs w:val="24"/>
                      </w:rPr>
                      <w:delText>Routine clinical Lab tests</w:delText>
                    </w:r>
                  </w:del>
                </w:p>
              </w:tc>
              <w:tc>
                <w:tcPr>
                  <w:tcW w:w="5947"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numPr>
                      <w:ilvl w:val="0"/>
                      <w:numId w:val="235"/>
                    </w:numPr>
                    <w:spacing w:lineRule="auto" w:line="276" w:before="0" w:after="0"/>
                    <w:ind w:hanging="90" w:start="172"/>
                    <w:rPr>
                      <w:rFonts w:ascii="Calibri" w:hAnsi="Calibri" w:eastAsia="Calibri" w:cs="Calibri"/>
                      <w:color w:val="000000"/>
                      <w:sz w:val="24"/>
                      <w:szCs w:val="24"/>
                    </w:rPr>
                  </w:pPr>
                  <w:del w:id="674" w:author="Dr. Anees Ahmed" w:date="2018-06-02T21:53:00Z">
                    <w:r>
                      <w:rPr>
                        <w:rFonts w:eastAsia="Calibri" w:cs="Calibri" w:ascii="Calibri" w:hAnsi="Calibri"/>
                        <w:color w:val="000000"/>
                        <w:sz w:val="24"/>
                        <w:szCs w:val="24"/>
                      </w:rPr>
                      <w:delText xml:space="preserve">RMP with recognized Diploma / equivalent PG qualification </w:delText>
                    </w:r>
                  </w:del>
                </w:p>
              </w:tc>
            </w:tr>
          </w:tbl>
          <w:p>
            <w:pPr>
              <w:pStyle w:val="Normal"/>
              <w:widowControl/>
              <w:spacing w:lineRule="auto" w:line="276" w:before="0" w:after="0"/>
              <w:jc w:val="start"/>
              <w:rPr>
                <w:rFonts w:cs="Calibri" w:cstheme="minorHAnsi"/>
                <w:sz w:val="24"/>
                <w:szCs w:val="24"/>
              </w:rPr>
            </w:pPr>
            <w:r>
              <w:rPr>
                <w:rFonts w:eastAsia="Calibri" w:cs="Calibri" w:cstheme="minorHAnsi"/>
                <w:kern w:val="0"/>
                <w:sz w:val="24"/>
                <w:szCs w:val="24"/>
                <w:lang w:val="en-US" w:eastAsia="en-US" w:bidi="ar-SA"/>
              </w:rPr>
            </w:r>
          </w:p>
        </w:tc>
      </w:tr>
    </w:tbl>
    <w:p>
      <w:pPr>
        <w:pStyle w:val="Normal"/>
        <w:spacing w:lineRule="auto" w:line="276" w:before="120" w:after="120"/>
        <w:jc w:val="both"/>
        <w:rPr>
          <w:rStyle w:val="IntenseReference"/>
          <w:rFonts w:cs="Calibri" w:cstheme="minorHAnsi"/>
          <w:b w:val="false"/>
          <w:caps w:val="false"/>
          <w:smallCaps w:val="false"/>
          <w:sz w:val="24"/>
          <w:szCs w:val="24"/>
        </w:rPr>
      </w:pPr>
      <w:r>
        <w:rPr>
          <w:rFonts w:cs="Calibri" w:cstheme="minorHAnsi"/>
          <w:b w:val="false"/>
          <w:caps w:val="false"/>
          <w:smallCaps w:val="false"/>
          <w:sz w:val="24"/>
          <w:szCs w:val="24"/>
        </w:rPr>
      </w:r>
    </w:p>
    <w:p>
      <w:pPr>
        <w:pStyle w:val="Normal"/>
        <w:spacing w:lineRule="auto" w:line="276"/>
        <w:jc w:val="both"/>
        <w:rPr>
          <w:rFonts w:cs="Calibri" w:cstheme="minorHAnsi"/>
          <w:color w:val="FF0000"/>
        </w:rPr>
      </w:pPr>
      <w:r>
        <w:rPr>
          <w:rFonts w:cs="Calibri" w:cstheme="minorHAnsi"/>
          <w:color w:val="FF0000"/>
        </w:rPr>
      </w:r>
    </w:p>
    <w:p>
      <w:pPr>
        <w:pStyle w:val="Normal"/>
        <w:spacing w:lineRule="auto" w:line="276"/>
        <w:jc w:val="both"/>
        <w:rPr>
          <w:rFonts w:cs="Calibri" w:cstheme="minorHAnsi"/>
          <w:color w:val="FF0000"/>
        </w:rPr>
      </w:pPr>
      <w:r>
        <w:rPr>
          <w:rFonts w:cs="Calibri" w:cstheme="minorHAnsi"/>
          <w:color w:val="FF0000"/>
        </w:rPr>
      </w:r>
    </w:p>
    <w:p>
      <w:pPr>
        <w:pStyle w:val="Heading3"/>
        <w:rPr>
          <w:lang w:val="en-GB" w:eastAsia="ar-SA"/>
        </w:rPr>
      </w:pPr>
      <w:bookmarkStart w:id="141" w:name="_Toc514931007"/>
      <w:r>
        <w:rPr>
          <w:lang w:val="en-GB" w:eastAsia="ar-SA"/>
        </w:rPr>
        <w:t>Standard 8. HRM-2: The staff members joining the laboratory are oriented to the laboratory environment, the laboratory sections and their individual jobs.</w:t>
      </w:r>
      <w:bookmarkEnd w:id="141"/>
      <w:r>
        <w:rPr>
          <w:lang w:val="en-GB" w:eastAsia="ar-SA"/>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(28-31)</w:t>
      </w:r>
    </w:p>
    <w:p>
      <w:pPr>
        <w:pStyle w:val="Heading4"/>
        <w:shd w:val="clear" w:color="auto" w:fill="FFFF00"/>
        <w:tabs>
          <w:tab w:val="clear" w:pos="900"/>
          <w:tab w:val="left" w:pos="1080" w:leader="none"/>
        </w:tabs>
        <w:spacing w:lineRule="auto" w:line="276" w:before="0" w:after="0"/>
        <w:ind w:hanging="1080" w:start="1080"/>
        <w:rPr>
          <w:rFonts w:ascii="Calibri" w:hAnsi="Calibri" w:cs="Calibri" w:asciiTheme="minorHAnsi" w:cstheme="minorHAnsi" w:hAnsiTheme="minorHAnsi"/>
        </w:rPr>
      </w:pPr>
      <w:r>
        <w:rPr>
          <w:rFonts w:cs="Calibri" w:ascii="Calibri" w:hAnsi="Calibri" w:asciiTheme="minorHAnsi" w:cstheme="minorHAnsi" w:hAnsiTheme="minorHAnsi"/>
        </w:rPr>
        <w:t xml:space="preserve"> </w:t>
      </w:r>
      <w:bookmarkStart w:id="142" w:name="_Toc514931008"/>
      <w:bookmarkStart w:id="143" w:name="_Toc483909822"/>
      <w:r>
        <w:rPr>
          <w:rFonts w:cs="Calibri" w:ascii="Calibri" w:hAnsi="Calibri" w:asciiTheme="minorHAnsi" w:cstheme="minorHAnsi" w:hAnsiTheme="minorHAnsi"/>
        </w:rPr>
        <w:t>Ind. 28:  Appropriate orientation plan for new inducted employee exists</w:t>
      </w:r>
      <w:bookmarkEnd w:id="142"/>
      <w:bookmarkEnd w:id="143"/>
      <w:r>
        <w:rPr>
          <w:rFonts w:cs="Calibri" w:ascii="Calibri" w:hAnsi="Calibri" w:asciiTheme="minorHAnsi" w:cstheme="minorHAnsi" w:hAnsiTheme="minorHAnsi"/>
        </w:rPr>
        <w:t xml:space="preserve"> </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Orientation should be on general laboratory working, safety, biosafety, quality assurance, standard operating procedures and on specific techniques/tasks assigned to the employee.  The content of each level of orientation plan should be in written form to ensure provision of uniform standardized orientation on different topics. Check if the written orientation plan is available with the management.</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8"/>
        </w:numPr>
        <w:spacing w:before="120" w:after="120"/>
        <w:jc w:val="both"/>
        <w:rPr>
          <w:rFonts w:cs="Calibri" w:cstheme="minorHAnsi"/>
          <w:sz w:val="24"/>
          <w:szCs w:val="24"/>
        </w:rPr>
      </w:pPr>
      <w:r>
        <w:rPr>
          <w:rFonts w:cs="Calibri" w:cstheme="minorHAnsi"/>
          <w:sz w:val="24"/>
          <w:szCs w:val="24"/>
        </w:rPr>
        <w:t>Written Orientation Plan covering the following:</w:t>
      </w:r>
    </w:p>
    <w:p>
      <w:pPr>
        <w:pStyle w:val="ListParagraph"/>
        <w:numPr>
          <w:ilvl w:val="1"/>
          <w:numId w:val="8"/>
        </w:numPr>
        <w:spacing w:before="120" w:after="120"/>
        <w:jc w:val="both"/>
        <w:rPr>
          <w:rFonts w:cs="Calibri" w:cstheme="minorHAnsi"/>
          <w:sz w:val="24"/>
          <w:szCs w:val="24"/>
        </w:rPr>
      </w:pPr>
      <w:r>
        <w:rPr>
          <w:rFonts w:cs="Calibri" w:ascii="Calibri" w:hAnsi="Calibri" w:asciiTheme="minorHAnsi" w:cstheme="minorHAnsi" w:hAnsiTheme="minorHAnsi"/>
          <w:sz w:val="24"/>
          <w:szCs w:val="24"/>
        </w:rPr>
        <w:t xml:space="preserve">general laboratory working </w:t>
      </w:r>
    </w:p>
    <w:p>
      <w:pPr>
        <w:pStyle w:val="ListParagraph"/>
        <w:numPr>
          <w:ilvl w:val="1"/>
          <w:numId w:val="8"/>
        </w:numPr>
        <w:spacing w:before="120" w:after="120"/>
        <w:jc w:val="both"/>
        <w:rPr>
          <w:rFonts w:cs="Calibri" w:cstheme="minorHAnsi"/>
          <w:sz w:val="24"/>
          <w:szCs w:val="24"/>
        </w:rPr>
      </w:pPr>
      <w:r>
        <w:rPr>
          <w:rFonts w:cs="Calibri" w:ascii="Calibri" w:hAnsi="Calibri" w:asciiTheme="minorHAnsi" w:cstheme="minorHAnsi" w:hAnsiTheme="minorHAnsi"/>
          <w:sz w:val="24"/>
          <w:szCs w:val="24"/>
        </w:rPr>
        <w:t>Safety</w:t>
      </w:r>
    </w:p>
    <w:p>
      <w:pPr>
        <w:pStyle w:val="ListParagraph"/>
        <w:numPr>
          <w:ilvl w:val="1"/>
          <w:numId w:val="8"/>
        </w:numPr>
        <w:spacing w:before="120" w:after="120"/>
        <w:jc w:val="both"/>
        <w:rPr>
          <w:rFonts w:cs="Calibri" w:cstheme="minorHAnsi"/>
          <w:sz w:val="24"/>
          <w:szCs w:val="24"/>
        </w:rPr>
      </w:pPr>
      <w:r>
        <w:rPr>
          <w:rFonts w:cs="Calibri" w:ascii="Calibri" w:hAnsi="Calibri" w:asciiTheme="minorHAnsi" w:cstheme="minorHAnsi" w:hAnsiTheme="minorHAnsi"/>
          <w:sz w:val="24"/>
          <w:szCs w:val="24"/>
        </w:rPr>
        <w:t>Biosafety</w:t>
      </w:r>
    </w:p>
    <w:p>
      <w:pPr>
        <w:pStyle w:val="ListParagraph"/>
        <w:numPr>
          <w:ilvl w:val="1"/>
          <w:numId w:val="8"/>
        </w:numPr>
        <w:spacing w:before="120" w:after="120"/>
        <w:jc w:val="both"/>
        <w:rPr>
          <w:rFonts w:cs="Calibri" w:cstheme="minorHAnsi"/>
          <w:sz w:val="24"/>
          <w:szCs w:val="24"/>
        </w:rPr>
      </w:pPr>
      <w:r>
        <w:rPr>
          <w:rFonts w:cs="Calibri" w:ascii="Calibri" w:hAnsi="Calibri" w:asciiTheme="minorHAnsi" w:cstheme="minorHAnsi" w:hAnsiTheme="minorHAnsi"/>
          <w:sz w:val="24"/>
          <w:szCs w:val="24"/>
        </w:rPr>
        <w:t>Quality assurance</w:t>
      </w:r>
    </w:p>
    <w:p>
      <w:pPr>
        <w:pStyle w:val="ListParagraph"/>
        <w:numPr>
          <w:ilvl w:val="1"/>
          <w:numId w:val="8"/>
        </w:numPr>
        <w:spacing w:before="120" w:after="120"/>
        <w:jc w:val="both"/>
        <w:rPr>
          <w:rFonts w:cs="Calibri" w:cstheme="minorHAnsi"/>
          <w:sz w:val="24"/>
          <w:szCs w:val="24"/>
        </w:rPr>
      </w:pPr>
      <w:r>
        <w:rPr>
          <w:rFonts w:cs="Calibri" w:ascii="Calibri" w:hAnsi="Calibri" w:asciiTheme="minorHAnsi" w:cstheme="minorHAnsi" w:hAnsiTheme="minorHAnsi"/>
          <w:sz w:val="24"/>
          <w:szCs w:val="24"/>
        </w:rPr>
        <w:t>SOPs</w:t>
      </w:r>
    </w:p>
    <w:p>
      <w:pPr>
        <w:pStyle w:val="ListParagraph"/>
        <w:numPr>
          <w:ilvl w:val="1"/>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Specific techniques/tasks assigned to the individual employees</w:t>
      </w:r>
    </w:p>
    <w:p>
      <w:pPr>
        <w:pStyle w:val="Normal"/>
        <w:tabs>
          <w:tab w:val="clear" w:pos="720"/>
          <w:tab w:val="left" w:pos="1500" w:leader="none"/>
        </w:tabs>
        <w:spacing w:lineRule="auto" w:line="276" w:before="0" w:after="0"/>
        <w:ind w:hanging="284" w:start="284"/>
        <w:jc w:val="both"/>
        <w:rPr>
          <w:rFonts w:cs="Calibri" w:cstheme="minorHAnsi"/>
          <w:b/>
          <w:bCs/>
          <w:sz w:val="24"/>
          <w:szCs w:val="24"/>
        </w:rPr>
      </w:pPr>
      <w:r>
        <w:rPr>
          <w:rFonts w:cs="Calibri" w:cstheme="minorHAnsi"/>
          <w:b/>
          <w:bCs/>
          <w:sz w:val="24"/>
          <w:szCs w:val="24"/>
        </w:rPr>
        <w:t>Scoring:</w:t>
        <w:tab/>
      </w:r>
    </w:p>
    <w:p>
      <w:pPr>
        <w:pStyle w:val="ListParagraph"/>
        <w:numPr>
          <w:ilvl w:val="0"/>
          <w:numId w:val="45"/>
        </w:numPr>
        <w:spacing w:before="0" w:after="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written orientation plan covering all of the above mentioned topics, then score as </w:t>
      </w:r>
      <w:r>
        <w:rPr>
          <w:rFonts w:cs="Calibri" w:ascii="Calibri" w:hAnsi="Calibri" w:asciiTheme="minorHAnsi" w:cstheme="minorHAnsi" w:hAnsiTheme="minorHAnsi"/>
          <w:b/>
          <w:sz w:val="24"/>
          <w:szCs w:val="24"/>
          <w:u w:val="single"/>
        </w:rPr>
        <w:t>fully met.</w:t>
      </w:r>
    </w:p>
    <w:p>
      <w:pPr>
        <w:pStyle w:val="ListParagraph"/>
        <w:numPr>
          <w:ilvl w:val="0"/>
          <w:numId w:val="45"/>
        </w:numPr>
        <w:spacing w:before="0" w:after="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written orientation plan covering at least 80% of the above mentioned topics, then score as </w:t>
      </w:r>
      <w:r>
        <w:rPr>
          <w:rFonts w:cs="Calibri" w:ascii="Calibri" w:hAnsi="Calibri" w:asciiTheme="minorHAnsi" w:cstheme="minorHAnsi" w:hAnsiTheme="minorHAnsi"/>
          <w:b/>
          <w:sz w:val="24"/>
          <w:szCs w:val="24"/>
          <w:u w:val="single"/>
        </w:rPr>
        <w:t>partially met.</w:t>
      </w:r>
    </w:p>
    <w:p>
      <w:pPr>
        <w:pStyle w:val="ListParagraph"/>
        <w:numPr>
          <w:ilvl w:val="0"/>
          <w:numId w:val="45"/>
        </w:numPr>
        <w:spacing w:before="0" w:after="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orientation plan or non-conformance is more than 20%, then score as </w:t>
      </w:r>
      <w:r>
        <w:rPr>
          <w:rFonts w:cs="Calibri" w:ascii="Calibri" w:hAnsi="Calibri" w:asciiTheme="minorHAnsi" w:cstheme="minorHAnsi" w:hAnsiTheme="minorHAnsi"/>
          <w:b/>
          <w:sz w:val="24"/>
          <w:szCs w:val="24"/>
          <w:u w:val="single"/>
        </w:rPr>
        <w:t>not met.</w:t>
      </w:r>
    </w:p>
    <w:p>
      <w:pPr>
        <w:pStyle w:val="Normal"/>
        <w:rPr>
          <w:rFonts w:eastAsia="Calibri" w:cs="Calibri" w:cstheme="minorHAnsi"/>
          <w:sz w:val="24"/>
          <w:szCs w:val="24"/>
          <w:lang w:eastAsia="ar-SA"/>
        </w:rPr>
      </w:pPr>
      <w:r>
        <w:rPr>
          <w:rFonts w:eastAsia="Calibri" w:cs="Calibri" w:cstheme="minorHAnsi"/>
          <w:sz w:val="24"/>
          <w:szCs w:val="24"/>
          <w:lang w:eastAsia="ar-SA"/>
        </w:rPr>
      </w:r>
      <w:r>
        <w:br w:type="page"/>
      </w:r>
    </w:p>
    <w:p>
      <w:pPr>
        <w:pStyle w:val="Heading4"/>
        <w:shd w:val="clear" w:color="auto" w:fill="FF0000"/>
        <w:tabs>
          <w:tab w:val="clear" w:pos="900"/>
          <w:tab w:val="left" w:pos="1080" w:leader="none"/>
        </w:tabs>
        <w:spacing w:lineRule="auto" w:line="276" w:before="0" w:after="0"/>
        <w:ind w:hanging="1080" w:start="1080"/>
        <w:rPr>
          <w:rFonts w:ascii="Calibri" w:hAnsi="Calibri" w:cs="Calibri" w:asciiTheme="minorHAnsi" w:cstheme="minorHAnsi" w:hAnsiTheme="minorHAnsi"/>
          <w:color w:themeColor="background1" w:val="FFFFFF"/>
        </w:rPr>
      </w:pPr>
      <w:bookmarkStart w:id="144" w:name="_Toc514931009"/>
      <w:bookmarkStart w:id="145" w:name="_Toc483909823"/>
      <w:bookmarkStart w:id="146" w:name="_Toc378604409"/>
      <w:r>
        <w:rPr>
          <w:rFonts w:cs="Calibri" w:ascii="Calibri" w:hAnsi="Calibri" w:asciiTheme="minorHAnsi" w:cstheme="minorHAnsi" w:hAnsiTheme="minorHAnsi"/>
          <w:color w:themeColor="background1" w:val="FFFFFF"/>
        </w:rPr>
        <w:t>Ind. 29: Each staff member is made aware of laboratory wide policies and procedures as well as section/unit/service/program specific policies and procedures</w:t>
      </w:r>
      <w:bookmarkEnd w:id="144"/>
      <w:bookmarkEnd w:id="145"/>
      <w:bookmarkEnd w:id="146"/>
    </w:p>
    <w:p>
      <w:pPr>
        <w:pStyle w:val="Normal"/>
        <w:spacing w:lineRule="auto" w:line="276" w:before="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0" w:after="120"/>
        <w:jc w:val="both"/>
        <w:rPr>
          <w:rFonts w:cs="Calibri" w:cstheme="minorHAnsi"/>
          <w:sz w:val="24"/>
          <w:szCs w:val="24"/>
        </w:rPr>
      </w:pPr>
      <w:r>
        <w:rPr>
          <w:rFonts w:cs="Calibri" w:cstheme="minorHAnsi"/>
          <w:sz w:val="24"/>
          <w:szCs w:val="24"/>
        </w:rPr>
        <w:t xml:space="preserve">Assess knowledge of the staff regarding above mentioned policies/SOPs by evaluating against the contents of orientation plan. </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cstheme="minorHAnsi"/>
          <w:sz w:val="24"/>
          <w:szCs w:val="24"/>
        </w:rPr>
        <w:t>Written record of level specific orientation sessions conducted for all staff covering:</w:t>
      </w:r>
    </w:p>
    <w:p>
      <w:pPr>
        <w:pStyle w:val="ListParagraph"/>
        <w:numPr>
          <w:ilvl w:val="1"/>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Laboratory wide policy and procedures (General SOPs).</w:t>
      </w:r>
    </w:p>
    <w:p>
      <w:pPr>
        <w:pStyle w:val="ListParagraph"/>
        <w:numPr>
          <w:ilvl w:val="1"/>
          <w:numId w:val="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Section/unit/service/program specific policies and procedures.</w:t>
      </w:r>
    </w:p>
    <w:p>
      <w:pPr>
        <w:pStyle w:val="Normal"/>
        <w:spacing w:lineRule="auto" w:line="276" w:before="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47"/>
        </w:numPr>
        <w:spacing w:before="0" w:after="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staff is aware of general and specific policies and procedures, then score as </w:t>
      </w:r>
      <w:r>
        <w:rPr>
          <w:rFonts w:cs="Calibri" w:ascii="Calibri" w:hAnsi="Calibri" w:asciiTheme="minorHAnsi" w:cstheme="minorHAnsi" w:hAnsiTheme="minorHAnsi"/>
          <w:b/>
          <w:sz w:val="24"/>
          <w:szCs w:val="24"/>
          <w:u w:val="single"/>
        </w:rPr>
        <w:t>fully met.</w:t>
      </w:r>
    </w:p>
    <w:p>
      <w:pPr>
        <w:pStyle w:val="ListParagraph"/>
        <w:numPr>
          <w:ilvl w:val="0"/>
          <w:numId w:val="47"/>
        </w:numPr>
        <w:spacing w:before="0" w:after="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orientation/awareness on policies and procedures, then score as </w:t>
      </w:r>
      <w:r>
        <w:rPr>
          <w:rFonts w:cs="Calibri" w:ascii="Calibri" w:hAnsi="Calibri" w:asciiTheme="minorHAnsi" w:cstheme="minorHAnsi" w:hAnsiTheme="minorHAnsi"/>
          <w:b/>
          <w:sz w:val="24"/>
          <w:szCs w:val="24"/>
          <w:u w:val="single"/>
        </w:rPr>
        <w:t>not met.</w:t>
      </w:r>
    </w:p>
    <w:p>
      <w:pPr>
        <w:pStyle w:val="Heading4"/>
        <w:shd w:val="clear" w:color="auto" w:fill="FF0000"/>
        <w:tabs>
          <w:tab w:val="clear" w:pos="900"/>
          <w:tab w:val="left" w:pos="1080" w:leader="none"/>
        </w:tabs>
        <w:spacing w:lineRule="auto" w:line="276"/>
        <w:ind w:hanging="1224" w:start="1260"/>
        <w:rPr>
          <w:rFonts w:ascii="Calibri" w:hAnsi="Calibri" w:cs="Calibri" w:asciiTheme="minorHAnsi" w:cstheme="minorHAnsi" w:hAnsiTheme="minorHAnsi"/>
          <w:color w:themeColor="background1" w:val="FFFFFF"/>
        </w:rPr>
      </w:pPr>
      <w:bookmarkStart w:id="147" w:name="_Toc378604410"/>
      <w:bookmarkStart w:id="148" w:name="_Toc483909824"/>
      <w:bookmarkStart w:id="149" w:name="_Toc514931010"/>
      <w:r>
        <w:rPr>
          <w:rFonts w:cs="Calibri" w:ascii="Calibri" w:hAnsi="Calibri" w:asciiTheme="minorHAnsi" w:cstheme="minorHAnsi" w:hAnsiTheme="minorHAnsi"/>
          <w:color w:themeColor="background1" w:val="FFFFFF"/>
        </w:rPr>
        <w:t>Ind. 30: Each staff member is made aware of his/her rights and responsibilities</w:t>
      </w:r>
      <w:bookmarkEnd w:id="147"/>
      <w:bookmarkEnd w:id="148"/>
      <w:bookmarkEnd w:id="149"/>
    </w:p>
    <w:p>
      <w:pPr>
        <w:pStyle w:val="Normal"/>
        <w:spacing w:lineRule="auto" w:line="276" w:before="0" w:after="0"/>
        <w:ind w:hanging="284" w:start="284"/>
        <w:jc w:val="both"/>
        <w:rPr>
          <w:rFonts w:cs="Calibri" w:cstheme="minorHAnsi"/>
          <w:b/>
          <w:bCs/>
          <w:sz w:val="24"/>
          <w:szCs w:val="24"/>
        </w:rPr>
      </w:pPr>
      <w:r>
        <w:rPr>
          <w:rFonts w:cs="Calibri" w:cstheme="minorHAnsi"/>
          <w:b/>
          <w:bCs/>
          <w:sz w:val="24"/>
          <w:szCs w:val="24"/>
        </w:rPr>
      </w:r>
    </w:p>
    <w:p>
      <w:pPr>
        <w:pStyle w:val="Normal"/>
        <w:spacing w:lineRule="auto" w:line="276" w:before="0" w:after="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0"/>
        <w:jc w:val="both"/>
        <w:rPr>
          <w:rFonts w:cs="Calibri" w:cstheme="minorHAnsi"/>
          <w:sz w:val="24"/>
          <w:szCs w:val="24"/>
        </w:rPr>
      </w:pPr>
      <w:r>
        <w:rPr>
          <w:rFonts w:cs="Calibri" w:cstheme="minorHAnsi"/>
          <w:sz w:val="24"/>
          <w:szCs w:val="24"/>
        </w:rPr>
        <w:t>This would require that each staff member has a written job contract that defines specific responsibilities and employee rights as per PHC Charters/labor laws that is shared with the staff member at the time of induction.</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cstheme="minorHAnsi"/>
          <w:sz w:val="24"/>
          <w:szCs w:val="24"/>
        </w:rPr>
        <w:t xml:space="preserve">Written </w:t>
      </w:r>
      <w:del w:id="675" w:author="Dr. Anees Ahmed" w:date="2018-06-02T22:14:00Z">
        <w:r>
          <w:rPr>
            <w:rFonts w:cs="Calibri" w:cstheme="minorHAnsi"/>
            <w:sz w:val="24"/>
            <w:szCs w:val="24"/>
          </w:rPr>
          <w:delText>record of JD which has</w:delText>
        </w:r>
      </w:del>
      <w:ins w:id="676" w:author="Dr. Anees Ahmed" w:date="2018-06-02T22:14:00Z">
        <w:r>
          <w:rPr>
            <w:rFonts w:cs="Calibri" w:cstheme="minorHAnsi"/>
            <w:sz w:val="24"/>
            <w:szCs w:val="24"/>
          </w:rPr>
          <w:t>job contract having</w:t>
        </w:r>
      </w:ins>
      <w:r>
        <w:rPr>
          <w:rFonts w:cs="Calibri" w:cstheme="minorHAnsi"/>
          <w:sz w:val="24"/>
          <w:szCs w:val="24"/>
        </w:rPr>
        <w:t xml:space="preserve"> clear description of employee rights and responsibilities.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cstheme="minorHAnsi"/>
          <w:sz w:val="24"/>
          <w:szCs w:val="24"/>
        </w:rPr>
        <w:t>JD duly signed by the employee and the employer.</w:t>
      </w:r>
    </w:p>
    <w:p>
      <w:pPr>
        <w:pStyle w:val="Normal"/>
        <w:spacing w:lineRule="auto" w:line="276" w:before="120" w:after="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48"/>
        </w:numPr>
        <w:spacing w:before="120" w:after="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each staff member has a written job contract as above, then score as </w:t>
      </w:r>
      <w:r>
        <w:rPr>
          <w:rFonts w:cs="Calibri" w:ascii="Calibri" w:hAnsi="Calibri" w:asciiTheme="minorHAnsi" w:cstheme="minorHAnsi" w:hAnsiTheme="minorHAnsi"/>
          <w:b/>
          <w:sz w:val="24"/>
          <w:szCs w:val="24"/>
          <w:u w:val="single"/>
        </w:rPr>
        <w:t>fully met.</w:t>
      </w:r>
    </w:p>
    <w:p>
      <w:pPr>
        <w:pStyle w:val="ListParagraph"/>
        <w:numPr>
          <w:ilvl w:val="0"/>
          <w:numId w:val="48"/>
        </w:numPr>
        <w:spacing w:before="120" w:after="20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any staff member does not have a written job contract or if there is no formal way to let the member know of their rights and responsibilities, then score as </w:t>
      </w:r>
      <w:r>
        <w:rPr>
          <w:rFonts w:cs="Calibri" w:ascii="Calibri" w:hAnsi="Calibri" w:asciiTheme="minorHAnsi" w:cstheme="minorHAnsi" w:hAnsiTheme="minorHAnsi"/>
          <w:b/>
          <w:sz w:val="24"/>
          <w:szCs w:val="24"/>
          <w:u w:val="single"/>
        </w:rPr>
        <w:t>not met</w:t>
      </w:r>
    </w:p>
    <w:p>
      <w:pPr>
        <w:pStyle w:val="Normal"/>
        <w:rPr>
          <w:rFonts w:eastAsia="Times New Roman" w:cs="Calibri" w:cstheme="minorHAnsi"/>
          <w:b/>
          <w:sz w:val="28"/>
          <w:szCs w:val="24"/>
          <w:lang w:val="en-GB" w:eastAsia="ar-SA"/>
        </w:rPr>
      </w:pPr>
      <w:r>
        <w:rPr>
          <w:rFonts w:eastAsia="Times New Roman" w:cs="Calibri" w:cstheme="minorHAnsi"/>
          <w:b/>
          <w:sz w:val="28"/>
          <w:szCs w:val="24"/>
          <w:lang w:val="en-GB" w:eastAsia="ar-SA"/>
        </w:rPr>
      </w:r>
      <w:bookmarkStart w:id="150" w:name="_Toc483909825"/>
      <w:bookmarkStart w:id="151" w:name="_Toc378604411"/>
      <w:bookmarkStart w:id="152" w:name="_Toc483909825"/>
      <w:bookmarkStart w:id="153" w:name="_Toc378604411"/>
      <w:r>
        <w:br w:type="page"/>
      </w:r>
    </w:p>
    <w:p>
      <w:pPr>
        <w:pStyle w:val="Heading4"/>
        <w:shd w:val="clear" w:color="auto" w:fill="FFFF00"/>
        <w:spacing w:lineRule="auto" w:line="276" w:before="0" w:after="0"/>
        <w:ind w:hanging="1170" w:start="1170"/>
        <w:rPr>
          <w:rFonts w:ascii="Calibri" w:hAnsi="Calibri" w:cs="Calibri" w:asciiTheme="minorHAnsi" w:cstheme="minorHAnsi" w:hAnsiTheme="minorHAnsi"/>
        </w:rPr>
      </w:pPr>
      <w:bookmarkStart w:id="154" w:name="_Toc483909825"/>
      <w:bookmarkStart w:id="155" w:name="_Toc378604411"/>
      <w:bookmarkStart w:id="156" w:name="_Toc514931011"/>
      <w:r>
        <w:rPr>
          <w:rFonts w:cs="Calibri" w:ascii="Calibri" w:hAnsi="Calibri" w:asciiTheme="minorHAnsi" w:cstheme="minorHAnsi" w:hAnsiTheme="minorHAnsi"/>
        </w:rPr>
        <w:t>Ind. 31: All employees are educated with regard to patients' rights and responsibilities</w:t>
      </w:r>
      <w:bookmarkEnd w:id="154"/>
      <w:bookmarkEnd w:id="155"/>
      <w:bookmarkEnd w:id="156"/>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During the general laboratory orientation program, employees are educated about patient rights and responsibilities. Interview the staff to assess their awareness about patient rights and responsibilities.</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cstheme="minorHAnsi"/>
          <w:sz w:val="24"/>
          <w:szCs w:val="24"/>
        </w:rPr>
        <w:t>Written record of orientation sessions conducted for all staff regarding patient rights and responsibilities.</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4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documented evidence that all staff members have been so educated and they are aware of it, then score as </w:t>
      </w:r>
      <w:r>
        <w:rPr>
          <w:rFonts w:cs="Calibri" w:ascii="Calibri" w:hAnsi="Calibri" w:asciiTheme="minorHAnsi" w:cstheme="minorHAnsi" w:hAnsiTheme="minorHAnsi"/>
          <w:b/>
          <w:sz w:val="24"/>
          <w:szCs w:val="24"/>
          <w:u w:val="single"/>
        </w:rPr>
        <w:t>fully met.</w:t>
      </w:r>
    </w:p>
    <w:p>
      <w:pPr>
        <w:pStyle w:val="ListParagraph"/>
        <w:numPr>
          <w:ilvl w:val="0"/>
          <w:numId w:val="4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less than 80% of staff have been educated, then score as </w:t>
      </w:r>
      <w:r>
        <w:rPr>
          <w:rFonts w:cs="Calibri" w:ascii="Calibri" w:hAnsi="Calibri" w:asciiTheme="minorHAnsi" w:cstheme="minorHAnsi" w:hAnsiTheme="minorHAnsi"/>
          <w:b/>
          <w:sz w:val="24"/>
          <w:szCs w:val="24"/>
          <w:u w:val="single"/>
        </w:rPr>
        <w:t>partially met.</w:t>
      </w:r>
    </w:p>
    <w:p>
      <w:pPr>
        <w:pStyle w:val="ListParagraph"/>
        <w:numPr>
          <w:ilvl w:val="0"/>
          <w:numId w:val="4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evidence that this education has been imparted, then score as </w:t>
      </w:r>
      <w:r>
        <w:rPr>
          <w:rFonts w:cs="Calibri" w:ascii="Calibri" w:hAnsi="Calibri" w:asciiTheme="minorHAnsi" w:cstheme="minorHAnsi" w:hAnsiTheme="minorHAnsi"/>
          <w:b/>
          <w:sz w:val="24"/>
          <w:szCs w:val="24"/>
          <w:u w:val="single"/>
        </w:rPr>
        <w:t>not met.</w:t>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Normal"/>
              <w:widowControl/>
              <w:spacing w:lineRule="auto" w:line="240" w:before="0" w:after="0"/>
              <w:ind w:end="-144"/>
              <w:contextualSpacing/>
              <w:jc w:val="center"/>
              <w:rPr>
                <w:rFonts w:cs="Calibri" w:cstheme="minorHAnsi"/>
                <w:b/>
                <w:sz w:val="24"/>
                <w:lang w:val="en-GB"/>
              </w:rPr>
            </w:pPr>
            <w:r>
              <w:rPr>
                <w:rFonts w:eastAsia="Calibri" w:cs="Calibri" w:cstheme="minorHAnsi"/>
                <w:b/>
                <w:kern w:val="0"/>
                <w:sz w:val="32"/>
                <w:szCs w:val="22"/>
                <w:lang w:val="en-GB" w:eastAsia="en-US" w:bidi="ar-SA"/>
              </w:rPr>
              <w:t>Guidelines</w:t>
            </w:r>
          </w:p>
        </w:tc>
      </w:tr>
      <w:tr>
        <w:trPr>
          <w:trHeight w:val="554" w:hRule="atLeast"/>
        </w:trPr>
        <w:tc>
          <w:tcPr>
            <w:tcW w:w="9540" w:type="dxa"/>
            <w:tcBorders/>
          </w:tcPr>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t>General Orientation</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 xml:space="preserve">Upon selection, the new employee must be oriented in order to make them realize that they are productive contributor. Orientation improves the ability of the employee to perform their job and to satisfy their personal desire and feeling that they are part of the important part of the organization. Section in charge and the Human Resource (HR) Department, complete the orientation by introducing new employee to the co-workers. </w:t>
            </w:r>
            <w:r>
              <w:rPr>
                <w:rFonts w:eastAsia="Calibri" w:cs="Calibri" w:cstheme="minorHAnsi"/>
                <w:spacing w:val="-3"/>
                <w:kern w:val="2"/>
                <w:sz w:val="24"/>
                <w:szCs w:val="22"/>
                <w:lang w:val="en-US" w:eastAsia="de-DE" w:bidi="ar-SA"/>
              </w:rPr>
              <w:t>Every Section should recognize that its success depends upon the capacities of its staff and shall design a comprehensive induction orientation program for all employees. The induction orientation processes will be an integral capacity building program and will provide the information, guidance and support to the staff to undertake their organizational responsibilities and succeed in their new role. This will familiarize the new staff with the laboratory’s policies, systems, procedures, management structure and encourage commitment to the vision, mission and values of the organization.</w:t>
            </w:r>
          </w:p>
          <w:p>
            <w:pPr>
              <w:pStyle w:val="Normal"/>
              <w:widowControl/>
              <w:spacing w:lineRule="auto" w:line="276" w:before="0" w:after="0"/>
              <w:contextualSpacing/>
              <w:jc w:val="both"/>
              <w:rPr>
                <w:rFonts w:cs="Calibri" w:cstheme="minorHAnsi"/>
                <w:spacing w:val="-3"/>
                <w:kern w:val="2"/>
                <w:sz w:val="24"/>
                <w:lang w:eastAsia="de-DE"/>
              </w:rPr>
            </w:pPr>
            <w:r>
              <w:rPr>
                <w:rFonts w:eastAsia="Calibri" w:cs="Calibri" w:cstheme="minorHAnsi"/>
                <w:spacing w:val="-3"/>
                <w:kern w:val="2"/>
                <w:sz w:val="24"/>
                <w:szCs w:val="22"/>
                <w:lang w:val="en-US" w:eastAsia="de-DE" w:bidi="ar-SA"/>
              </w:rPr>
              <w:t xml:space="preserve"> </w:t>
            </w:r>
            <w:r>
              <w:rPr>
                <w:rFonts w:eastAsia="Calibri" w:cs="Calibri" w:cstheme="minorHAnsi"/>
                <w:spacing w:val="-3"/>
                <w:kern w:val="2"/>
                <w:sz w:val="24"/>
                <w:szCs w:val="22"/>
                <w:lang w:val="en-US" w:eastAsia="de-DE" w:bidi="ar-SA"/>
              </w:rPr>
              <w:t>The new employees should also be briefed about the past achievements, future plans and targets so as to sensitize them about responsibilities towards the institution and to enables the employees align their daily activities with the overall organizational mission and goals.</w:t>
            </w:r>
          </w:p>
          <w:p>
            <w:pPr>
              <w:pStyle w:val="Normal"/>
              <w:widowControl/>
              <w:spacing w:lineRule="auto" w:line="276" w:before="0" w:after="0"/>
              <w:jc w:val="both"/>
              <w:rPr>
                <w:rFonts w:eastAsia="Calibri" w:cs="Calibri" w:cstheme="minorHAnsi"/>
                <w:sz w:val="24"/>
                <w:lang w:val="en-GB" w:eastAsia="ar-SA"/>
              </w:rPr>
            </w:pPr>
            <w:r>
              <w:rPr>
                <w:rFonts w:eastAsia="Calibri" w:cs="Calibri" w:cstheme="minorHAnsi"/>
                <w:kern w:val="0"/>
                <w:sz w:val="24"/>
                <w:szCs w:val="22"/>
                <w:lang w:val="en-GB" w:eastAsia="ar-SA" w:bidi="ar-SA"/>
              </w:rPr>
            </w:r>
          </w:p>
          <w:p>
            <w:pPr>
              <w:pStyle w:val="Normal"/>
              <w:widowControl/>
              <w:spacing w:lineRule="auto" w:line="276" w:before="0" w:after="0"/>
              <w:jc w:val="both"/>
              <w:rPr>
                <w:rFonts w:cs="Calibri" w:cstheme="minorHAnsi"/>
                <w:b/>
                <w:bCs/>
                <w:sz w:val="24"/>
                <w:szCs w:val="24"/>
              </w:rPr>
            </w:pPr>
            <w:r>
              <w:rPr>
                <w:rFonts w:eastAsia="Calibri" w:cs="Calibri" w:cstheme="minorHAnsi"/>
                <w:b/>
                <w:kern w:val="0"/>
                <w:sz w:val="24"/>
                <w:szCs w:val="24"/>
                <w:lang w:val="en-US" w:eastAsia="en-US" w:bidi="ar-SA"/>
              </w:rPr>
              <w:t>Policy</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The aim of the policy is to specify a program to introduce new joiners to the organization, its culture and environment and the coworkers. The induction orientation program designed by the HR Department, should include the following:</w:t>
            </w:r>
          </w:p>
          <w:p>
            <w:pPr>
              <w:pStyle w:val="ListParagraph"/>
              <w:widowControl/>
              <w:numPr>
                <w:ilvl w:val="0"/>
                <w:numId w:val="50"/>
              </w:numPr>
              <w:suppressAutoHyphens w:val="false"/>
              <w:spacing w:before="0" w:after="200"/>
              <w:ind w:hanging="270" w:start="97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The vision, mission, values, objectives and policies of the HCE.</w:t>
            </w:r>
          </w:p>
          <w:p>
            <w:pPr>
              <w:pStyle w:val="ListParagraph"/>
              <w:widowControl/>
              <w:numPr>
                <w:ilvl w:val="0"/>
                <w:numId w:val="50"/>
              </w:numPr>
              <w:suppressAutoHyphens w:val="false"/>
              <w:spacing w:before="0" w:after="200"/>
              <w:ind w:hanging="270" w:start="97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Overview of the organizational structure, systems and key processes.</w:t>
            </w:r>
          </w:p>
          <w:p>
            <w:pPr>
              <w:pStyle w:val="ListParagraph"/>
              <w:widowControl/>
              <w:numPr>
                <w:ilvl w:val="0"/>
                <w:numId w:val="50"/>
              </w:numPr>
              <w:suppressAutoHyphens w:val="false"/>
              <w:spacing w:before="0" w:after="200"/>
              <w:ind w:hanging="270" w:start="97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Brief on key processes of the relevant department.</w:t>
            </w:r>
          </w:p>
          <w:p>
            <w:pPr>
              <w:pStyle w:val="ListParagraph"/>
              <w:widowControl/>
              <w:numPr>
                <w:ilvl w:val="0"/>
                <w:numId w:val="50"/>
              </w:numPr>
              <w:suppressAutoHyphens w:val="false"/>
              <w:spacing w:before="0" w:after="200"/>
              <w:ind w:hanging="270" w:start="97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Description of the HCE’s specialty/s and target population.</w:t>
            </w:r>
          </w:p>
          <w:p>
            <w:pPr>
              <w:pStyle w:val="Normal"/>
              <w:widowControl/>
              <w:spacing w:lineRule="auto" w:line="276" w:before="0" w:after="0"/>
              <w:jc w:val="both"/>
              <w:rPr>
                <w:rFonts w:cs="Calibri" w:cstheme="minorHAnsi"/>
                <w:b/>
                <w:bCs/>
                <w:sz w:val="24"/>
                <w:szCs w:val="24"/>
              </w:rPr>
            </w:pPr>
            <w:r>
              <w:rPr>
                <w:rFonts w:eastAsia="Calibri" w:cs="Calibri" w:cstheme="minorHAnsi"/>
                <w:b/>
                <w:kern w:val="0"/>
                <w:sz w:val="24"/>
                <w:szCs w:val="24"/>
                <w:lang w:val="en-US" w:eastAsia="en-US" w:bidi="ar-SA"/>
              </w:rPr>
              <w:t>Procedure</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At the time of joining the HCE/lab, the employee will submit photocopies of past credentials to the HR department. The HR department will complete the necessary documentation including the following and will get signatures of the employee where necessary:</w:t>
            </w:r>
          </w:p>
          <w:p>
            <w:pPr>
              <w:pStyle w:val="Normal"/>
              <w:widowControl/>
              <w:numPr>
                <w:ilvl w:val="0"/>
                <w:numId w:val="51"/>
              </w:numPr>
              <w:tabs>
                <w:tab w:val="left" w:pos="720" w:leader="none"/>
                <w:tab w:val="left" w:pos="972" w:leader="none"/>
                <w:tab w:val="left" w:pos="2790" w:leader="none"/>
              </w:tabs>
              <w:spacing w:lineRule="auto" w:line="276" w:before="0" w:after="0"/>
              <w:ind w:hanging="360" w:start="1080"/>
              <w:jc w:val="both"/>
              <w:rPr>
                <w:rFonts w:cs="Calibri" w:cstheme="minorHAnsi"/>
                <w:sz w:val="24"/>
                <w:szCs w:val="24"/>
              </w:rPr>
            </w:pPr>
            <w:r>
              <w:rPr>
                <w:rFonts w:eastAsia="Calibri" w:cs="Calibri" w:cstheme="minorHAnsi"/>
                <w:kern w:val="0"/>
                <w:sz w:val="24"/>
                <w:szCs w:val="24"/>
                <w:lang w:val="en-US" w:eastAsia="en-US" w:bidi="ar-SA"/>
              </w:rPr>
              <w:t>Appointment letter.</w:t>
            </w:r>
          </w:p>
          <w:p>
            <w:pPr>
              <w:pStyle w:val="Normal"/>
              <w:widowControl/>
              <w:numPr>
                <w:ilvl w:val="0"/>
                <w:numId w:val="51"/>
              </w:numPr>
              <w:tabs>
                <w:tab w:val="left" w:pos="720" w:leader="none"/>
                <w:tab w:val="left" w:pos="972" w:leader="none"/>
                <w:tab w:val="left" w:pos="2790" w:leader="none"/>
              </w:tabs>
              <w:spacing w:lineRule="auto" w:line="276" w:before="0" w:after="0"/>
              <w:ind w:hanging="360" w:start="1080"/>
              <w:jc w:val="both"/>
              <w:rPr>
                <w:rFonts w:cs="Calibri" w:cstheme="minorHAnsi"/>
                <w:b/>
                <w:sz w:val="24"/>
                <w:szCs w:val="24"/>
              </w:rPr>
            </w:pPr>
            <w:r>
              <w:rPr>
                <w:rFonts w:eastAsia="Calibri" w:cs="Calibri" w:cstheme="minorHAnsi"/>
                <w:kern w:val="0"/>
                <w:sz w:val="24"/>
                <w:szCs w:val="24"/>
                <w:lang w:val="en-US" w:eastAsia="en-US" w:bidi="ar-SA"/>
              </w:rPr>
              <w:t xml:space="preserve">Joining Report </w:t>
            </w:r>
            <w:hyperlink r:id="rId17">
              <w:r>
                <w:rPr>
                  <w:rStyle w:val="Style"/>
                  <w:rFonts w:eastAsia="Calibri" w:cs="Calibri" w:cstheme="minorHAnsi"/>
                  <w:b/>
                  <w:kern w:val="0"/>
                  <w:sz w:val="24"/>
                  <w:szCs w:val="24"/>
                  <w:lang w:val="en-US" w:eastAsia="en-US" w:bidi="ar-SA"/>
                </w:rPr>
                <w:t>(Annexure-B)</w:t>
              </w:r>
            </w:hyperlink>
            <w:r>
              <w:rPr>
                <w:rFonts w:eastAsia="Calibri" w:cs="Calibri" w:cstheme="minorHAnsi"/>
                <w:b/>
                <w:kern w:val="0"/>
                <w:sz w:val="24"/>
                <w:szCs w:val="24"/>
                <w:lang w:val="en-US" w:eastAsia="en-US" w:bidi="ar-SA"/>
              </w:rPr>
              <w:t>.</w:t>
            </w:r>
          </w:p>
          <w:p>
            <w:pPr>
              <w:pStyle w:val="Normal"/>
              <w:widowControl/>
              <w:numPr>
                <w:ilvl w:val="0"/>
                <w:numId w:val="51"/>
              </w:numPr>
              <w:tabs>
                <w:tab w:val="left" w:pos="720" w:leader="none"/>
                <w:tab w:val="left" w:pos="972" w:leader="none"/>
                <w:tab w:val="left" w:pos="2790" w:leader="none"/>
              </w:tabs>
              <w:spacing w:lineRule="auto" w:line="276" w:before="0" w:after="0"/>
              <w:ind w:hanging="360" w:start="1080"/>
              <w:jc w:val="both"/>
              <w:rPr>
                <w:rFonts w:cs="Calibri" w:cstheme="minorHAnsi"/>
                <w:sz w:val="24"/>
                <w:szCs w:val="24"/>
              </w:rPr>
            </w:pPr>
            <w:r>
              <w:rPr>
                <w:rFonts w:eastAsia="Calibri" w:cs="Calibri" w:cstheme="minorHAnsi"/>
                <w:kern w:val="0"/>
                <w:sz w:val="24"/>
                <w:szCs w:val="24"/>
                <w:lang w:val="en-US" w:eastAsia="en-US" w:bidi="ar-SA"/>
              </w:rPr>
              <w:t xml:space="preserve">Statement of ethics </w:t>
            </w:r>
            <w:r>
              <w:rPr>
                <w:rFonts w:eastAsia="Calibri" w:cs="Calibri" w:cstheme="minorHAnsi"/>
                <w:b/>
                <w:kern w:val="0"/>
                <w:sz w:val="24"/>
                <w:szCs w:val="24"/>
                <w:lang w:val="en-US" w:eastAsia="en-US" w:bidi="ar-SA"/>
              </w:rPr>
              <w:t>(</w:t>
            </w:r>
            <w:hyperlink r:id="rId18">
              <w:r>
                <w:rPr>
                  <w:rStyle w:val="Style"/>
                  <w:rFonts w:eastAsia="Calibri" w:cs="Calibri" w:cstheme="minorHAnsi"/>
                  <w:b/>
                  <w:kern w:val="0"/>
                  <w:sz w:val="24"/>
                  <w:szCs w:val="24"/>
                  <w:lang w:val="en-US" w:eastAsia="en-US" w:bidi="ar-SA"/>
                </w:rPr>
                <w:t>Annexure-C)</w:t>
              </w:r>
            </w:hyperlink>
            <w:r>
              <w:rPr>
                <w:rFonts w:eastAsia="Calibri" w:cs="Calibri" w:cstheme="minorHAnsi"/>
                <w:b/>
                <w:kern w:val="0"/>
                <w:sz w:val="24"/>
                <w:szCs w:val="24"/>
                <w:lang w:val="en-US" w:eastAsia="en-US" w:bidi="ar-SA"/>
              </w:rPr>
              <w:t>.</w:t>
            </w:r>
          </w:p>
          <w:p>
            <w:pPr>
              <w:pStyle w:val="Normal"/>
              <w:widowControl/>
              <w:numPr>
                <w:ilvl w:val="0"/>
                <w:numId w:val="51"/>
              </w:numPr>
              <w:tabs>
                <w:tab w:val="left" w:pos="720" w:leader="none"/>
                <w:tab w:val="left" w:pos="972" w:leader="none"/>
                <w:tab w:val="left" w:pos="2790" w:leader="none"/>
              </w:tabs>
              <w:spacing w:lineRule="auto" w:line="276" w:before="0" w:after="0"/>
              <w:ind w:hanging="360" w:start="1080"/>
              <w:jc w:val="both"/>
              <w:rPr>
                <w:rFonts w:cs="Calibri" w:cstheme="minorHAnsi"/>
                <w:sz w:val="24"/>
                <w:szCs w:val="24"/>
              </w:rPr>
            </w:pPr>
            <w:r>
              <w:rPr>
                <w:rFonts w:eastAsia="Calibri" w:cs="Calibri" w:cstheme="minorHAnsi"/>
                <w:kern w:val="0"/>
                <w:sz w:val="24"/>
                <w:szCs w:val="24"/>
                <w:lang w:val="en-US" w:eastAsia="en-US" w:bidi="ar-SA"/>
              </w:rPr>
              <w:t xml:space="preserve">Confidentiality Agreement </w:t>
            </w:r>
            <w:hyperlink r:id="rId19">
              <w:r>
                <w:rPr>
                  <w:rStyle w:val="Style"/>
                  <w:rFonts w:eastAsia="Calibri" w:cs="Calibri" w:cstheme="minorHAnsi"/>
                  <w:b/>
                  <w:kern w:val="0"/>
                  <w:sz w:val="24"/>
                  <w:szCs w:val="24"/>
                  <w:lang w:val="en-US" w:eastAsia="en-US" w:bidi="ar-SA"/>
                </w:rPr>
                <w:t>(Annexure-D)</w:t>
              </w:r>
            </w:hyperlink>
            <w:r>
              <w:rPr>
                <w:rFonts w:eastAsia="Calibri" w:cs="Calibri" w:cstheme="minorHAnsi"/>
                <w:b/>
                <w:kern w:val="0"/>
                <w:sz w:val="24"/>
                <w:szCs w:val="24"/>
                <w:lang w:val="en-US" w:eastAsia="en-US" w:bidi="ar-SA"/>
              </w:rPr>
              <w:t>.</w:t>
            </w:r>
          </w:p>
          <w:p>
            <w:pPr>
              <w:pStyle w:val="Normal"/>
              <w:widowControl/>
              <w:numPr>
                <w:ilvl w:val="0"/>
                <w:numId w:val="51"/>
              </w:numPr>
              <w:tabs>
                <w:tab w:val="left" w:pos="720" w:leader="none"/>
                <w:tab w:val="left" w:pos="972" w:leader="none"/>
                <w:tab w:val="left" w:pos="2790" w:leader="none"/>
              </w:tabs>
              <w:spacing w:lineRule="auto" w:line="276" w:before="0" w:after="0"/>
              <w:ind w:hanging="360" w:start="1080"/>
              <w:jc w:val="both"/>
              <w:rPr>
                <w:rFonts w:cs="Calibri" w:cstheme="minorHAnsi"/>
                <w:sz w:val="24"/>
                <w:szCs w:val="24"/>
              </w:rPr>
            </w:pPr>
            <w:r>
              <w:rPr>
                <w:rFonts w:eastAsia="Calibri" w:cs="Calibri" w:cstheme="minorHAnsi"/>
                <w:kern w:val="0"/>
                <w:sz w:val="24"/>
                <w:szCs w:val="24"/>
                <w:lang w:val="en-US" w:eastAsia="en-US" w:bidi="ar-SA"/>
              </w:rPr>
              <w:t xml:space="preserve">Reference Forms for at least two Referees (who should not be blood relations) to be filled by the employee </w:t>
            </w:r>
            <w:r>
              <w:rPr>
                <w:rFonts w:eastAsia="Calibri" w:cs="Calibri" w:cstheme="minorHAnsi"/>
                <w:b/>
                <w:kern w:val="0"/>
                <w:sz w:val="24"/>
                <w:szCs w:val="24"/>
                <w:lang w:val="en-US" w:eastAsia="en-US" w:bidi="ar-SA"/>
              </w:rPr>
              <w:t>(Annexure-E).</w:t>
            </w:r>
          </w:p>
          <w:p>
            <w:pPr>
              <w:pStyle w:val="Normal"/>
              <w:widowControl/>
              <w:numPr>
                <w:ilvl w:val="0"/>
                <w:numId w:val="51"/>
              </w:numPr>
              <w:tabs>
                <w:tab w:val="left" w:pos="720" w:leader="none"/>
                <w:tab w:val="left" w:pos="972" w:leader="none"/>
                <w:tab w:val="left" w:pos="2790" w:leader="none"/>
              </w:tabs>
              <w:spacing w:lineRule="auto" w:line="276" w:before="0" w:after="0"/>
              <w:ind w:hanging="360" w:start="1080"/>
              <w:jc w:val="both"/>
              <w:rPr>
                <w:rFonts w:ascii="Calibri" w:hAnsi="Calibri" w:eastAsia="Calibri" w:cs=""/>
                <w:kern w:val="0"/>
                <w:sz w:val="22"/>
                <w:szCs w:val="22"/>
                <w:lang w:val="en-US" w:eastAsia="en-US" w:bidi="ar-SA"/>
              </w:rPr>
            </w:pPr>
            <w:r>
              <w:rPr>
                <w:rFonts w:eastAsia="Calibri" w:cs="Calibri" w:cstheme="minorHAnsi"/>
                <w:kern w:val="0"/>
                <w:sz w:val="24"/>
                <w:szCs w:val="24"/>
                <w:lang w:val="en-US" w:eastAsia="en-US" w:bidi="ar-SA"/>
              </w:rPr>
              <w:t xml:space="preserve">Employee’s Health Questionnaire Form </w:t>
            </w:r>
            <w:hyperlink r:id="rId20">
              <w:r>
                <w:rPr>
                  <w:rStyle w:val="Style"/>
                  <w:rFonts w:eastAsia="Calibri" w:cs="Calibri" w:cstheme="minorHAnsi"/>
                  <w:b/>
                  <w:kern w:val="0"/>
                  <w:sz w:val="24"/>
                  <w:szCs w:val="24"/>
                  <w:lang w:val="en-US" w:eastAsia="en-US" w:bidi="ar-SA"/>
                </w:rPr>
                <w:t>(Annexure-F)</w:t>
              </w:r>
            </w:hyperlink>
            <w:r>
              <w:rPr>
                <w:rFonts w:eastAsia="Calibri" w:cs="Calibri" w:cstheme="minorHAnsi"/>
                <w:b/>
                <w:kern w:val="0"/>
                <w:sz w:val="24"/>
                <w:szCs w:val="24"/>
                <w:lang w:val="en-US" w:eastAsia="en-US" w:bidi="ar-SA"/>
              </w:rPr>
              <w:t>.</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 xml:space="preserve">The designated HR Person after briefing the employee about the laboratory’s vision, mission, values, objectives, policies will issue him/her the </w:t>
            </w:r>
            <w:r>
              <w:rPr>
                <w:rFonts w:eastAsia="Calibri" w:cs="Calibri" w:cstheme="minorHAnsi"/>
                <w:b/>
                <w:kern w:val="0"/>
                <w:sz w:val="24"/>
                <w:szCs w:val="24"/>
                <w:lang w:val="en-US" w:eastAsia="en-US" w:bidi="ar-SA"/>
              </w:rPr>
              <w:t>Employee Handbook</w:t>
            </w:r>
            <w:r>
              <w:rPr>
                <w:rFonts w:eastAsia="Calibri" w:cs="Calibri" w:cstheme="minorHAnsi"/>
                <w:kern w:val="0"/>
                <w:sz w:val="24"/>
                <w:szCs w:val="24"/>
                <w:lang w:val="en-US" w:eastAsia="en-US" w:bidi="ar-SA"/>
              </w:rPr>
              <w:t xml:space="preserve"> in order to provide all the policies in detail. The employee will also be introduced to all the colleagues through a physical tour of the laboratory.</w:t>
            </w:r>
          </w:p>
          <w:p>
            <w:pPr>
              <w:pStyle w:val="Normal"/>
              <w:widowControl/>
              <w:spacing w:lineRule="auto" w:line="276" w:before="0" w:after="0"/>
              <w:jc w:val="both"/>
              <w:rPr>
                <w:rFonts w:cs="Calibri" w:cstheme="minorHAnsi"/>
                <w:spacing w:val="-3"/>
                <w:kern w:val="2"/>
                <w:sz w:val="24"/>
                <w:szCs w:val="24"/>
                <w:lang w:eastAsia="de-DE"/>
              </w:rPr>
            </w:pPr>
            <w:r>
              <w:rPr>
                <w:rFonts w:eastAsia="Calibri" w:cs="Calibri" w:cstheme="minorHAnsi"/>
                <w:spacing w:val="-3"/>
                <w:kern w:val="2"/>
                <w:sz w:val="24"/>
                <w:szCs w:val="24"/>
                <w:lang w:val="en-US" w:eastAsia="de-DE" w:bidi="ar-SA"/>
              </w:rPr>
              <w:t xml:space="preserve">Ideally, an </w:t>
            </w:r>
            <w:r>
              <w:rPr>
                <w:rFonts w:eastAsia="Calibri" w:cs="Calibri" w:cstheme="minorHAnsi"/>
                <w:b/>
                <w:spacing w:val="-3"/>
                <w:kern w:val="2"/>
                <w:sz w:val="24"/>
                <w:szCs w:val="24"/>
                <w:lang w:val="en-US" w:eastAsia="de-DE" w:bidi="ar-SA"/>
              </w:rPr>
              <w:t>Employee Handbook</w:t>
            </w:r>
            <w:r>
              <w:rPr>
                <w:rFonts w:eastAsia="Calibri" w:cs="Calibri" w:cstheme="minorHAnsi"/>
                <w:spacing w:val="-3"/>
                <w:kern w:val="2"/>
                <w:sz w:val="24"/>
                <w:szCs w:val="24"/>
                <w:lang w:val="en-US" w:eastAsia="de-DE" w:bidi="ar-SA"/>
              </w:rPr>
              <w:t xml:space="preserve"> should contain: </w:t>
            </w:r>
          </w:p>
          <w:p>
            <w:pPr>
              <w:pStyle w:val="ListParagraph"/>
              <w:widowControl/>
              <w:numPr>
                <w:ilvl w:val="0"/>
                <w:numId w:val="52"/>
              </w:numPr>
              <w:suppressAutoHyphens w:val="false"/>
              <w:spacing w:before="0" w:after="200"/>
              <w:ind w:hanging="270" w:start="972"/>
              <w:contextualSpacing/>
              <w:jc w:val="both"/>
              <w:rPr>
                <w:rFonts w:ascii="Calibri" w:hAnsi="Calibri" w:eastAsia="Times New Roman" w:cs="Calibri" w:asciiTheme="minorHAnsi" w:cstheme="minorHAnsi" w:hAnsiTheme="minorHAnsi"/>
                <w:spacing w:val="-3"/>
                <w:kern w:val="2"/>
                <w:sz w:val="24"/>
                <w:szCs w:val="24"/>
                <w:lang w:eastAsia="de-DE"/>
              </w:rPr>
            </w:pPr>
            <w:r>
              <w:rPr>
                <w:rFonts w:eastAsia="Times New Roman" w:cs="Calibri" w:ascii="Calibri" w:hAnsi="Calibri" w:asciiTheme="minorHAnsi" w:cstheme="minorHAnsi" w:hAnsiTheme="minorHAnsi"/>
                <w:spacing w:val="-3"/>
                <w:kern w:val="2"/>
                <w:sz w:val="24"/>
                <w:szCs w:val="24"/>
                <w:lang w:val="en-US" w:eastAsia="de-DE" w:bidi="ar-SA"/>
              </w:rPr>
              <w:t>Mission statement, values and goals of the laboratory.</w:t>
            </w:r>
          </w:p>
          <w:p>
            <w:pPr>
              <w:pStyle w:val="ListParagraph"/>
              <w:widowControl/>
              <w:numPr>
                <w:ilvl w:val="0"/>
                <w:numId w:val="52"/>
              </w:numPr>
              <w:suppressAutoHyphens w:val="false"/>
              <w:spacing w:before="0" w:after="200"/>
              <w:ind w:hanging="270" w:start="972"/>
              <w:contextualSpacing/>
              <w:jc w:val="both"/>
              <w:rPr>
                <w:rFonts w:ascii="Calibri" w:hAnsi="Calibri" w:eastAsia="Times New Roman" w:cs="Calibri" w:asciiTheme="minorHAnsi" w:cstheme="minorHAnsi" w:hAnsiTheme="minorHAnsi"/>
                <w:spacing w:val="-3"/>
                <w:kern w:val="2"/>
                <w:sz w:val="24"/>
                <w:szCs w:val="24"/>
                <w:lang w:eastAsia="de-DE"/>
              </w:rPr>
            </w:pPr>
            <w:r>
              <w:rPr>
                <w:rFonts w:eastAsia="Times New Roman" w:cs="Calibri" w:ascii="Calibri" w:hAnsi="Calibri" w:asciiTheme="minorHAnsi" w:cstheme="minorHAnsi" w:hAnsiTheme="minorHAnsi"/>
                <w:spacing w:val="-3"/>
                <w:kern w:val="2"/>
                <w:sz w:val="24"/>
                <w:szCs w:val="24"/>
                <w:lang w:val="en-US" w:eastAsia="de-DE" w:bidi="ar-SA"/>
              </w:rPr>
              <w:t>Standards of Conduct to follow (towards a client, for communication, teamwork, maintaining sense of accountability, appearance etc.).</w:t>
            </w:r>
          </w:p>
          <w:p>
            <w:pPr>
              <w:pStyle w:val="ListParagraph"/>
              <w:widowControl/>
              <w:numPr>
                <w:ilvl w:val="0"/>
                <w:numId w:val="52"/>
              </w:numPr>
              <w:suppressAutoHyphens w:val="false"/>
              <w:spacing w:before="0" w:after="200"/>
              <w:ind w:hanging="270" w:start="972"/>
              <w:contextualSpacing/>
              <w:jc w:val="both"/>
              <w:rPr>
                <w:rFonts w:ascii="Calibri" w:hAnsi="Calibri" w:eastAsia="Times New Roman" w:cs="Calibri" w:asciiTheme="minorHAnsi" w:cstheme="minorHAnsi" w:hAnsiTheme="minorHAnsi"/>
                <w:spacing w:val="-3"/>
                <w:kern w:val="2"/>
                <w:sz w:val="24"/>
                <w:szCs w:val="24"/>
                <w:lang w:eastAsia="de-DE"/>
              </w:rPr>
            </w:pPr>
            <w:r>
              <w:rPr>
                <w:rFonts w:eastAsia="Times New Roman" w:cs="Calibri" w:ascii="Calibri" w:hAnsi="Calibri" w:asciiTheme="minorHAnsi" w:cstheme="minorHAnsi" w:hAnsiTheme="minorHAnsi"/>
                <w:spacing w:val="-3"/>
                <w:kern w:val="2"/>
                <w:sz w:val="24"/>
                <w:szCs w:val="24"/>
                <w:lang w:val="en-US" w:eastAsia="de-DE" w:bidi="ar-SA"/>
              </w:rPr>
              <w:t>Expectations from employees and their responsibilities, such as to keep personal business to a minimum, reporting procedures and personnel, disciplinary action to be taken in various situations.</w:t>
            </w:r>
          </w:p>
          <w:p>
            <w:pPr>
              <w:pStyle w:val="ListParagraph"/>
              <w:widowControl/>
              <w:numPr>
                <w:ilvl w:val="0"/>
                <w:numId w:val="52"/>
              </w:numPr>
              <w:suppressAutoHyphens w:val="false"/>
              <w:spacing w:before="0" w:after="200"/>
              <w:ind w:hanging="270" w:start="972"/>
              <w:contextualSpacing/>
              <w:jc w:val="both"/>
              <w:rPr>
                <w:rFonts w:ascii="Calibri" w:hAnsi="Calibri" w:eastAsia="Times New Roman" w:cs="Calibri" w:asciiTheme="minorHAnsi" w:cstheme="minorHAnsi" w:hAnsiTheme="minorHAnsi"/>
                <w:spacing w:val="-3"/>
                <w:kern w:val="2"/>
                <w:sz w:val="24"/>
                <w:szCs w:val="24"/>
                <w:lang w:eastAsia="de-DE"/>
              </w:rPr>
            </w:pPr>
            <w:r>
              <w:rPr>
                <w:rFonts w:eastAsia="Times New Roman" w:cs="Calibri" w:ascii="Calibri" w:hAnsi="Calibri" w:asciiTheme="minorHAnsi" w:cstheme="minorHAnsi" w:hAnsiTheme="minorHAnsi"/>
                <w:spacing w:val="-3"/>
                <w:kern w:val="2"/>
                <w:sz w:val="24"/>
                <w:szCs w:val="24"/>
                <w:lang w:val="en-US" w:eastAsia="de-DE" w:bidi="ar-SA"/>
              </w:rPr>
              <w:t>Policies and procedures to follow in the respective departments and in emergency situations.</w:t>
            </w:r>
          </w:p>
          <w:p>
            <w:pPr>
              <w:pStyle w:val="ListParagraph"/>
              <w:widowControl/>
              <w:numPr>
                <w:ilvl w:val="0"/>
                <w:numId w:val="52"/>
              </w:numPr>
              <w:suppressAutoHyphens w:val="false"/>
              <w:spacing w:before="0" w:after="200"/>
              <w:ind w:hanging="270" w:start="972"/>
              <w:contextualSpacing/>
              <w:jc w:val="both"/>
              <w:rPr>
                <w:rFonts w:ascii="Calibri" w:hAnsi="Calibri" w:eastAsia="Times New Roman" w:cs="Calibri" w:asciiTheme="minorHAnsi" w:cstheme="minorHAnsi" w:hAnsiTheme="minorHAnsi"/>
                <w:spacing w:val="-3"/>
                <w:kern w:val="2"/>
                <w:sz w:val="24"/>
                <w:szCs w:val="24"/>
                <w:lang w:eastAsia="de-DE"/>
              </w:rPr>
            </w:pPr>
            <w:r>
              <w:rPr>
                <w:rFonts w:eastAsia="Times New Roman" w:cs="Calibri" w:ascii="Calibri" w:hAnsi="Calibri" w:asciiTheme="minorHAnsi" w:cstheme="minorHAnsi" w:hAnsiTheme="minorHAnsi"/>
                <w:spacing w:val="-3"/>
                <w:kern w:val="2"/>
                <w:sz w:val="24"/>
                <w:szCs w:val="24"/>
                <w:lang w:val="en-US" w:eastAsia="de-DE" w:bidi="ar-SA"/>
              </w:rPr>
              <w:t>Efficient and safe use of equipment with regards to health and safety standards.</w:t>
            </w:r>
          </w:p>
          <w:p>
            <w:pPr>
              <w:pStyle w:val="ListParagraph"/>
              <w:widowControl/>
              <w:numPr>
                <w:ilvl w:val="0"/>
                <w:numId w:val="52"/>
              </w:numPr>
              <w:suppressAutoHyphens w:val="false"/>
              <w:spacing w:before="0" w:after="200"/>
              <w:ind w:hanging="270" w:start="972"/>
              <w:contextualSpacing/>
              <w:jc w:val="both"/>
              <w:rPr>
                <w:rFonts w:ascii="Calibri" w:hAnsi="Calibri" w:eastAsia="Times New Roman" w:cs="Calibri" w:asciiTheme="minorHAnsi" w:cstheme="minorHAnsi" w:hAnsiTheme="minorHAnsi"/>
                <w:spacing w:val="-3"/>
                <w:kern w:val="2"/>
                <w:sz w:val="24"/>
                <w:szCs w:val="24"/>
                <w:lang w:eastAsia="de-DE"/>
              </w:rPr>
            </w:pPr>
            <w:r>
              <w:rPr>
                <w:rFonts w:eastAsia="Times New Roman" w:cs="Calibri" w:ascii="Calibri" w:hAnsi="Calibri" w:asciiTheme="minorHAnsi" w:cstheme="minorHAnsi" w:hAnsiTheme="minorHAnsi"/>
                <w:spacing w:val="-3"/>
                <w:kern w:val="2"/>
                <w:sz w:val="24"/>
                <w:szCs w:val="24"/>
                <w:lang w:val="en-US" w:eastAsia="de-DE" w:bidi="ar-SA"/>
              </w:rPr>
              <w:t>Information regarding Employee Benefits schemes and special recognition / appreciation criteria etc.</w:t>
            </w:r>
          </w:p>
          <w:p>
            <w:pPr>
              <w:pStyle w:val="Normal"/>
              <w:widowControl/>
              <w:spacing w:lineRule="auto" w:line="240" w:before="0" w:after="0"/>
              <w:ind w:end="-21"/>
              <w:contextualSpacing/>
              <w:jc w:val="both"/>
              <w:rPr>
                <w:rFonts w:cs="Calibri" w:cstheme="minorHAnsi"/>
                <w:sz w:val="24"/>
                <w:szCs w:val="24"/>
              </w:rPr>
            </w:pPr>
            <w:r>
              <w:rPr>
                <w:rFonts w:eastAsia="Calibri" w:cs="Calibri" w:cstheme="minorHAnsi"/>
                <w:kern w:val="0"/>
                <w:sz w:val="24"/>
                <w:szCs w:val="24"/>
                <w:lang w:val="en-US" w:eastAsia="en-US" w:bidi="ar-SA"/>
              </w:rPr>
              <w:t xml:space="preserve">The HR Representative will then provide an </w:t>
            </w:r>
            <w:r>
              <w:rPr>
                <w:rFonts w:eastAsia="Calibri" w:cs="Calibri" w:cstheme="minorHAnsi"/>
                <w:b/>
                <w:kern w:val="0"/>
                <w:sz w:val="24"/>
                <w:szCs w:val="24"/>
                <w:lang w:val="en-US" w:eastAsia="en-US" w:bidi="ar-SA"/>
              </w:rPr>
              <w:t>Orientation Checklist</w:t>
            </w:r>
            <w:r>
              <w:rPr>
                <w:rFonts w:eastAsia="Calibri" w:cs="Calibri" w:cstheme="minorHAnsi"/>
                <w:kern w:val="0"/>
                <w:sz w:val="24"/>
                <w:szCs w:val="24"/>
                <w:lang w:val="en-US" w:eastAsia="en-US" w:bidi="ar-SA"/>
              </w:rPr>
              <w:t xml:space="preserve"> to be filled by the employee and give his/her feedback about the orientation (</w:t>
            </w:r>
            <w:r>
              <w:rPr>
                <w:rFonts w:eastAsia="Calibri" w:cs="Calibri" w:cstheme="minorHAnsi"/>
                <w:b/>
                <w:kern w:val="0"/>
                <w:sz w:val="24"/>
                <w:szCs w:val="24"/>
                <w:lang w:val="en-US" w:eastAsia="en-US" w:bidi="ar-SA"/>
              </w:rPr>
              <w:t>Annexure-G</w:t>
            </w:r>
            <w:r>
              <w:rPr>
                <w:rFonts w:eastAsia="Calibri" w:cs="Calibri" w:cstheme="minorHAnsi"/>
                <w:kern w:val="0"/>
                <w:sz w:val="24"/>
                <w:szCs w:val="24"/>
                <w:lang w:val="en-US" w:eastAsia="en-US" w:bidi="ar-SA"/>
              </w:rPr>
              <w:t>). The checklist will be filed into the employee file and feedback will be used for required improvements in orientation program.</w:t>
            </w:r>
          </w:p>
          <w:p>
            <w:pPr>
              <w:pStyle w:val="Normal"/>
              <w:widowControl/>
              <w:spacing w:lineRule="auto" w:line="240" w:before="0" w:after="0"/>
              <w:ind w:end="-21"/>
              <w:contextualSpacing/>
              <w:jc w:val="both"/>
              <w:rPr>
                <w:rFonts w:cs="Calibri" w:cstheme="minorHAnsi"/>
                <w:b/>
                <w:sz w:val="24"/>
                <w:szCs w:val="24"/>
              </w:rPr>
            </w:pPr>
            <w:r>
              <w:rPr>
                <w:rFonts w:eastAsia="Calibri" w:cs="Calibri" w:cstheme="minorHAnsi"/>
                <w:b/>
                <w:kern w:val="0"/>
                <w:sz w:val="24"/>
                <w:szCs w:val="24"/>
                <w:lang w:val="en-US" w:eastAsia="en-US" w:bidi="ar-SA"/>
              </w:rPr>
              <w:t>Staff Rights and Responsibilities</w:t>
            </w:r>
          </w:p>
          <w:p>
            <w:pPr>
              <w:pStyle w:val="ListParagraph"/>
              <w:widowControl/>
              <w:spacing w:before="0" w:after="0"/>
              <w:ind w:start="0"/>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kern w:val="0"/>
                <w:sz w:val="24"/>
                <w:szCs w:val="24"/>
                <w:lang w:val="en-US" w:bidi="ar-SA"/>
              </w:rPr>
              <w:t>This standard would require that a copy of written JD defining the responsibilities should be provided to every staff member for reference and to understand their duties.</w:t>
            </w:r>
          </w:p>
          <w:p>
            <w:pPr>
              <w:pStyle w:val="ListParagraph"/>
              <w:widowControl/>
              <w:numPr>
                <w:ilvl w:val="0"/>
                <w:numId w:val="53"/>
              </w:numPr>
              <w:spacing w:before="0" w:after="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US" w:bidi="ar-SA"/>
              </w:rPr>
              <w:t>Responsibilities</w:t>
            </w:r>
          </w:p>
          <w:p>
            <w:pPr>
              <w:pStyle w:val="ListParagraph"/>
              <w:widowControl/>
              <w:spacing w:before="0" w:after="0"/>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kern w:val="0"/>
                <w:sz w:val="24"/>
                <w:szCs w:val="24"/>
                <w:lang w:val="en-US" w:bidi="ar-SA"/>
              </w:rPr>
              <w:t>The HR Department must have well-defined JDs for each category of staff which will be duly signed by the employee/s and made part of the respective personal file.</w:t>
            </w:r>
          </w:p>
          <w:p>
            <w:pPr>
              <w:pStyle w:val="ListParagraph"/>
              <w:widowControl/>
              <w:numPr>
                <w:ilvl w:val="0"/>
                <w:numId w:val="53"/>
              </w:numPr>
              <w:spacing w:before="0" w:after="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US" w:bidi="ar-SA"/>
              </w:rPr>
              <w:t>Rights</w:t>
            </w:r>
          </w:p>
          <w:p>
            <w:pPr>
              <w:pStyle w:val="ListParagraph"/>
              <w:widowControl/>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The HR Department will maintain employee manual describing in detail the rights of the staff members which should also be shared with the employee/s. </w:t>
            </w:r>
          </w:p>
          <w:p>
            <w:pPr>
              <w:pStyle w:val="ListParagraph"/>
              <w:widowControl/>
              <w:numPr>
                <w:ilvl w:val="0"/>
                <w:numId w:val="53"/>
              </w:numPr>
              <w:spacing w:before="0" w:after="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US" w:bidi="ar-SA"/>
              </w:rPr>
              <w:t>Patients’ Rights</w:t>
            </w:r>
          </w:p>
          <w:p>
            <w:pPr>
              <w:pStyle w:val="ListParagraph"/>
              <w:widowControl/>
              <w:spacing w:before="0" w:after="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kern w:val="0"/>
                <w:sz w:val="24"/>
                <w:szCs w:val="22"/>
                <w:lang w:val="en-US" w:bidi="ar-SA"/>
              </w:rPr>
              <w:t>The rights and responsibilities of the patients are available as Patient Charters as covered in Section 2.9 of the MSDS ‘</w:t>
            </w:r>
            <w:hyperlink r:id="rId21">
              <w:r>
                <w:rPr>
                  <w:rStyle w:val="Hyperlink"/>
                  <w:rFonts w:cs="Calibri" w:ascii="Calibri" w:hAnsi="Calibri" w:asciiTheme="minorHAnsi" w:cstheme="minorHAnsi" w:hAnsiTheme="minorHAnsi"/>
                  <w:color w:val="auto"/>
                  <w:kern w:val="0"/>
                  <w:sz w:val="24"/>
                  <w:szCs w:val="22"/>
                  <w:lang w:val="en-US" w:bidi="ar-SA"/>
                </w:rPr>
                <w:t>PRE-</w:t>
              </w:r>
            </w:hyperlink>
            <w:r>
              <w:rPr>
                <w:rStyle w:val="Hyperlink"/>
                <w:rFonts w:cs="Calibri" w:ascii="Calibri" w:hAnsi="Calibri" w:asciiTheme="minorHAnsi" w:cstheme="minorHAnsi" w:hAnsiTheme="minorHAnsi"/>
                <w:color w:val="auto"/>
                <w:kern w:val="0"/>
                <w:sz w:val="24"/>
                <w:szCs w:val="22"/>
                <w:lang w:val="en-US" w:bidi="ar-SA"/>
              </w:rPr>
              <w:t xml:space="preserve"> and also published on the PHC website</w:t>
            </w:r>
            <w:r>
              <w:rPr>
                <w:kern w:val="0"/>
                <w:sz w:val="22"/>
                <w:szCs w:val="22"/>
                <w:lang w:val="en-US" w:bidi="ar-SA"/>
              </w:rPr>
              <w:t xml:space="preserve"> </w:t>
            </w:r>
            <w:r>
              <w:rPr>
                <w:b/>
                <w:kern w:val="0"/>
                <w:sz w:val="22"/>
                <w:szCs w:val="22"/>
                <w:lang w:val="en-US" w:bidi="ar-SA"/>
              </w:rPr>
              <w:t>(</w:t>
            </w:r>
            <w:r>
              <w:rPr>
                <w:rStyle w:val="Hyperlink"/>
                <w:rFonts w:cs="Calibri" w:ascii="Calibri" w:hAnsi="Calibri" w:asciiTheme="minorHAnsi" w:cstheme="minorHAnsi" w:hAnsiTheme="minorHAnsi"/>
                <w:b/>
                <w:color w:val="auto"/>
                <w:kern w:val="0"/>
                <w:sz w:val="24"/>
                <w:szCs w:val="22"/>
                <w:lang w:val="en-US" w:bidi="ar-SA"/>
              </w:rPr>
              <w:t>Annexure-H).</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The following points regarding the rights and responsibilities of employees are to be considered;</w:t>
            </w:r>
          </w:p>
          <w:p>
            <w:pPr>
              <w:pStyle w:val="ListParagraph"/>
              <w:widowControl/>
              <w:numPr>
                <w:ilvl w:val="0"/>
                <w:numId w:val="54"/>
              </w:numPr>
              <w:spacing w:before="0" w:after="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Staff members may have cultural, religious or personal preferences/conflicts concerning their involvement with specific components in the care or treatment of patients. The laboratory management shall provide a mechanism for employees to submit their requests for review of work assignments by their Head of Department (HoD)/section heads. However, the continuum of patient care services shall be ensured at all levels. </w:t>
            </w:r>
          </w:p>
          <w:p>
            <w:pPr>
              <w:pStyle w:val="ListParagraph"/>
              <w:widowControl/>
              <w:numPr>
                <w:ilvl w:val="0"/>
                <w:numId w:val="54"/>
              </w:numPr>
              <w:spacing w:before="0" w:after="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Staff members will make their requests known to their HoD, manager or supervisor in writing. Examples of procedures, which may conflict with some staff members’ beliefs include, blood administration, therapeutic abortion, circumcision and sterilization procedures etc. </w:t>
            </w:r>
          </w:p>
          <w:p>
            <w:pPr>
              <w:pStyle w:val="ListParagraph"/>
              <w:widowControl/>
              <w:numPr>
                <w:ilvl w:val="0"/>
                <w:numId w:val="54"/>
              </w:numPr>
              <w:spacing w:before="0" w:after="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The HoD, manager or supervisor shall make every effort to accommodate the request and maintain the duties referenced in the employees’ JD. </w:t>
            </w:r>
          </w:p>
          <w:p>
            <w:pPr>
              <w:pStyle w:val="ListParagraph"/>
              <w:widowControl/>
              <w:numPr>
                <w:ilvl w:val="0"/>
                <w:numId w:val="54"/>
              </w:numPr>
              <w:spacing w:before="0" w:after="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The HoD, manager or supervisor shall reassign duties, if reasonable and possible, to accommodate the request and meet the needs of the patient. </w:t>
            </w:r>
          </w:p>
          <w:p>
            <w:pPr>
              <w:pStyle w:val="ListParagraph"/>
              <w:widowControl/>
              <w:numPr>
                <w:ilvl w:val="0"/>
                <w:numId w:val="54"/>
              </w:numPr>
              <w:spacing w:before="0" w:after="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Response to all requests for reassignment of duties, whether approved or denied will be provided in writing to the employee. </w:t>
            </w:r>
          </w:p>
          <w:p>
            <w:pPr>
              <w:pStyle w:val="ListParagraph"/>
              <w:widowControl/>
              <w:numPr>
                <w:ilvl w:val="0"/>
                <w:numId w:val="54"/>
              </w:numPr>
              <w:spacing w:before="0" w:after="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A record of all requests and actions taken shall be maintained in the employee’s departmental file. </w:t>
            </w:r>
          </w:p>
          <w:p>
            <w:pPr>
              <w:pStyle w:val="ListParagraph"/>
              <w:widowControl/>
              <w:numPr>
                <w:ilvl w:val="0"/>
                <w:numId w:val="54"/>
              </w:numPr>
              <w:spacing w:before="0" w:after="0"/>
              <w:contextualSpacing/>
              <w:jc w:val="both"/>
              <w:rPr>
                <w:rFonts w:ascii="Calibri" w:hAnsi="Calibri" w:cs="Calibri" w:asciiTheme="minorHAnsi" w:cstheme="minorHAnsi" w:hAnsiTheme="minorHAnsi"/>
                <w:spacing w:val="5"/>
                <w:sz w:val="24"/>
                <w:szCs w:val="24"/>
                <w:u w:val="single"/>
              </w:rPr>
            </w:pPr>
            <w:r>
              <w:rPr>
                <w:rFonts w:cs="Calibri" w:ascii="Calibri" w:hAnsi="Calibri" w:asciiTheme="minorHAnsi" w:cstheme="minorHAnsi" w:hAnsiTheme="minorHAnsi"/>
                <w:kern w:val="0"/>
                <w:sz w:val="24"/>
                <w:szCs w:val="24"/>
                <w:lang w:val="en-US" w:bidi="ar-SA"/>
              </w:rPr>
              <w:t>If the request of the staff member cannot be granted, the employee may appeal to the next higher authority to review the request. The decision of the Human Resources Department shall be final to the extent of respective request.</w:t>
            </w:r>
          </w:p>
          <w:p>
            <w:pPr>
              <w:pStyle w:val="Normal"/>
              <w:widowControl/>
              <w:spacing w:lineRule="auto" w:line="240" w:before="0" w:after="0"/>
              <w:ind w:end="-21"/>
              <w:contextualSpacing/>
              <w:jc w:val="both"/>
              <w:rPr>
                <w:rStyle w:val="IntenseReference"/>
                <w:rFonts w:cs="Calibri" w:cstheme="minorHAnsi"/>
                <w:b w:val="false"/>
                <w:bCs w:val="false"/>
                <w:caps w:val="false"/>
                <w:smallCaps w:val="false"/>
                <w:color w:val="auto"/>
                <w:sz w:val="24"/>
              </w:rPr>
            </w:pPr>
            <w:r>
              <w:rPr>
                <w:rStyle w:val="IntenseReference"/>
                <w:rFonts w:eastAsia="Calibri" w:cs="Calibri" w:cstheme="minorHAnsi"/>
                <w:b w:val="false"/>
                <w:bCs w:val="false"/>
                <w:caps w:val="false"/>
                <w:smallCaps w:val="false"/>
                <w:color w:val="auto"/>
                <w:kern w:val="0"/>
                <w:sz w:val="24"/>
                <w:szCs w:val="22"/>
                <w:lang w:val="en-US" w:eastAsia="en-US" w:bidi="ar-SA"/>
              </w:rPr>
              <w:t xml:space="preserve">Similarly the staff is to be apprised about the Rights and Responsibilities of the patients and the laboratory staff as provided </w:t>
            </w:r>
            <w:hyperlink r:id="rId22">
              <w:r>
                <w:rPr>
                  <w:rStyle w:val="Hyperlink"/>
                  <w:rFonts w:eastAsia="Calibri" w:cs="Calibri" w:cstheme="minorHAnsi"/>
                  <w:color w:val="auto"/>
                  <w:spacing w:val="5"/>
                  <w:kern w:val="0"/>
                  <w:sz w:val="24"/>
                  <w:szCs w:val="22"/>
                  <w:lang w:val="en-US" w:eastAsia="en-US" w:bidi="ar-SA"/>
                </w:rPr>
                <w:t>in</w:t>
              </w:r>
              <w:r>
                <w:rPr>
                  <w:rStyle w:val="Hyperlink"/>
                  <w:rFonts w:eastAsia="Calibri" w:cs="Calibri" w:cstheme="minorHAnsi"/>
                  <w:b/>
                  <w:color w:val="auto"/>
                  <w:spacing w:val="5"/>
                  <w:kern w:val="0"/>
                  <w:sz w:val="24"/>
                  <w:szCs w:val="22"/>
                  <w:lang w:val="en-US" w:eastAsia="en-US" w:bidi="ar-SA"/>
                </w:rPr>
                <w:t xml:space="preserve"> Annexure-</w:t>
              </w:r>
            </w:hyperlink>
            <w:r>
              <w:rPr>
                <w:rStyle w:val="Hyperlink"/>
                <w:rFonts w:eastAsia="Calibri" w:cs="Calibri" w:cstheme="minorHAnsi"/>
                <w:b/>
                <w:color w:val="auto"/>
                <w:spacing w:val="5"/>
                <w:kern w:val="0"/>
                <w:sz w:val="24"/>
                <w:szCs w:val="22"/>
                <w:lang w:val="en-US" w:eastAsia="en-US" w:bidi="ar-SA"/>
              </w:rPr>
              <w:t>H</w:t>
            </w:r>
            <w:r>
              <w:rPr>
                <w:rStyle w:val="IntenseReference"/>
                <w:rFonts w:eastAsia="Calibri" w:cs="Calibri" w:cstheme="minorHAnsi"/>
                <w:b w:val="false"/>
                <w:bCs w:val="false"/>
                <w:caps w:val="false"/>
                <w:smallCaps w:val="false"/>
                <w:color w:val="auto"/>
                <w:kern w:val="0"/>
                <w:sz w:val="24"/>
                <w:szCs w:val="22"/>
                <w:lang w:val="en-US" w:eastAsia="en-US" w:bidi="ar-SA"/>
              </w:rPr>
              <w:t>.</w:t>
            </w:r>
          </w:p>
          <w:p>
            <w:pPr>
              <w:pStyle w:val="ListParagraph"/>
              <w:widowControl/>
              <w:numPr>
                <w:ilvl w:val="0"/>
                <w:numId w:val="55"/>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The general orientation on patient’s charter should also document how all the employees are educated about patient rights and responsibilities.</w:t>
            </w:r>
          </w:p>
          <w:p>
            <w:pPr>
              <w:pStyle w:val="ListParagraph"/>
              <w:widowControl/>
              <w:numPr>
                <w:ilvl w:val="0"/>
                <w:numId w:val="55"/>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Staff should be aware of patient rights and responsibilities</w:t>
            </w:r>
          </w:p>
        </w:tc>
      </w:tr>
    </w:tbl>
    <w:p>
      <w:pPr>
        <w:pStyle w:val="Heading3"/>
        <w:ind w:hanging="1980" w:start="1980"/>
        <w:rPr/>
      </w:pPr>
      <w:bookmarkStart w:id="157" w:name="_Toc483909826"/>
      <w:bookmarkStart w:id="158" w:name="_Toc378604412"/>
      <w:bookmarkStart w:id="159" w:name="_Toc514931012"/>
      <w:r>
        <w:rPr/>
        <w:t>Standard 9. HRM-3: An appraisal system for evaluating the performance of employees exists as an integral part of the human resource management process.</w:t>
      </w:r>
      <w:bookmarkEnd w:id="157"/>
      <w:bookmarkEnd w:id="158"/>
      <w:bookmarkEnd w:id="159"/>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(32-35):</w:t>
      </w:r>
    </w:p>
    <w:p>
      <w:pPr>
        <w:pStyle w:val="Heading4"/>
        <w:shd w:val="clear" w:color="auto" w:fill="FF0000"/>
        <w:spacing w:lineRule="auto" w:line="276"/>
        <w:ind w:hanging="1080" w:start="1080"/>
        <w:rPr>
          <w:rFonts w:ascii="Calibri" w:hAnsi="Calibri" w:cs="Calibri" w:asciiTheme="minorHAnsi" w:cstheme="minorHAnsi" w:hAnsiTheme="minorHAnsi"/>
          <w:color w:themeColor="background1" w:val="FFFFFF"/>
        </w:rPr>
      </w:pPr>
      <w:bookmarkStart w:id="160" w:name="_Toc514931013"/>
      <w:bookmarkStart w:id="161" w:name="_Toc483909827"/>
      <w:bookmarkStart w:id="162" w:name="_Toc378604413"/>
      <w:r>
        <w:rPr>
          <w:rFonts w:cs="Calibri" w:ascii="Calibri" w:hAnsi="Calibri" w:asciiTheme="minorHAnsi" w:cstheme="minorHAnsi" w:hAnsiTheme="minorHAnsi"/>
          <w:color w:themeColor="background1" w:val="FFFFFF"/>
        </w:rPr>
        <w:t>Ind. 32: Well-documented performance appraisal tools exist in the laboratory</w:t>
      </w:r>
      <w:bookmarkEnd w:id="160"/>
      <w:bookmarkEnd w:id="161"/>
      <w:bookmarkEnd w:id="162"/>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 xml:space="preserve">Survey Process: </w:t>
      </w:r>
    </w:p>
    <w:p>
      <w:pPr>
        <w:pStyle w:val="Normal"/>
        <w:spacing w:lineRule="auto" w:line="276" w:before="120" w:after="120"/>
        <w:jc w:val="both"/>
        <w:rPr>
          <w:rFonts w:cs="Calibri" w:cstheme="minorHAnsi"/>
          <w:sz w:val="24"/>
          <w:szCs w:val="24"/>
        </w:rPr>
      </w:pPr>
      <w:r>
        <w:rPr>
          <w:rFonts w:cs="Calibri" w:cstheme="minorHAnsi"/>
          <w:sz w:val="24"/>
          <w:szCs w:val="24"/>
        </w:rPr>
        <w:t xml:space="preserve">Review the appraisal system tools and assess if it evaluates actual performance targets and not just administrative factors. </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8"/>
        </w:numPr>
        <w:spacing w:before="120" w:after="120"/>
        <w:jc w:val="both"/>
        <w:rPr>
          <w:rFonts w:cs="Calibri" w:cstheme="minorHAnsi"/>
          <w:sz w:val="24"/>
          <w:szCs w:val="24"/>
        </w:rPr>
      </w:pPr>
      <w:r>
        <w:rPr>
          <w:rFonts w:cs="Calibri" w:cstheme="minorHAnsi"/>
          <w:sz w:val="24"/>
          <w:szCs w:val="24"/>
        </w:rPr>
        <w:t>Written performance appraisal tools (Reporting Format).</w:t>
      </w:r>
    </w:p>
    <w:p>
      <w:pPr>
        <w:pStyle w:val="ListParagraph"/>
        <w:numPr>
          <w:ilvl w:val="0"/>
          <w:numId w:val="8"/>
        </w:numPr>
        <w:spacing w:before="120" w:after="120"/>
        <w:jc w:val="both"/>
        <w:rPr>
          <w:rFonts w:cs="Calibri" w:cstheme="minorHAnsi"/>
          <w:sz w:val="24"/>
          <w:szCs w:val="24"/>
        </w:rPr>
      </w:pPr>
      <w:r>
        <w:rPr>
          <w:rFonts w:cs="Calibri" w:cstheme="minorHAnsi"/>
          <w:sz w:val="24"/>
          <w:szCs w:val="24"/>
        </w:rPr>
        <w:t xml:space="preserve">Evidence that the Tools can assess actual performance targets. </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56"/>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written performance appraisal / reporting format as above, is available, then score as </w:t>
      </w:r>
      <w:r>
        <w:rPr>
          <w:rFonts w:cs="Calibri" w:ascii="Calibri" w:hAnsi="Calibri" w:asciiTheme="minorHAnsi" w:cstheme="minorHAnsi" w:hAnsiTheme="minorHAnsi"/>
          <w:b/>
          <w:sz w:val="24"/>
          <w:szCs w:val="24"/>
          <w:u w:val="single"/>
        </w:rPr>
        <w:t>fully met.</w:t>
      </w:r>
    </w:p>
    <w:p>
      <w:pPr>
        <w:pStyle w:val="ListParagraph"/>
        <w:numPr>
          <w:ilvl w:val="0"/>
          <w:numId w:val="56"/>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written performance appraisal / reporting format is not available,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ind w:hanging="990" w:start="990"/>
        <w:rPr>
          <w:rFonts w:ascii="Calibri" w:hAnsi="Calibri" w:cs="Calibri" w:asciiTheme="minorHAnsi" w:cstheme="minorHAnsi" w:hAnsiTheme="minorHAnsi"/>
          <w:color w:themeColor="background1" w:val="FFFFFF"/>
        </w:rPr>
      </w:pPr>
      <w:bookmarkStart w:id="163" w:name="_Toc514931014"/>
      <w:bookmarkStart w:id="164" w:name="_Toc483909828"/>
      <w:bookmarkStart w:id="165" w:name="_Toc378604414"/>
      <w:r>
        <w:rPr>
          <w:rFonts w:cs="Calibri" w:ascii="Calibri" w:hAnsi="Calibri" w:asciiTheme="minorHAnsi" w:cstheme="minorHAnsi" w:hAnsiTheme="minorHAnsi"/>
          <w:color w:themeColor="background1" w:val="FFFFFF"/>
        </w:rPr>
        <w:t>Ind. 33: All of The employees / Consultants / Students / voluntary workers are made aware of the performance appraisal tools at the time of induction</w:t>
      </w:r>
      <w:bookmarkEnd w:id="163"/>
      <w:bookmarkEnd w:id="164"/>
      <w:bookmarkEnd w:id="165"/>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This should be part of the initial orientation and there should be documented evidence (such as the employee’s signature on the job description) confirming that the employee understood how they would be evaluated. Randomly check knowledge of representative sample of employees regarding appraisal system.</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cstheme="minorHAnsi"/>
          <w:sz w:val="24"/>
          <w:szCs w:val="24"/>
        </w:rPr>
        <w:t>Documentation that all employees are made aware of the Performance Evaluation/ appraisal tools at the time of induction.</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cstheme="minorHAnsi"/>
          <w:sz w:val="24"/>
          <w:szCs w:val="24"/>
        </w:rPr>
        <w:t>Awareness of the staff Performance Evaluation/ appraisal Tool is confirmed by interviewing.</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57"/>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employees are aware of appraisal system tools, then score as </w:t>
      </w:r>
      <w:r>
        <w:rPr>
          <w:rFonts w:cs="Calibri" w:ascii="Calibri" w:hAnsi="Calibri" w:asciiTheme="minorHAnsi" w:cstheme="minorHAnsi" w:hAnsiTheme="minorHAnsi"/>
          <w:b/>
          <w:sz w:val="24"/>
          <w:szCs w:val="24"/>
          <w:u w:val="single"/>
        </w:rPr>
        <w:t>fully met.</w:t>
      </w:r>
    </w:p>
    <w:p>
      <w:pPr>
        <w:pStyle w:val="ListParagraph"/>
        <w:numPr>
          <w:ilvl w:val="0"/>
          <w:numId w:val="57"/>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employees are not aware of it, then score as </w:t>
      </w:r>
      <w:r>
        <w:rPr>
          <w:rFonts w:cs="Calibri" w:ascii="Calibri" w:hAnsi="Calibri" w:asciiTheme="minorHAnsi" w:cstheme="minorHAnsi" w:hAnsiTheme="minorHAnsi"/>
          <w:b/>
          <w:sz w:val="24"/>
          <w:szCs w:val="24"/>
          <w:u w:val="single"/>
        </w:rPr>
        <w:t>not met.</w:t>
      </w:r>
    </w:p>
    <w:p>
      <w:pPr>
        <w:pStyle w:val="Heading4"/>
        <w:shd w:val="clear" w:color="auto" w:fill="FFFF00"/>
        <w:spacing w:lineRule="auto" w:line="276"/>
        <w:rPr>
          <w:rFonts w:ascii="Calibri" w:hAnsi="Calibri" w:cs="Calibri" w:asciiTheme="minorHAnsi" w:cstheme="minorHAnsi" w:hAnsiTheme="minorHAnsi"/>
        </w:rPr>
      </w:pPr>
      <w:bookmarkStart w:id="166" w:name="_Toc514931015"/>
      <w:bookmarkStart w:id="167" w:name="_Toc378604415"/>
      <w:bookmarkStart w:id="168" w:name="_Toc483909830"/>
      <w:r>
        <w:rPr>
          <w:rFonts w:cs="Calibri" w:ascii="Calibri" w:hAnsi="Calibri" w:asciiTheme="minorHAnsi" w:cstheme="minorHAnsi" w:hAnsiTheme="minorHAnsi"/>
        </w:rPr>
        <w:t>Ind. 34: The appraisal is used as a tool for further development.</w:t>
      </w:r>
      <w:bookmarkEnd w:id="166"/>
      <w:bookmarkEnd w:id="167"/>
      <w:bookmarkEnd w:id="168"/>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Based upon the appraisal reports, gaps will be identified in employee’s performance which will be helpful in identifying development plans.  The appraisal system is used as a tool for further professional development of employees (such as more experience, trainings, and a different job assignment). This may not be required for every appraisal – only if the appraisal indicates the gaps and needs suggestions to bridge the gaps. Survey team should check for documented gap identification and recommended actions for improvement in the appraisal forms and evidence of actions taken for improvement of gaps.</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8"/>
        </w:numPr>
        <w:spacing w:before="120" w:after="120"/>
        <w:jc w:val="both"/>
        <w:rPr>
          <w:rFonts w:cs="Calibri" w:cstheme="minorHAnsi"/>
          <w:sz w:val="24"/>
          <w:szCs w:val="24"/>
        </w:rPr>
      </w:pPr>
      <w:r>
        <w:rPr>
          <w:rFonts w:cs="Calibri" w:cstheme="minorHAnsi"/>
          <w:sz w:val="24"/>
          <w:szCs w:val="24"/>
        </w:rPr>
        <w:t>Identified gaps in the performance of employees.</w:t>
      </w:r>
    </w:p>
    <w:p>
      <w:pPr>
        <w:pStyle w:val="ListParagraph"/>
        <w:numPr>
          <w:ilvl w:val="0"/>
          <w:numId w:val="8"/>
        </w:numPr>
        <w:spacing w:before="120" w:after="120"/>
        <w:jc w:val="both"/>
        <w:rPr>
          <w:rFonts w:cs="Calibri" w:cstheme="minorHAnsi"/>
          <w:sz w:val="24"/>
          <w:szCs w:val="24"/>
        </w:rPr>
      </w:pPr>
      <w:r>
        <w:rPr>
          <w:rFonts w:cs="Calibri" w:cstheme="minorHAnsi"/>
          <w:sz w:val="24"/>
          <w:szCs w:val="24"/>
        </w:rPr>
        <w:t>Evidence of corrective actions in accordance with the identified gaps.</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58"/>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documented evidence of gap identification, recommended actions for improvement and evidence of actions taken, then score as </w:t>
      </w:r>
      <w:r>
        <w:rPr>
          <w:rFonts w:cs="Calibri" w:ascii="Calibri" w:hAnsi="Calibri" w:asciiTheme="minorHAnsi" w:cstheme="minorHAnsi" w:hAnsiTheme="minorHAnsi"/>
          <w:b/>
          <w:sz w:val="24"/>
          <w:szCs w:val="24"/>
          <w:u w:val="single"/>
        </w:rPr>
        <w:t>fully met.</w:t>
      </w:r>
    </w:p>
    <w:p>
      <w:pPr>
        <w:pStyle w:val="ListParagraph"/>
        <w:numPr>
          <w:ilvl w:val="0"/>
          <w:numId w:val="58"/>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evidence of gap identification and recommended actions for improvement in the appraisal tools but documented evidence of actions taken for improvement is missing, then score as </w:t>
      </w:r>
      <w:r>
        <w:rPr>
          <w:rFonts w:cs="Calibri" w:ascii="Calibri" w:hAnsi="Calibri" w:asciiTheme="minorHAnsi" w:cstheme="minorHAnsi" w:hAnsiTheme="minorHAnsi"/>
          <w:b/>
          <w:sz w:val="24"/>
          <w:szCs w:val="24"/>
          <w:u w:val="single"/>
        </w:rPr>
        <w:t>partially met.</w:t>
      </w:r>
    </w:p>
    <w:p>
      <w:pPr>
        <w:pStyle w:val="ListParagraph"/>
        <w:numPr>
          <w:ilvl w:val="0"/>
          <w:numId w:val="58"/>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appraisal tool does not provide gap identification, then score as </w:t>
      </w:r>
      <w:r>
        <w:rPr>
          <w:rFonts w:cs="Calibri" w:ascii="Calibri" w:hAnsi="Calibri" w:asciiTheme="minorHAnsi" w:cstheme="minorHAnsi" w:hAnsiTheme="minorHAnsi"/>
          <w:b/>
          <w:sz w:val="24"/>
          <w:szCs w:val="24"/>
          <w:u w:val="single"/>
        </w:rPr>
        <w:t>not met.</w:t>
      </w:r>
    </w:p>
    <w:p>
      <w:pPr>
        <w:pStyle w:val="Heading4"/>
        <w:shd w:val="clear" w:color="auto" w:fill="FFFF00"/>
        <w:tabs>
          <w:tab w:val="clear" w:pos="900"/>
          <w:tab w:val="left" w:pos="990" w:leader="none"/>
        </w:tabs>
        <w:spacing w:lineRule="auto" w:line="276"/>
        <w:ind w:hanging="900" w:start="900"/>
        <w:rPr>
          <w:rFonts w:ascii="Calibri" w:hAnsi="Calibri" w:cs="Calibri" w:asciiTheme="minorHAnsi" w:cstheme="minorHAnsi" w:hAnsiTheme="minorHAnsi"/>
        </w:rPr>
      </w:pPr>
      <w:bookmarkStart w:id="169" w:name="_Toc514931016"/>
      <w:bookmarkStart w:id="170" w:name="_Toc378604416"/>
      <w:bookmarkStart w:id="171" w:name="_Toc483909831"/>
      <w:r>
        <w:rPr>
          <w:rFonts w:cs="Calibri" w:ascii="Calibri" w:hAnsi="Calibri" w:asciiTheme="minorHAnsi" w:cstheme="minorHAnsi" w:hAnsiTheme="minorHAnsi"/>
        </w:rPr>
        <w:t>Ind. 35: Performance appraisal is carried out at pre-defined intervals and is documented</w:t>
      </w:r>
      <w:bookmarkEnd w:id="169"/>
      <w:bookmarkEnd w:id="170"/>
      <w:bookmarkEnd w:id="171"/>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 xml:space="preserve">The laboratory should have defined the frequency of performance appraisals. Customarily this is done within the first 3-4 months for a new employee/ probationer and at least annually for all other employees. The surveyors should evaluate if the laboratory has defined and documented frequency of employee appraisal. Check dates of appraisal reports of representative sample of new and old employees. Review 5-10 files of the employees to determine if the appraisal is documented and present in their files. In case of lesser than five employees review all files. </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cstheme="minorHAnsi"/>
          <w:sz w:val="24"/>
          <w:szCs w:val="24"/>
        </w:rPr>
        <w:t>Notified predefined intervals for carrying out the performance appraisals.</w:t>
      </w:r>
    </w:p>
    <w:p>
      <w:pPr>
        <w:pStyle w:val="ListParagraph"/>
        <w:numPr>
          <w:ilvl w:val="0"/>
          <w:numId w:val="8"/>
        </w:numPr>
        <w:spacing w:before="120" w:after="120"/>
        <w:jc w:val="both"/>
        <w:rPr>
          <w:rFonts w:ascii="Calibri" w:hAnsi="Calibri" w:cs="Calibri" w:asciiTheme="minorHAnsi" w:cstheme="minorHAnsi" w:hAnsiTheme="minorHAnsi"/>
          <w:sz w:val="24"/>
          <w:szCs w:val="24"/>
        </w:rPr>
      </w:pPr>
      <w:r>
        <w:rPr>
          <w:rFonts w:cs="Calibri" w:cstheme="minorHAnsi"/>
          <w:sz w:val="24"/>
          <w:szCs w:val="24"/>
        </w:rPr>
        <w:t>Evidence to support the compliance of above.</w:t>
      </w:r>
    </w:p>
    <w:p>
      <w:pPr>
        <w:pStyle w:val="Normal"/>
        <w:spacing w:lineRule="auto" w:line="276" w:before="120" w:after="120"/>
        <w:jc w:val="both"/>
        <w:rPr>
          <w:rFonts w:cs="Calibri" w:cstheme="minorHAnsi"/>
          <w:b/>
          <w:bCs/>
          <w:sz w:val="24"/>
          <w:szCs w:val="24"/>
        </w:rPr>
      </w:pPr>
      <w:r>
        <w:rPr>
          <w:rFonts w:cs="Calibri" w:cstheme="minorHAnsi"/>
          <w:b/>
          <w:bCs/>
          <w:sz w:val="24"/>
          <w:szCs w:val="24"/>
        </w:rPr>
        <w:t>Scoring:</w:t>
      </w:r>
    </w:p>
    <w:p>
      <w:pPr>
        <w:pStyle w:val="ListParagraph"/>
        <w:numPr>
          <w:ilvl w:val="0"/>
          <w:numId w:val="5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laboratory has defined the frequency of employee appraisal and there is documentation (dates on appraisal reports) that all reviewed employees have received timely appraisals, then score as </w:t>
      </w:r>
      <w:r>
        <w:rPr>
          <w:rFonts w:cs="Calibri" w:ascii="Calibri" w:hAnsi="Calibri" w:asciiTheme="minorHAnsi" w:cstheme="minorHAnsi" w:hAnsiTheme="minorHAnsi"/>
          <w:b/>
          <w:sz w:val="24"/>
          <w:szCs w:val="24"/>
          <w:u w:val="single"/>
        </w:rPr>
        <w:t>fully met.</w:t>
      </w:r>
    </w:p>
    <w:p>
      <w:pPr>
        <w:pStyle w:val="ListParagraph"/>
        <w:numPr>
          <w:ilvl w:val="0"/>
          <w:numId w:val="5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laboratory has defined the frequency of employee appraisal, but only about 80 percent of reviewed employees had their appraisal on time, then score as </w:t>
      </w:r>
      <w:r>
        <w:rPr>
          <w:rFonts w:cs="Calibri" w:ascii="Calibri" w:hAnsi="Calibri" w:asciiTheme="minorHAnsi" w:cstheme="minorHAnsi" w:hAnsiTheme="minorHAnsi"/>
          <w:b/>
          <w:sz w:val="24"/>
          <w:szCs w:val="24"/>
          <w:u w:val="single"/>
        </w:rPr>
        <w:t>partially met.</w:t>
      </w:r>
    </w:p>
    <w:p>
      <w:pPr>
        <w:pStyle w:val="ListParagraph"/>
        <w:numPr>
          <w:ilvl w:val="0"/>
          <w:numId w:val="5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laboratory does not have a schedule for periodic employee appraisal or if less than 80 percent of the employees received their appraisal on time, then score as </w:t>
      </w:r>
      <w:r>
        <w:rPr>
          <w:rFonts w:cs="Calibri" w:ascii="Calibri" w:hAnsi="Calibri" w:asciiTheme="minorHAnsi" w:cstheme="minorHAnsi" w:hAnsiTheme="minorHAnsi"/>
          <w:b/>
          <w:sz w:val="24"/>
          <w:szCs w:val="24"/>
          <w:u w:val="single"/>
        </w:rPr>
        <w:t>not met.</w:t>
      </w:r>
    </w:p>
    <w:p>
      <w:pPr>
        <w:pStyle w:val="Normal"/>
        <w:spacing w:lineRule="auto" w:line="276" w:before="120" w:after="120"/>
        <w:jc w:val="both"/>
        <w:rPr>
          <w:rFonts w:cs="Calibri" w:cstheme="minorHAnsi"/>
          <w:sz w:val="24"/>
          <w:szCs w:val="24"/>
        </w:rPr>
      </w:pPr>
      <w:r>
        <w:rPr>
          <w:rFonts w:cs="Calibri" w:cstheme="minorHAnsi"/>
          <w:sz w:val="24"/>
          <w:szCs w:val="24"/>
        </w:rPr>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ListParagraph"/>
              <w:widowControl/>
              <w:spacing w:before="0" w:after="20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540" w:type="dxa"/>
            <w:tcBorders/>
          </w:tcPr>
          <w:p>
            <w:pPr>
              <w:pStyle w:val="Normal"/>
              <w:widowControl/>
              <w:spacing w:lineRule="auto" w:line="240" w:before="0" w:after="0"/>
              <w:jc w:val="start"/>
              <w:rPr>
                <w:rFonts w:cs="Calibri" w:cstheme="minorHAnsi"/>
                <w:b/>
                <w:sz w:val="24"/>
                <w:szCs w:val="24"/>
                <w:u w:val="single"/>
              </w:rPr>
            </w:pPr>
            <w:r>
              <w:rPr>
                <w:rFonts w:eastAsia="Calibri" w:cs="Calibri" w:cstheme="minorHAnsi"/>
                <w:b/>
                <w:kern w:val="0"/>
                <w:sz w:val="24"/>
                <w:szCs w:val="24"/>
                <w:u w:val="single"/>
                <w:lang w:val="en-US" w:eastAsia="en-US" w:bidi="ar-SA"/>
              </w:rPr>
              <w:t>Performance Appraisal</w:t>
            </w:r>
          </w:p>
          <w:p>
            <w:pPr>
              <w:pStyle w:val="Normal"/>
              <w:widowControl/>
              <w:spacing w:lineRule="auto" w:line="276" w:before="0" w:after="0"/>
              <w:contextualSpacing/>
              <w:jc w:val="both"/>
              <w:rPr>
                <w:rFonts w:cs="Calibri" w:cstheme="minorHAnsi"/>
                <w:sz w:val="24"/>
              </w:rPr>
            </w:pPr>
            <w:r>
              <w:rPr>
                <w:rFonts w:eastAsia="Calibri" w:cs="Calibri" w:cstheme="minorHAnsi"/>
                <w:kern w:val="0"/>
                <w:sz w:val="24"/>
                <w:szCs w:val="22"/>
                <w:lang w:val="en-US" w:eastAsia="en-US" w:bidi="ar-SA"/>
              </w:rPr>
              <w:t xml:space="preserve">A performance appraisal, employee appraisal, performance review, or career development discussion is a method by which the </w:t>
            </w:r>
            <w:hyperlink r:id="rId23" w:tooltip="Job performance">
              <w:r>
                <w:rPr>
                  <w:rStyle w:val="Style"/>
                  <w:rFonts w:eastAsia="Calibri" w:cs="Calibri" w:cstheme="minorHAnsi"/>
                  <w:kern w:val="0"/>
                  <w:sz w:val="24"/>
                  <w:szCs w:val="22"/>
                  <w:lang w:val="en-US" w:eastAsia="en-US" w:bidi="ar-SA"/>
                </w:rPr>
                <w:t>job performance</w:t>
              </w:r>
            </w:hyperlink>
            <w:r>
              <w:rPr>
                <w:rFonts w:eastAsia="Calibri" w:cs="Calibri" w:cstheme="minorHAnsi"/>
                <w:kern w:val="0"/>
                <w:sz w:val="24"/>
                <w:szCs w:val="22"/>
                <w:lang w:val="en-US" w:eastAsia="en-US" w:bidi="ar-SA"/>
              </w:rPr>
              <w:t xml:space="preserve"> of an </w:t>
            </w:r>
            <w:hyperlink r:id="rId24" w:tooltip="Employee">
              <w:r>
                <w:rPr>
                  <w:rStyle w:val="Style"/>
                  <w:rFonts w:eastAsia="Calibri" w:cs="Calibri" w:cstheme="minorHAnsi"/>
                  <w:kern w:val="0"/>
                  <w:sz w:val="24"/>
                  <w:szCs w:val="22"/>
                  <w:lang w:val="en-US" w:eastAsia="en-US" w:bidi="ar-SA"/>
                </w:rPr>
                <w:t>employee</w:t>
              </w:r>
            </w:hyperlink>
            <w:r>
              <w:rPr>
                <w:rFonts w:eastAsia="Calibri" w:cs="Calibri" w:cstheme="minorHAnsi"/>
                <w:kern w:val="0"/>
                <w:sz w:val="24"/>
                <w:szCs w:val="22"/>
                <w:lang w:val="en-US" w:eastAsia="en-US" w:bidi="ar-SA"/>
              </w:rPr>
              <w:t xml:space="preserve"> is </w:t>
            </w:r>
            <w:hyperlink r:id="rId25" w:tooltip="Evaluation">
              <w:r>
                <w:rPr>
                  <w:rStyle w:val="Style"/>
                  <w:rFonts w:eastAsia="Calibri" w:cs="Calibri" w:cstheme="minorHAnsi"/>
                  <w:kern w:val="0"/>
                  <w:sz w:val="24"/>
                  <w:szCs w:val="22"/>
                  <w:lang w:val="en-US" w:eastAsia="en-US" w:bidi="ar-SA"/>
                </w:rPr>
                <w:t>evaluated</w:t>
              </w:r>
            </w:hyperlink>
            <w:r>
              <w:rPr>
                <w:rFonts w:eastAsia="Calibri" w:cs="Calibri" w:cstheme="minorHAnsi"/>
                <w:kern w:val="0"/>
                <w:sz w:val="24"/>
                <w:szCs w:val="22"/>
                <w:lang w:val="en-US" w:eastAsia="en-US" w:bidi="ar-SA"/>
              </w:rPr>
              <w:t xml:space="preserve"> (generally in terms of </w:t>
            </w:r>
            <w:hyperlink r:id="rId26" w:tooltip="Project triangle">
              <w:r>
                <w:rPr>
                  <w:rStyle w:val="Style"/>
                  <w:rFonts w:eastAsia="Calibri" w:cs="Calibri" w:cstheme="minorHAnsi"/>
                  <w:kern w:val="0"/>
                  <w:sz w:val="24"/>
                  <w:szCs w:val="22"/>
                  <w:lang w:val="en-US" w:eastAsia="en-US" w:bidi="ar-SA"/>
                </w:rPr>
                <w:t>quality, quantity, cost, and time</w:t>
              </w:r>
            </w:hyperlink>
            <w:r>
              <w:rPr>
                <w:rFonts w:eastAsia="Calibri" w:cs="Calibri" w:cstheme="minorHAnsi"/>
                <w:kern w:val="0"/>
                <w:sz w:val="24"/>
                <w:szCs w:val="22"/>
                <w:lang w:val="en-US" w:eastAsia="en-US" w:bidi="ar-SA"/>
              </w:rPr>
              <w:t xml:space="preserve">) typically by the corresponding section in charge. </w:t>
            </w:r>
            <w:r>
              <w:fldChar w:fldCharType="begin"/>
            </w:r>
            <w:r>
              <w:rPr>
                <w:rStyle w:val="Hyperlink"/>
                <w:rFonts w:eastAsia="Calibri" w:cs="Calibri"/>
                <w:kern w:val="0"/>
                <w:sz w:val="22"/>
                <w:szCs w:val="22"/>
                <w:lang w:val="en-US" w:eastAsia="en-US" w:bidi="ar-SA"/>
              </w:rPr>
              <w:instrText xml:space="preserve"> HYPERLINK "http://en.wikipedia.org/wiki/Performance_appraisal" \l "cite_note-1"</w:instrText>
            </w:r>
            <w:r>
              <w:rPr>
                <w:rStyle w:val="Hyperlink"/>
                <w:rFonts w:eastAsia="Calibri" w:cs="Calibri"/>
                <w:kern w:val="0"/>
                <w:sz w:val="22"/>
                <w:szCs w:val="22"/>
                <w:lang w:val="en-US" w:eastAsia="en-US" w:bidi="ar-SA"/>
              </w:rPr>
              <w:fldChar w:fldCharType="separate"/>
            </w:r>
            <w:r>
              <w:rPr>
                <w:rStyle w:val="Hyperlink"/>
                <w:rFonts w:eastAsia="Calibri" w:cs="Calibri" w:cstheme="minorHAnsi"/>
                <w:kern w:val="0"/>
                <w:sz w:val="22"/>
                <w:szCs w:val="22"/>
                <w:lang w:val="en-US" w:eastAsia="en-US" w:bidi="ar-SA"/>
              </w:rPr>
              <w:t>http://en.wikipedia.org/wiki/Performance_appraisal - cite_note-1</w:t>
            </w:r>
            <w:r>
              <w:rPr>
                <w:rStyle w:val="Hyperlink"/>
                <w:rFonts w:eastAsia="Calibri" w:cs="Calibri"/>
                <w:kern w:val="0"/>
                <w:sz w:val="22"/>
                <w:szCs w:val="22"/>
                <w:lang w:val="en-US" w:eastAsia="en-US" w:bidi="ar-SA"/>
              </w:rPr>
              <w:fldChar w:fldCharType="end"/>
            </w:r>
            <w:r>
              <w:rPr>
                <w:rFonts w:eastAsia="Calibri" w:cs="Calibri" w:cstheme="minorHAnsi"/>
                <w:kern w:val="0"/>
                <w:sz w:val="24"/>
                <w:szCs w:val="22"/>
                <w:lang w:val="en-US" w:eastAsia="en-US" w:bidi="ar-SA"/>
              </w:rPr>
              <w:t xml:space="preserve"> A performance appraisal is a part of guiding and managing </w:t>
            </w:r>
            <w:hyperlink r:id="rId27" w:tooltip="Career development">
              <w:r>
                <w:rPr>
                  <w:rStyle w:val="Style"/>
                  <w:rFonts w:eastAsia="Calibri" w:cs="Calibri" w:cstheme="minorHAnsi"/>
                  <w:kern w:val="0"/>
                  <w:sz w:val="24"/>
                  <w:szCs w:val="22"/>
                  <w:lang w:val="en-US" w:eastAsia="en-US" w:bidi="ar-SA"/>
                </w:rPr>
                <w:t>career development</w:t>
              </w:r>
            </w:hyperlink>
            <w:r>
              <w:rPr>
                <w:rFonts w:eastAsia="Calibri" w:cs="Calibri" w:cstheme="minorHAnsi"/>
                <w:kern w:val="0"/>
                <w:sz w:val="24"/>
                <w:szCs w:val="22"/>
                <w:lang w:val="en-US" w:eastAsia="en-US" w:bidi="ar-SA"/>
              </w:rPr>
              <w:t xml:space="preserve"> and is a process of obtaining, analyzing, and recording information about the relative worth of an employee to the organization. It is an analysis of an employee's recent successes and failures, personal strengths and weaknesses, and suitability for promotion or further training. It is also the judgment of an employee's performance in a job based on considerations other than </w:t>
            </w:r>
            <w:hyperlink r:id="rId28" w:tooltip="Productivity">
              <w:r>
                <w:rPr>
                  <w:rStyle w:val="Style"/>
                  <w:rFonts w:eastAsia="Calibri" w:cs="Calibri" w:cstheme="minorHAnsi"/>
                  <w:kern w:val="0"/>
                  <w:sz w:val="24"/>
                  <w:szCs w:val="22"/>
                  <w:lang w:val="en-US" w:eastAsia="en-US" w:bidi="ar-SA"/>
                </w:rPr>
                <w:t>productivity</w:t>
              </w:r>
            </w:hyperlink>
            <w:r>
              <w:rPr>
                <w:rFonts w:eastAsia="Calibri" w:cs="Calibri" w:cstheme="minorHAnsi"/>
                <w:kern w:val="0"/>
                <w:sz w:val="24"/>
                <w:szCs w:val="22"/>
                <w:lang w:val="en-US" w:eastAsia="en-US" w:bidi="ar-SA"/>
              </w:rPr>
              <w:t xml:space="preserve"> alone.</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The comprehensive appraisal system shall evaluate actual performance against given targets and not just administrative factors. Appraisal shall document and include appraisal of the employees’ actual performance and an agreed plan for staff development to address any performance issues.</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In the public sector, performance of employees is evaluated through an Annual Confidential Report (ACR) written by the supervisor (reporting officer)/second reporting officer. ACR generally covers evaluation of the respective employee against the JD assigned to the position and covering strength and areas of improvement. In the private sector, the employee is asked to give written Key Performance Indicators (KPIs) relevant to the assignment and in line with the JDs to be evaluated at time of performance appraisal. The employee and concerned manager should have a copy of KPIs for the performance evaluation.</w:t>
            </w:r>
          </w:p>
          <w:p>
            <w:pPr>
              <w:pStyle w:val="Normal"/>
              <w:widowControl/>
              <w:spacing w:lineRule="auto" w:line="240" w:before="0" w:after="0"/>
              <w:jc w:val="start"/>
              <w:rPr>
                <w:rFonts w:cs="Calibri" w:cstheme="minorHAnsi"/>
                <w:b/>
                <w:sz w:val="24"/>
                <w:szCs w:val="24"/>
                <w:u w:val="single"/>
              </w:rPr>
            </w:pPr>
            <w:r>
              <w:rPr>
                <w:rFonts w:eastAsia="Calibri" w:cs="Calibri" w:cstheme="minorHAnsi"/>
                <w:b/>
                <w:kern w:val="0"/>
                <w:sz w:val="24"/>
                <w:szCs w:val="24"/>
                <w:u w:val="single"/>
                <w:lang w:val="en-US" w:eastAsia="en-US" w:bidi="ar-SA"/>
              </w:rPr>
              <w:t>Orientation of Performance Appraisal</w:t>
            </w:r>
          </w:p>
          <w:p>
            <w:pPr>
              <w:pStyle w:val="Normal"/>
              <w:widowControl/>
              <w:spacing w:lineRule="auto" w:line="240" w:before="0" w:after="0"/>
              <w:ind w:end="-144"/>
              <w:contextualSpacing/>
              <w:jc w:val="both"/>
              <w:rPr>
                <w:rFonts w:cs="Calibri" w:cstheme="minorHAnsi"/>
                <w:sz w:val="24"/>
              </w:rPr>
            </w:pPr>
            <w:r>
              <w:rPr>
                <w:rFonts w:eastAsia="Calibri" w:cs="Calibri" w:cstheme="minorHAnsi"/>
                <w:kern w:val="0"/>
                <w:sz w:val="24"/>
                <w:szCs w:val="22"/>
                <w:lang w:val="en-US" w:eastAsia="en-US" w:bidi="ar-SA"/>
              </w:rPr>
              <w:t xml:space="preserve">As an integral part of the initial orientation, the employee should be briefed about the performance appraisal system in practice in the HCE/Lab.  There should be documented evidence (such as the employee’s signature on the JD) that confirms that the employee understands about the evaluation. Also link with </w:t>
            </w:r>
            <w:r>
              <w:rPr>
                <w:rFonts w:eastAsia="Calibri" w:cs="Calibri" w:cstheme="minorHAnsi"/>
                <w:b/>
                <w:kern w:val="0"/>
                <w:sz w:val="24"/>
                <w:szCs w:val="22"/>
                <w:lang w:val="en-US" w:eastAsia="en-US" w:bidi="ar-SA"/>
              </w:rPr>
              <w:t>Indicator No. 32</w:t>
            </w:r>
            <w:r>
              <w:rPr>
                <w:rFonts w:eastAsia="Calibri" w:cs="Calibri" w:cstheme="minorHAnsi"/>
                <w:kern w:val="0"/>
                <w:sz w:val="24"/>
                <w:szCs w:val="22"/>
                <w:lang w:val="en-US" w:eastAsia="en-US" w:bidi="ar-SA"/>
              </w:rPr>
              <w:t>.</w:t>
            </w:r>
          </w:p>
          <w:p>
            <w:pPr>
              <w:pStyle w:val="Normal"/>
              <w:widowControl/>
              <w:spacing w:lineRule="auto" w:line="240" w:before="0" w:after="0"/>
              <w:ind w:end="-144"/>
              <w:contextualSpacing/>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40" w:before="0" w:after="0"/>
              <w:ind w:end="-144"/>
              <w:contextualSpacing/>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40" w:before="0" w:after="0"/>
              <w:jc w:val="start"/>
              <w:rPr>
                <w:rFonts w:cs="Calibri" w:cstheme="minorHAnsi"/>
                <w:b/>
                <w:sz w:val="24"/>
                <w:szCs w:val="24"/>
                <w:u w:val="single"/>
              </w:rPr>
            </w:pPr>
            <w:r>
              <w:rPr>
                <w:rFonts w:eastAsia="Calibri" w:cs="Calibri" w:cstheme="minorHAnsi"/>
                <w:b/>
                <w:kern w:val="0"/>
                <w:sz w:val="24"/>
                <w:szCs w:val="24"/>
                <w:u w:val="single"/>
                <w:lang w:val="en-US" w:eastAsia="en-US" w:bidi="ar-SA"/>
              </w:rPr>
              <w:t>Career Development</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There should be documented evidence (when appropriate to the employee’s appraisal) that the appraisal system is used as a tool for further development (such as more experience, more training, and a different job assignment). This may not be required for every appraisal – only if the appraisal indicated the need.</w:t>
            </w:r>
          </w:p>
          <w:p>
            <w:pPr>
              <w:pStyle w:val="Normal"/>
              <w:widowControl/>
              <w:spacing w:lineRule="auto" w:line="240" w:before="0" w:after="0"/>
              <w:ind w:end="-144"/>
              <w:contextualSpacing/>
              <w:jc w:val="both"/>
              <w:rPr>
                <w:rFonts w:cs="Calibri" w:cstheme="minorHAnsi"/>
                <w:sz w:val="24"/>
              </w:rPr>
            </w:pPr>
            <w:r>
              <w:rPr>
                <w:rFonts w:eastAsia="Calibri" w:cs="Calibri" w:cstheme="minorHAnsi"/>
                <w:kern w:val="0"/>
                <w:sz w:val="24"/>
                <w:szCs w:val="22"/>
                <w:lang w:val="en-US" w:eastAsia="en-US" w:bidi="ar-SA"/>
              </w:rPr>
              <w:t xml:space="preserve">A performance appraisal is a part of guiding and managing </w:t>
            </w:r>
            <w:hyperlink r:id="rId29" w:tooltip="Career development">
              <w:r>
                <w:rPr>
                  <w:rStyle w:val="Style"/>
                  <w:rFonts w:eastAsia="Calibri" w:cs="Calibri" w:cstheme="minorHAnsi"/>
                  <w:kern w:val="0"/>
                  <w:sz w:val="24"/>
                  <w:szCs w:val="22"/>
                  <w:lang w:val="en-US" w:eastAsia="en-US" w:bidi="ar-SA"/>
                </w:rPr>
                <w:t>career development</w:t>
              </w:r>
            </w:hyperlink>
            <w:r>
              <w:rPr>
                <w:rFonts w:eastAsia="Calibri" w:cs="Calibri" w:cstheme="minorHAnsi"/>
                <w:kern w:val="0"/>
                <w:sz w:val="24"/>
                <w:szCs w:val="22"/>
                <w:lang w:val="en-US" w:eastAsia="en-US" w:bidi="ar-SA"/>
              </w:rPr>
              <w:t>. It is the process of obtaining, analyzing, and recording information about the relative worth of an employee to the organization.</w:t>
            </w:r>
          </w:p>
          <w:p>
            <w:pPr>
              <w:pStyle w:val="Normal"/>
              <w:widowControl/>
              <w:spacing w:lineRule="auto" w:line="240" w:before="0" w:after="0"/>
              <w:jc w:val="start"/>
              <w:rPr>
                <w:rFonts w:cs="Calibri" w:cstheme="minorHAnsi"/>
                <w:b/>
                <w:sz w:val="24"/>
                <w:szCs w:val="24"/>
                <w:u w:val="single"/>
              </w:rPr>
            </w:pPr>
            <w:r>
              <w:rPr>
                <w:rFonts w:eastAsia="Calibri" w:cs="Calibri" w:cstheme="minorHAnsi"/>
                <w:b/>
                <w:kern w:val="0"/>
                <w:sz w:val="24"/>
                <w:szCs w:val="24"/>
                <w:u w:val="single"/>
                <w:lang w:val="en-US" w:eastAsia="en-US" w:bidi="ar-SA"/>
              </w:rPr>
              <w:t>Frequency of Performance Appraisals</w:t>
            </w:r>
          </w:p>
          <w:p>
            <w:pPr>
              <w:pStyle w:val="Normal"/>
              <w:widowControl/>
              <w:spacing w:lineRule="auto" w:line="240" w:before="0" w:after="0"/>
              <w:ind w:end="-144"/>
              <w:contextualSpacing/>
              <w:jc w:val="both"/>
              <w:rPr>
                <w:rFonts w:cs="Calibri" w:cstheme="minorHAnsi"/>
                <w:sz w:val="24"/>
                <w:lang w:val="en-GB"/>
              </w:rPr>
            </w:pPr>
            <w:r>
              <w:rPr>
                <w:rFonts w:eastAsia="Calibri" w:cs="Calibri" w:cstheme="minorHAnsi"/>
                <w:kern w:val="0"/>
                <w:sz w:val="24"/>
                <w:szCs w:val="22"/>
                <w:lang w:val="en-US" w:eastAsia="en-US" w:bidi="ar-SA"/>
              </w:rPr>
              <w:t>The hospital should have defined the frequency of performance appraisals. Customarily this is within first 3-4 months (probation period) for new employees and at least annually for ALL other employees.</w:t>
            </w:r>
          </w:p>
        </w:tc>
      </w:tr>
    </w:tbl>
    <w:p>
      <w:pPr>
        <w:pStyle w:val="Normal"/>
        <w:jc w:val="both"/>
        <w:rPr>
          <w:rFonts w:cs="Calibri" w:cstheme="minorHAnsi"/>
        </w:rPr>
      </w:pPr>
      <w:r>
        <w:rPr>
          <w:rFonts w:cs="Calibri" w:cstheme="minorHAnsi"/>
        </w:rPr>
      </w:r>
    </w:p>
    <w:p>
      <w:pPr>
        <w:pStyle w:val="Normal"/>
        <w:rPr>
          <w:rFonts w:cs="Calibri" w:cstheme="minorHAnsi"/>
          <w:b/>
          <w:sz w:val="28"/>
          <w:szCs w:val="28"/>
        </w:rPr>
      </w:pPr>
      <w:r>
        <w:rPr>
          <w:rFonts w:cs="Calibri" w:cstheme="minorHAnsi"/>
          <w:b/>
          <w:sz w:val="28"/>
          <w:szCs w:val="28"/>
        </w:rPr>
      </w:r>
      <w:bookmarkStart w:id="172" w:name="_Toc418493993"/>
      <w:bookmarkStart w:id="173" w:name="_Toc378604417"/>
      <w:bookmarkStart w:id="174" w:name="_Toc418493993"/>
      <w:bookmarkStart w:id="175" w:name="_Toc378604417"/>
      <w:r>
        <w:br w:type="page"/>
      </w:r>
    </w:p>
    <w:p>
      <w:pPr>
        <w:pStyle w:val="Normal"/>
        <w:spacing w:before="0" w:after="0"/>
        <w:ind w:end="90"/>
        <w:jc w:val="center"/>
        <w:rPr>
          <w:rFonts w:cs="Calibri" w:cstheme="minorHAnsi"/>
          <w:b/>
          <w:sz w:val="28"/>
          <w:szCs w:val="28"/>
        </w:rPr>
      </w:pPr>
      <w:r>
        <w:rPr>
          <w:rFonts w:cs="Calibri" w:cstheme="minorHAnsi"/>
          <w:b/>
          <w:sz w:val="28"/>
          <w:szCs w:val="28"/>
        </w:rPr>
        <w:t>Assessment Scoring Matrix</w:t>
      </w:r>
    </w:p>
    <w:p>
      <w:pPr>
        <w:pStyle w:val="Normal"/>
        <w:spacing w:before="0" w:after="0"/>
        <w:ind w:end="90"/>
        <w:jc w:val="center"/>
        <w:rPr>
          <w:rFonts w:cs="Calibri" w:cstheme="minorHAnsi"/>
          <w:b/>
          <w:sz w:val="28"/>
          <w:szCs w:val="28"/>
        </w:rPr>
      </w:pPr>
      <w:r>
        <w:rPr>
          <w:rFonts w:cs="Calibri" w:cstheme="minorHAnsi"/>
          <w:b/>
          <w:sz w:val="28"/>
          <w:szCs w:val="28"/>
        </w:rPr>
      </w:r>
    </w:p>
    <w:tbl>
      <w:tblPr>
        <w:tblStyle w:val="TableGrid"/>
        <w:tblW w:w="944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249"/>
        <w:gridCol w:w="4892"/>
        <w:gridCol w:w="932"/>
        <w:gridCol w:w="1293"/>
        <w:gridCol w:w="1079"/>
      </w:tblGrid>
      <w:tr>
        <w:trPr/>
        <w:tc>
          <w:tcPr>
            <w:tcW w:w="6141" w:type="dxa"/>
            <w:gridSpan w:val="2"/>
            <w:tcBorders/>
            <w:shd w:color="auto" w:fill="F2F2F2" w:themeFill="background1" w:themeFillShade="f2" w:val="clear"/>
          </w:tcPr>
          <w:p>
            <w:pPr>
              <w:pStyle w:val="Normal"/>
              <w:widowControl/>
              <w:spacing w:lineRule="auto" w:line="276" w:before="0" w:after="0"/>
              <w:jc w:val="both"/>
              <w:rPr>
                <w:rFonts w:cs="Calibri" w:cstheme="minorHAnsi"/>
                <w:b/>
                <w:sz w:val="24"/>
              </w:rPr>
            </w:pPr>
            <w:r>
              <w:rPr>
                <w:rFonts w:eastAsia="Calibri" w:cs="Calibri" w:cstheme="minorHAnsi"/>
                <w:b/>
                <w:kern w:val="0"/>
                <w:sz w:val="24"/>
                <w:szCs w:val="22"/>
                <w:lang w:val="en-US" w:eastAsia="en-US" w:bidi="ar-SA"/>
              </w:rPr>
              <w:t>Indicator 32-35</w:t>
            </w:r>
          </w:p>
        </w:tc>
        <w:tc>
          <w:tcPr>
            <w:tcW w:w="932" w:type="dxa"/>
            <w:tcBorders/>
            <w:shd w:color="auto" w:fill="F2F2F2" w:themeFill="background1" w:themeFillShade="f2" w:val="clear"/>
          </w:tcPr>
          <w:p>
            <w:pPr>
              <w:pStyle w:val="Normal"/>
              <w:widowControl/>
              <w:spacing w:lineRule="auto" w:line="276" w:before="0" w:after="0"/>
              <w:jc w:val="both"/>
              <w:rPr>
                <w:rFonts w:cs="Calibri" w:cstheme="minorHAnsi"/>
                <w:b/>
                <w:sz w:val="24"/>
              </w:rPr>
            </w:pPr>
            <w:r>
              <w:rPr>
                <w:rFonts w:eastAsia="Calibri" w:cs="Calibri" w:cstheme="minorHAnsi"/>
                <w:b/>
                <w:kern w:val="0"/>
                <w:sz w:val="24"/>
                <w:szCs w:val="22"/>
                <w:lang w:val="en-US" w:eastAsia="en-US" w:bidi="ar-SA"/>
              </w:rPr>
              <w:t>Max. Score</w:t>
            </w:r>
          </w:p>
        </w:tc>
        <w:tc>
          <w:tcPr>
            <w:tcW w:w="1293" w:type="dxa"/>
            <w:tcBorders/>
            <w:shd w:color="auto" w:fill="F2F2F2" w:themeFill="background1" w:themeFillShade="f2" w:val="clear"/>
          </w:tcPr>
          <w:p>
            <w:pPr>
              <w:pStyle w:val="Normal"/>
              <w:widowControl/>
              <w:spacing w:lineRule="auto" w:line="276" w:before="0" w:after="0"/>
              <w:jc w:val="both"/>
              <w:rPr>
                <w:rFonts w:cs="Calibri" w:cstheme="minorHAnsi"/>
                <w:b/>
                <w:sz w:val="24"/>
              </w:rPr>
            </w:pPr>
            <w:r>
              <w:rPr>
                <w:rFonts w:eastAsia="Calibri" w:cs="Calibri" w:cstheme="minorHAnsi"/>
                <w:b/>
                <w:kern w:val="0"/>
                <w:sz w:val="24"/>
                <w:szCs w:val="22"/>
                <w:lang w:val="en-US" w:eastAsia="en-US" w:bidi="ar-SA"/>
              </w:rPr>
              <w:t>Weightage</w:t>
            </w:r>
          </w:p>
        </w:tc>
        <w:tc>
          <w:tcPr>
            <w:tcW w:w="1079" w:type="dxa"/>
            <w:tcBorders/>
            <w:shd w:color="auto" w:fill="F2F2F2" w:themeFill="background1" w:themeFillShade="f2" w:val="clear"/>
          </w:tcPr>
          <w:p>
            <w:pPr>
              <w:pStyle w:val="Normal"/>
              <w:widowControl/>
              <w:spacing w:lineRule="auto" w:line="276" w:before="0" w:after="0"/>
              <w:jc w:val="both"/>
              <w:rPr>
                <w:rFonts w:cs="Calibri" w:cstheme="minorHAnsi"/>
                <w:b/>
                <w:sz w:val="24"/>
              </w:rPr>
            </w:pPr>
            <w:r>
              <w:rPr>
                <w:rFonts w:eastAsia="Calibri" w:cs="Calibri" w:cstheme="minorHAnsi"/>
                <w:b/>
                <w:kern w:val="0"/>
                <w:sz w:val="24"/>
                <w:szCs w:val="22"/>
                <w:lang w:val="en-US" w:eastAsia="en-US" w:bidi="ar-SA"/>
              </w:rPr>
              <w:t>Grading Score</w:t>
            </w:r>
          </w:p>
        </w:tc>
      </w:tr>
      <w:tr>
        <w:trPr/>
        <w:tc>
          <w:tcPr>
            <w:tcW w:w="1249" w:type="dxa"/>
            <w:tcBorders/>
          </w:tcPr>
          <w:p>
            <w:pPr>
              <w:pStyle w:val="Normal"/>
              <w:widowControl/>
              <w:spacing w:lineRule="auto" w:line="276" w:before="0" w:after="0"/>
              <w:ind w:end="90"/>
              <w:jc w:val="both"/>
              <w:rPr>
                <w:rFonts w:cs="Calibri" w:cstheme="minorHAnsi"/>
                <w:b/>
                <w:bCs/>
                <w:sz w:val="24"/>
              </w:rPr>
            </w:pPr>
            <w:r>
              <w:rPr>
                <w:rFonts w:eastAsia="Calibri" w:cs="Calibri" w:cstheme="minorHAnsi"/>
                <w:b/>
                <w:kern w:val="0"/>
                <w:sz w:val="24"/>
                <w:szCs w:val="22"/>
                <w:lang w:val="en-US" w:eastAsia="en-US" w:bidi="ar-SA"/>
              </w:rPr>
              <w:t>Ind. 32:</w:t>
            </w:r>
          </w:p>
        </w:tc>
        <w:tc>
          <w:tcPr>
            <w:tcW w:w="4892" w:type="dxa"/>
            <w:tcBorders/>
          </w:tcPr>
          <w:p>
            <w:pPr>
              <w:pStyle w:val="Normal"/>
              <w:widowControl/>
              <w:spacing w:lineRule="auto" w:line="276" w:before="0" w:after="0"/>
              <w:ind w:end="90"/>
              <w:jc w:val="both"/>
              <w:rPr>
                <w:rFonts w:cs="Calibri" w:cstheme="minorHAnsi"/>
                <w:b/>
                <w:sz w:val="24"/>
              </w:rPr>
            </w:pPr>
            <w:r>
              <w:rPr>
                <w:rFonts w:eastAsia="Calibri" w:cs="Calibri" w:cstheme="minorHAnsi"/>
                <w:b/>
                <w:kern w:val="0"/>
                <w:sz w:val="24"/>
                <w:szCs w:val="22"/>
                <w:lang w:val="en-US" w:eastAsia="en-US" w:bidi="ar-SA"/>
              </w:rPr>
              <w:t>A well-documented performance appraisal system exists in the Hospital.</w:t>
            </w:r>
          </w:p>
        </w:tc>
        <w:tc>
          <w:tcPr>
            <w:tcW w:w="932" w:type="dxa"/>
            <w:tcBorders/>
            <w:vAlign w:val="center"/>
          </w:tcPr>
          <w:p>
            <w:pPr>
              <w:pStyle w:val="Normal"/>
              <w:widowControl/>
              <w:spacing w:lineRule="auto" w:line="276" w:before="0" w:after="0"/>
              <w:ind w:end="90"/>
              <w:jc w:val="both"/>
              <w:rPr>
                <w:rFonts w:cs="Calibri" w:cstheme="minorHAnsi"/>
                <w:b/>
                <w:bCs/>
                <w:sz w:val="24"/>
              </w:rPr>
            </w:pPr>
            <w:r>
              <w:rPr>
                <w:rFonts w:eastAsia="Calibri" w:cs="Calibri" w:cstheme="minorHAnsi"/>
                <w:b/>
                <w:kern w:val="0"/>
                <w:sz w:val="24"/>
                <w:szCs w:val="22"/>
                <w:lang w:val="en-US" w:eastAsia="en-US" w:bidi="ar-SA"/>
              </w:rPr>
              <w:t>10</w:t>
            </w:r>
          </w:p>
        </w:tc>
        <w:tc>
          <w:tcPr>
            <w:tcW w:w="1293" w:type="dxa"/>
            <w:tcBorders/>
            <w:shd w:color="auto" w:fill="FF0000" w:val="clear"/>
            <w:vAlign w:val="center"/>
          </w:tcPr>
          <w:p>
            <w:pPr>
              <w:pStyle w:val="Normal"/>
              <w:widowControl/>
              <w:spacing w:lineRule="auto" w:line="276" w:before="0" w:after="0"/>
              <w:ind w:end="90"/>
              <w:jc w:val="both"/>
              <w:rPr>
                <w:rFonts w:cs="Calibri" w:cstheme="minorHAnsi"/>
                <w:b/>
                <w:bCs/>
                <w:color w:themeColor="background1" w:val="FFFFFF"/>
                <w:sz w:val="24"/>
              </w:rPr>
            </w:pPr>
            <w:r>
              <w:rPr>
                <w:rFonts w:eastAsia="Calibri" w:cs="Calibri" w:cstheme="minorHAnsi"/>
                <w:b/>
                <w:color w:themeColor="background1" w:val="FFFFFF"/>
                <w:kern w:val="0"/>
                <w:sz w:val="24"/>
                <w:szCs w:val="22"/>
                <w:lang w:val="en-US" w:eastAsia="en-US" w:bidi="ar-SA"/>
              </w:rPr>
              <w:t>100%</w:t>
            </w:r>
          </w:p>
        </w:tc>
        <w:tc>
          <w:tcPr>
            <w:tcW w:w="1079" w:type="dxa"/>
            <w:tcBorders/>
          </w:tcPr>
          <w:p>
            <w:pPr>
              <w:pStyle w:val="Normal"/>
              <w:widowControl/>
              <w:spacing w:lineRule="auto" w:line="276" w:before="0" w:after="0"/>
              <w:ind w:end="90"/>
              <w:jc w:val="both"/>
              <w:rPr>
                <w:rFonts w:cs="Calibri" w:cstheme="minorHAnsi"/>
                <w:b/>
                <w:bCs/>
                <w:sz w:val="24"/>
              </w:rPr>
            </w:pPr>
            <w:r>
              <w:rPr>
                <w:rFonts w:eastAsia="Calibri" w:cs="Calibri" w:cstheme="minorHAnsi"/>
                <w:b/>
                <w:bCs/>
                <w:kern w:val="0"/>
                <w:sz w:val="24"/>
                <w:szCs w:val="22"/>
                <w:lang w:val="en-US" w:eastAsia="en-US" w:bidi="ar-SA"/>
              </w:rPr>
            </w:r>
          </w:p>
        </w:tc>
      </w:tr>
      <w:tr>
        <w:trPr/>
        <w:tc>
          <w:tcPr>
            <w:tcW w:w="1249" w:type="dxa"/>
            <w:tcBorders/>
          </w:tcPr>
          <w:p>
            <w:pPr>
              <w:pStyle w:val="Normal"/>
              <w:widowControl/>
              <w:spacing w:lineRule="auto" w:line="276" w:before="0" w:after="0"/>
              <w:ind w:end="90"/>
              <w:jc w:val="both"/>
              <w:rPr>
                <w:rFonts w:cs="Calibri" w:cstheme="minorHAnsi"/>
                <w:b/>
                <w:bCs/>
                <w:sz w:val="24"/>
              </w:rPr>
            </w:pPr>
            <w:r>
              <w:rPr>
                <w:rFonts w:eastAsia="Calibri" w:cs="Calibri" w:cstheme="minorHAnsi"/>
                <w:b/>
                <w:kern w:val="0"/>
                <w:sz w:val="24"/>
                <w:szCs w:val="22"/>
                <w:lang w:val="en-US" w:eastAsia="en-US" w:bidi="ar-SA"/>
              </w:rPr>
              <w:t>Ind. 33:</w:t>
            </w:r>
          </w:p>
        </w:tc>
        <w:tc>
          <w:tcPr>
            <w:tcW w:w="4892" w:type="dxa"/>
            <w:tcBorders/>
          </w:tcPr>
          <w:p>
            <w:pPr>
              <w:pStyle w:val="Normal"/>
              <w:widowControl/>
              <w:spacing w:lineRule="auto" w:line="276" w:before="0" w:after="0"/>
              <w:ind w:end="90"/>
              <w:jc w:val="both"/>
              <w:rPr>
                <w:rFonts w:cs="Calibri" w:cstheme="minorHAnsi"/>
                <w:b/>
                <w:sz w:val="24"/>
              </w:rPr>
            </w:pPr>
            <w:r>
              <w:rPr>
                <w:rFonts w:eastAsia="Calibri" w:cs="Calibri" w:cstheme="minorHAnsi"/>
                <w:b/>
                <w:kern w:val="0"/>
                <w:sz w:val="24"/>
                <w:szCs w:val="22"/>
                <w:lang w:val="en-US" w:eastAsia="en-US" w:bidi="ar-SA"/>
              </w:rPr>
              <w:t>The employees are made aware of the system of performance appraisal at the time of induction.</w:t>
            </w:r>
          </w:p>
        </w:tc>
        <w:tc>
          <w:tcPr>
            <w:tcW w:w="932" w:type="dxa"/>
            <w:tcBorders/>
            <w:vAlign w:val="center"/>
          </w:tcPr>
          <w:p>
            <w:pPr>
              <w:pStyle w:val="Normal"/>
              <w:widowControl/>
              <w:spacing w:lineRule="auto" w:line="276" w:before="0" w:after="0"/>
              <w:ind w:end="90"/>
              <w:jc w:val="both"/>
              <w:rPr>
                <w:rFonts w:cs="Calibri" w:cstheme="minorHAnsi"/>
                <w:b/>
                <w:bCs/>
                <w:sz w:val="24"/>
              </w:rPr>
            </w:pPr>
            <w:r>
              <w:rPr>
                <w:rFonts w:eastAsia="Calibri" w:cs="Calibri" w:cstheme="minorHAnsi"/>
                <w:b/>
                <w:bCs/>
                <w:kern w:val="0"/>
                <w:sz w:val="24"/>
                <w:szCs w:val="22"/>
                <w:lang w:val="en-US" w:eastAsia="en-US" w:bidi="ar-SA"/>
              </w:rPr>
              <w:t>10</w:t>
            </w:r>
          </w:p>
        </w:tc>
        <w:tc>
          <w:tcPr>
            <w:tcW w:w="1293" w:type="dxa"/>
            <w:tcBorders/>
            <w:shd w:color="auto" w:fill="FFFF00" w:val="clear"/>
            <w:vAlign w:val="center"/>
          </w:tcPr>
          <w:p>
            <w:pPr>
              <w:pStyle w:val="Normal"/>
              <w:widowControl/>
              <w:spacing w:lineRule="auto" w:line="276" w:before="0" w:after="0"/>
              <w:ind w:end="90"/>
              <w:jc w:val="both"/>
              <w:rPr>
                <w:rFonts w:cs="Calibri" w:cstheme="minorHAnsi"/>
                <w:b/>
                <w:bCs/>
                <w:sz w:val="24"/>
              </w:rPr>
            </w:pPr>
            <w:r>
              <w:rPr>
                <w:rFonts w:eastAsia="Calibri" w:cs="Calibri" w:cstheme="minorHAnsi"/>
                <w:b/>
                <w:kern w:val="0"/>
                <w:sz w:val="24"/>
                <w:szCs w:val="22"/>
                <w:lang w:val="en-US" w:eastAsia="en-US" w:bidi="ar-SA"/>
              </w:rPr>
              <w:t>80%</w:t>
            </w:r>
          </w:p>
        </w:tc>
        <w:tc>
          <w:tcPr>
            <w:tcW w:w="1079" w:type="dxa"/>
            <w:tcBorders/>
          </w:tcPr>
          <w:p>
            <w:pPr>
              <w:pStyle w:val="Normal"/>
              <w:widowControl/>
              <w:spacing w:lineRule="auto" w:line="276" w:before="0" w:after="0"/>
              <w:ind w:end="90"/>
              <w:jc w:val="both"/>
              <w:rPr>
                <w:rFonts w:cs="Calibri" w:cstheme="minorHAnsi"/>
                <w:b/>
                <w:bCs/>
                <w:sz w:val="24"/>
              </w:rPr>
            </w:pPr>
            <w:r>
              <w:rPr>
                <w:rFonts w:eastAsia="Calibri" w:cs="Calibri" w:cstheme="minorHAnsi"/>
                <w:b/>
                <w:bCs/>
                <w:kern w:val="0"/>
                <w:sz w:val="24"/>
                <w:szCs w:val="22"/>
                <w:lang w:val="en-US" w:eastAsia="en-US" w:bidi="ar-SA"/>
              </w:rPr>
            </w:r>
          </w:p>
        </w:tc>
      </w:tr>
      <w:tr>
        <w:trPr/>
        <w:tc>
          <w:tcPr>
            <w:tcW w:w="1249" w:type="dxa"/>
            <w:tcBorders/>
          </w:tcPr>
          <w:p>
            <w:pPr>
              <w:pStyle w:val="Normal"/>
              <w:widowControl/>
              <w:spacing w:lineRule="auto" w:line="276" w:before="0" w:after="0"/>
              <w:ind w:end="90"/>
              <w:jc w:val="both"/>
              <w:rPr>
                <w:rFonts w:cs="Calibri" w:cstheme="minorHAnsi"/>
                <w:b/>
                <w:bCs/>
                <w:sz w:val="24"/>
              </w:rPr>
            </w:pPr>
            <w:r>
              <w:rPr>
                <w:rFonts w:eastAsia="Calibri" w:cs="Calibri" w:cstheme="minorHAnsi"/>
                <w:b/>
                <w:kern w:val="0"/>
                <w:sz w:val="24"/>
                <w:szCs w:val="22"/>
                <w:lang w:val="en-US" w:eastAsia="en-US" w:bidi="ar-SA"/>
              </w:rPr>
              <w:t>Ind. 34:</w:t>
            </w:r>
          </w:p>
        </w:tc>
        <w:tc>
          <w:tcPr>
            <w:tcW w:w="4892" w:type="dxa"/>
            <w:tcBorders/>
          </w:tcPr>
          <w:p>
            <w:pPr>
              <w:pStyle w:val="Normal"/>
              <w:widowControl/>
              <w:spacing w:lineRule="auto" w:line="276" w:before="0" w:after="0"/>
              <w:ind w:end="90"/>
              <w:jc w:val="both"/>
              <w:rPr>
                <w:rFonts w:cs="Calibri" w:cstheme="minorHAnsi"/>
                <w:b/>
                <w:sz w:val="24"/>
              </w:rPr>
            </w:pPr>
            <w:r>
              <w:rPr>
                <w:rFonts w:eastAsia="Calibri" w:cs="Calibri" w:cstheme="minorHAnsi"/>
                <w:b/>
                <w:kern w:val="0"/>
                <w:sz w:val="24"/>
                <w:szCs w:val="22"/>
                <w:lang w:val="en-US" w:eastAsia="en-US" w:bidi="ar-SA"/>
              </w:rPr>
              <w:t>The appraisal system is used as a tool for further development.</w:t>
            </w:r>
          </w:p>
        </w:tc>
        <w:tc>
          <w:tcPr>
            <w:tcW w:w="932" w:type="dxa"/>
            <w:tcBorders/>
            <w:vAlign w:val="center"/>
          </w:tcPr>
          <w:p>
            <w:pPr>
              <w:pStyle w:val="Normal"/>
              <w:widowControl/>
              <w:spacing w:lineRule="auto" w:line="276" w:before="0" w:after="0"/>
              <w:ind w:end="90"/>
              <w:jc w:val="both"/>
              <w:rPr>
                <w:rFonts w:cs="Calibri" w:cstheme="minorHAnsi"/>
                <w:b/>
                <w:bCs/>
                <w:sz w:val="24"/>
              </w:rPr>
            </w:pPr>
            <w:r>
              <w:rPr>
                <w:rFonts w:eastAsia="Calibri" w:cs="Calibri" w:cstheme="minorHAnsi"/>
                <w:b/>
                <w:kern w:val="0"/>
                <w:sz w:val="24"/>
                <w:szCs w:val="22"/>
                <w:lang w:val="en-US" w:eastAsia="en-US" w:bidi="ar-SA"/>
              </w:rPr>
              <w:t>10</w:t>
            </w:r>
          </w:p>
        </w:tc>
        <w:tc>
          <w:tcPr>
            <w:tcW w:w="1293" w:type="dxa"/>
            <w:tcBorders/>
            <w:shd w:color="auto" w:fill="FF0000" w:val="clear"/>
            <w:vAlign w:val="center"/>
          </w:tcPr>
          <w:p>
            <w:pPr>
              <w:pStyle w:val="Normal"/>
              <w:widowControl/>
              <w:spacing w:lineRule="auto" w:line="276" w:before="0" w:after="0"/>
              <w:ind w:end="90"/>
              <w:jc w:val="both"/>
              <w:rPr>
                <w:rFonts w:cs="Calibri" w:cstheme="minorHAnsi"/>
                <w:b/>
                <w:bCs/>
                <w:color w:themeColor="background1" w:val="FFFFFF"/>
                <w:sz w:val="24"/>
              </w:rPr>
            </w:pPr>
            <w:r>
              <w:rPr>
                <w:rFonts w:eastAsia="Calibri" w:cs="Calibri" w:cstheme="minorHAnsi"/>
                <w:b/>
                <w:color w:themeColor="background1" w:val="FFFFFF"/>
                <w:kern w:val="0"/>
                <w:sz w:val="24"/>
                <w:szCs w:val="22"/>
                <w:lang w:val="en-US" w:eastAsia="en-US" w:bidi="ar-SA"/>
              </w:rPr>
              <w:t>100%</w:t>
            </w:r>
          </w:p>
        </w:tc>
        <w:tc>
          <w:tcPr>
            <w:tcW w:w="1079" w:type="dxa"/>
            <w:tcBorders/>
          </w:tcPr>
          <w:p>
            <w:pPr>
              <w:pStyle w:val="Normal"/>
              <w:widowControl/>
              <w:spacing w:lineRule="auto" w:line="276" w:before="0" w:after="0"/>
              <w:ind w:end="90"/>
              <w:jc w:val="both"/>
              <w:rPr>
                <w:rFonts w:cs="Calibri" w:cstheme="minorHAnsi"/>
                <w:b/>
                <w:bCs/>
                <w:sz w:val="24"/>
              </w:rPr>
            </w:pPr>
            <w:r>
              <w:rPr>
                <w:rFonts w:eastAsia="Calibri" w:cs="Calibri" w:cstheme="minorHAnsi"/>
                <w:b/>
                <w:bCs/>
                <w:kern w:val="0"/>
                <w:sz w:val="24"/>
                <w:szCs w:val="22"/>
                <w:lang w:val="en-US" w:eastAsia="en-US" w:bidi="ar-SA"/>
              </w:rPr>
            </w:r>
          </w:p>
        </w:tc>
      </w:tr>
      <w:tr>
        <w:trPr/>
        <w:tc>
          <w:tcPr>
            <w:tcW w:w="1249" w:type="dxa"/>
            <w:tcBorders/>
          </w:tcPr>
          <w:p>
            <w:pPr>
              <w:pStyle w:val="Normal"/>
              <w:widowControl/>
              <w:spacing w:lineRule="auto" w:line="276" w:before="0" w:after="0"/>
              <w:ind w:end="90"/>
              <w:jc w:val="both"/>
              <w:rPr>
                <w:rFonts w:cs="Calibri" w:cstheme="minorHAnsi"/>
                <w:b/>
                <w:bCs/>
                <w:sz w:val="24"/>
              </w:rPr>
            </w:pPr>
            <w:r>
              <w:rPr>
                <w:rFonts w:eastAsia="Calibri" w:cs="Calibri" w:cstheme="minorHAnsi"/>
                <w:b/>
                <w:kern w:val="0"/>
                <w:sz w:val="24"/>
                <w:szCs w:val="22"/>
                <w:lang w:val="en-US" w:eastAsia="en-US" w:bidi="ar-SA"/>
              </w:rPr>
              <w:t>Ind. 35:</w:t>
            </w:r>
          </w:p>
        </w:tc>
        <w:tc>
          <w:tcPr>
            <w:tcW w:w="4892" w:type="dxa"/>
            <w:tcBorders/>
          </w:tcPr>
          <w:p>
            <w:pPr>
              <w:pStyle w:val="Normal"/>
              <w:widowControl/>
              <w:spacing w:lineRule="auto" w:line="276" w:before="0" w:after="0"/>
              <w:ind w:end="90"/>
              <w:jc w:val="both"/>
              <w:rPr>
                <w:rFonts w:cs="Calibri" w:cstheme="minorHAnsi"/>
                <w:b/>
                <w:sz w:val="24"/>
              </w:rPr>
            </w:pPr>
            <w:r>
              <w:rPr>
                <w:rFonts w:eastAsia="Calibri" w:cs="Calibri" w:cstheme="minorHAnsi"/>
                <w:b/>
                <w:kern w:val="0"/>
                <w:sz w:val="24"/>
                <w:szCs w:val="22"/>
                <w:lang w:val="en-US" w:eastAsia="en-US" w:bidi="ar-SA"/>
              </w:rPr>
              <w:t>Performance appraisal is carried out at pre-defined intervals and is documented.</w:t>
            </w:r>
          </w:p>
        </w:tc>
        <w:tc>
          <w:tcPr>
            <w:tcW w:w="932" w:type="dxa"/>
            <w:tcBorders/>
            <w:vAlign w:val="center"/>
          </w:tcPr>
          <w:p>
            <w:pPr>
              <w:pStyle w:val="Normal"/>
              <w:widowControl/>
              <w:spacing w:lineRule="auto" w:line="276" w:before="0" w:after="0"/>
              <w:ind w:end="90"/>
              <w:jc w:val="both"/>
              <w:rPr>
                <w:rFonts w:cs="Calibri" w:cstheme="minorHAnsi"/>
                <w:b/>
                <w:bCs/>
                <w:sz w:val="24"/>
              </w:rPr>
            </w:pPr>
            <w:r>
              <w:rPr>
                <w:rFonts w:eastAsia="Calibri" w:cs="Calibri" w:cstheme="minorHAnsi"/>
                <w:b/>
                <w:bCs/>
                <w:kern w:val="0"/>
                <w:sz w:val="24"/>
                <w:szCs w:val="22"/>
                <w:lang w:val="en-US" w:eastAsia="en-US" w:bidi="ar-SA"/>
              </w:rPr>
              <w:t>10</w:t>
            </w:r>
          </w:p>
        </w:tc>
        <w:tc>
          <w:tcPr>
            <w:tcW w:w="1293" w:type="dxa"/>
            <w:tcBorders/>
            <w:shd w:color="auto" w:fill="FFFF00" w:val="clear"/>
            <w:vAlign w:val="center"/>
          </w:tcPr>
          <w:p>
            <w:pPr>
              <w:pStyle w:val="Normal"/>
              <w:widowControl/>
              <w:spacing w:lineRule="auto" w:line="276" w:before="0" w:after="0"/>
              <w:ind w:end="90"/>
              <w:jc w:val="both"/>
              <w:rPr>
                <w:rFonts w:cs="Calibri" w:cstheme="minorHAnsi"/>
                <w:b/>
                <w:bCs/>
                <w:sz w:val="24"/>
              </w:rPr>
            </w:pPr>
            <w:r>
              <w:rPr>
                <w:rFonts w:eastAsia="Calibri" w:cs="Calibri" w:cstheme="minorHAnsi"/>
                <w:b/>
                <w:kern w:val="0"/>
                <w:sz w:val="24"/>
                <w:szCs w:val="22"/>
                <w:lang w:val="en-US" w:eastAsia="en-US" w:bidi="ar-SA"/>
              </w:rPr>
              <w:t>80%</w:t>
            </w:r>
          </w:p>
        </w:tc>
        <w:tc>
          <w:tcPr>
            <w:tcW w:w="1079" w:type="dxa"/>
            <w:tcBorders/>
          </w:tcPr>
          <w:p>
            <w:pPr>
              <w:pStyle w:val="Normal"/>
              <w:widowControl/>
              <w:spacing w:lineRule="auto" w:line="276" w:before="0" w:after="0"/>
              <w:ind w:end="90"/>
              <w:jc w:val="both"/>
              <w:rPr>
                <w:rFonts w:cs="Calibri" w:cstheme="minorHAnsi"/>
                <w:b/>
                <w:bCs/>
                <w:sz w:val="24"/>
              </w:rPr>
            </w:pPr>
            <w:r>
              <w:rPr>
                <w:rFonts w:eastAsia="Calibri" w:cs="Calibri" w:cstheme="minorHAnsi"/>
                <w:b/>
                <w:bCs/>
                <w:kern w:val="0"/>
                <w:sz w:val="24"/>
                <w:szCs w:val="22"/>
                <w:lang w:val="en-US" w:eastAsia="en-US" w:bidi="ar-SA"/>
              </w:rPr>
            </w:r>
          </w:p>
        </w:tc>
      </w:tr>
    </w:tbl>
    <w:p>
      <w:pPr>
        <w:pStyle w:val="Normal"/>
        <w:spacing w:lineRule="auto" w:line="276" w:before="120" w:after="120"/>
        <w:jc w:val="both"/>
        <w:rPr>
          <w:rFonts w:cs="Calibri" w:cstheme="minorHAnsi"/>
          <w:b/>
          <w:color w:val="C00000"/>
          <w:sz w:val="24"/>
          <w:szCs w:val="24"/>
        </w:rPr>
      </w:pPr>
      <w:r>
        <w:rPr>
          <w:rFonts w:cs="Calibri" w:cstheme="minorHAnsi"/>
          <w:b/>
          <w:color w:val="C00000"/>
          <w:sz w:val="24"/>
          <w:szCs w:val="24"/>
        </w:rPr>
      </w:r>
      <w:r>
        <w:br w:type="page"/>
      </w:r>
    </w:p>
    <w:p>
      <w:pPr>
        <w:pStyle w:val="Heading3"/>
        <w:spacing w:before="0" w:after="240"/>
        <w:rPr/>
      </w:pPr>
      <w:bookmarkStart w:id="176" w:name="_Toc418493993"/>
      <w:bookmarkStart w:id="177" w:name="_Toc378604417"/>
      <w:bookmarkStart w:id="178" w:name="_Toc514931017"/>
      <w:bookmarkStart w:id="179" w:name="_Toc483909832"/>
      <w:r>
        <w:rPr/>
        <w:t>Standard 10. HRM-4: Documented personal record for each staff member exists.</w:t>
      </w:r>
      <w:bookmarkEnd w:id="176"/>
      <w:bookmarkEnd w:id="177"/>
      <w:bookmarkEnd w:id="178"/>
      <w:bookmarkEnd w:id="179"/>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(36-36)</w:t>
      </w:r>
    </w:p>
    <w:p>
      <w:pPr>
        <w:pStyle w:val="Heading4"/>
        <w:shd w:val="clear" w:color="auto" w:fill="FF0000"/>
        <w:tabs>
          <w:tab w:val="clear" w:pos="900"/>
          <w:tab w:val="left" w:pos="990" w:leader="none"/>
        </w:tabs>
        <w:spacing w:lineRule="auto" w:line="276"/>
        <w:ind w:hanging="990" w:start="990"/>
        <w:rPr>
          <w:rFonts w:ascii="Calibri" w:hAnsi="Calibri" w:cs="Calibri" w:asciiTheme="minorHAnsi" w:cstheme="minorHAnsi" w:hAnsiTheme="minorHAnsi"/>
          <w:color w:themeColor="background1" w:val="FFFFFF"/>
        </w:rPr>
      </w:pPr>
      <w:bookmarkStart w:id="180" w:name="_Toc514931018"/>
      <w:bookmarkStart w:id="181" w:name="_Toc378604418"/>
      <w:bookmarkStart w:id="182" w:name="_Toc483909833"/>
      <w:r>
        <w:rPr>
          <w:rFonts w:cs="Calibri" w:ascii="Calibri" w:hAnsi="Calibri" w:asciiTheme="minorHAnsi" w:cstheme="minorHAnsi" w:hAnsiTheme="minorHAnsi"/>
          <w:color w:themeColor="background1" w:val="FFFFFF"/>
        </w:rPr>
        <w:t>Ind. 36: Personal files are maintained in respect of all full time/part time employees</w:t>
      </w:r>
      <w:bookmarkEnd w:id="180"/>
      <w:bookmarkEnd w:id="181"/>
      <w:bookmarkEnd w:id="182"/>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Randomly select 5-10 employees (either from a list of all employees, or by name identified during visits to laboratory sections). Ascertain if ALL have a human resource/personnel file having documented information regarding the employment contracts, qualification including copies of diplomas/transcripts, laboratory personnel licenses (where required), training and experience, records of radiation exposure (if applicable), records of continuing education, job description, date of employment, disciplinary background, evaluation reports and health status etc.</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8"/>
        </w:numPr>
        <w:spacing w:before="120" w:after="120"/>
        <w:jc w:val="both"/>
        <w:rPr>
          <w:rFonts w:cs="Calibri" w:cstheme="minorHAnsi"/>
          <w:sz w:val="24"/>
          <w:szCs w:val="24"/>
        </w:rPr>
      </w:pPr>
      <w:r>
        <w:rPr>
          <w:rFonts w:cs="Calibri" w:cstheme="minorHAnsi"/>
          <w:sz w:val="24"/>
          <w:szCs w:val="24"/>
        </w:rPr>
        <w:t>HR/Personal files of all employees having following information maintained:</w:t>
      </w:r>
    </w:p>
    <w:p>
      <w:pPr>
        <w:pStyle w:val="ListParagraph"/>
        <w:numPr>
          <w:ilvl w:val="0"/>
          <w:numId w:val="245"/>
        </w:numPr>
        <w:spacing w:before="120" w:after="120"/>
        <w:jc w:val="both"/>
        <w:rPr>
          <w:rFonts w:cs="Calibri" w:cstheme="minorHAnsi"/>
          <w:sz w:val="24"/>
          <w:szCs w:val="24"/>
        </w:rPr>
      </w:pPr>
      <w:r>
        <w:rPr>
          <w:rFonts w:cs="Calibri" w:ascii="Calibri" w:hAnsi="Calibri" w:asciiTheme="minorHAnsi" w:cstheme="minorHAnsi" w:hAnsiTheme="minorHAnsi"/>
          <w:sz w:val="24"/>
          <w:szCs w:val="24"/>
        </w:rPr>
        <w:t>Employees’ contracts showing date of employment</w:t>
      </w:r>
    </w:p>
    <w:p>
      <w:pPr>
        <w:pStyle w:val="ListParagraph"/>
        <w:numPr>
          <w:ilvl w:val="0"/>
          <w:numId w:val="245"/>
        </w:numPr>
        <w:spacing w:before="120" w:after="120"/>
        <w:jc w:val="both"/>
        <w:rPr>
          <w:rFonts w:cs="Calibri" w:cstheme="minorHAnsi"/>
          <w:sz w:val="24"/>
          <w:szCs w:val="24"/>
        </w:rPr>
      </w:pPr>
      <w:r>
        <w:rPr>
          <w:rFonts w:cs="Calibri" w:ascii="Calibri" w:hAnsi="Calibri" w:asciiTheme="minorHAnsi" w:cstheme="minorHAnsi" w:hAnsiTheme="minorHAnsi"/>
          <w:sz w:val="24"/>
          <w:szCs w:val="24"/>
        </w:rPr>
        <w:t>Copies of qualifications like degrees/diplomas/transcripts</w:t>
      </w:r>
    </w:p>
    <w:p>
      <w:pPr>
        <w:pStyle w:val="ListParagraph"/>
        <w:numPr>
          <w:ilvl w:val="0"/>
          <w:numId w:val="245"/>
        </w:numPr>
        <w:spacing w:before="120" w:after="120"/>
        <w:jc w:val="both"/>
        <w:rPr>
          <w:rFonts w:cs="Calibri" w:cstheme="minorHAnsi"/>
          <w:sz w:val="24"/>
          <w:szCs w:val="24"/>
        </w:rPr>
      </w:pPr>
      <w:r>
        <w:rPr>
          <w:rFonts w:cs="Calibri" w:ascii="Calibri" w:hAnsi="Calibri" w:asciiTheme="minorHAnsi" w:cstheme="minorHAnsi" w:hAnsiTheme="minorHAnsi"/>
          <w:sz w:val="24"/>
          <w:szCs w:val="24"/>
        </w:rPr>
        <w:t>Laboratory personnel licenses (where required)</w:t>
      </w:r>
    </w:p>
    <w:p>
      <w:pPr>
        <w:pStyle w:val="ListParagraph"/>
        <w:numPr>
          <w:ilvl w:val="0"/>
          <w:numId w:val="245"/>
        </w:numPr>
        <w:spacing w:before="120" w:after="120"/>
        <w:jc w:val="both"/>
        <w:rPr>
          <w:rFonts w:cs="Calibri" w:cstheme="minorHAnsi"/>
          <w:sz w:val="24"/>
          <w:szCs w:val="24"/>
        </w:rPr>
      </w:pPr>
      <w:r>
        <w:rPr>
          <w:rFonts w:cs="Calibri" w:ascii="Calibri" w:hAnsi="Calibri" w:asciiTheme="minorHAnsi" w:cstheme="minorHAnsi" w:hAnsiTheme="minorHAnsi"/>
          <w:sz w:val="24"/>
          <w:szCs w:val="24"/>
        </w:rPr>
        <w:t>Training and experience</w:t>
      </w:r>
    </w:p>
    <w:p>
      <w:pPr>
        <w:pStyle w:val="ListParagraph"/>
        <w:numPr>
          <w:ilvl w:val="0"/>
          <w:numId w:val="245"/>
        </w:numPr>
        <w:spacing w:before="120" w:after="120"/>
        <w:jc w:val="both"/>
        <w:rPr>
          <w:rFonts w:cs="Calibri" w:cstheme="minorHAnsi"/>
          <w:sz w:val="24"/>
          <w:szCs w:val="24"/>
        </w:rPr>
      </w:pPr>
      <w:r>
        <w:rPr>
          <w:rFonts w:cs="Calibri" w:ascii="Calibri" w:hAnsi="Calibri" w:asciiTheme="minorHAnsi" w:cstheme="minorHAnsi" w:hAnsiTheme="minorHAnsi"/>
          <w:sz w:val="24"/>
          <w:szCs w:val="24"/>
        </w:rPr>
        <w:t>Records continuing education</w:t>
      </w:r>
    </w:p>
    <w:p>
      <w:pPr>
        <w:pStyle w:val="ListParagraph"/>
        <w:numPr>
          <w:ilvl w:val="0"/>
          <w:numId w:val="245"/>
        </w:numPr>
        <w:spacing w:before="120" w:after="120"/>
        <w:jc w:val="both"/>
        <w:rPr>
          <w:rFonts w:cs="Calibri" w:cstheme="minorHAnsi"/>
          <w:sz w:val="24"/>
          <w:szCs w:val="24"/>
        </w:rPr>
      </w:pPr>
      <w:r>
        <w:rPr>
          <w:rFonts w:cs="Calibri" w:ascii="Calibri" w:hAnsi="Calibri" w:asciiTheme="minorHAnsi" w:cstheme="minorHAnsi" w:hAnsiTheme="minorHAnsi"/>
          <w:sz w:val="24"/>
          <w:szCs w:val="24"/>
        </w:rPr>
        <w:t>Job description</w:t>
      </w:r>
    </w:p>
    <w:p>
      <w:pPr>
        <w:pStyle w:val="ListParagraph"/>
        <w:numPr>
          <w:ilvl w:val="0"/>
          <w:numId w:val="245"/>
        </w:numPr>
        <w:spacing w:before="120" w:after="120"/>
        <w:jc w:val="both"/>
        <w:rPr>
          <w:rFonts w:cs="Calibri" w:cstheme="minorHAnsi"/>
          <w:sz w:val="24"/>
          <w:szCs w:val="24"/>
        </w:rPr>
      </w:pPr>
      <w:r>
        <w:rPr>
          <w:rFonts w:cs="Calibri" w:ascii="Calibri" w:hAnsi="Calibri" w:asciiTheme="minorHAnsi" w:cstheme="minorHAnsi" w:hAnsiTheme="minorHAnsi"/>
          <w:sz w:val="24"/>
          <w:szCs w:val="24"/>
        </w:rPr>
        <w:t>Disciplinary background</w:t>
      </w:r>
    </w:p>
    <w:p>
      <w:pPr>
        <w:pStyle w:val="ListParagraph"/>
        <w:numPr>
          <w:ilvl w:val="0"/>
          <w:numId w:val="245"/>
        </w:numPr>
        <w:spacing w:before="120" w:after="120"/>
        <w:jc w:val="both"/>
        <w:rPr>
          <w:rFonts w:cs="Calibri" w:cstheme="minorHAnsi"/>
          <w:sz w:val="24"/>
          <w:szCs w:val="24"/>
        </w:rPr>
      </w:pPr>
      <w:r>
        <w:rPr>
          <w:rFonts w:cs="Calibri" w:ascii="Calibri" w:hAnsi="Calibri" w:asciiTheme="minorHAnsi" w:cstheme="minorHAnsi" w:hAnsiTheme="minorHAnsi"/>
          <w:sz w:val="24"/>
          <w:szCs w:val="24"/>
        </w:rPr>
        <w:t>Evaluation reports</w:t>
      </w:r>
    </w:p>
    <w:p>
      <w:pPr>
        <w:pStyle w:val="ListParagraph"/>
        <w:numPr>
          <w:ilvl w:val="0"/>
          <w:numId w:val="245"/>
        </w:numPr>
        <w:spacing w:before="120" w:after="120"/>
        <w:jc w:val="both"/>
        <w:rPr>
          <w:rFonts w:cs="Calibri" w:cstheme="minorHAnsi"/>
          <w:sz w:val="24"/>
          <w:szCs w:val="24"/>
        </w:rPr>
      </w:pPr>
      <w:r>
        <w:rPr>
          <w:rFonts w:cs="Calibri" w:ascii="Calibri" w:hAnsi="Calibri" w:asciiTheme="minorHAnsi" w:cstheme="minorHAnsi" w:hAnsiTheme="minorHAnsi"/>
          <w:sz w:val="24"/>
          <w:szCs w:val="24"/>
        </w:rPr>
        <w:t>Health status etc.</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4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all reviewed files have documented information as applicable as above, then score as </w:t>
      </w:r>
      <w:r>
        <w:rPr>
          <w:rFonts w:cs="Calibri" w:ascii="Calibri" w:hAnsi="Calibri" w:asciiTheme="minorHAnsi" w:cstheme="minorHAnsi" w:hAnsiTheme="minorHAnsi"/>
          <w:b/>
          <w:sz w:val="24"/>
          <w:szCs w:val="24"/>
          <w:u w:val="single"/>
        </w:rPr>
        <w:t>fully met.</w:t>
      </w:r>
    </w:p>
    <w:p>
      <w:pPr>
        <w:pStyle w:val="ListParagraph"/>
        <w:numPr>
          <w:ilvl w:val="0"/>
          <w:numId w:val="4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any of the reviewed files do not contain all the required information, then score as </w:t>
      </w:r>
      <w:r>
        <w:rPr>
          <w:rFonts w:cs="Calibri" w:ascii="Calibri" w:hAnsi="Calibri" w:asciiTheme="minorHAnsi" w:cstheme="minorHAnsi" w:hAnsiTheme="minorHAnsi"/>
          <w:b/>
          <w:sz w:val="24"/>
          <w:szCs w:val="24"/>
          <w:u w:val="single"/>
        </w:rPr>
        <w:t>not met.</w:t>
      </w:r>
    </w:p>
    <w:p>
      <w:pPr>
        <w:pStyle w:val="Normal"/>
        <w:jc w:val="both"/>
        <w:rPr>
          <w:rFonts w:cs="Calibri" w:cstheme="minorHAnsi"/>
        </w:rPr>
      </w:pPr>
      <w:r>
        <w:rPr>
          <w:rFonts w:cs="Calibri" w:cstheme="minorHAnsi"/>
        </w:rPr>
      </w:r>
    </w:p>
    <w:p>
      <w:pPr>
        <w:pStyle w:val="Normal"/>
        <w:jc w:val="both"/>
        <w:rPr>
          <w:rFonts w:cs="Calibri" w:cstheme="minorHAnsi"/>
        </w:rPr>
      </w:pPr>
      <w:r>
        <w:rPr>
          <w:rFonts w:cs="Calibri" w:cstheme="minorHAnsi"/>
        </w:rPr>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ListParagraph"/>
              <w:widowControl/>
              <w:spacing w:before="0" w:after="20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540" w:type="dxa"/>
            <w:tcBorders/>
          </w:tcPr>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t>Personal Files</w:t>
            </w:r>
          </w:p>
          <w:p>
            <w:pPr>
              <w:pStyle w:val="Normal"/>
              <w:widowControl/>
              <w:spacing w:lineRule="auto" w:line="276" w:before="0" w:after="0"/>
              <w:jc w:val="both"/>
              <w:rPr>
                <w:rFonts w:cs="Calibri" w:cstheme="minorHAnsi"/>
                <w:sz w:val="24"/>
                <w:shd w:fill="FFFFFF" w:val="clear"/>
              </w:rPr>
            </w:pPr>
            <w:r>
              <w:rPr>
                <w:rFonts w:eastAsia="Calibri" w:cs="Calibri" w:cstheme="minorHAnsi"/>
                <w:kern w:val="0"/>
                <w:sz w:val="24"/>
                <w:szCs w:val="22"/>
                <w:shd w:fill="FFFFFF" w:val="clear"/>
                <w:lang w:val="en-US" w:eastAsia="en-US" w:bidi="ar-SA"/>
              </w:rPr>
              <w:t>The purpose of maintaining personal files is to keep an updated record of employees. The personal files of employees should be maintained because:</w:t>
            </w:r>
          </w:p>
          <w:p>
            <w:pPr>
              <w:pStyle w:val="ListParagraph"/>
              <w:widowControl/>
              <w:numPr>
                <w:ilvl w:val="0"/>
                <w:numId w:val="60"/>
              </w:numPr>
              <w:suppressAutoHyphens w:val="false"/>
              <w:spacing w:before="0" w:after="120"/>
              <w:contextualSpacing/>
              <w:jc w:val="both"/>
              <w:rPr>
                <w:rFonts w:ascii="Calibri" w:hAnsi="Calibri" w:cs="Calibri" w:asciiTheme="minorHAnsi" w:cstheme="minorHAnsi" w:hAnsiTheme="minorHAnsi"/>
                <w:sz w:val="24"/>
                <w:szCs w:val="24"/>
                <w:shd w:fill="FFFFFF" w:val="clear"/>
              </w:rPr>
            </w:pPr>
            <w:r>
              <w:rPr>
                <w:rFonts w:cs="Calibri" w:ascii="Calibri" w:hAnsi="Calibri" w:asciiTheme="minorHAnsi" w:cstheme="minorHAnsi" w:hAnsiTheme="minorHAnsi"/>
                <w:kern w:val="0"/>
                <w:sz w:val="24"/>
                <w:szCs w:val="24"/>
                <w:shd w:fill="FFFFFF" w:val="clear"/>
                <w:lang w:val="en-US" w:bidi="ar-SA"/>
              </w:rPr>
              <w:t>It makes good business sense to have accurate information handy and organized when you want to use it for official purpose.</w:t>
            </w:r>
          </w:p>
          <w:p>
            <w:pPr>
              <w:pStyle w:val="ListParagraph"/>
              <w:widowControl/>
              <w:numPr>
                <w:ilvl w:val="0"/>
                <w:numId w:val="60"/>
              </w:numPr>
              <w:suppressAutoHyphens w:val="false"/>
              <w:spacing w:before="0" w:after="12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kern w:val="0"/>
                <w:sz w:val="24"/>
                <w:szCs w:val="24"/>
                <w:shd w:fill="FFFFFF" w:val="clear"/>
                <w:lang w:val="en-US" w:bidi="ar-SA"/>
              </w:rPr>
              <w:t>Immediate supervisors will eventually encounter the need to produce documentation about employee performance and work history</w:t>
            </w:r>
          </w:p>
          <w:p>
            <w:pPr>
              <w:pStyle w:val="ListParagraph"/>
              <w:widowControl/>
              <w:numPr>
                <w:ilvl w:val="0"/>
                <w:numId w:val="60"/>
              </w:numPr>
              <w:suppressAutoHyphens w:val="false"/>
              <w:spacing w:before="0" w:after="12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kern w:val="0"/>
                <w:sz w:val="24"/>
                <w:szCs w:val="24"/>
                <w:shd w:fill="FFFFFF" w:val="clear"/>
                <w:lang w:val="en-US" w:bidi="ar-SA"/>
              </w:rPr>
              <w:t>Some employee records are required by federal or provincial government/other agencies and must be kept in the personal files. Organizing the record of employees in a proper manner makes access easy.</w:t>
            </w:r>
          </w:p>
          <w:p>
            <w:pPr>
              <w:pStyle w:val="Normal"/>
              <w:widowControl/>
              <w:spacing w:lineRule="auto" w:line="276" w:before="0" w:after="0"/>
              <w:jc w:val="both"/>
              <w:rPr>
                <w:rFonts w:cs="Calibri" w:cstheme="minorHAnsi"/>
                <w:sz w:val="24"/>
                <w:shd w:fill="FFFFFF" w:val="clear"/>
              </w:rPr>
            </w:pPr>
            <w:r>
              <w:rPr>
                <w:rFonts w:eastAsia="Calibri" w:cs="Calibri" w:cstheme="minorHAnsi"/>
                <w:kern w:val="0"/>
                <w:sz w:val="24"/>
                <w:szCs w:val="22"/>
                <w:lang w:val="en-US" w:eastAsia="en-US" w:bidi="ar-SA"/>
              </w:rPr>
              <w:t xml:space="preserve">The personal file of each employee is very confidential and access to the file is only allowed after the approval from a competent authority. </w:t>
            </w:r>
            <w:r>
              <w:rPr>
                <w:rFonts w:eastAsia="Calibri" w:cs="Calibri" w:cstheme="minorHAnsi"/>
                <w:kern w:val="0"/>
                <w:sz w:val="24"/>
                <w:szCs w:val="22"/>
                <w:shd w:fill="FFFFFF" w:val="clear"/>
                <w:lang w:val="en-US" w:eastAsia="en-US" w:bidi="ar-SA"/>
              </w:rPr>
              <w:t>Access to information about employees should be strictly limited to those people in the HCE who need to use it for official purposes. Since unauthorized access to personal files can result into severe repercussions, any breach in this connection should make the responsible person liable to severe penalties. It should be ensured that personal files (hard and soft copies) are stored in a secure physical location and are not left unattended even during working hours. When asked by the people outside the organization to provide "verification" of certain employment information about the employee/s of the HCE, it should be ensured that only the information which has been authorized by the employee/s is released. Employment verifications are usually required to support such things as mortgage applications, credit applications etc. Employee authorization should be in writing and specify the information they wish you to reveal. Tell your employee the policy is designed for his/her protection.</w:t>
            </w:r>
          </w:p>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t>Contents of Personal Files</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The Human Resource (HR) Departments in the good organizations customarily maintain the following documents in the personal file of each employee in a standard manner;</w:t>
            </w:r>
          </w:p>
          <w:p>
            <w:pPr>
              <w:pStyle w:val="ListParagraph"/>
              <w:widowControl/>
              <w:numPr>
                <w:ilvl w:val="0"/>
                <w:numId w:val="61"/>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Curriculum Vitae</w:t>
            </w:r>
          </w:p>
          <w:p>
            <w:pPr>
              <w:pStyle w:val="ListParagraph"/>
              <w:widowControl/>
              <w:numPr>
                <w:ilvl w:val="0"/>
                <w:numId w:val="61"/>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Offer letter </w:t>
            </w:r>
          </w:p>
          <w:p>
            <w:pPr>
              <w:pStyle w:val="ListParagraph"/>
              <w:widowControl/>
              <w:numPr>
                <w:ilvl w:val="0"/>
                <w:numId w:val="61"/>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Contract copy and JD</w:t>
            </w:r>
          </w:p>
          <w:p>
            <w:pPr>
              <w:pStyle w:val="ListParagraph"/>
              <w:widowControl/>
              <w:numPr>
                <w:ilvl w:val="0"/>
                <w:numId w:val="61"/>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Joining report </w:t>
            </w:r>
          </w:p>
          <w:p>
            <w:pPr>
              <w:pStyle w:val="ListParagraph"/>
              <w:widowControl/>
              <w:numPr>
                <w:ilvl w:val="0"/>
                <w:numId w:val="61"/>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Photograph (two, blue background, passport size)</w:t>
            </w:r>
          </w:p>
          <w:p>
            <w:pPr>
              <w:pStyle w:val="ListParagraph"/>
              <w:widowControl/>
              <w:numPr>
                <w:ilvl w:val="0"/>
                <w:numId w:val="61"/>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CNIC copy</w:t>
            </w:r>
          </w:p>
          <w:p>
            <w:pPr>
              <w:pStyle w:val="ListParagraph"/>
              <w:widowControl/>
              <w:numPr>
                <w:ilvl w:val="0"/>
                <w:numId w:val="61"/>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Copies of documents pertaining to all academic and professional qualifications </w:t>
            </w:r>
          </w:p>
          <w:p>
            <w:pPr>
              <w:pStyle w:val="ListParagraph"/>
              <w:widowControl/>
              <w:numPr>
                <w:ilvl w:val="0"/>
                <w:numId w:val="61"/>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Copies of trainings/certifications</w:t>
            </w:r>
          </w:p>
          <w:p>
            <w:pPr>
              <w:pStyle w:val="ListParagraph"/>
              <w:widowControl/>
              <w:numPr>
                <w:ilvl w:val="0"/>
                <w:numId w:val="61"/>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Salary slip/certificate (previous employer)</w:t>
            </w:r>
          </w:p>
          <w:p>
            <w:pPr>
              <w:pStyle w:val="ListParagraph"/>
              <w:widowControl/>
              <w:numPr>
                <w:ilvl w:val="0"/>
                <w:numId w:val="61"/>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Experience certificate</w:t>
            </w:r>
          </w:p>
          <w:p>
            <w:pPr>
              <w:pStyle w:val="ListParagraph"/>
              <w:widowControl/>
              <w:numPr>
                <w:ilvl w:val="0"/>
                <w:numId w:val="61"/>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Official email account issuance form</w:t>
            </w:r>
          </w:p>
          <w:p>
            <w:pPr>
              <w:pStyle w:val="ListParagraph"/>
              <w:widowControl/>
              <w:numPr>
                <w:ilvl w:val="0"/>
                <w:numId w:val="61"/>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Reference form/background check </w:t>
            </w:r>
          </w:p>
          <w:p>
            <w:pPr>
              <w:pStyle w:val="ListParagraph"/>
              <w:widowControl/>
              <w:numPr>
                <w:ilvl w:val="0"/>
                <w:numId w:val="61"/>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Medical/personal information form</w:t>
            </w:r>
          </w:p>
          <w:p>
            <w:pPr>
              <w:pStyle w:val="ListParagraph"/>
              <w:widowControl/>
              <w:numPr>
                <w:ilvl w:val="0"/>
                <w:numId w:val="61"/>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Information for employee/business card</w:t>
            </w:r>
          </w:p>
          <w:p>
            <w:pPr>
              <w:pStyle w:val="ListParagraph"/>
              <w:widowControl/>
              <w:numPr>
                <w:ilvl w:val="0"/>
                <w:numId w:val="61"/>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Leave forms (if any)</w:t>
            </w:r>
          </w:p>
          <w:p>
            <w:pPr>
              <w:pStyle w:val="ListParagraph"/>
              <w:widowControl/>
              <w:numPr>
                <w:ilvl w:val="0"/>
                <w:numId w:val="61"/>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Notice (if any)</w:t>
            </w:r>
          </w:p>
          <w:p>
            <w:pPr>
              <w:pStyle w:val="ListParagraph"/>
              <w:widowControl/>
              <w:numPr>
                <w:ilvl w:val="0"/>
                <w:numId w:val="61"/>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Performance Evaluation Form</w:t>
            </w:r>
          </w:p>
          <w:p>
            <w:pPr>
              <w:pStyle w:val="ListParagraph"/>
              <w:widowControl/>
              <w:numPr>
                <w:ilvl w:val="0"/>
                <w:numId w:val="61"/>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In-service trainings</w:t>
            </w:r>
          </w:p>
          <w:p>
            <w:pPr>
              <w:pStyle w:val="ListParagraph"/>
              <w:widowControl/>
              <w:numPr>
                <w:ilvl w:val="0"/>
                <w:numId w:val="61"/>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Salary Increment/Promotion</w:t>
            </w:r>
          </w:p>
          <w:p>
            <w:pPr>
              <w:pStyle w:val="ListParagraph"/>
              <w:widowControl/>
              <w:numPr>
                <w:ilvl w:val="0"/>
                <w:numId w:val="61"/>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Resignation/termination letter (whichever is received in the HRD)</w:t>
            </w:r>
          </w:p>
          <w:p>
            <w:pPr>
              <w:pStyle w:val="ListParagraph"/>
              <w:widowControl/>
              <w:numPr>
                <w:ilvl w:val="0"/>
                <w:numId w:val="61"/>
              </w:numPr>
              <w:suppressAutoHyphens w:val="false"/>
              <w:spacing w:before="0" w:after="120"/>
              <w:contextualSpacing/>
              <w:jc w:val="both"/>
              <w:rPr>
                <w:rStyle w:val="IntenseReference"/>
                <w:rFonts w:ascii="Calibri" w:hAnsi="Calibri" w:cs="Calibri" w:asciiTheme="minorHAnsi" w:cstheme="minorHAnsi" w:hAnsiTheme="minorHAnsi"/>
                <w:b w:val="false"/>
                <w:bCs w:val="false"/>
                <w:caps w:val="false"/>
                <w:smallCaps w:val="false"/>
                <w:sz w:val="24"/>
                <w:szCs w:val="24"/>
              </w:rPr>
            </w:pPr>
            <w:r>
              <w:rPr>
                <w:rFonts w:cs="Calibri" w:ascii="Calibri" w:hAnsi="Calibri" w:asciiTheme="minorHAnsi" w:cstheme="minorHAnsi" w:hAnsiTheme="minorHAnsi"/>
                <w:kern w:val="0"/>
                <w:sz w:val="24"/>
                <w:szCs w:val="24"/>
                <w:lang w:val="en-US" w:bidi="ar-SA"/>
              </w:rPr>
              <w:t>Exit interview form (whenever employee leaves office)</w:t>
            </w:r>
          </w:p>
          <w:p>
            <w:pPr>
              <w:pStyle w:val="Normal"/>
              <w:widowControl/>
              <w:spacing w:lineRule="auto" w:line="276" w:before="240" w:after="0"/>
              <w:ind w:hanging="284" w:start="284"/>
              <w:jc w:val="both"/>
              <w:rPr>
                <w:rFonts w:cs="Calibri" w:cstheme="minorHAnsi"/>
                <w:sz w:val="24"/>
              </w:rPr>
            </w:pPr>
            <w:r>
              <w:rPr>
                <w:rFonts w:eastAsia="Calibri" w:cs="Calibri" w:cstheme="minorHAnsi"/>
                <w:kern w:val="0"/>
                <w:sz w:val="24"/>
                <w:szCs w:val="22"/>
                <w:lang w:val="en-US" w:eastAsia="en-US" w:bidi="ar-SA"/>
              </w:rPr>
              <w:t xml:space="preserve">Review the Personal Files and check the following are maintained: </w:t>
            </w:r>
          </w:p>
          <w:p>
            <w:pPr>
              <w:pStyle w:val="ListParagraph"/>
              <w:widowControl/>
              <w:numPr>
                <w:ilvl w:val="0"/>
                <w:numId w:val="6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Qualifications of the staff member.</w:t>
            </w:r>
          </w:p>
          <w:p>
            <w:pPr>
              <w:pStyle w:val="ListParagraph"/>
              <w:widowControl/>
              <w:numPr>
                <w:ilvl w:val="0"/>
                <w:numId w:val="6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Record of in-service education/training. </w:t>
            </w:r>
          </w:p>
          <w:p>
            <w:pPr>
              <w:pStyle w:val="ListParagraph"/>
              <w:widowControl/>
              <w:numPr>
                <w:ilvl w:val="0"/>
                <w:numId w:val="6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Job description as applicable.</w:t>
            </w:r>
          </w:p>
          <w:p>
            <w:pPr>
              <w:pStyle w:val="ListParagraph"/>
              <w:widowControl/>
              <w:numPr>
                <w:ilvl w:val="0"/>
                <w:numId w:val="6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Work history / disciplinary background.</w:t>
            </w:r>
          </w:p>
          <w:p>
            <w:pPr>
              <w:pStyle w:val="ListParagraph"/>
              <w:widowControl/>
              <w:numPr>
                <w:ilvl w:val="0"/>
                <w:numId w:val="6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Results of evaluations.</w:t>
            </w:r>
          </w:p>
          <w:p>
            <w:pPr>
              <w:pStyle w:val="ListParagraph"/>
              <w:widowControl/>
              <w:numPr>
                <w:ilvl w:val="0"/>
                <w:numId w:val="6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Personal files contain record of health status of employee.</w:t>
            </w:r>
          </w:p>
        </w:tc>
      </w:tr>
    </w:tbl>
    <w:p>
      <w:pPr>
        <w:pStyle w:val="Normal"/>
        <w:jc w:val="both"/>
        <w:rPr>
          <w:rFonts w:cs="Calibri" w:cstheme="minorHAnsi"/>
        </w:rPr>
      </w:pPr>
      <w:r>
        <w:rPr>
          <w:rFonts w:cs="Calibri" w:cstheme="minorHAnsi"/>
        </w:rPr>
      </w:r>
    </w:p>
    <w:p>
      <w:pPr>
        <w:pStyle w:val="Normal"/>
        <w:rPr>
          <w:rFonts w:cs="Calibri" w:cstheme="minorHAnsi"/>
          <w:b/>
          <w:sz w:val="28"/>
          <w:szCs w:val="28"/>
        </w:rPr>
      </w:pPr>
      <w:r>
        <w:rPr>
          <w:rFonts w:cs="Calibri" w:cstheme="minorHAnsi"/>
          <w:b/>
          <w:sz w:val="28"/>
          <w:szCs w:val="28"/>
        </w:rPr>
      </w:r>
      <w:r>
        <w:br w:type="page"/>
      </w:r>
    </w:p>
    <w:p>
      <w:pPr>
        <w:pStyle w:val="Normal"/>
        <w:spacing w:before="0" w:after="0"/>
        <w:ind w:end="90"/>
        <w:jc w:val="both"/>
        <w:rPr>
          <w:rFonts w:cs="Calibri" w:cstheme="minorHAnsi"/>
          <w:b/>
          <w:sz w:val="28"/>
          <w:szCs w:val="28"/>
        </w:rPr>
      </w:pPr>
      <w:r>
        <w:rPr>
          <w:rFonts w:cs="Calibri" w:cstheme="minorHAnsi"/>
          <w:b/>
          <w:sz w:val="28"/>
          <w:szCs w:val="28"/>
        </w:rPr>
        <w:t>Assessment Scoring Matrix</w:t>
      </w:r>
    </w:p>
    <w:p>
      <w:pPr>
        <w:pStyle w:val="Normal"/>
        <w:spacing w:before="0" w:after="0"/>
        <w:ind w:end="90"/>
        <w:jc w:val="both"/>
        <w:rPr>
          <w:rFonts w:cs="Calibri" w:cstheme="minorHAnsi"/>
          <w:sz w:val="24"/>
          <w:szCs w:val="24"/>
        </w:rPr>
      </w:pPr>
      <w:r>
        <w:rPr>
          <w:rFonts w:cs="Calibri" w:cstheme="minorHAnsi"/>
          <w:sz w:val="24"/>
          <w:szCs w:val="24"/>
        </w:rPr>
        <w:t xml:space="preserve">There is a documented personnel record for each staff member. </w:t>
      </w:r>
    </w:p>
    <w:p>
      <w:pPr>
        <w:pStyle w:val="Normal"/>
        <w:spacing w:before="0" w:after="0"/>
        <w:ind w:end="90"/>
        <w:jc w:val="both"/>
        <w:rPr>
          <w:rFonts w:cs="Calibri" w:cstheme="minorHAnsi"/>
          <w:b/>
          <w:bCs/>
          <w:sz w:val="32"/>
          <w:szCs w:val="32"/>
        </w:rPr>
      </w:pPr>
      <w:r>
        <w:rPr>
          <w:rFonts w:cs="Calibri" w:cstheme="minorHAnsi"/>
          <w:b/>
          <w:bCs/>
          <w:sz w:val="32"/>
          <w:szCs w:val="32"/>
        </w:rPr>
      </w:r>
    </w:p>
    <w:tbl>
      <w:tblPr>
        <w:tblStyle w:val="TableGrid"/>
        <w:tblW w:w="95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260"/>
        <w:gridCol w:w="4589"/>
        <w:gridCol w:w="991"/>
        <w:gridCol w:w="1530"/>
        <w:gridCol w:w="1170"/>
      </w:tblGrid>
      <w:tr>
        <w:trPr/>
        <w:tc>
          <w:tcPr>
            <w:tcW w:w="5849" w:type="dxa"/>
            <w:gridSpan w:val="2"/>
            <w:tcBorders/>
            <w:shd w:color="auto" w:fill="F2F2F2" w:themeFill="background1" w:themeFillShade="f2" w:val="clear"/>
          </w:tcPr>
          <w:p>
            <w:pPr>
              <w:pStyle w:val="Normal"/>
              <w:widowControl/>
              <w:spacing w:lineRule="auto" w:line="276" w:before="0" w:after="0"/>
              <w:jc w:val="both"/>
              <w:rPr>
                <w:rFonts w:cs="Calibri" w:cstheme="minorHAnsi"/>
                <w:b/>
                <w:sz w:val="24"/>
              </w:rPr>
            </w:pPr>
            <w:r>
              <w:rPr>
                <w:rFonts w:eastAsia="Calibri" w:cs="Calibri" w:cstheme="minorHAnsi"/>
                <w:b/>
                <w:kern w:val="0"/>
                <w:sz w:val="24"/>
                <w:szCs w:val="22"/>
                <w:lang w:val="en-US" w:eastAsia="en-US" w:bidi="ar-SA"/>
              </w:rPr>
              <w:t>Indicator 36</w:t>
            </w:r>
          </w:p>
        </w:tc>
        <w:tc>
          <w:tcPr>
            <w:tcW w:w="991" w:type="dxa"/>
            <w:tcBorders/>
            <w:shd w:color="auto" w:fill="F2F2F2" w:themeFill="background1" w:themeFillShade="f2" w:val="clear"/>
          </w:tcPr>
          <w:p>
            <w:pPr>
              <w:pStyle w:val="Normal"/>
              <w:widowControl/>
              <w:spacing w:lineRule="auto" w:line="276" w:before="0" w:after="0"/>
              <w:jc w:val="both"/>
              <w:rPr>
                <w:rFonts w:cs="Calibri" w:cstheme="minorHAnsi"/>
                <w:b/>
                <w:sz w:val="24"/>
              </w:rPr>
            </w:pPr>
            <w:r>
              <w:rPr>
                <w:rFonts w:eastAsia="Calibri" w:cs="Calibri" w:cstheme="minorHAnsi"/>
                <w:b/>
                <w:kern w:val="0"/>
                <w:sz w:val="24"/>
                <w:szCs w:val="22"/>
                <w:lang w:val="en-US" w:eastAsia="en-US" w:bidi="ar-SA"/>
              </w:rPr>
              <w:t>Max. Score</w:t>
            </w:r>
          </w:p>
        </w:tc>
        <w:tc>
          <w:tcPr>
            <w:tcW w:w="1530" w:type="dxa"/>
            <w:tcBorders/>
            <w:shd w:color="auto" w:fill="F2F2F2" w:themeFill="background1" w:themeFillShade="f2" w:val="clear"/>
          </w:tcPr>
          <w:p>
            <w:pPr>
              <w:pStyle w:val="Normal"/>
              <w:widowControl/>
              <w:spacing w:lineRule="auto" w:line="276" w:before="0" w:after="0"/>
              <w:jc w:val="both"/>
              <w:rPr>
                <w:rFonts w:cs="Calibri" w:cstheme="minorHAnsi"/>
                <w:b/>
                <w:sz w:val="24"/>
              </w:rPr>
            </w:pPr>
            <w:r>
              <w:rPr>
                <w:rFonts w:eastAsia="Calibri" w:cs="Calibri" w:cstheme="minorHAnsi"/>
                <w:b/>
                <w:kern w:val="0"/>
                <w:sz w:val="24"/>
                <w:szCs w:val="22"/>
                <w:lang w:val="en-US" w:eastAsia="en-US" w:bidi="ar-SA"/>
              </w:rPr>
              <w:t>Weightage</w:t>
            </w:r>
          </w:p>
        </w:tc>
        <w:tc>
          <w:tcPr>
            <w:tcW w:w="1170" w:type="dxa"/>
            <w:tcBorders/>
            <w:shd w:color="auto" w:fill="F2F2F2" w:themeFill="background1" w:themeFillShade="f2" w:val="clear"/>
          </w:tcPr>
          <w:p>
            <w:pPr>
              <w:pStyle w:val="Normal"/>
              <w:widowControl/>
              <w:spacing w:lineRule="auto" w:line="276" w:before="0" w:after="0"/>
              <w:jc w:val="both"/>
              <w:rPr>
                <w:rFonts w:cs="Calibri" w:cstheme="minorHAnsi"/>
                <w:b/>
                <w:sz w:val="24"/>
              </w:rPr>
            </w:pPr>
            <w:r>
              <w:rPr>
                <w:rFonts w:eastAsia="Calibri" w:cs="Calibri" w:cstheme="minorHAnsi"/>
                <w:b/>
                <w:kern w:val="0"/>
                <w:sz w:val="24"/>
                <w:szCs w:val="22"/>
                <w:lang w:val="en-US" w:eastAsia="en-US" w:bidi="ar-SA"/>
              </w:rPr>
              <w:t>Grading Score</w:t>
            </w:r>
          </w:p>
        </w:tc>
      </w:tr>
      <w:tr>
        <w:trPr/>
        <w:tc>
          <w:tcPr>
            <w:tcW w:w="1260" w:type="dxa"/>
            <w:tcBorders/>
            <w:vAlign w:val="center"/>
          </w:tcPr>
          <w:p>
            <w:pPr>
              <w:pStyle w:val="Normal"/>
              <w:widowControl/>
              <w:spacing w:lineRule="auto" w:line="276" w:before="0" w:after="0"/>
              <w:ind w:end="90"/>
              <w:jc w:val="both"/>
              <w:rPr>
                <w:rFonts w:cs="Calibri" w:cstheme="minorHAnsi"/>
                <w:b/>
                <w:bCs/>
                <w:sz w:val="28"/>
                <w:szCs w:val="32"/>
              </w:rPr>
            </w:pPr>
            <w:r>
              <w:rPr>
                <w:rFonts w:eastAsia="Calibri" w:cs="Calibri" w:cstheme="minorHAnsi"/>
                <w:b/>
                <w:kern w:val="0"/>
                <w:sz w:val="28"/>
                <w:szCs w:val="32"/>
                <w:lang w:val="en-US" w:eastAsia="en-US" w:bidi="ar-SA"/>
              </w:rPr>
              <w:t>Ind. 36:</w:t>
            </w:r>
          </w:p>
        </w:tc>
        <w:tc>
          <w:tcPr>
            <w:tcW w:w="4589" w:type="dxa"/>
            <w:tcBorders/>
          </w:tcPr>
          <w:p>
            <w:pPr>
              <w:pStyle w:val="Normal"/>
              <w:widowControl/>
              <w:spacing w:lineRule="auto" w:line="276" w:before="0" w:after="0"/>
              <w:ind w:end="90"/>
              <w:jc w:val="both"/>
              <w:rPr>
                <w:rFonts w:cs="Calibri" w:cstheme="minorHAnsi"/>
                <w:b/>
                <w:sz w:val="24"/>
              </w:rPr>
            </w:pPr>
            <w:r>
              <w:rPr>
                <w:rFonts w:eastAsia="Calibri" w:cs="Calibri" w:cstheme="minorHAnsi"/>
                <w:b/>
                <w:kern w:val="0"/>
                <w:sz w:val="24"/>
                <w:szCs w:val="22"/>
                <w:lang w:val="en-US" w:eastAsia="en-US" w:bidi="ar-SA"/>
              </w:rPr>
              <w:t>The personal files are maintained and contain information regarding the employee’s qualification/education, in-service training, disciplinary background, evaluation results and health status.</w:t>
            </w:r>
          </w:p>
        </w:tc>
        <w:tc>
          <w:tcPr>
            <w:tcW w:w="991" w:type="dxa"/>
            <w:tcBorders/>
            <w:vAlign w:val="center"/>
          </w:tcPr>
          <w:p>
            <w:pPr>
              <w:pStyle w:val="Normal"/>
              <w:widowControl/>
              <w:spacing w:lineRule="auto" w:line="276" w:before="0" w:after="0"/>
              <w:ind w:end="90"/>
              <w:jc w:val="both"/>
              <w:rPr>
                <w:rFonts w:cs="Calibri" w:cstheme="minorHAnsi"/>
                <w:b/>
                <w:bCs/>
                <w:sz w:val="24"/>
              </w:rPr>
            </w:pPr>
            <w:r>
              <w:rPr>
                <w:rFonts w:eastAsia="Calibri" w:cs="Calibri" w:cstheme="minorHAnsi"/>
                <w:b/>
                <w:kern w:val="0"/>
                <w:sz w:val="24"/>
                <w:szCs w:val="22"/>
                <w:lang w:val="en-US" w:eastAsia="en-US" w:bidi="ar-SA"/>
              </w:rPr>
              <w:t>10</w:t>
            </w:r>
          </w:p>
        </w:tc>
        <w:tc>
          <w:tcPr>
            <w:tcW w:w="1530" w:type="dxa"/>
            <w:tcBorders/>
            <w:shd w:color="auto" w:fill="FF0000" w:val="clear"/>
            <w:vAlign w:val="center"/>
          </w:tcPr>
          <w:p>
            <w:pPr>
              <w:pStyle w:val="Normal"/>
              <w:widowControl/>
              <w:spacing w:lineRule="auto" w:line="276" w:before="0" w:after="0"/>
              <w:ind w:end="90"/>
              <w:jc w:val="both"/>
              <w:rPr>
                <w:rFonts w:cs="Calibri" w:cstheme="minorHAnsi"/>
                <w:b/>
                <w:bCs/>
                <w:color w:themeColor="background1" w:val="FFFFFF"/>
                <w:sz w:val="24"/>
              </w:rPr>
            </w:pPr>
            <w:r>
              <w:rPr>
                <w:rFonts w:eastAsia="Calibri" w:cs="Calibri" w:cstheme="minorHAnsi"/>
                <w:b/>
                <w:color w:themeColor="background1" w:val="FFFFFF"/>
                <w:kern w:val="0"/>
                <w:sz w:val="24"/>
                <w:szCs w:val="22"/>
                <w:lang w:val="en-US" w:eastAsia="en-US" w:bidi="ar-SA"/>
              </w:rPr>
              <w:t>100%</w:t>
            </w:r>
          </w:p>
        </w:tc>
        <w:tc>
          <w:tcPr>
            <w:tcW w:w="1170" w:type="dxa"/>
            <w:tcBorders/>
          </w:tcPr>
          <w:p>
            <w:pPr>
              <w:pStyle w:val="Normal"/>
              <w:widowControl/>
              <w:spacing w:lineRule="auto" w:line="276" w:before="0" w:after="0"/>
              <w:ind w:end="90"/>
              <w:jc w:val="both"/>
              <w:rPr>
                <w:rFonts w:cs="Calibri" w:cstheme="minorHAnsi"/>
                <w:b/>
                <w:bCs/>
                <w:sz w:val="24"/>
              </w:rPr>
            </w:pPr>
            <w:r>
              <w:rPr>
                <w:rFonts w:eastAsia="Calibri" w:cs="Calibri" w:cstheme="minorHAnsi"/>
                <w:b/>
                <w:bCs/>
                <w:kern w:val="0"/>
                <w:sz w:val="24"/>
                <w:szCs w:val="22"/>
                <w:lang w:val="en-US" w:eastAsia="en-US" w:bidi="ar-SA"/>
              </w:rPr>
            </w:r>
          </w:p>
        </w:tc>
      </w:tr>
    </w:tbl>
    <w:p>
      <w:pPr>
        <w:pStyle w:val="Normal"/>
        <w:jc w:val="both"/>
        <w:rPr>
          <w:rFonts w:cs="Calibri" w:cstheme="minorHAnsi"/>
        </w:rPr>
      </w:pPr>
      <w:r>
        <w:rPr>
          <w:rFonts w:cs="Calibri" w:cstheme="minorHAnsi"/>
        </w:rPr>
      </w:r>
    </w:p>
    <w:p>
      <w:pPr>
        <w:pStyle w:val="Normal"/>
        <w:rPr>
          <w:rFonts w:eastAsia="Times New Roman" w:cs="Calibri" w:cstheme="minorHAnsi"/>
          <w:b/>
          <w:bCs/>
          <w:color w:val="C00000"/>
          <w:spacing w:val="2"/>
          <w:sz w:val="32"/>
          <w:szCs w:val="20"/>
        </w:rPr>
      </w:pPr>
      <w:r>
        <w:rPr>
          <w:rFonts w:eastAsia="Times New Roman" w:cs="Calibri" w:cstheme="minorHAnsi"/>
          <w:b/>
          <w:bCs/>
          <w:color w:val="C00000"/>
          <w:spacing w:val="2"/>
          <w:sz w:val="32"/>
          <w:szCs w:val="20"/>
        </w:rPr>
      </w:r>
      <w:bookmarkStart w:id="183" w:name="_Toc483909834"/>
      <w:bookmarkStart w:id="184" w:name="_Toc483909834"/>
      <w:r>
        <w:br w:type="page"/>
      </w:r>
    </w:p>
    <w:p>
      <w:pPr>
        <w:pStyle w:val="Heading3"/>
        <w:spacing w:before="0" w:after="240"/>
        <w:ind w:hanging="1980" w:start="1980"/>
        <w:rPr/>
      </w:pPr>
      <w:bookmarkStart w:id="185" w:name="_Toc483909834"/>
      <w:bookmarkStart w:id="186" w:name="_Toc514931019"/>
      <w:r>
        <w:rPr/>
        <w:t>Standard 11. HRM-5: In-service staff capacity building record is documented.</w:t>
      </w:r>
      <w:bookmarkEnd w:id="185"/>
      <w:bookmarkEnd w:id="186"/>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(37-38)</w:t>
      </w:r>
    </w:p>
    <w:p>
      <w:pPr>
        <w:pStyle w:val="Heading4"/>
        <w:shd w:val="clear" w:color="auto" w:fill="FFFF00"/>
        <w:spacing w:lineRule="auto" w:line="276"/>
        <w:rPr>
          <w:rFonts w:ascii="Calibri" w:hAnsi="Calibri" w:cs="Calibri" w:asciiTheme="minorHAnsi" w:cstheme="minorHAnsi" w:hAnsiTheme="minorHAnsi"/>
        </w:rPr>
      </w:pPr>
      <w:bookmarkStart w:id="187" w:name="_Toc483909835"/>
      <w:bookmarkStart w:id="188" w:name="_Toc514931020"/>
      <w:r>
        <w:rPr>
          <w:rFonts w:cs="Calibri" w:ascii="Calibri" w:hAnsi="Calibri" w:asciiTheme="minorHAnsi" w:cstheme="minorHAnsi" w:hAnsiTheme="minorHAnsi"/>
        </w:rPr>
        <w:t>Ind. 37:  In-service training plan for staff members is available</w:t>
      </w:r>
      <w:bookmarkEnd w:id="188"/>
      <w:r>
        <w:rPr>
          <w:rFonts w:cs="Calibri" w:ascii="Calibri" w:hAnsi="Calibri" w:asciiTheme="minorHAnsi" w:cstheme="minorHAnsi" w:hAnsiTheme="minorHAnsi"/>
          <w:sz w:val="24"/>
        </w:rPr>
        <w:t xml:space="preserve"> </w:t>
      </w:r>
      <w:bookmarkEnd w:id="187"/>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 xml:space="preserve">Review the plans for capacity building of staff of various categories and confirm that they were imparted the required training. </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jc w:val="both"/>
        <w:rPr>
          <w:rFonts w:cs="Calibri" w:cstheme="minorHAnsi"/>
          <w:sz w:val="24"/>
          <w:szCs w:val="24"/>
        </w:rPr>
      </w:pPr>
      <w:r>
        <w:rPr>
          <w:rFonts w:cs="Calibri" w:cstheme="minorHAnsi"/>
          <w:sz w:val="24"/>
          <w:szCs w:val="24"/>
        </w:rPr>
        <w:t>Documented plan showing listing of staff including all categories for in service trainings/capacity building.</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63"/>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in service training plan exists as above, then score as </w:t>
      </w:r>
      <w:r>
        <w:rPr>
          <w:rFonts w:cs="Calibri" w:ascii="Calibri" w:hAnsi="Calibri" w:asciiTheme="minorHAnsi" w:cstheme="minorHAnsi" w:hAnsiTheme="minorHAnsi"/>
          <w:b/>
          <w:sz w:val="24"/>
          <w:szCs w:val="24"/>
          <w:u w:val="single"/>
        </w:rPr>
        <w:t>fully met.</w:t>
      </w:r>
    </w:p>
    <w:p>
      <w:pPr>
        <w:pStyle w:val="ListParagraph"/>
        <w:numPr>
          <w:ilvl w:val="0"/>
          <w:numId w:val="63"/>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in service training plan exists for up to 80% of staff, then score as </w:t>
      </w:r>
      <w:r>
        <w:rPr>
          <w:rFonts w:cs="Calibri" w:ascii="Calibri" w:hAnsi="Calibri" w:asciiTheme="minorHAnsi" w:cstheme="minorHAnsi" w:hAnsiTheme="minorHAnsi"/>
          <w:b/>
          <w:sz w:val="24"/>
          <w:szCs w:val="24"/>
          <w:u w:val="single"/>
        </w:rPr>
        <w:t>partially met.</w:t>
      </w:r>
    </w:p>
    <w:p>
      <w:pPr>
        <w:pStyle w:val="ListParagraph"/>
        <w:numPr>
          <w:ilvl w:val="0"/>
          <w:numId w:val="63"/>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training plan for less than 80% of employees,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ind w:hanging="990" w:start="990"/>
        <w:rPr>
          <w:rFonts w:ascii="Calibri" w:hAnsi="Calibri" w:cs="Calibri" w:asciiTheme="minorHAnsi" w:cstheme="minorHAnsi" w:hAnsiTheme="minorHAnsi"/>
          <w:color w:themeColor="background1" w:val="FFFFFF"/>
        </w:rPr>
      </w:pPr>
      <w:bookmarkStart w:id="189" w:name="_Toc514931021"/>
      <w:bookmarkStart w:id="190" w:name="_Toc483909836"/>
      <w:r>
        <w:rPr>
          <w:rFonts w:cs="Calibri" w:ascii="Calibri" w:hAnsi="Calibri" w:asciiTheme="minorHAnsi" w:cstheme="minorHAnsi" w:hAnsiTheme="minorHAnsi"/>
          <w:color w:themeColor="background1" w:val="FFFFFF"/>
        </w:rPr>
        <w:t>Ind. 38: ALL records of in-service training and education are contained in the personal files</w:t>
      </w:r>
      <w:bookmarkEnd w:id="189"/>
      <w:bookmarkEnd w:id="190"/>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Review the representative sample of personal files for in service training record.</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jc w:val="both"/>
        <w:rPr>
          <w:rFonts w:ascii="Calibri" w:hAnsi="Calibri" w:cs="Calibri" w:asciiTheme="minorHAnsi" w:cstheme="minorHAnsi" w:hAnsiTheme="minorHAnsi"/>
          <w:sz w:val="24"/>
          <w:szCs w:val="24"/>
        </w:rPr>
      </w:pPr>
      <w:r>
        <w:rPr>
          <w:rFonts w:cs="Calibri" w:cstheme="minorHAnsi"/>
          <w:sz w:val="24"/>
          <w:szCs w:val="24"/>
        </w:rPr>
        <w:t xml:space="preserve">Record of attendance to support that in service training was actually conducted. </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63"/>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all the reviewed files contain documentation of in-service education/trainings (when relevant to the individual) and the employee’s education, then score as </w:t>
      </w:r>
      <w:r>
        <w:rPr>
          <w:rFonts w:cs="Calibri" w:ascii="Calibri" w:hAnsi="Calibri" w:asciiTheme="minorHAnsi" w:cstheme="minorHAnsi" w:hAnsiTheme="minorHAnsi"/>
          <w:b/>
          <w:sz w:val="24"/>
          <w:szCs w:val="24"/>
          <w:u w:val="single"/>
        </w:rPr>
        <w:t>fully met.</w:t>
      </w:r>
    </w:p>
    <w:p>
      <w:pPr>
        <w:pStyle w:val="ListParagraph"/>
        <w:numPr>
          <w:ilvl w:val="0"/>
          <w:numId w:val="63"/>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any file does not document relevant in-service training, or does not document the employee’s education, then score as </w:t>
      </w:r>
      <w:r>
        <w:rPr>
          <w:rFonts w:cs="Calibri" w:ascii="Calibri" w:hAnsi="Calibri" w:asciiTheme="minorHAnsi" w:cstheme="minorHAnsi" w:hAnsiTheme="minorHAnsi"/>
          <w:b/>
          <w:sz w:val="24"/>
          <w:szCs w:val="24"/>
          <w:u w:val="single"/>
        </w:rPr>
        <w:t>not met.</w:t>
      </w:r>
    </w:p>
    <w:p>
      <w:pPr>
        <w:pStyle w:val="ListParagraph"/>
        <w:spacing w:before="120" w:after="120"/>
        <w:ind w:start="284"/>
        <w:jc w:val="both"/>
        <w:rPr>
          <w:rFonts w:ascii="Calibri" w:hAnsi="Calibri" w:cs="Calibri" w:asciiTheme="minorHAnsi" w:cstheme="minorHAnsi" w:hAnsiTheme="minorHAnsi"/>
          <w:b/>
          <w:sz w:val="24"/>
          <w:szCs w:val="24"/>
          <w:u w:val="single"/>
        </w:rPr>
      </w:pPr>
      <w:r>
        <w:rPr>
          <w:rFonts w:cs="Calibri" w:cstheme="minorHAnsi"/>
          <w:b/>
          <w:sz w:val="24"/>
          <w:szCs w:val="24"/>
          <w:u w:val="single"/>
        </w:rPr>
      </w:r>
    </w:p>
    <w:p>
      <w:pPr>
        <w:pStyle w:val="ListParagraph"/>
        <w:spacing w:before="120" w:after="120"/>
        <w:ind w:start="284"/>
        <w:jc w:val="both"/>
        <w:rPr>
          <w:rFonts w:ascii="Calibri" w:hAnsi="Calibri" w:cs="Calibri" w:asciiTheme="minorHAnsi" w:cstheme="minorHAnsi" w:hAnsiTheme="minorHAnsi"/>
          <w:b/>
          <w:sz w:val="24"/>
          <w:szCs w:val="24"/>
          <w:u w:val="single"/>
        </w:rPr>
      </w:pPr>
      <w:r>
        <w:rPr>
          <w:rFonts w:cs="Calibri" w:cstheme="minorHAnsi"/>
          <w:b/>
          <w:sz w:val="24"/>
          <w:szCs w:val="24"/>
          <w:u w:val="single"/>
        </w:rPr>
      </w:r>
    </w:p>
    <w:p>
      <w:pPr>
        <w:pStyle w:val="ListParagraph"/>
        <w:spacing w:before="120" w:after="120"/>
        <w:ind w:start="284"/>
        <w:jc w:val="both"/>
        <w:rPr>
          <w:rFonts w:ascii="Calibri" w:hAnsi="Calibri" w:cs="Calibri" w:asciiTheme="minorHAnsi" w:cstheme="minorHAnsi" w:hAnsiTheme="minorHAnsi"/>
          <w:sz w:val="24"/>
          <w:szCs w:val="24"/>
        </w:rPr>
      </w:pPr>
      <w:r>
        <w:rPr>
          <w:rFonts w:cs="Calibri" w:cstheme="minorHAnsi"/>
          <w:sz w:val="24"/>
          <w:szCs w:val="24"/>
        </w:rPr>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ListParagraph"/>
              <w:widowControl/>
              <w:spacing w:before="0" w:after="20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540" w:type="dxa"/>
            <w:tcBorders/>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The plans for capacity building of staff of various categories should be present in written form. Every employee should be provided the opportunity to participate in various capacity building programs according to the plan.</w:t>
            </w:r>
          </w:p>
          <w:p>
            <w:pPr>
              <w:pStyle w:val="Normal"/>
              <w:widowControl/>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t>In Service Training and Education Record</w:t>
            </w:r>
          </w:p>
          <w:p>
            <w:pPr>
              <w:pStyle w:val="Normal"/>
              <w:widowControl/>
              <w:spacing w:lineRule="auto" w:line="276" w:before="0" w:after="0"/>
              <w:ind w:end="120"/>
              <w:jc w:val="both"/>
              <w:rPr>
                <w:rFonts w:cs="Calibri" w:cstheme="minorHAnsi"/>
                <w:sz w:val="24"/>
                <w:szCs w:val="24"/>
              </w:rPr>
            </w:pPr>
            <w:r>
              <w:rPr>
                <w:rFonts w:eastAsia="Calibri" w:cs="Calibri" w:cstheme="minorHAnsi"/>
                <w:kern w:val="0"/>
                <w:sz w:val="24"/>
                <w:szCs w:val="24"/>
                <w:lang w:val="en-US" w:eastAsia="en-US" w:bidi="ar-SA"/>
              </w:rPr>
              <w:t>The HR Department will be responsible for maintaining the following documents in the personnel file of each employee of the laboratory;</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Curriculum Vitae</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Photograph (two, blue background, passport size)</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CNIC copy</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Copies of documents pertaining to all academic and professional qualifications</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Copies of trainings/certifications</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Salary slip/certificate (previous employer)</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Experience certificate</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Offer letter</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Contract copy and JD</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Joining report</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Official email account issuance form</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Reference form/background check</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Medical/personal information form</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Information for employee/business card</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Leave forms (if any)</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Notice (if any)</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Performance Evaluation Form</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In-service trainings</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Salary Increment/Promotion</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Resignation/termination letter (whichever is received in the HRD)</w:t>
            </w:r>
          </w:p>
          <w:p>
            <w:pPr>
              <w:pStyle w:val="Normal"/>
              <w:widowControl/>
              <w:numPr>
                <w:ilvl w:val="0"/>
                <w:numId w:val="64"/>
              </w:numPr>
              <w:tabs>
                <w:tab w:val="clear" w:pos="720"/>
                <w:tab w:val="left" w:pos="8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Exit interview form (whenever employee leaves office)</w:t>
            </w:r>
          </w:p>
          <w:p>
            <w:pPr>
              <w:pStyle w:val="Normal"/>
              <w:widowControl/>
              <w:spacing w:lineRule="auto" w:line="240" w:before="0" w:after="0"/>
              <w:ind w:end="-144"/>
              <w:contextualSpacing/>
              <w:jc w:val="both"/>
              <w:rPr>
                <w:rFonts w:cs="Calibri" w:cstheme="minorHAnsi"/>
                <w:sz w:val="24"/>
                <w:lang w:val="en-GB"/>
              </w:rPr>
            </w:pPr>
            <w:r>
              <w:rPr>
                <w:rFonts w:eastAsia="Calibri" w:cs="Calibri" w:cstheme="minorHAnsi"/>
                <w:kern w:val="0"/>
                <w:sz w:val="24"/>
                <w:szCs w:val="22"/>
                <w:lang w:val="en-GB" w:eastAsia="en-US" w:bidi="ar-SA"/>
              </w:rPr>
            </w:r>
          </w:p>
        </w:tc>
      </w:tr>
    </w:tbl>
    <w:p>
      <w:pPr>
        <w:pStyle w:val="Normal"/>
        <w:jc w:val="both"/>
        <w:rPr>
          <w:rFonts w:cs="Calibri" w:cstheme="minorHAnsi"/>
        </w:rPr>
      </w:pPr>
      <w:r>
        <w:rPr>
          <w:rFonts w:cs="Calibri" w:cstheme="minorHAnsi"/>
        </w:rPr>
      </w:r>
    </w:p>
    <w:p>
      <w:pPr>
        <w:pStyle w:val="Normal"/>
        <w:rPr>
          <w:rFonts w:cs="Calibri" w:cstheme="minorHAnsi"/>
        </w:rPr>
      </w:pPr>
      <w:r>
        <w:rPr>
          <w:rFonts w:cs="Calibri" w:cstheme="minorHAnsi"/>
        </w:rPr>
      </w:r>
      <w:r>
        <w:br w:type="page"/>
      </w:r>
    </w:p>
    <w:p>
      <w:pPr>
        <w:pStyle w:val="Normal"/>
        <w:spacing w:lineRule="auto" w:line="240" w:before="0" w:after="120"/>
        <w:ind w:hanging="2970" w:start="2970"/>
        <w:jc w:val="both"/>
        <w:rPr>
          <w:rFonts w:cs="Calibri" w:cstheme="minorHAnsi"/>
          <w:b/>
          <w:color w:val="FF0000"/>
          <w:sz w:val="32"/>
          <w:szCs w:val="32"/>
        </w:rPr>
      </w:pPr>
      <w:r>
        <w:rPr>
          <w:rFonts w:cs="Calibri" w:cstheme="minorHAnsi"/>
          <w:b/>
          <w:color w:val="FF0000"/>
          <w:sz w:val="32"/>
          <w:szCs w:val="32"/>
        </w:rPr>
        <w:t xml:space="preserve">Standard 12. HRM-6: There is a process for collecting, verifying and evaluating the credentials (education, registration, training and experience) of laboratory professionals including doctors, technologists and others.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(39-40)</w:t>
      </w:r>
    </w:p>
    <w:p>
      <w:pPr>
        <w:pStyle w:val="Heading4"/>
        <w:shd w:val="clear" w:color="auto" w:fill="FF0000"/>
        <w:tabs>
          <w:tab w:val="clear" w:pos="900"/>
          <w:tab w:val="left" w:pos="990" w:leader="none"/>
        </w:tabs>
        <w:spacing w:lineRule="auto" w:line="276"/>
        <w:ind w:hanging="900" w:start="900"/>
        <w:rPr>
          <w:rFonts w:ascii="Calibri" w:hAnsi="Calibri" w:cs="Calibri" w:asciiTheme="minorHAnsi" w:cstheme="minorHAnsi" w:hAnsiTheme="minorHAnsi"/>
          <w:color w:themeColor="background1" w:val="FFFFFF"/>
        </w:rPr>
      </w:pPr>
      <w:bookmarkStart w:id="191" w:name="_Toc378604423"/>
      <w:bookmarkStart w:id="192" w:name="_Toc514931022"/>
      <w:bookmarkStart w:id="193" w:name="_Toc483909837"/>
      <w:r>
        <w:rPr>
          <w:rFonts w:cs="Calibri" w:ascii="Calibri" w:hAnsi="Calibri" w:asciiTheme="minorHAnsi" w:cstheme="minorHAnsi" w:hAnsiTheme="minorHAnsi"/>
          <w:color w:themeColor="background1" w:val="FFFFFF"/>
        </w:rPr>
        <w:t>Ind. 39: System for verification of documents and certificates of employees exists in the laboratory</w:t>
      </w:r>
      <w:bookmarkEnd w:id="192"/>
      <w:bookmarkEnd w:id="193"/>
      <w:r>
        <w:rPr>
          <w:rFonts w:cs="Calibri" w:ascii="Calibri" w:hAnsi="Calibri" w:asciiTheme="minorHAnsi" w:cstheme="minorHAnsi" w:hAnsiTheme="minorHAnsi"/>
          <w:color w:themeColor="background1" w:val="FFFFFF"/>
        </w:rPr>
        <w:t xml:space="preserve"> </w:t>
      </w:r>
      <w:bookmarkEnd w:id="191"/>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Assessor has to look for the way the laboratory validates that its staff has the appropriate and required documents that demonstrate that they are legally permitted to perform the duty for which they are appointed. There should be a process to validate the accuracy of these documents (there are multiple examples internationally of fraudulent “credentials”). The lab should have verified the documents with the primary source – such as the university or the training organization. Professionals qualifications should be currently registered with the respective professional council or body.</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cs="Calibri" w:cstheme="minorHAnsi"/>
          <w:b/>
          <w:bCs/>
          <w:sz w:val="24"/>
          <w:szCs w:val="24"/>
        </w:rPr>
      </w:pPr>
      <w:r>
        <w:rPr>
          <w:rFonts w:cs="Calibri" w:cstheme="minorHAnsi"/>
          <w:sz w:val="24"/>
          <w:szCs w:val="24"/>
        </w:rPr>
        <w:t>Existence of a process for verification of documents with the primary source – such as the university or the training organization or the professional councils.</w:t>
      </w:r>
    </w:p>
    <w:p>
      <w:pPr>
        <w:pStyle w:val="ListParagraph"/>
        <w:numPr>
          <w:ilvl w:val="0"/>
          <w:numId w:val="243"/>
        </w:numPr>
        <w:spacing w:before="120" w:after="120"/>
        <w:ind w:hanging="284" w:start="284"/>
        <w:jc w:val="both"/>
        <w:rPr>
          <w:rFonts w:cs="Calibri" w:cstheme="minorHAnsi"/>
          <w:b/>
          <w:bCs/>
          <w:sz w:val="24"/>
          <w:szCs w:val="24"/>
        </w:rPr>
      </w:pPr>
      <w:r>
        <w:rPr>
          <w:rFonts w:cs="Calibri" w:cstheme="minorHAnsi"/>
          <w:sz w:val="24"/>
          <w:szCs w:val="24"/>
        </w:rPr>
        <w:t>Evidence that the p</w:t>
      </w:r>
      <w:r>
        <w:rPr>
          <w:rFonts w:cs="Calibri" w:ascii="Calibri" w:hAnsi="Calibri" w:asciiTheme="minorHAnsi" w:cstheme="minorHAnsi" w:hAnsiTheme="minorHAnsi"/>
          <w:sz w:val="24"/>
          <w:szCs w:val="24"/>
        </w:rPr>
        <w:t xml:space="preserve">rofessional </w:t>
      </w:r>
      <w:r>
        <w:rPr>
          <w:rFonts w:cs="Calibri" w:cstheme="minorHAnsi"/>
          <w:sz w:val="24"/>
          <w:szCs w:val="24"/>
        </w:rPr>
        <w:t xml:space="preserve">qualifications </w:t>
      </w:r>
      <w:r>
        <w:rPr>
          <w:rFonts w:cs="Calibri" w:ascii="Calibri" w:hAnsi="Calibri" w:asciiTheme="minorHAnsi" w:cstheme="minorHAnsi" w:hAnsiTheme="minorHAnsi"/>
          <w:sz w:val="24"/>
          <w:szCs w:val="24"/>
        </w:rPr>
        <w:t>area currently registered with the</w:t>
      </w:r>
      <w:r>
        <w:rPr>
          <w:rFonts w:cs="Calibri" w:cstheme="minorHAnsi"/>
          <w:sz w:val="24"/>
          <w:szCs w:val="24"/>
        </w:rPr>
        <w:t xml:space="preserve"> respective</w:t>
      </w:r>
      <w:r>
        <w:rPr>
          <w:rFonts w:cs="Calibri" w:ascii="Calibri" w:hAnsi="Calibri" w:asciiTheme="minorHAnsi" w:cstheme="minorHAnsi" w:hAnsiTheme="minorHAnsi"/>
          <w:sz w:val="24"/>
          <w:szCs w:val="24"/>
        </w:rPr>
        <w:t xml:space="preserve"> professional council or body</w:t>
      </w:r>
    </w:p>
    <w:p>
      <w:pPr>
        <w:pStyle w:val="Normal"/>
        <w:spacing w:before="120" w:after="120"/>
        <w:jc w:val="both"/>
        <w:rPr>
          <w:rFonts w:cs="Calibri" w:cstheme="minorHAnsi"/>
          <w:b/>
          <w:bCs/>
          <w:sz w:val="24"/>
          <w:szCs w:val="24"/>
        </w:rPr>
      </w:pPr>
      <w:r>
        <w:rPr>
          <w:rFonts w:cs="Calibri" w:cstheme="minorHAnsi"/>
          <w:b/>
          <w:bCs/>
          <w:sz w:val="24"/>
          <w:szCs w:val="24"/>
        </w:rPr>
        <w:t>Scoring:</w:t>
      </w:r>
    </w:p>
    <w:p>
      <w:pPr>
        <w:pStyle w:val="ListParagraph"/>
        <w:numPr>
          <w:ilvl w:val="0"/>
          <w:numId w:val="65"/>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a clearly defined process to validate the “credentials” of ALL staff members, then score as </w:t>
      </w:r>
      <w:r>
        <w:rPr>
          <w:rFonts w:cs="Calibri" w:ascii="Calibri" w:hAnsi="Calibri" w:asciiTheme="minorHAnsi" w:cstheme="minorHAnsi" w:hAnsiTheme="minorHAnsi"/>
          <w:b/>
          <w:sz w:val="24"/>
          <w:szCs w:val="24"/>
          <w:u w:val="single"/>
        </w:rPr>
        <w:t>fully met.</w:t>
      </w:r>
    </w:p>
    <w:p>
      <w:pPr>
        <w:pStyle w:val="ListParagraph"/>
        <w:numPr>
          <w:ilvl w:val="0"/>
          <w:numId w:val="65"/>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Since this is an important legal as well as a patient safety issue, if there is no recognized process to validate the “credentials”, then score as </w:t>
      </w:r>
      <w:r>
        <w:rPr>
          <w:rFonts w:cs="Calibri" w:ascii="Calibri" w:hAnsi="Calibri" w:asciiTheme="minorHAnsi" w:cstheme="minorHAnsi" w:hAnsiTheme="minorHAnsi"/>
          <w:b/>
          <w:sz w:val="24"/>
          <w:szCs w:val="24"/>
          <w:u w:val="single"/>
        </w:rPr>
        <w:t>not met.</w:t>
      </w:r>
    </w:p>
    <w:p>
      <w:pPr>
        <w:pStyle w:val="Heading4"/>
        <w:shd w:val="clear" w:color="auto" w:fill="FF0000"/>
        <w:tabs>
          <w:tab w:val="clear" w:pos="900"/>
          <w:tab w:val="left" w:pos="1080" w:leader="none"/>
        </w:tabs>
        <w:spacing w:lineRule="auto" w:line="276"/>
        <w:ind w:hanging="990" w:start="990"/>
        <w:rPr>
          <w:rFonts w:ascii="Calibri" w:hAnsi="Calibri" w:cs="Calibri" w:asciiTheme="minorHAnsi" w:cstheme="minorHAnsi" w:hAnsiTheme="minorHAnsi"/>
          <w:color w:themeColor="background1" w:val="FFFFFF"/>
        </w:rPr>
      </w:pPr>
      <w:bookmarkStart w:id="194" w:name="_Toc514931023"/>
      <w:bookmarkStart w:id="195" w:name="_Toc378604424"/>
      <w:bookmarkStart w:id="196" w:name="_Toc483909838"/>
      <w:r>
        <w:rPr>
          <w:rFonts w:cs="Calibri" w:ascii="Calibri" w:hAnsi="Calibri" w:asciiTheme="minorHAnsi" w:cstheme="minorHAnsi" w:hAnsiTheme="minorHAnsi"/>
          <w:color w:themeColor="background1" w:val="FFFFFF"/>
        </w:rPr>
        <w:t>Ind. 40: Verification of credentials/documents is done in the laboratory for any newly added qualification/training certificate</w:t>
      </w:r>
      <w:bookmarkEnd w:id="194"/>
      <w:bookmarkEnd w:id="195"/>
      <w:bookmarkEnd w:id="196"/>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 xml:space="preserve">Randomly select the human resource/personal files of representative sample of the technical and others staff and review these files to determine if all newly added certificates are validated. </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b/>
          <w:bCs/>
          <w:sz w:val="24"/>
          <w:szCs w:val="24"/>
        </w:rPr>
      </w:pPr>
      <w:r>
        <w:rPr>
          <w:rFonts w:cs="Calibri" w:cstheme="minorHAnsi"/>
          <w:sz w:val="24"/>
          <w:szCs w:val="24"/>
        </w:rPr>
        <w:t>Existence of a process for verification of newly added documents with the primary source.</w:t>
      </w:r>
    </w:p>
    <w:p>
      <w:pPr>
        <w:pStyle w:val="ListParagraph"/>
        <w:numPr>
          <w:ilvl w:val="0"/>
          <w:numId w:val="243"/>
        </w:numPr>
        <w:spacing w:before="120" w:after="120"/>
        <w:ind w:hanging="284" w:start="284"/>
        <w:jc w:val="both"/>
        <w:rPr>
          <w:rFonts w:ascii="Calibri" w:hAnsi="Calibri" w:cs="Calibri" w:asciiTheme="minorHAnsi" w:cstheme="minorHAnsi" w:hAnsiTheme="minorHAnsi"/>
          <w:b/>
          <w:bCs/>
          <w:sz w:val="24"/>
          <w:szCs w:val="24"/>
        </w:rPr>
      </w:pPr>
      <w:r>
        <w:rPr>
          <w:rFonts w:cs="Calibri" w:cstheme="minorHAnsi"/>
          <w:sz w:val="24"/>
          <w:szCs w:val="24"/>
        </w:rPr>
        <w:t>All newly added documents are either found verified or are in the process of verification.</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66"/>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ALL reviewed new certificates are verified, then score as </w:t>
      </w:r>
      <w:r>
        <w:rPr>
          <w:rFonts w:cs="Calibri" w:ascii="Calibri" w:hAnsi="Calibri" w:asciiTheme="minorHAnsi" w:cstheme="minorHAnsi" w:hAnsiTheme="minorHAnsi"/>
          <w:b/>
          <w:sz w:val="24"/>
          <w:szCs w:val="24"/>
          <w:u w:val="single"/>
        </w:rPr>
        <w:t>fully met.</w:t>
      </w:r>
    </w:p>
    <w:p>
      <w:pPr>
        <w:pStyle w:val="ListParagraph"/>
        <w:numPr>
          <w:ilvl w:val="0"/>
          <w:numId w:val="66"/>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verification of newly added certificates is not documented, then score as </w:t>
      </w:r>
      <w:r>
        <w:rPr>
          <w:rFonts w:cs="Calibri" w:ascii="Calibri" w:hAnsi="Calibri" w:asciiTheme="minorHAnsi" w:cstheme="minorHAnsi" w:hAnsiTheme="minorHAnsi"/>
          <w:b/>
          <w:sz w:val="24"/>
          <w:szCs w:val="24"/>
          <w:u w:val="single"/>
        </w:rPr>
        <w:t>not met.</w:t>
      </w:r>
    </w:p>
    <w:p>
      <w:pPr>
        <w:pStyle w:val="Normal"/>
        <w:rPr>
          <w:rFonts w:eastAsia="Calibri" w:cs="Calibri" w:cstheme="minorHAnsi"/>
          <w:sz w:val="24"/>
          <w:szCs w:val="24"/>
          <w:lang w:eastAsia="ar-SA"/>
        </w:rPr>
      </w:pPr>
      <w:r>
        <w:rPr>
          <w:rFonts w:eastAsia="Calibri" w:cs="Calibri" w:cstheme="minorHAnsi"/>
          <w:sz w:val="24"/>
          <w:szCs w:val="24"/>
          <w:lang w:eastAsia="ar-SA"/>
        </w:rPr>
      </w:r>
      <w:r>
        <w:br w:type="page"/>
      </w:r>
    </w:p>
    <w:p>
      <w:pPr>
        <w:pStyle w:val="ListParagraph"/>
        <w:spacing w:before="0" w:after="120"/>
        <w:ind w:start="284"/>
        <w:jc w:val="both"/>
        <w:rPr>
          <w:rFonts w:ascii="Calibri" w:hAnsi="Calibri" w:cs="Calibri" w:asciiTheme="minorHAnsi" w:cstheme="minorHAnsi" w:hAnsiTheme="minorHAnsi"/>
          <w:sz w:val="24"/>
          <w:szCs w:val="24"/>
        </w:rPr>
      </w:pPr>
      <w:r>
        <w:rPr>
          <w:rFonts w:cs="Calibri" w:cstheme="minorHAnsi"/>
          <w:sz w:val="24"/>
          <w:szCs w:val="24"/>
        </w:rPr>
      </w:r>
    </w:p>
    <w:p>
      <w:pPr>
        <w:pStyle w:val="ListParagraph"/>
        <w:spacing w:before="0" w:after="0"/>
        <w:ind w:start="360" w:end="90"/>
        <w:jc w:val="center"/>
        <w:rPr>
          <w:rFonts w:ascii="Calibri" w:hAnsi="Calibri" w:cs="Calibri" w:asciiTheme="minorHAnsi" w:cstheme="minorHAnsi" w:hAnsiTheme="minorHAnsi"/>
          <w:b/>
          <w:sz w:val="32"/>
          <w:szCs w:val="28"/>
        </w:rPr>
      </w:pPr>
      <w:r>
        <w:rPr>
          <w:rFonts w:cs="Calibri" w:ascii="Calibri" w:hAnsi="Calibri" w:asciiTheme="minorHAnsi" w:cstheme="minorHAnsi" w:hAnsiTheme="minorHAnsi"/>
          <w:b/>
          <w:sz w:val="32"/>
          <w:szCs w:val="28"/>
        </w:rPr>
        <w:t>Assessment Scoring Matrix</w:t>
      </w:r>
    </w:p>
    <w:p>
      <w:pPr>
        <w:pStyle w:val="Normal"/>
        <w:spacing w:before="0" w:after="0"/>
        <w:ind w:end="90"/>
        <w:jc w:val="both"/>
        <w:rPr>
          <w:rFonts w:cs="Calibri" w:cstheme="minorHAnsi"/>
          <w:b/>
          <w:bCs/>
          <w:sz w:val="28"/>
          <w:szCs w:val="32"/>
        </w:rPr>
      </w:pPr>
      <w:r>
        <w:rPr>
          <w:rFonts w:cs="Calibri" w:cstheme="minorHAnsi"/>
          <w:b/>
          <w:sz w:val="28"/>
          <w:szCs w:val="32"/>
        </w:rPr>
        <w:t>Standard 12.</w:t>
      </w:r>
      <w:r>
        <w:rPr>
          <w:rFonts w:cs="Calibri" w:cstheme="minorHAnsi"/>
          <w:b/>
          <w:bCs/>
          <w:sz w:val="28"/>
          <w:szCs w:val="32"/>
        </w:rPr>
        <w:t xml:space="preserve"> </w:t>
      </w:r>
      <w:r>
        <w:rPr>
          <w:rFonts w:cs="Calibri" w:cstheme="minorHAnsi"/>
          <w:b/>
          <w:sz w:val="28"/>
          <w:szCs w:val="32"/>
        </w:rPr>
        <w:t>HRM: There is a process for collecting, verifying and evaluating the credentials (education, registration, training and experience) of medical professionals including physicians, nurses, pharmacists and others permitted to provide patient care without supervision.</w:t>
      </w:r>
    </w:p>
    <w:tbl>
      <w:tblPr>
        <w:tblStyle w:val="TableGrid"/>
        <w:tblW w:w="9327"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1227"/>
        <w:gridCol w:w="4499"/>
        <w:gridCol w:w="900"/>
        <w:gridCol w:w="1531"/>
        <w:gridCol w:w="1170"/>
      </w:tblGrid>
      <w:tr>
        <w:trPr>
          <w:trHeight w:val="722" w:hRule="atLeast"/>
        </w:trPr>
        <w:tc>
          <w:tcPr>
            <w:tcW w:w="5726" w:type="dxa"/>
            <w:gridSpan w:val="2"/>
            <w:tcBorders/>
          </w:tcPr>
          <w:p>
            <w:pPr>
              <w:pStyle w:val="Normal"/>
              <w:widowControl/>
              <w:spacing w:lineRule="auto" w:line="276" w:before="0" w:after="0"/>
              <w:jc w:val="both"/>
              <w:rPr>
                <w:rFonts w:cs="Calibri" w:cstheme="minorHAnsi"/>
                <w:b/>
                <w:sz w:val="24"/>
              </w:rPr>
            </w:pPr>
            <w:r>
              <w:rPr>
                <w:rFonts w:eastAsia="Calibri" w:cs="Calibri" w:cstheme="minorHAnsi"/>
                <w:b/>
                <w:kern w:val="0"/>
                <w:sz w:val="24"/>
                <w:szCs w:val="22"/>
                <w:lang w:val="en-US" w:eastAsia="en-US" w:bidi="ar-SA"/>
              </w:rPr>
              <w:t>Indicator 39</w:t>
            </w:r>
          </w:p>
        </w:tc>
        <w:tc>
          <w:tcPr>
            <w:tcW w:w="900" w:type="dxa"/>
            <w:tcBorders/>
          </w:tcPr>
          <w:p>
            <w:pPr>
              <w:pStyle w:val="Normal"/>
              <w:widowControl/>
              <w:spacing w:lineRule="auto" w:line="276" w:before="0" w:after="0"/>
              <w:jc w:val="both"/>
              <w:rPr>
                <w:rFonts w:cs="Calibri" w:cstheme="minorHAnsi"/>
                <w:b/>
                <w:sz w:val="24"/>
              </w:rPr>
            </w:pPr>
            <w:r>
              <w:rPr>
                <w:rFonts w:eastAsia="Calibri" w:cs="Calibri" w:cstheme="minorHAnsi"/>
                <w:b/>
                <w:kern w:val="0"/>
                <w:sz w:val="24"/>
                <w:szCs w:val="22"/>
                <w:lang w:val="en-US" w:eastAsia="en-US" w:bidi="ar-SA"/>
              </w:rPr>
              <w:t>Max. Score</w:t>
            </w:r>
          </w:p>
        </w:tc>
        <w:tc>
          <w:tcPr>
            <w:tcW w:w="1531" w:type="dxa"/>
            <w:tcBorders/>
          </w:tcPr>
          <w:p>
            <w:pPr>
              <w:pStyle w:val="Normal"/>
              <w:widowControl/>
              <w:spacing w:lineRule="auto" w:line="276" w:before="0" w:after="0"/>
              <w:jc w:val="both"/>
              <w:rPr>
                <w:rFonts w:cs="Calibri" w:cstheme="minorHAnsi"/>
                <w:b/>
                <w:sz w:val="24"/>
              </w:rPr>
            </w:pPr>
            <w:r>
              <w:rPr>
                <w:rFonts w:eastAsia="Calibri" w:cs="Calibri" w:cstheme="minorHAnsi"/>
                <w:b/>
                <w:kern w:val="0"/>
                <w:sz w:val="24"/>
                <w:szCs w:val="22"/>
                <w:lang w:val="en-US" w:eastAsia="en-US" w:bidi="ar-SA"/>
              </w:rPr>
              <w:t>Weightage</w:t>
            </w:r>
          </w:p>
        </w:tc>
        <w:tc>
          <w:tcPr>
            <w:tcW w:w="1170" w:type="dxa"/>
            <w:tcBorders/>
          </w:tcPr>
          <w:p>
            <w:pPr>
              <w:pStyle w:val="Normal"/>
              <w:widowControl/>
              <w:spacing w:lineRule="auto" w:line="276" w:before="0" w:after="0"/>
              <w:jc w:val="both"/>
              <w:rPr>
                <w:rFonts w:cs="Calibri" w:cstheme="minorHAnsi"/>
                <w:b/>
                <w:sz w:val="24"/>
              </w:rPr>
            </w:pPr>
            <w:r>
              <w:rPr>
                <w:rFonts w:eastAsia="Calibri" w:cs="Calibri" w:cstheme="minorHAnsi"/>
                <w:b/>
                <w:kern w:val="0"/>
                <w:sz w:val="24"/>
                <w:szCs w:val="22"/>
                <w:lang w:val="en-US" w:eastAsia="en-US" w:bidi="ar-SA"/>
              </w:rPr>
              <w:t>Grading Score</w:t>
            </w:r>
          </w:p>
        </w:tc>
      </w:tr>
      <w:tr>
        <w:trPr>
          <w:trHeight w:val="1411" w:hRule="atLeast"/>
        </w:trPr>
        <w:tc>
          <w:tcPr>
            <w:tcW w:w="1227" w:type="dxa"/>
            <w:tcBorders/>
          </w:tcPr>
          <w:p>
            <w:pPr>
              <w:pStyle w:val="Normal"/>
              <w:widowControl/>
              <w:spacing w:lineRule="auto" w:line="276" w:before="0" w:after="0"/>
              <w:ind w:end="90"/>
              <w:jc w:val="both"/>
              <w:rPr>
                <w:rFonts w:cs="Calibri" w:cstheme="minorHAnsi"/>
                <w:b/>
                <w:bCs/>
                <w:sz w:val="24"/>
              </w:rPr>
            </w:pPr>
            <w:r>
              <w:rPr>
                <w:rFonts w:eastAsia="Calibri" w:cs="Calibri" w:cstheme="minorHAnsi"/>
                <w:b/>
                <w:kern w:val="0"/>
                <w:sz w:val="24"/>
                <w:szCs w:val="22"/>
                <w:lang w:val="en-US" w:eastAsia="en-US" w:bidi="ar-SA"/>
              </w:rPr>
              <w:t>Ind. 39:</w:t>
            </w:r>
          </w:p>
        </w:tc>
        <w:tc>
          <w:tcPr>
            <w:tcW w:w="4499" w:type="dxa"/>
            <w:tcBorders/>
          </w:tcPr>
          <w:p>
            <w:pPr>
              <w:pStyle w:val="Normal"/>
              <w:widowControl/>
              <w:spacing w:lineRule="auto" w:line="276" w:before="0" w:after="0"/>
              <w:ind w:end="90"/>
              <w:jc w:val="both"/>
              <w:rPr>
                <w:rFonts w:cs="Calibri" w:cstheme="minorHAnsi"/>
                <w:b/>
                <w:sz w:val="24"/>
              </w:rPr>
            </w:pPr>
            <w:r>
              <w:rPr>
                <w:rFonts w:eastAsia="Calibri" w:cs="Calibri" w:cstheme="minorHAnsi"/>
                <w:b/>
                <w:kern w:val="0"/>
                <w:sz w:val="24"/>
                <w:szCs w:val="22"/>
                <w:lang w:val="en-US" w:eastAsia="en-US" w:bidi="ar-SA"/>
              </w:rPr>
              <w:t>Only medical professionals permitted by law, regulation and the hospital are to provide patient care without supervision.</w:t>
            </w:r>
          </w:p>
        </w:tc>
        <w:tc>
          <w:tcPr>
            <w:tcW w:w="900" w:type="dxa"/>
            <w:tcBorders/>
          </w:tcPr>
          <w:p>
            <w:pPr>
              <w:pStyle w:val="Normal"/>
              <w:widowControl/>
              <w:spacing w:lineRule="auto" w:line="276" w:before="0" w:after="0"/>
              <w:ind w:end="90"/>
              <w:jc w:val="both"/>
              <w:rPr>
                <w:rFonts w:cs="Calibri" w:cstheme="minorHAnsi"/>
                <w:b/>
                <w:bCs/>
                <w:sz w:val="24"/>
              </w:rPr>
            </w:pPr>
            <w:r>
              <w:rPr>
                <w:rFonts w:eastAsia="Calibri" w:cs="Calibri" w:cstheme="minorHAnsi"/>
                <w:b/>
                <w:bCs/>
                <w:kern w:val="0"/>
                <w:sz w:val="24"/>
                <w:szCs w:val="22"/>
                <w:lang w:val="en-US" w:eastAsia="en-US" w:bidi="ar-SA"/>
              </w:rPr>
            </w:r>
          </w:p>
          <w:p>
            <w:pPr>
              <w:pStyle w:val="Normal"/>
              <w:widowControl/>
              <w:spacing w:lineRule="auto" w:line="276" w:before="0" w:after="0"/>
              <w:ind w:end="90"/>
              <w:jc w:val="both"/>
              <w:rPr>
                <w:rFonts w:cs="Calibri" w:cstheme="minorHAnsi"/>
                <w:b/>
                <w:bCs/>
                <w:sz w:val="24"/>
              </w:rPr>
            </w:pPr>
            <w:r>
              <w:rPr>
                <w:rFonts w:eastAsia="Calibri" w:cs="Calibri" w:cstheme="minorHAnsi"/>
                <w:b/>
                <w:kern w:val="0"/>
                <w:sz w:val="24"/>
                <w:szCs w:val="22"/>
                <w:lang w:val="en-US" w:eastAsia="en-US" w:bidi="ar-SA"/>
              </w:rPr>
              <w:t>10</w:t>
            </w:r>
          </w:p>
        </w:tc>
        <w:tc>
          <w:tcPr>
            <w:tcW w:w="1531" w:type="dxa"/>
            <w:tcBorders/>
            <w:shd w:color="auto" w:fill="FF0000" w:val="clear"/>
          </w:tcPr>
          <w:p>
            <w:pPr>
              <w:pStyle w:val="Normal"/>
              <w:widowControl/>
              <w:spacing w:lineRule="auto" w:line="276" w:before="0" w:after="0"/>
              <w:ind w:end="90"/>
              <w:jc w:val="both"/>
              <w:rPr>
                <w:rFonts w:cs="Calibri" w:cstheme="minorHAnsi"/>
                <w:b/>
                <w:bCs/>
                <w:color w:themeColor="background1" w:val="FFFFFF"/>
                <w:sz w:val="24"/>
              </w:rPr>
            </w:pPr>
            <w:r>
              <w:rPr>
                <w:rFonts w:eastAsia="Calibri" w:cs="Calibri" w:cstheme="minorHAnsi"/>
                <w:b/>
                <w:bCs/>
                <w:color w:themeColor="background1" w:val="FFFFFF"/>
                <w:kern w:val="0"/>
                <w:sz w:val="24"/>
                <w:szCs w:val="22"/>
                <w:lang w:val="en-US" w:eastAsia="en-US" w:bidi="ar-SA"/>
              </w:rPr>
            </w:r>
          </w:p>
          <w:p>
            <w:pPr>
              <w:pStyle w:val="Normal"/>
              <w:widowControl/>
              <w:spacing w:lineRule="auto" w:line="276" w:before="0" w:after="0"/>
              <w:ind w:end="90"/>
              <w:jc w:val="both"/>
              <w:rPr>
                <w:rFonts w:cs="Calibri" w:cstheme="minorHAnsi"/>
                <w:b/>
                <w:bCs/>
                <w:color w:themeColor="background1" w:val="FFFFFF"/>
                <w:sz w:val="24"/>
              </w:rPr>
            </w:pPr>
            <w:r>
              <w:rPr>
                <w:rFonts w:eastAsia="Calibri" w:cs="Calibri" w:cstheme="minorHAnsi"/>
                <w:b/>
                <w:color w:themeColor="background1" w:val="FFFFFF"/>
                <w:kern w:val="0"/>
                <w:sz w:val="24"/>
                <w:szCs w:val="22"/>
                <w:lang w:val="en-US" w:eastAsia="en-US" w:bidi="ar-SA"/>
              </w:rPr>
              <w:t>100%</w:t>
            </w:r>
          </w:p>
        </w:tc>
        <w:tc>
          <w:tcPr>
            <w:tcW w:w="1170" w:type="dxa"/>
            <w:tcBorders/>
          </w:tcPr>
          <w:p>
            <w:pPr>
              <w:pStyle w:val="Normal"/>
              <w:widowControl/>
              <w:spacing w:lineRule="auto" w:line="276" w:before="0" w:after="0"/>
              <w:ind w:end="90"/>
              <w:jc w:val="both"/>
              <w:rPr>
                <w:rFonts w:cs="Calibri" w:cstheme="minorHAnsi"/>
                <w:b/>
                <w:bCs/>
                <w:sz w:val="24"/>
              </w:rPr>
            </w:pPr>
            <w:r>
              <w:rPr>
                <w:rFonts w:eastAsia="Calibri" w:cs="Calibri" w:cstheme="minorHAnsi"/>
                <w:b/>
                <w:bCs/>
                <w:kern w:val="0"/>
                <w:sz w:val="24"/>
                <w:szCs w:val="22"/>
                <w:lang w:val="en-US" w:eastAsia="en-US" w:bidi="ar-SA"/>
              </w:rPr>
            </w:r>
          </w:p>
        </w:tc>
      </w:tr>
      <w:tr>
        <w:trPr>
          <w:trHeight w:val="1411" w:hRule="atLeast"/>
        </w:trPr>
        <w:tc>
          <w:tcPr>
            <w:tcW w:w="1227" w:type="dxa"/>
            <w:tcBorders/>
          </w:tcPr>
          <w:p>
            <w:pPr>
              <w:pStyle w:val="Normal"/>
              <w:widowControl/>
              <w:spacing w:lineRule="auto" w:line="276" w:before="0" w:after="0"/>
              <w:ind w:end="90"/>
              <w:jc w:val="both"/>
              <w:rPr>
                <w:rFonts w:cs="Calibri" w:cstheme="minorHAnsi"/>
                <w:b/>
                <w:sz w:val="24"/>
              </w:rPr>
            </w:pPr>
            <w:r>
              <w:rPr>
                <w:rFonts w:eastAsia="Calibri" w:cs="Calibri" w:cstheme="minorHAnsi"/>
                <w:b/>
                <w:kern w:val="0"/>
                <w:sz w:val="24"/>
                <w:szCs w:val="22"/>
                <w:lang w:val="en-US" w:eastAsia="en-US" w:bidi="ar-SA"/>
              </w:rPr>
            </w:r>
          </w:p>
        </w:tc>
        <w:tc>
          <w:tcPr>
            <w:tcW w:w="4499" w:type="dxa"/>
            <w:tcBorders/>
          </w:tcPr>
          <w:p>
            <w:pPr>
              <w:pStyle w:val="Normal"/>
              <w:widowControl/>
              <w:spacing w:lineRule="auto" w:line="276" w:before="0" w:after="0"/>
              <w:ind w:end="90"/>
              <w:jc w:val="both"/>
              <w:rPr>
                <w:rFonts w:cs="Calibri" w:cstheme="minorHAnsi"/>
                <w:b/>
                <w:sz w:val="24"/>
              </w:rPr>
            </w:pPr>
            <w:r>
              <w:rPr>
                <w:rFonts w:eastAsia="Calibri" w:cs="Calibri" w:cstheme="minorHAnsi"/>
                <w:b/>
                <w:kern w:val="0"/>
                <w:sz w:val="24"/>
                <w:szCs w:val="22"/>
                <w:lang w:val="en-US" w:eastAsia="en-US" w:bidi="ar-SA"/>
              </w:rPr>
            </w:r>
          </w:p>
        </w:tc>
        <w:tc>
          <w:tcPr>
            <w:tcW w:w="900" w:type="dxa"/>
            <w:tcBorders/>
          </w:tcPr>
          <w:p>
            <w:pPr>
              <w:pStyle w:val="Normal"/>
              <w:widowControl/>
              <w:spacing w:lineRule="auto" w:line="276" w:before="0" w:after="0"/>
              <w:ind w:end="90"/>
              <w:jc w:val="both"/>
              <w:rPr>
                <w:rFonts w:cs="Calibri" w:cstheme="minorHAnsi"/>
                <w:b/>
                <w:bCs/>
                <w:sz w:val="24"/>
              </w:rPr>
            </w:pPr>
            <w:r>
              <w:rPr>
                <w:rFonts w:eastAsia="Calibri" w:cs="Calibri" w:cstheme="minorHAnsi"/>
                <w:b/>
                <w:bCs/>
                <w:kern w:val="0"/>
                <w:sz w:val="24"/>
                <w:szCs w:val="22"/>
                <w:lang w:val="en-US" w:eastAsia="en-US" w:bidi="ar-SA"/>
              </w:rPr>
            </w:r>
          </w:p>
        </w:tc>
        <w:tc>
          <w:tcPr>
            <w:tcW w:w="1531" w:type="dxa"/>
            <w:tcBorders/>
            <w:shd w:color="auto" w:fill="FF0000" w:val="clear"/>
          </w:tcPr>
          <w:p>
            <w:pPr>
              <w:pStyle w:val="Normal"/>
              <w:widowControl/>
              <w:spacing w:lineRule="auto" w:line="276" w:before="0" w:after="0"/>
              <w:ind w:end="90"/>
              <w:jc w:val="both"/>
              <w:rPr>
                <w:rFonts w:cs="Calibri" w:cstheme="minorHAnsi"/>
                <w:b/>
                <w:bCs/>
                <w:color w:themeColor="background1" w:val="FFFFFF"/>
                <w:sz w:val="24"/>
              </w:rPr>
            </w:pPr>
            <w:r>
              <w:rPr>
                <w:rFonts w:eastAsia="Calibri" w:cs="Calibri" w:cstheme="minorHAnsi"/>
                <w:b/>
                <w:bCs/>
                <w:color w:themeColor="background1" w:val="FFFFFF"/>
                <w:kern w:val="0"/>
                <w:sz w:val="24"/>
                <w:szCs w:val="22"/>
                <w:lang w:val="en-US" w:eastAsia="en-US" w:bidi="ar-SA"/>
              </w:rPr>
            </w:r>
          </w:p>
        </w:tc>
        <w:tc>
          <w:tcPr>
            <w:tcW w:w="1170" w:type="dxa"/>
            <w:tcBorders/>
          </w:tcPr>
          <w:p>
            <w:pPr>
              <w:pStyle w:val="Normal"/>
              <w:widowControl/>
              <w:spacing w:lineRule="auto" w:line="276" w:before="0" w:after="0"/>
              <w:ind w:end="90"/>
              <w:jc w:val="both"/>
              <w:rPr>
                <w:rFonts w:cs="Calibri" w:cstheme="minorHAnsi"/>
                <w:b/>
                <w:bCs/>
                <w:sz w:val="24"/>
              </w:rPr>
            </w:pPr>
            <w:r>
              <w:rPr>
                <w:rFonts w:eastAsia="Calibri" w:cs="Calibri" w:cstheme="minorHAnsi"/>
                <w:b/>
                <w:bCs/>
                <w:kern w:val="0"/>
                <w:sz w:val="24"/>
                <w:szCs w:val="22"/>
                <w:lang w:val="en-US" w:eastAsia="en-US" w:bidi="ar-SA"/>
              </w:rPr>
            </w:r>
          </w:p>
        </w:tc>
      </w:tr>
    </w:tbl>
    <w:p>
      <w:pPr>
        <w:pStyle w:val="ListParagraph"/>
        <w:spacing w:before="0" w:after="0"/>
        <w:ind w:start="360" w:end="90"/>
        <w:jc w:val="both"/>
        <w:rPr>
          <w:rFonts w:ascii="Calibri" w:hAnsi="Calibri" w:cs="Calibri" w:asciiTheme="minorHAnsi" w:cstheme="minorHAnsi" w:hAnsiTheme="minorHAnsi"/>
          <w:b/>
          <w:bCs/>
          <w:sz w:val="28"/>
          <w:szCs w:val="32"/>
        </w:rPr>
      </w:pPr>
      <w:r>
        <w:rPr>
          <w:rFonts w:cs="Calibri" w:cstheme="minorHAnsi"/>
          <w:b/>
          <w:bCs/>
          <w:sz w:val="28"/>
          <w:szCs w:val="32"/>
        </w:rPr>
      </w:r>
    </w:p>
    <w:p>
      <w:pPr>
        <w:pStyle w:val="Normal"/>
        <w:rPr>
          <w:rFonts w:eastAsia="Calibri" w:cs="Calibri" w:cstheme="minorHAnsi"/>
          <w:sz w:val="24"/>
          <w:szCs w:val="24"/>
          <w:lang w:eastAsia="ar-SA"/>
        </w:rPr>
      </w:pPr>
      <w:r>
        <w:rPr>
          <w:rFonts w:eastAsia="Calibri" w:cs="Calibri" w:cstheme="minorHAnsi"/>
          <w:sz w:val="24"/>
          <w:szCs w:val="24"/>
          <w:lang w:eastAsia="ar-SA"/>
        </w:rPr>
      </w:r>
      <w:r>
        <w:br w:type="page"/>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ListParagraph"/>
              <w:pageBreakBefore/>
              <w:widowControl/>
              <w:spacing w:before="0" w:after="20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540" w:type="dxa"/>
            <w:tcBorders/>
          </w:tcPr>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t>Verification of Licensure/Certification</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 xml:space="preserve">There should be a process to validate the accuracy of these documents (there are multiple examples of fraudulent “credentials” internationally). The lab should have verified the documents with the primary source such as the college/university/authority or the training organization, as the case may be, as follows;  </w:t>
            </w:r>
          </w:p>
          <w:p>
            <w:pPr>
              <w:pStyle w:val="ListParagraph"/>
              <w:widowControl/>
              <w:numPr>
                <w:ilvl w:val="0"/>
                <w:numId w:val="67"/>
              </w:numPr>
              <w:spacing w:before="0" w:after="120"/>
              <w:ind w:hanging="360" w:start="108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Current licensure/certification or registration is verified with the primary source at the time of hiring and at renewal prior to expiry of validity. </w:t>
            </w:r>
          </w:p>
          <w:p>
            <w:pPr>
              <w:pStyle w:val="ListParagraph"/>
              <w:widowControl/>
              <w:numPr>
                <w:ilvl w:val="0"/>
                <w:numId w:val="67"/>
              </w:numPr>
              <w:spacing w:before="0" w:after="120"/>
              <w:ind w:hanging="360" w:start="108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Primary source verification will be obtained through a secure electronic communication. If a licensing board/agency/authority cannot provide this type of verification, a letter in that respect must be obtained from it. </w:t>
            </w:r>
          </w:p>
          <w:p>
            <w:pPr>
              <w:pStyle w:val="ListParagraph"/>
              <w:widowControl/>
              <w:numPr>
                <w:ilvl w:val="0"/>
                <w:numId w:val="67"/>
              </w:numPr>
              <w:spacing w:before="0" w:after="120"/>
              <w:ind w:hanging="360" w:start="108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In the event that an employee is hired against a position that requires license, certification or registration, and the same has been revoked, suspended or rendered invalid, the HCE may terminate the concerned employee on these grounds.</w:t>
            </w:r>
          </w:p>
          <w:p>
            <w:pPr>
              <w:pStyle w:val="ListParagraph"/>
              <w:widowControl/>
              <w:numPr>
                <w:ilvl w:val="0"/>
                <w:numId w:val="67"/>
              </w:numPr>
              <w:spacing w:before="0" w:after="120"/>
              <w:ind w:hanging="360" w:start="1062"/>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Practitioners should have current/valid registration with the respective professional council or body e.g.  PMDC for doctors, Pharmacy Council for pharmacists, Pakistan Nursing Council (PNC) for nurses and Punjab Medical Faculty for paramedics.</w:t>
            </w:r>
            <w:r>
              <w:rPr>
                <w:rFonts w:cs="Calibri" w:ascii="Calibri" w:hAnsi="Calibri" w:asciiTheme="minorHAnsi" w:cstheme="minorHAnsi" w:hAnsiTheme="minorHAnsi"/>
                <w:kern w:val="0"/>
                <w:sz w:val="22"/>
                <w:szCs w:val="22"/>
                <w:lang w:val="en-US" w:bidi="ar-SA"/>
              </w:rPr>
              <w:t xml:space="preserve"> </w:t>
            </w:r>
          </w:p>
          <w:p>
            <w:pPr>
              <w:pStyle w:val="ListParagraph"/>
              <w:widowControl/>
              <w:numPr>
                <w:ilvl w:val="0"/>
                <w:numId w:val="67"/>
              </w:numPr>
              <w:spacing w:before="0" w:after="120"/>
              <w:ind w:hanging="360" w:start="108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It is the employee’s responsibility to provide proof of license, certification and/or registration, and to notify their manager and HR immediately of any change in the status of the license, certification, and/or registration.</w:t>
            </w:r>
          </w:p>
          <w:p>
            <w:pPr>
              <w:pStyle w:val="Normal"/>
              <w:widowControl/>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t>Periodical Updating and verification of Credentials</w:t>
            </w:r>
          </w:p>
          <w:p>
            <w:pPr>
              <w:pStyle w:val="Normal"/>
              <w:widowControl/>
              <w:tabs>
                <w:tab w:val="left" w:pos="720" w:leader="none"/>
              </w:tabs>
              <w:spacing w:lineRule="auto" w:line="276" w:before="0" w:after="0"/>
              <w:ind w:end="120"/>
              <w:jc w:val="both"/>
              <w:rPr>
                <w:rFonts w:cs="Calibri" w:cstheme="minorHAnsi"/>
                <w:sz w:val="24"/>
                <w:szCs w:val="24"/>
              </w:rPr>
            </w:pPr>
            <w:r>
              <w:rPr>
                <w:rFonts w:eastAsia="Calibri" w:cs="Calibri" w:cstheme="minorHAnsi"/>
                <w:kern w:val="0"/>
                <w:sz w:val="24"/>
                <w:szCs w:val="24"/>
                <w:lang w:val="en-US" w:eastAsia="en-US" w:bidi="ar-SA"/>
              </w:rPr>
              <w:t>The HR Department should update and verify the file at least once in a year or more frequently if required. Employee should intimate the HR Department about any change in the credentials immediately/soon after its occurrence.</w:t>
            </w:r>
          </w:p>
          <w:p>
            <w:pPr>
              <w:pStyle w:val="Normal"/>
              <w:widowControl/>
              <w:spacing w:lineRule="auto" w:line="276" w:before="0" w:after="0"/>
              <w:ind w:end="120"/>
              <w:jc w:val="both"/>
              <w:rPr>
                <w:rFonts w:cs="Calibri" w:cstheme="minorHAnsi"/>
                <w:sz w:val="24"/>
                <w:szCs w:val="24"/>
              </w:rPr>
            </w:pPr>
            <w:r>
              <w:rPr>
                <w:rFonts w:eastAsia="Calibri" w:cs="Calibri" w:cstheme="minorHAnsi"/>
                <w:kern w:val="0"/>
                <w:sz w:val="24"/>
                <w:szCs w:val="24"/>
                <w:lang w:val="en-US" w:eastAsia="en-US" w:bidi="ar-SA"/>
              </w:rPr>
              <w:t>The HR Department shall maintain/place copies of credentials of all employees of the HCE in their respective personal files which shall include at least;</w:t>
            </w:r>
          </w:p>
          <w:p>
            <w:pPr>
              <w:pStyle w:val="Normal"/>
              <w:widowControl/>
              <w:numPr>
                <w:ilvl w:val="0"/>
                <w:numId w:val="68"/>
              </w:numPr>
              <w:tabs>
                <w:tab w:val="left" w:pos="7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Educational Degrees/Diplomas, both Undergraduate and Postgraduate.</w:t>
            </w:r>
          </w:p>
          <w:p>
            <w:pPr>
              <w:pStyle w:val="Normal"/>
              <w:widowControl/>
              <w:numPr>
                <w:ilvl w:val="0"/>
                <w:numId w:val="68"/>
              </w:numPr>
              <w:tabs>
                <w:tab w:val="left" w:pos="7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Registration with Registering/Licensing Body.</w:t>
            </w:r>
          </w:p>
          <w:p>
            <w:pPr>
              <w:pStyle w:val="Normal"/>
              <w:widowControl/>
              <w:numPr>
                <w:ilvl w:val="0"/>
                <w:numId w:val="68"/>
              </w:numPr>
              <w:tabs>
                <w:tab w:val="left" w:pos="7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Pre-Service and In-Service Trainings.</w:t>
            </w:r>
          </w:p>
          <w:p>
            <w:pPr>
              <w:pStyle w:val="Normal"/>
              <w:widowControl/>
              <w:numPr>
                <w:ilvl w:val="0"/>
                <w:numId w:val="68"/>
              </w:numPr>
              <w:tabs>
                <w:tab w:val="left" w:pos="72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Related Experience; Local or Foreign.</w:t>
            </w:r>
          </w:p>
        </w:tc>
      </w:tr>
    </w:tbl>
    <w:p>
      <w:pPr>
        <w:pStyle w:val="Normal"/>
        <w:jc w:val="both"/>
        <w:rPr>
          <w:rStyle w:val="IntenseReference"/>
          <w:rFonts w:cs="Calibri" w:cstheme="minorHAnsi"/>
          <w:sz w:val="24"/>
          <w:szCs w:val="24"/>
        </w:rPr>
      </w:pPr>
      <w:r>
        <w:rPr>
          <w:rFonts w:cs="Calibri" w:cstheme="minorHAnsi"/>
          <w:sz w:val="24"/>
          <w:szCs w:val="24"/>
        </w:rPr>
      </w:r>
    </w:p>
    <w:p>
      <w:pPr>
        <w:pStyle w:val="Normal"/>
        <w:rPr>
          <w:rStyle w:val="IntenseReference"/>
          <w:rFonts w:cs="Calibri" w:cstheme="minorHAnsi"/>
          <w:sz w:val="24"/>
          <w:szCs w:val="24"/>
        </w:rPr>
      </w:pPr>
      <w:r>
        <w:rPr>
          <w:rFonts w:cs="Calibri" w:cstheme="minorHAnsi"/>
          <w:sz w:val="24"/>
          <w:szCs w:val="24"/>
        </w:rPr>
      </w:r>
      <w:r>
        <w:br w:type="page"/>
      </w:r>
    </w:p>
    <w:p>
      <w:pPr>
        <w:pStyle w:val="Heading1"/>
        <w:numPr>
          <w:ilvl w:val="1"/>
          <w:numId w:val="238"/>
        </w:numPr>
        <w:spacing w:before="0" w:after="120"/>
        <w:rPr>
          <w:rFonts w:ascii="Calibri" w:hAnsi="Calibri" w:cs="Calibri" w:asciiTheme="minorHAnsi" w:cstheme="minorHAnsi" w:hAnsiTheme="minorHAnsi"/>
          <w:b w:val="false"/>
        </w:rPr>
      </w:pPr>
      <w:bookmarkStart w:id="197" w:name="_Toc514931024"/>
      <w:r>
        <w:rPr>
          <w:rFonts w:cs="Calibri" w:ascii="Calibri" w:hAnsi="Calibri" w:asciiTheme="minorHAnsi" w:cstheme="minorHAnsi" w:hAnsiTheme="minorHAnsi"/>
        </w:rPr>
        <w:t>Management of Equipment and Reagents (MER)</w:t>
      </w:r>
      <w:bookmarkEnd w:id="197"/>
    </w:p>
    <w:p>
      <w:pPr>
        <w:pStyle w:val="Normal"/>
        <w:jc w:val="both"/>
        <w:rPr>
          <w:rStyle w:val="IntenseReference"/>
          <w:rFonts w:cs="Calibri" w:cstheme="minorHAnsi"/>
          <w:b w:val="false"/>
          <w:bCs w:val="false"/>
          <w:caps w:val="false"/>
          <w:smallCaps w:val="false"/>
          <w:color w:val="auto"/>
          <w:sz w:val="24"/>
          <w:szCs w:val="24"/>
          <w:u w:val="none"/>
        </w:rPr>
      </w:pPr>
      <w:r>
        <w:rPr>
          <w:rStyle w:val="IntenseReference"/>
          <w:rFonts w:cs="Calibri" w:cstheme="minorHAnsi"/>
          <w:b w:val="false"/>
          <w:caps w:val="false"/>
          <w:smallCaps w:val="false"/>
          <w:color w:val="auto"/>
          <w:sz w:val="24"/>
          <w:szCs w:val="24"/>
          <w:u w:val="none"/>
        </w:rPr>
        <w:t>Laboratory result errors due to faulty equipment, poor quality chemicals / reagent / kits are one of the most common healthcare issues, which require due care and attention for their prevention. Such errors are among the most frequently reported adverse events. Standards under the Management of Equipment and Reagents (MER) help laboratories to sustain and improve the quality of lab results by creating a system for selecting, ordering, procuring, storing, preparing, labeling, dispensing, and monitoring proper use of equipment and chemicals /reagents / kits. The standards are designed to reduce practice variations, errors and misuse; through monitoring the efficiency, quality and safety of reagent management processes; promote the use of evidence-based good practices; and standardize processes in the laboratories.</w:t>
      </w:r>
    </w:p>
    <w:p>
      <w:pPr>
        <w:pStyle w:val="Normal"/>
        <w:rPr>
          <w:rFonts w:eastAsia="Times New Roman" w:cs="Calibri" w:cstheme="minorHAnsi"/>
          <w:b/>
          <w:bCs/>
          <w:color w:val="C00000"/>
          <w:spacing w:val="2"/>
          <w:sz w:val="32"/>
          <w:szCs w:val="24"/>
          <w:lang w:val="en-GB" w:eastAsia="ar-SA"/>
        </w:rPr>
      </w:pPr>
      <w:r>
        <w:rPr>
          <w:rFonts w:eastAsia="Times New Roman" w:cs="Calibri" w:cstheme="minorHAnsi"/>
          <w:b/>
          <w:bCs/>
          <w:color w:val="C00000"/>
          <w:spacing w:val="2"/>
          <w:sz w:val="32"/>
          <w:szCs w:val="24"/>
          <w:lang w:val="en-GB" w:eastAsia="ar-SA"/>
        </w:rPr>
      </w:r>
      <w:bookmarkStart w:id="198" w:name="_Toc418493996"/>
      <w:bookmarkStart w:id="199" w:name="_Toc483909840"/>
      <w:bookmarkStart w:id="200" w:name="_Toc418493996"/>
      <w:bookmarkStart w:id="201" w:name="_Toc483909840"/>
      <w:r>
        <w:br w:type="page"/>
      </w:r>
    </w:p>
    <w:p>
      <w:pPr>
        <w:pStyle w:val="Heading3"/>
        <w:spacing w:before="0" w:after="240"/>
        <w:ind w:hanging="3150" w:start="3150"/>
        <w:rPr>
          <w:color w:themeColor="text2" w:themeTint="99" w:val="8496B0"/>
        </w:rPr>
      </w:pPr>
      <w:bookmarkStart w:id="202" w:name="_Toc418493996"/>
      <w:bookmarkStart w:id="203" w:name="_Toc483909840"/>
      <w:bookmarkStart w:id="204" w:name="_Toc514931025"/>
      <w:r>
        <w:rPr/>
        <w:t>Standard 13. MER-1: Ensure quality of equipment and reagents through standardized procurement procedures.</w:t>
      </w:r>
      <w:bookmarkEnd w:id="202"/>
      <w:bookmarkEnd w:id="203"/>
      <w:bookmarkEnd w:id="204"/>
      <w:r>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(41-44)</w:t>
      </w:r>
    </w:p>
    <w:p>
      <w:pPr>
        <w:pStyle w:val="Heading4"/>
        <w:shd w:val="clear" w:color="auto" w:fill="FF0000"/>
        <w:spacing w:lineRule="auto" w:line="276"/>
        <w:rPr>
          <w:rFonts w:ascii="Calibri" w:hAnsi="Calibri" w:cs="Calibri" w:asciiTheme="minorHAnsi" w:cstheme="minorHAnsi" w:hAnsiTheme="minorHAnsi"/>
        </w:rPr>
      </w:pPr>
      <w:bookmarkStart w:id="205" w:name="_Toc514931026"/>
      <w:bookmarkStart w:id="206" w:name="_Toc483909841"/>
      <w:r>
        <w:rPr>
          <w:rFonts w:cs="Calibri" w:ascii="Calibri" w:hAnsi="Calibri" w:asciiTheme="minorHAnsi" w:cstheme="minorHAnsi" w:hAnsiTheme="minorHAnsi"/>
          <w:color w:themeColor="background1" w:val="FFFFFF"/>
        </w:rPr>
        <w:t>Ind. 41:  The procurement procedure of laboratory is laid down</w:t>
      </w:r>
      <w:bookmarkEnd w:id="205"/>
      <w:bookmarkEnd w:id="206"/>
      <w:r>
        <w:rPr>
          <w:rFonts w:cs="Calibri" w:ascii="Calibri" w:hAnsi="Calibri" w:asciiTheme="minorHAnsi" w:cstheme="minorHAnsi" w:hAnsiTheme="minorHAnsi"/>
        </w:rPr>
        <w:t xml:space="preserve">  </w:t>
      </w:r>
    </w:p>
    <w:p>
      <w:pPr>
        <w:pStyle w:val="Normal"/>
        <w:spacing w:lineRule="auto" w:line="276" w:before="120" w:after="120"/>
        <w:ind w:hanging="284" w:start="284"/>
        <w:jc w:val="both"/>
        <w:rPr>
          <w:rFonts w:cs="Calibri" w:cstheme="minorHAnsi"/>
          <w:b/>
          <w:i/>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 xml:space="preserve">Procurement of quality laboratory equipment and reagents is ensured in accordance with the Drug Regulatory Authority of Pakistan (DRAP) Act - 2012 and the Medical Devices Rules 2015 framed under the Act and as amended from time to time. Assessor should ask for updated Laboratory procurement SOPs. </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b/>
          <w:bCs/>
          <w:sz w:val="24"/>
          <w:szCs w:val="24"/>
        </w:rPr>
      </w:pPr>
      <w:r>
        <w:rPr>
          <w:rFonts w:cs="Calibri" w:cstheme="minorHAnsi"/>
          <w:sz w:val="24"/>
          <w:szCs w:val="24"/>
        </w:rPr>
        <w:t xml:space="preserve">Documented procurement SOPs to comply with the rules/ regulation.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7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procurement SOPs are present, then score as </w:t>
      </w:r>
      <w:r>
        <w:rPr>
          <w:rFonts w:cs="Calibri" w:ascii="Calibri" w:hAnsi="Calibri" w:asciiTheme="minorHAnsi" w:cstheme="minorHAnsi" w:hAnsiTheme="minorHAnsi"/>
          <w:b/>
          <w:sz w:val="24"/>
          <w:szCs w:val="24"/>
          <w:u w:val="single"/>
        </w:rPr>
        <w:t>fully met.</w:t>
      </w:r>
      <w:r>
        <w:rPr>
          <w:rFonts w:cs="Calibri" w:ascii="Calibri" w:hAnsi="Calibri" w:asciiTheme="minorHAnsi" w:cstheme="minorHAnsi" w:hAnsiTheme="minorHAnsi"/>
          <w:sz w:val="24"/>
          <w:szCs w:val="24"/>
        </w:rPr>
        <w:t xml:space="preserve"> </w:t>
      </w:r>
    </w:p>
    <w:p>
      <w:pPr>
        <w:pStyle w:val="ListParagraph"/>
        <w:numPr>
          <w:ilvl w:val="0"/>
          <w:numId w:val="6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are no SOPs,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207" w:name="_Toc514931027"/>
      <w:r>
        <w:rPr>
          <w:rFonts w:cs="Calibri" w:ascii="Calibri" w:hAnsi="Calibri" w:asciiTheme="minorHAnsi" w:cstheme="minorHAnsi" w:hAnsiTheme="minorHAnsi"/>
          <w:color w:themeColor="background1" w:val="FFFFFF"/>
        </w:rPr>
        <w:t>Ind. 42: Specifications for all the equipment and reagents / kits / consumables to be purchased are documented</w:t>
      </w:r>
      <w:bookmarkEnd w:id="207"/>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bCs/>
          <w:sz w:val="24"/>
          <w:szCs w:val="24"/>
        </w:rPr>
      </w:pPr>
      <w:r>
        <w:rPr>
          <w:rFonts w:cs="Calibri" w:cstheme="minorHAnsi"/>
          <w:sz w:val="24"/>
          <w:szCs w:val="24"/>
        </w:rPr>
        <w:t>There should be documented specifications of all equipment and reagents being used in the laboratory and procurement done against the same. Look for l</w:t>
      </w:r>
      <w:r>
        <w:rPr>
          <w:rFonts w:cs="Calibri" w:cstheme="minorHAnsi"/>
          <w:bCs/>
          <w:sz w:val="24"/>
          <w:szCs w:val="24"/>
        </w:rPr>
        <w:t>ist of specifications for equipment and reagents. Compare specifications of 20% of reagents and equipment procured in last one year with the list of specifications.</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b/>
          <w:bCs/>
          <w:sz w:val="24"/>
          <w:szCs w:val="24"/>
        </w:rPr>
      </w:pPr>
      <w:r>
        <w:rPr>
          <w:rFonts w:cs="Calibri" w:cstheme="minorHAnsi"/>
          <w:sz w:val="24"/>
          <w:szCs w:val="24"/>
        </w:rPr>
        <w:t>A register/file/computer record of specifications.</w:t>
      </w:r>
    </w:p>
    <w:p>
      <w:pPr>
        <w:pStyle w:val="Normal"/>
        <w:spacing w:lineRule="auto" w:line="276" w:before="120" w:after="120"/>
        <w:jc w:val="both"/>
        <w:rPr>
          <w:rFonts w:cs="Calibri" w:cstheme="minorHAnsi"/>
          <w:b/>
          <w:sz w:val="24"/>
          <w:szCs w:val="24"/>
        </w:rPr>
      </w:pPr>
      <w:r>
        <w:rPr>
          <w:rFonts w:cs="Calibri" w:cstheme="minorHAnsi"/>
          <w:bCs/>
          <w:sz w:val="24"/>
          <w:szCs w:val="24"/>
        </w:rPr>
        <w:t xml:space="preserve"> </w:t>
      </w:r>
      <w:r>
        <w:rPr>
          <w:rFonts w:cs="Calibri" w:cstheme="minorHAnsi"/>
          <w:b/>
          <w:sz w:val="24"/>
          <w:szCs w:val="24"/>
        </w:rPr>
        <w:t>Scoring:</w:t>
      </w:r>
    </w:p>
    <w:p>
      <w:pPr>
        <w:pStyle w:val="ListParagraph"/>
        <w:numPr>
          <w:ilvl w:val="0"/>
          <w:numId w:val="7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specifications of all the equipment and reagents are documented and available and procurement is made in accordance with it, then score as </w:t>
      </w:r>
      <w:r>
        <w:rPr>
          <w:rFonts w:cs="Calibri" w:ascii="Calibri" w:hAnsi="Calibri" w:asciiTheme="minorHAnsi" w:cstheme="minorHAnsi" w:hAnsiTheme="minorHAnsi"/>
          <w:b/>
          <w:sz w:val="24"/>
          <w:szCs w:val="24"/>
          <w:u w:val="single"/>
        </w:rPr>
        <w:t>fully met.</w:t>
      </w:r>
      <w:r>
        <w:rPr>
          <w:rFonts w:cs="Calibri" w:ascii="Calibri" w:hAnsi="Calibri" w:asciiTheme="minorHAnsi" w:cstheme="minorHAnsi" w:hAnsiTheme="minorHAnsi"/>
          <w:sz w:val="24"/>
          <w:szCs w:val="24"/>
        </w:rPr>
        <w:t xml:space="preserve"> </w:t>
      </w:r>
    </w:p>
    <w:p>
      <w:pPr>
        <w:pStyle w:val="ListParagraph"/>
        <w:numPr>
          <w:ilvl w:val="0"/>
          <w:numId w:val="6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specifications are not documented, or procurements are not in accordance with the specifications,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208" w:name="_Toc514931028"/>
      <w:bookmarkStart w:id="209" w:name="_Toc483909843"/>
      <w:r>
        <w:rPr>
          <w:rFonts w:cs="Calibri" w:ascii="Calibri" w:hAnsi="Calibri" w:asciiTheme="minorHAnsi" w:cstheme="minorHAnsi" w:hAnsiTheme="minorHAnsi"/>
          <w:color w:themeColor="background1" w:val="FFFFFF"/>
        </w:rPr>
        <w:t>Ind. 43:  Procurement orders are clear, dated and signed</w:t>
      </w:r>
      <w:bookmarkEnd w:id="208"/>
      <w:bookmarkEnd w:id="209"/>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While reviewing procurement records, determine if orders are clear, dated and signed. Review 20% of procurement orders of last one year for dates and signatures.</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b/>
          <w:bCs/>
          <w:sz w:val="24"/>
          <w:szCs w:val="24"/>
        </w:rPr>
      </w:pPr>
      <w:r>
        <w:rPr>
          <w:rFonts w:cs="Calibri" w:cstheme="minorHAnsi"/>
          <w:sz w:val="24"/>
          <w:szCs w:val="24"/>
        </w:rPr>
        <w:t>Availability of record as above.</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7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all reviewed orders are dated and signed, then score as </w:t>
      </w:r>
      <w:r>
        <w:rPr>
          <w:rFonts w:cs="Calibri" w:ascii="Calibri" w:hAnsi="Calibri" w:asciiTheme="minorHAnsi" w:cstheme="minorHAnsi" w:hAnsiTheme="minorHAnsi"/>
          <w:b/>
          <w:sz w:val="24"/>
          <w:szCs w:val="24"/>
          <w:u w:val="single"/>
        </w:rPr>
        <w:t>fully met.</w:t>
      </w:r>
    </w:p>
    <w:p>
      <w:pPr>
        <w:pStyle w:val="ListParagraph"/>
        <w:numPr>
          <w:ilvl w:val="0"/>
          <w:numId w:val="7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all orders are not dated and signed,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210" w:name="_Toc483909844"/>
      <w:bookmarkStart w:id="211" w:name="_Toc514931029"/>
      <w:r>
        <w:rPr>
          <w:rFonts w:cs="Calibri" w:ascii="Calibri" w:hAnsi="Calibri" w:asciiTheme="minorHAnsi" w:cstheme="minorHAnsi" w:hAnsiTheme="minorHAnsi"/>
          <w:color w:themeColor="background1" w:val="FFFFFF"/>
        </w:rPr>
        <w:t>Ind. 44:  Procured items are regularly entered into stock registers</w:t>
      </w:r>
      <w:bookmarkEnd w:id="210"/>
      <w:bookmarkEnd w:id="211"/>
      <w:r>
        <w:rPr>
          <w:rFonts w:cs="Calibri" w:ascii="Calibri" w:hAnsi="Calibri" w:asciiTheme="minorHAnsi" w:cstheme="minorHAnsi" w:hAnsiTheme="minorHAnsi"/>
          <w:color w:themeColor="background1" w:val="FFFFFF"/>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contextualSpacing/>
        <w:jc w:val="both"/>
        <w:rPr>
          <w:rFonts w:cs="Calibri" w:cstheme="minorHAnsi"/>
          <w:sz w:val="24"/>
          <w:szCs w:val="24"/>
        </w:rPr>
      </w:pPr>
      <w:r>
        <w:rPr>
          <w:rFonts w:cs="Calibri" w:cstheme="minorHAnsi"/>
          <w:sz w:val="24"/>
          <w:szCs w:val="24"/>
        </w:rPr>
        <w:t>Review stock registers and randomly check 20% of each category of procured items including equipment, kits, reagents &amp; disposables etc., to ascertain that they are entered into stock register.</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b/>
          <w:bCs/>
          <w:sz w:val="24"/>
          <w:szCs w:val="24"/>
        </w:rPr>
      </w:pPr>
      <w:r>
        <w:rPr>
          <w:rFonts w:cs="Calibri" w:cstheme="minorHAnsi"/>
          <w:sz w:val="24"/>
          <w:szCs w:val="24"/>
        </w:rPr>
        <w:t>Up-to-date stock registers.</w:t>
      </w:r>
    </w:p>
    <w:p>
      <w:pPr>
        <w:pStyle w:val="Normal"/>
        <w:spacing w:lineRule="auto" w:line="276" w:before="120" w:after="120"/>
        <w:contextualSpacing/>
        <w:jc w:val="both"/>
        <w:rPr>
          <w:rFonts w:cs="Calibri" w:cstheme="minorHAnsi"/>
          <w:b/>
          <w:sz w:val="24"/>
          <w:szCs w:val="24"/>
        </w:rPr>
      </w:pPr>
      <w:r>
        <w:rPr>
          <w:rFonts w:cs="Calibri" w:cstheme="minorHAnsi"/>
          <w:sz w:val="24"/>
          <w:szCs w:val="24"/>
        </w:rPr>
        <w:t xml:space="preserve"> </w:t>
      </w:r>
      <w:r>
        <w:rPr>
          <w:rFonts w:cs="Calibri" w:cstheme="minorHAnsi"/>
          <w:b/>
          <w:sz w:val="24"/>
          <w:szCs w:val="24"/>
        </w:rPr>
        <w:t>Scoring:</w:t>
      </w:r>
    </w:p>
    <w:p>
      <w:pPr>
        <w:pStyle w:val="ListParagraph"/>
        <w:numPr>
          <w:ilvl w:val="0"/>
          <w:numId w:val="7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all reviewed items are entered in the stock register, then score as </w:t>
      </w:r>
      <w:r>
        <w:rPr>
          <w:rFonts w:cs="Calibri" w:ascii="Calibri" w:hAnsi="Calibri" w:asciiTheme="minorHAnsi" w:cstheme="minorHAnsi" w:hAnsiTheme="minorHAnsi"/>
          <w:b/>
          <w:sz w:val="24"/>
          <w:szCs w:val="24"/>
          <w:u w:val="single"/>
        </w:rPr>
        <w:t>fully met.</w:t>
      </w:r>
    </w:p>
    <w:p>
      <w:pPr>
        <w:pStyle w:val="ListParagraph"/>
        <w:numPr>
          <w:ilvl w:val="0"/>
          <w:numId w:val="7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any of the reviewed items is not entered in the stock register, then score as </w:t>
      </w:r>
      <w:r>
        <w:rPr>
          <w:rFonts w:cs="Calibri" w:ascii="Calibri" w:hAnsi="Calibri" w:asciiTheme="minorHAnsi" w:cstheme="minorHAnsi" w:hAnsiTheme="minorHAnsi"/>
          <w:b/>
          <w:sz w:val="24"/>
          <w:szCs w:val="24"/>
          <w:u w:val="single"/>
        </w:rPr>
        <w:t>not met.</w:t>
      </w:r>
    </w:p>
    <w:tbl>
      <w:tblPr>
        <w:tblStyle w:val="TableGrid"/>
        <w:tblW w:w="9766"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766"/>
      </w:tblGrid>
      <w:tr>
        <w:trPr>
          <w:trHeight w:val="554" w:hRule="atLeast"/>
        </w:trPr>
        <w:tc>
          <w:tcPr>
            <w:tcW w:w="9766" w:type="dxa"/>
            <w:tcBorders/>
            <w:shd w:color="auto" w:fill="DEEAF6" w:themeFill="accent1" w:themeFillTint="33" w:val="clear"/>
          </w:tcPr>
          <w:p>
            <w:pPr>
              <w:pStyle w:val="ListParagraph"/>
              <w:widowControl/>
              <w:spacing w:before="0" w:after="20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766" w:type="dxa"/>
            <w:tcBorders/>
          </w:tcPr>
          <w:p>
            <w:pPr>
              <w:pStyle w:val="Normal"/>
              <w:widowControl/>
              <w:spacing w:lineRule="auto" w:line="276" w:before="0" w:after="0"/>
              <w:jc w:val="both"/>
              <w:rPr>
                <w:rFonts w:cs="Calibri" w:cstheme="minorHAnsi"/>
                <w:color w:val="333333"/>
                <w:sz w:val="24"/>
                <w:szCs w:val="24"/>
              </w:rPr>
            </w:pPr>
            <w:r>
              <w:rPr>
                <w:rFonts w:eastAsia="Calibri" w:cs="Calibri" w:cstheme="minorHAnsi"/>
                <w:color w:val="000000"/>
                <w:kern w:val="0"/>
                <w:sz w:val="24"/>
                <w:szCs w:val="24"/>
                <w:lang w:val="en-US" w:eastAsia="en-US" w:bidi="ar-SA"/>
              </w:rPr>
              <w:t>The procurement process includes the following:</w:t>
            </w:r>
          </w:p>
          <w:p>
            <w:pPr>
              <w:pStyle w:val="Normal"/>
              <w:widowControl/>
              <w:numPr>
                <w:ilvl w:val="0"/>
                <w:numId w:val="72"/>
              </w:numPr>
              <w:spacing w:lineRule="auto" w:line="276" w:before="0" w:after="0"/>
              <w:ind w:hanging="720" w:start="1440"/>
              <w:jc w:val="both"/>
              <w:rPr>
                <w:rFonts w:cs="Calibri" w:cstheme="minorHAnsi"/>
                <w:color w:val="333333"/>
                <w:sz w:val="24"/>
                <w:szCs w:val="24"/>
              </w:rPr>
            </w:pPr>
            <w:r>
              <w:rPr>
                <w:rFonts w:eastAsia="Calibri" w:cs="Calibri" w:cstheme="minorHAnsi"/>
                <w:color w:val="000000"/>
                <w:kern w:val="0"/>
                <w:sz w:val="24"/>
                <w:szCs w:val="24"/>
                <w:lang w:val="en-US" w:eastAsia="en-US" w:bidi="ar-SA"/>
              </w:rPr>
              <w:t>Prepare Technical Specifications</w:t>
            </w:r>
          </w:p>
          <w:p>
            <w:pPr>
              <w:pStyle w:val="Normal"/>
              <w:widowControl/>
              <w:numPr>
                <w:ilvl w:val="0"/>
                <w:numId w:val="72"/>
              </w:numPr>
              <w:spacing w:lineRule="auto" w:line="276" w:before="0" w:after="0"/>
              <w:ind w:hanging="720" w:start="1440"/>
              <w:jc w:val="both"/>
              <w:rPr>
                <w:rFonts w:cs="Calibri" w:cstheme="minorHAnsi"/>
                <w:color w:val="333333"/>
                <w:sz w:val="24"/>
                <w:szCs w:val="24"/>
              </w:rPr>
            </w:pPr>
            <w:r>
              <w:rPr>
                <w:rFonts w:eastAsia="Calibri" w:cs="Calibri" w:cstheme="minorHAnsi"/>
                <w:color w:val="000000"/>
                <w:kern w:val="0"/>
                <w:sz w:val="24"/>
                <w:szCs w:val="24"/>
                <w:lang w:val="en-US" w:eastAsia="en-US" w:bidi="ar-SA"/>
              </w:rPr>
              <w:t>Prepare Tender Documents</w:t>
            </w:r>
          </w:p>
          <w:p>
            <w:pPr>
              <w:pStyle w:val="Normal"/>
              <w:widowControl/>
              <w:numPr>
                <w:ilvl w:val="0"/>
                <w:numId w:val="72"/>
              </w:numPr>
              <w:spacing w:lineRule="auto" w:line="276" w:before="0" w:after="0"/>
              <w:ind w:hanging="720" w:start="1440"/>
              <w:jc w:val="both"/>
              <w:rPr>
                <w:rFonts w:cs="Calibri" w:cstheme="minorHAnsi"/>
                <w:color w:val="333333"/>
                <w:sz w:val="24"/>
                <w:szCs w:val="24"/>
              </w:rPr>
            </w:pPr>
            <w:r>
              <w:rPr>
                <w:rFonts w:eastAsia="Calibri" w:cs="Calibri" w:cstheme="minorHAnsi"/>
                <w:color w:val="000000"/>
                <w:kern w:val="0"/>
                <w:sz w:val="24"/>
                <w:szCs w:val="24"/>
                <w:lang w:val="en-US" w:eastAsia="en-US" w:bidi="ar-SA"/>
              </w:rPr>
              <w:t>Solicit Bids from Vendors/Suppliers</w:t>
            </w:r>
          </w:p>
          <w:p>
            <w:pPr>
              <w:pStyle w:val="Normal"/>
              <w:widowControl/>
              <w:numPr>
                <w:ilvl w:val="0"/>
                <w:numId w:val="72"/>
              </w:numPr>
              <w:spacing w:lineRule="auto" w:line="276" w:before="0" w:after="0"/>
              <w:ind w:hanging="720" w:start="1440"/>
              <w:jc w:val="both"/>
              <w:rPr>
                <w:rFonts w:cs="Calibri" w:cstheme="minorHAnsi"/>
                <w:color w:val="333333"/>
                <w:sz w:val="24"/>
                <w:szCs w:val="24"/>
              </w:rPr>
            </w:pPr>
            <w:r>
              <w:rPr>
                <w:rFonts w:eastAsia="Calibri" w:cs="Calibri" w:cstheme="minorHAnsi"/>
                <w:color w:val="000000"/>
                <w:kern w:val="0"/>
                <w:sz w:val="24"/>
                <w:szCs w:val="24"/>
                <w:lang w:val="en-US" w:eastAsia="en-US" w:bidi="ar-SA"/>
              </w:rPr>
              <w:t>Evaluate Bids</w:t>
            </w:r>
          </w:p>
          <w:p>
            <w:pPr>
              <w:pStyle w:val="Normal"/>
              <w:widowControl/>
              <w:numPr>
                <w:ilvl w:val="0"/>
                <w:numId w:val="72"/>
              </w:numPr>
              <w:spacing w:lineRule="auto" w:line="276" w:before="0" w:after="0"/>
              <w:ind w:hanging="720" w:start="1440"/>
              <w:jc w:val="both"/>
              <w:rPr>
                <w:rFonts w:cs="Calibri" w:cstheme="minorHAnsi"/>
                <w:color w:val="333333"/>
                <w:sz w:val="24"/>
                <w:szCs w:val="24"/>
              </w:rPr>
            </w:pPr>
            <w:r>
              <w:rPr>
                <w:rFonts w:eastAsia="Calibri" w:cs="Calibri" w:cstheme="minorHAnsi"/>
                <w:color w:val="000000"/>
                <w:kern w:val="0"/>
                <w:sz w:val="24"/>
                <w:szCs w:val="24"/>
                <w:lang w:val="en-US" w:eastAsia="en-US" w:bidi="ar-SA"/>
              </w:rPr>
              <w:t>Award &amp; Contract</w:t>
            </w:r>
          </w:p>
          <w:p>
            <w:pPr>
              <w:pStyle w:val="Normal"/>
              <w:widowControl/>
              <w:numPr>
                <w:ilvl w:val="0"/>
                <w:numId w:val="72"/>
              </w:numPr>
              <w:spacing w:lineRule="auto" w:line="276" w:before="0" w:after="200"/>
              <w:ind w:hanging="720" w:start="1440"/>
              <w:jc w:val="both"/>
              <w:rPr>
                <w:rFonts w:cs="Calibri" w:cstheme="minorHAnsi"/>
                <w:color w:val="333333"/>
                <w:sz w:val="24"/>
                <w:szCs w:val="24"/>
              </w:rPr>
            </w:pPr>
            <w:r>
              <w:rPr>
                <w:rFonts w:eastAsia="Calibri" w:cs="Calibri" w:cstheme="minorHAnsi"/>
                <w:color w:val="000000"/>
                <w:kern w:val="0"/>
                <w:sz w:val="24"/>
                <w:szCs w:val="24"/>
                <w:lang w:val="en-US" w:eastAsia="en-US" w:bidi="ar-SA"/>
              </w:rPr>
              <w:t>Compile delivery, installation and commissioning program</w:t>
            </w:r>
          </w:p>
          <w:p>
            <w:pPr>
              <w:pStyle w:val="Normal"/>
              <w:widowControl/>
              <w:spacing w:lineRule="auto" w:line="240" w:before="0" w:after="0"/>
              <w:jc w:val="start"/>
              <w:rPr>
                <w:b/>
                <w:sz w:val="24"/>
              </w:rPr>
            </w:pPr>
            <w:r>
              <w:rPr>
                <w:rFonts w:eastAsia="Calibri" w:cs=""/>
                <w:b/>
                <w:kern w:val="0"/>
                <w:sz w:val="24"/>
                <w:szCs w:val="22"/>
                <w:lang w:val="en-US" w:eastAsia="en-US" w:bidi="ar-SA"/>
              </w:rPr>
            </w:r>
            <w:bookmarkStart w:id="212" w:name="_Toc483909842"/>
            <w:bookmarkStart w:id="213" w:name="_Toc483909842"/>
          </w:p>
          <w:p>
            <w:pPr>
              <w:pStyle w:val="Normal"/>
              <w:widowControl/>
              <w:spacing w:lineRule="auto" w:line="240" w:before="0" w:after="0"/>
              <w:jc w:val="start"/>
              <w:rPr>
                <w:b/>
                <w:sz w:val="24"/>
              </w:rPr>
            </w:pPr>
            <w:r>
              <w:rPr>
                <w:rFonts w:eastAsia="Calibri" w:cs=""/>
                <w:b/>
                <w:kern w:val="0"/>
                <w:sz w:val="24"/>
                <w:szCs w:val="22"/>
                <w:lang w:val="en-US" w:eastAsia="en-US" w:bidi="ar-SA"/>
              </w:rPr>
            </w:r>
          </w:p>
          <w:p>
            <w:pPr>
              <w:pStyle w:val="Normal"/>
              <w:widowControl/>
              <w:spacing w:lineRule="auto" w:line="240" w:before="0" w:after="0"/>
              <w:jc w:val="start"/>
              <w:rPr>
                <w:b/>
                <w:sz w:val="24"/>
              </w:rPr>
            </w:pPr>
            <w:r>
              <w:rPr>
                <w:rFonts w:eastAsia="Calibri" w:cs=""/>
                <w:b/>
                <w:kern w:val="0"/>
                <w:sz w:val="24"/>
                <w:szCs w:val="22"/>
                <w:lang w:val="en-US" w:eastAsia="en-US" w:bidi="ar-SA"/>
              </w:rPr>
            </w:r>
          </w:p>
          <w:p>
            <w:pPr>
              <w:pStyle w:val="Normal"/>
              <w:widowControl/>
              <w:spacing w:lineRule="auto" w:line="240" w:before="0" w:after="0"/>
              <w:jc w:val="start"/>
              <w:rPr>
                <w:b/>
                <w:sz w:val="24"/>
              </w:rPr>
            </w:pPr>
            <w:r>
              <w:rPr>
                <w:rFonts w:eastAsia="Calibri" w:cs=""/>
                <w:b/>
                <w:kern w:val="0"/>
                <w:sz w:val="24"/>
                <w:szCs w:val="22"/>
                <w:lang w:val="en-US" w:eastAsia="en-US" w:bidi="ar-SA"/>
              </w:rPr>
            </w:r>
          </w:p>
          <w:p>
            <w:pPr>
              <w:pStyle w:val="Normal"/>
              <w:widowControl/>
              <w:spacing w:lineRule="auto" w:line="240" w:before="0" w:after="0"/>
              <w:jc w:val="start"/>
              <w:rPr>
                <w:b/>
                <w:sz w:val="24"/>
              </w:rPr>
            </w:pPr>
            <w:bookmarkStart w:id="214" w:name="_Toc483909842"/>
            <w:r>
              <w:rPr>
                <w:rFonts w:eastAsia="Calibri" w:cs=""/>
                <w:b/>
                <w:kern w:val="0"/>
                <w:sz w:val="24"/>
                <w:szCs w:val="22"/>
                <w:lang w:val="en-US" w:eastAsia="en-US" w:bidi="ar-SA"/>
              </w:rPr>
              <w:t>STANDARD PURCHASING PROCESS</w:t>
            </w:r>
            <w:bookmarkEnd w:id="214"/>
          </w:p>
          <w:p>
            <w:pPr>
              <w:pStyle w:val="Normal"/>
              <w:widowControl/>
              <w:spacing w:lineRule="auto" w:line="276" w:before="120" w:after="120"/>
              <w:jc w:val="both"/>
              <w:textAlignment w:val="baseline"/>
              <w:rPr>
                <w:rFonts w:cs="Calibri" w:cstheme="minorHAnsi"/>
                <w:sz w:val="24"/>
                <w:szCs w:val="24"/>
              </w:rPr>
            </w:pPr>
            <w:r>
              <w:rPr>
                <w:rFonts w:eastAsia="Calibri" w:cs="Calibri" w:cstheme="minorHAnsi"/>
                <w:kern w:val="0"/>
                <w:sz w:val="24"/>
                <w:szCs w:val="24"/>
                <w:lang w:val="en-US" w:eastAsia="en-US" w:bidi="ar-SA"/>
              </w:rPr>
            </w:r>
          </w:p>
          <w:p>
            <w:pPr>
              <w:pStyle w:val="Normal"/>
              <w:widowControl/>
              <w:spacing w:lineRule="auto" w:line="276" w:before="120" w:after="120"/>
              <w:jc w:val="both"/>
              <w:textAlignment w:val="baseline"/>
              <w:rPr>
                <w:rFonts w:cs="Calibri" w:cstheme="minorHAnsi"/>
                <w:sz w:val="24"/>
                <w:szCs w:val="24"/>
              </w:rPr>
            </w:pPr>
            <w:r>
              <w:rPr>
                <w:rFonts w:eastAsia="Calibri" w:cs="Calibri" w:cstheme="minorHAnsi"/>
                <w:kern w:val="0"/>
                <w:sz w:val="24"/>
                <w:szCs w:val="24"/>
                <w:lang w:val="en-US" w:eastAsia="en-US" w:bidi="ar-SA"/>
              </w:rPr>
              <w:drawing>
                <wp:anchor distT="0" distB="0" distL="0" distR="0" simplePos="0" relativeHeight="494" behindDoc="0" locked="0" layoutInCell="1" allowOverlap="1">
                  <wp:simplePos x="0" y="0"/>
                  <wp:positionH relativeFrom="column">
                    <wp:posOffset>-3175</wp:posOffset>
                  </wp:positionH>
                  <wp:positionV relativeFrom="paragraph">
                    <wp:posOffset>1270</wp:posOffset>
                  </wp:positionV>
                  <wp:extent cx="3342005" cy="2825115"/>
                  <wp:effectExtent l="0" t="0" r="0" b="0"/>
                  <wp:wrapNone/>
                  <wp:docPr id="19" name="Picture 26" descr="Traditional Purchas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6" descr="Traditional Purchasing Process"/>
                          <pic:cNvPicPr>
                            <a:picLocks noChangeAspect="1" noChangeArrowheads="1"/>
                          </pic:cNvPicPr>
                        </pic:nvPicPr>
                        <pic:blipFill>
                          <a:blip r:embed="rId30"/>
                          <a:stretch>
                            <a:fillRect/>
                          </a:stretch>
                        </pic:blipFill>
                        <pic:spPr bwMode="auto">
                          <a:xfrm>
                            <a:off x="0" y="0"/>
                            <a:ext cx="3342005" cy="2825115"/>
                          </a:xfrm>
                          <a:prstGeom prst="rect">
                            <a:avLst/>
                          </a:prstGeom>
                          <a:noFill/>
                        </pic:spPr>
                      </pic:pic>
                    </a:graphicData>
                  </a:graphic>
                </wp:anchor>
              </w:drawing>
            </w:r>
            <w:r>
              <w:rPr>
                <w:rFonts w:eastAsia="Calibri" w:cs="Calibri" w:cstheme="minorHAnsi"/>
                <w:kern w:val="0"/>
                <w:sz w:val="24"/>
                <w:szCs w:val="24"/>
                <w:lang w:val="en-US" w:eastAsia="en-US" w:bidi="ar-SA"/>
              </w:rPr>
              <w:t> </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It is important to consider minimum specifications and requirements before starting procurement process of medical/laboratory devices. The standardized specifications allow procurement of medical devices of high quality, safety and efficacy, as well as adequate planning of the financial, infrastructure and human resources for the implementation, functioning and commissioning of the devices.</w:t>
            </w:r>
          </w:p>
          <w:p>
            <w:pPr>
              <w:pStyle w:val="Normal"/>
              <w:widowControl/>
              <w:spacing w:lineRule="auto" w:line="276" w:before="0" w:after="0"/>
              <w:jc w:val="both"/>
              <w:rPr>
                <w:rFonts w:cs="Calibri" w:cstheme="minorHAnsi"/>
                <w:bCs/>
                <w:sz w:val="24"/>
                <w:szCs w:val="24"/>
              </w:rPr>
            </w:pPr>
            <w:r>
              <w:rPr>
                <w:rFonts w:eastAsia="Calibri" w:cs="Calibri" w:cstheme="minorHAnsi"/>
                <w:bCs/>
                <w:kern w:val="0"/>
                <w:sz w:val="24"/>
                <w:szCs w:val="24"/>
                <w:lang w:val="en-US" w:eastAsia="en-US" w:bidi="ar-SA"/>
              </w:rPr>
            </w:r>
          </w:p>
          <w:p>
            <w:pPr>
              <w:pStyle w:val="Normal"/>
              <w:widowControl/>
              <w:spacing w:lineRule="auto" w:line="276" w:before="0" w:after="0"/>
              <w:jc w:val="both"/>
              <w:rPr>
                <w:rFonts w:cs="Calibri" w:cstheme="minorHAnsi"/>
                <w:bCs/>
                <w:sz w:val="24"/>
                <w:szCs w:val="24"/>
              </w:rPr>
            </w:pPr>
            <w:r>
              <w:rPr>
                <w:rFonts w:eastAsia="Calibri" w:cs="Calibri" w:cstheme="minorHAnsi"/>
                <w:bCs/>
                <w:kern w:val="0"/>
                <w:sz w:val="24"/>
                <w:szCs w:val="24"/>
                <w:lang w:val="en-US" w:eastAsia="en-US" w:bidi="ar-SA"/>
              </w:rPr>
              <w:t>Following points to be considered while laying down technical specifications:</w:t>
            </w:r>
          </w:p>
          <w:p>
            <w:pPr>
              <w:pStyle w:val="Normal"/>
              <w:widowControl/>
              <w:spacing w:lineRule="auto" w:line="276" w:before="0" w:after="0"/>
              <w:jc w:val="both"/>
              <w:rPr>
                <w:rFonts w:cs="Calibri" w:cstheme="minorHAnsi"/>
                <w:bCs/>
                <w:sz w:val="24"/>
                <w:szCs w:val="24"/>
              </w:rPr>
            </w:pPr>
            <w:r>
              <w:rPr>
                <w:rFonts w:eastAsia="Calibri" w:cs="Calibri" w:cstheme="minorHAnsi"/>
                <w:bCs/>
                <w:kern w:val="0"/>
                <w:sz w:val="24"/>
                <w:szCs w:val="24"/>
                <w:lang w:val="en-US" w:eastAsia="en-US" w:bidi="ar-SA"/>
              </w:rPr>
            </w:r>
          </w:p>
          <w:p>
            <w:pPr>
              <w:pStyle w:val="Normal"/>
              <w:widowControl/>
              <w:spacing w:lineRule="auto" w:line="276" w:before="0" w:after="0"/>
              <w:ind w:hanging="720" w:start="720"/>
              <w:jc w:val="both"/>
              <w:rPr>
                <w:rFonts w:cs="Calibri" w:cstheme="minorHAnsi"/>
                <w:sz w:val="24"/>
                <w:szCs w:val="24"/>
              </w:rPr>
            </w:pPr>
            <w:r>
              <w:rPr>
                <w:rFonts w:eastAsia="Calibri" w:cs="Calibri" w:cstheme="minorHAnsi"/>
                <w:kern w:val="0"/>
                <w:sz w:val="24"/>
                <w:szCs w:val="24"/>
                <w:lang w:val="en-US" w:eastAsia="en-US" w:bidi="ar-SA"/>
              </w:rPr>
              <w:t xml:space="preserve">1) </w:t>
              <w:tab/>
              <w:t>Technical specifications should be tailored appropriately by users according to the specific.</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Situation, especially:</w:t>
            </w:r>
          </w:p>
          <w:p>
            <w:pPr>
              <w:pStyle w:val="ListParagraph"/>
              <w:widowControl/>
              <w:numPr>
                <w:ilvl w:val="0"/>
                <w:numId w:val="73"/>
              </w:numPr>
              <w:spacing w:before="0" w:after="200"/>
              <w:ind w:hanging="720" w:start="1440"/>
              <w:jc w:val="both"/>
              <w:rPr>
                <w:rFonts w:ascii="Calibri" w:hAnsi="Calibri" w:cs="Calibri" w:asciiTheme="minorHAnsi" w:cstheme="minorHAnsi" w:hAnsiTheme="minorHAnsi"/>
                <w:bCs/>
                <w:sz w:val="24"/>
                <w:szCs w:val="24"/>
              </w:rPr>
            </w:pPr>
            <w:r>
              <w:rPr>
                <w:rFonts w:cs="Calibri" w:ascii="Calibri" w:hAnsi="Calibri" w:asciiTheme="minorHAnsi" w:cstheme="minorHAnsi" w:hAnsiTheme="minorHAnsi"/>
                <w:bCs/>
                <w:kern w:val="0"/>
                <w:sz w:val="24"/>
                <w:szCs w:val="24"/>
                <w:lang w:val="en-US" w:bidi="ar-SA"/>
              </w:rPr>
              <w:t xml:space="preserve">Local standards and legislation; local regulations and conditions; </w:t>
            </w:r>
          </w:p>
          <w:p>
            <w:pPr>
              <w:pStyle w:val="ListParagraph"/>
              <w:widowControl/>
              <w:numPr>
                <w:ilvl w:val="0"/>
                <w:numId w:val="73"/>
              </w:numPr>
              <w:spacing w:before="0" w:after="200"/>
              <w:ind w:hanging="720" w:start="1440"/>
              <w:jc w:val="both"/>
              <w:rPr>
                <w:rFonts w:ascii="Calibri" w:hAnsi="Calibri" w:cs="Calibri" w:asciiTheme="minorHAnsi" w:cstheme="minorHAnsi" w:hAnsiTheme="minorHAnsi"/>
                <w:bCs/>
                <w:sz w:val="24"/>
                <w:szCs w:val="24"/>
              </w:rPr>
            </w:pPr>
            <w:r>
              <w:rPr>
                <w:rFonts w:cs="Calibri" w:ascii="Calibri" w:hAnsi="Calibri" w:asciiTheme="minorHAnsi" w:cstheme="minorHAnsi" w:hAnsiTheme="minorHAnsi"/>
                <w:bCs/>
                <w:kern w:val="0"/>
                <w:sz w:val="24"/>
                <w:szCs w:val="24"/>
                <w:lang w:val="en-US" w:bidi="ar-SA"/>
              </w:rPr>
              <w:t>Installation conditions, technological levels, electrical range, capacities, utility environment, procedures, personnel (users) experience and other local specific conditions.</w:t>
            </w:r>
          </w:p>
          <w:p>
            <w:pPr>
              <w:pStyle w:val="Normal"/>
              <w:widowControl/>
              <w:spacing w:lineRule="auto" w:line="276" w:before="0" w:after="0"/>
              <w:ind w:hanging="720" w:start="720"/>
              <w:jc w:val="both"/>
              <w:rPr>
                <w:rFonts w:cs="Calibri" w:cstheme="minorHAnsi"/>
                <w:sz w:val="24"/>
                <w:szCs w:val="24"/>
              </w:rPr>
            </w:pPr>
            <w:r>
              <w:rPr>
                <w:rFonts w:eastAsia="Calibri" w:cs="Calibri" w:cstheme="minorHAnsi"/>
                <w:kern w:val="0"/>
                <w:sz w:val="24"/>
                <w:szCs w:val="24"/>
                <w:lang w:val="en-US" w:eastAsia="en-US" w:bidi="ar-SA"/>
              </w:rPr>
              <w:t xml:space="preserve">2) </w:t>
              <w:tab/>
              <w:t>Technical characteristics of technical specifications indicate basic, appropriate, standard equipment for low- and middle- income countries. If you are interested in purchasing more advanced equipment, you should consider optional functions depending on your needs.</w:t>
            </w:r>
          </w:p>
          <w:p>
            <w:pPr>
              <w:pStyle w:val="Normal"/>
              <w:widowControl/>
              <w:spacing w:lineRule="auto" w:line="276" w:before="0" w:after="0"/>
              <w:ind w:hanging="720" w:start="720"/>
              <w:jc w:val="both"/>
              <w:rPr>
                <w:rFonts w:cs="Calibri" w:cstheme="minorHAnsi"/>
                <w:sz w:val="24"/>
                <w:szCs w:val="24"/>
              </w:rPr>
            </w:pPr>
            <w:r>
              <w:rPr>
                <w:rFonts w:eastAsia="Calibri" w:cs="Calibri" w:cstheme="minorHAnsi"/>
                <w:kern w:val="0"/>
                <w:sz w:val="24"/>
                <w:szCs w:val="24"/>
                <w:lang w:val="en-US" w:eastAsia="en-US" w:bidi="ar-SA"/>
              </w:rPr>
              <w:t xml:space="preserve">3) </w:t>
              <w:tab/>
              <w:t>The number of accessories, consumables, spare parts and other components indicates usual and/or ideal number and is not a mandatory quantity. The user can determine this quantity according to a product’s characteristics and frequency of use in your laboratory.</w:t>
            </w:r>
          </w:p>
          <w:p>
            <w:pPr>
              <w:pStyle w:val="ListParagraph"/>
              <w:widowControl/>
              <w:spacing w:before="0" w:after="200"/>
              <w:ind w:start="720" w:end="-144"/>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4) </w:t>
              <w:tab/>
              <w:t>For tender purposes, you should consider not only medical equipment itself, but also related services in order to be able to use the equipment.</w:t>
            </w:r>
          </w:p>
          <w:p>
            <w:pPr>
              <w:pStyle w:val="ListParagraph"/>
              <w:widowControl/>
              <w:spacing w:before="0" w:after="200"/>
              <w:ind w:start="720" w:end="-144"/>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Procurement/ Purchase orders are documents sent from a buyer to a supplier with a request for an order. The type of item, the quantity and agreed upon price are generally (should be!) printed on the purchase order – the more specific the order, the more details included, the more effective the purchase order will be. It should also be properly dated, timed and duly signed.</w:t>
            </w:r>
          </w:p>
          <w:p>
            <w:pPr>
              <w:pStyle w:val="ListParagraph"/>
              <w:widowControl/>
              <w:spacing w:before="0" w:after="200"/>
              <w:ind w:start="720" w:end="-144"/>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When a seller (supplier, vendor, etc) accepts a purchase order, a legally binding contract is formed between the two parties. In addition, the buyer should always clearly and explicitly communicate their properly timed and dated requests to the seller so there is no confusion when the purchase order is received.</w:t>
            </w:r>
          </w:p>
          <w:p>
            <w:pPr>
              <w:pStyle w:val="ListParagraph"/>
              <w:widowControl/>
              <w:spacing w:before="0" w:after="200"/>
              <w:ind w:start="720" w:end="-144"/>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Also, in the event the buyer refuses payment, the seller is protected because the purchase order is a binding contract between both parties.</w:t>
            </w:r>
          </w:p>
          <w:p>
            <w:pPr>
              <w:pStyle w:val="Normal"/>
              <w:widowControl/>
              <w:shd w:val="clear" w:color="auto" w:fill="FFFFFF"/>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t xml:space="preserve">Sample Stock register page: </w:t>
            </w:r>
          </w:p>
          <w:p>
            <w:pPr>
              <w:pStyle w:val="Normal"/>
              <w:widowControl/>
              <w:shd w:val="clear" w:color="auto" w:fill="FFFFFF"/>
              <w:spacing w:lineRule="auto" w:line="276" w:before="0" w:after="0"/>
              <w:jc w:val="both"/>
              <w:rPr>
                <w:rFonts w:cs="Calibri" w:cstheme="minorHAnsi"/>
                <w:color w:val="000000"/>
                <w:sz w:val="24"/>
                <w:szCs w:val="24"/>
              </w:rPr>
            </w:pPr>
            <w:r>
              <w:rPr>
                <w:rFonts w:eastAsia="Calibri" w:cs="Calibri" w:cstheme="minorHAnsi"/>
                <w:color w:val="000000"/>
                <w:kern w:val="0"/>
                <w:sz w:val="24"/>
                <w:szCs w:val="24"/>
                <w:lang w:val="en-US" w:eastAsia="en-US" w:bidi="ar-SA"/>
              </w:rPr>
              <w:t xml:space="preserve">Stock register is a </w:t>
            </w:r>
            <w:hyperlink r:id="rId31">
              <w:r>
                <w:rPr>
                  <w:rStyle w:val="Style"/>
                  <w:rFonts w:eastAsia="Calibri" w:cs="Calibri" w:cstheme="minorHAnsi"/>
                  <w:kern w:val="0"/>
                  <w:sz w:val="24"/>
                  <w:szCs w:val="24"/>
                  <w:lang w:val="en-US" w:eastAsia="en-US" w:bidi="ar-SA"/>
                </w:rPr>
                <w:t>record</w:t>
              </w:r>
            </w:hyperlink>
            <w:r>
              <w:rPr>
                <w:rFonts w:eastAsia="Calibri" w:cs="Calibri" w:cstheme="minorHAnsi"/>
                <w:kern w:val="0"/>
                <w:sz w:val="24"/>
                <w:szCs w:val="24"/>
                <w:lang w:val="en-US" w:eastAsia="en-US" w:bidi="ar-SA"/>
              </w:rPr>
              <w:t xml:space="preserve"> </w:t>
            </w:r>
            <w:r>
              <w:rPr>
                <w:rFonts w:eastAsia="Calibri" w:cs="Calibri" w:cstheme="minorHAnsi"/>
                <w:color w:val="000000"/>
                <w:kern w:val="0"/>
                <w:sz w:val="24"/>
                <w:szCs w:val="24"/>
                <w:lang w:val="en-US" w:eastAsia="en-US" w:bidi="ar-SA"/>
              </w:rPr>
              <w:t>showing entry of an item in the store after purchase and later its issue to the relevant sections and consumption. Purchase of equipment is verified through entry into stock register stock register. Entry is made by the store keeper.</w:t>
            </w:r>
          </w:p>
          <w:p>
            <w:pPr>
              <w:pStyle w:val="Normal"/>
              <w:widowControl/>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r>
          </w:p>
          <w:p>
            <w:pPr>
              <w:pStyle w:val="Normal"/>
              <w:widowControl/>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t>Example</w:t>
            </w:r>
          </w:p>
          <w:p>
            <w:pPr>
              <w:pStyle w:val="Normal"/>
              <w:widowControl/>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drawing>
                <wp:anchor distT="0" distB="0" distL="0" distR="0" simplePos="0" relativeHeight="493" behindDoc="0" locked="0" layoutInCell="1" allowOverlap="1">
                  <wp:simplePos x="0" y="0"/>
                  <wp:positionH relativeFrom="column">
                    <wp:posOffset>108585</wp:posOffset>
                  </wp:positionH>
                  <wp:positionV relativeFrom="paragraph">
                    <wp:posOffset>87630</wp:posOffset>
                  </wp:positionV>
                  <wp:extent cx="5881370" cy="5117465"/>
                  <wp:effectExtent l="0" t="0" r="0" b="0"/>
                  <wp:wrapNone/>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noChangeArrowheads="1"/>
                          </pic:cNvPicPr>
                        </pic:nvPicPr>
                        <pic:blipFill>
                          <a:blip r:embed="rId32"/>
                          <a:stretch>
                            <a:fillRect/>
                          </a:stretch>
                        </pic:blipFill>
                        <pic:spPr bwMode="auto">
                          <a:xfrm>
                            <a:off x="0" y="0"/>
                            <a:ext cx="5881370" cy="5117465"/>
                          </a:xfrm>
                          <a:prstGeom prst="rect">
                            <a:avLst/>
                          </a:prstGeom>
                          <a:noFill/>
                        </pic:spPr>
                      </pic:pic>
                    </a:graphicData>
                  </a:graphic>
                </wp:anchor>
              </w:drawing>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color w:val="C00000"/>
                <w:sz w:val="24"/>
                <w:szCs w:val="24"/>
              </w:rPr>
            </w:pPr>
            <w:r>
              <w:rPr>
                <w:rFonts w:eastAsia="Calibri" w:cs="Calibri" w:cstheme="minorHAnsi"/>
                <w:color w:val="C00000"/>
                <w:kern w:val="0"/>
                <w:sz w:val="24"/>
                <w:szCs w:val="24"/>
                <w:lang w:val="en-US" w:eastAsia="en-US" w:bidi="ar-SA"/>
              </w:rPr>
            </w:r>
          </w:p>
          <w:p>
            <w:pPr>
              <w:pStyle w:val="Normal"/>
              <w:widowControl/>
              <w:shd w:val="clear" w:color="auto" w:fill="FFFFFF"/>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r>
    </w:tbl>
    <w:p>
      <w:pPr>
        <w:pStyle w:val="Normal"/>
        <w:rPr>
          <w:rFonts w:eastAsia="Times New Roman" w:cs="Calibri" w:cstheme="minorHAnsi"/>
          <w:b/>
          <w:bCs/>
          <w:color w:val="C00000"/>
          <w:spacing w:val="2"/>
          <w:sz w:val="32"/>
          <w:szCs w:val="24"/>
          <w:lang w:val="en-GB" w:eastAsia="ar-SA"/>
        </w:rPr>
      </w:pPr>
      <w:r>
        <w:rPr>
          <w:rFonts w:eastAsia="Times New Roman" w:cs="Calibri" w:cstheme="minorHAnsi"/>
          <w:b/>
          <w:bCs/>
          <w:color w:val="C00000"/>
          <w:spacing w:val="2"/>
          <w:sz w:val="32"/>
          <w:szCs w:val="24"/>
          <w:lang w:val="en-GB" w:eastAsia="ar-SA"/>
        </w:rPr>
      </w:r>
      <w:r>
        <w:br w:type="page"/>
      </w:r>
    </w:p>
    <w:p>
      <w:pPr>
        <w:pStyle w:val="Heading3"/>
        <w:spacing w:before="0" w:after="240"/>
        <w:ind w:hanging="3420" w:start="3420"/>
        <w:rPr/>
      </w:pPr>
      <w:bookmarkStart w:id="215" w:name="_Toc514931030"/>
      <w:r>
        <w:rPr/>
        <w:t>Standard 14. MER-2:  Safe handling and storage of laboratory reagents.</w:t>
      </w:r>
      <w:bookmarkEnd w:id="215"/>
      <w:r>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Indicators (45-48)</w:t>
      </w:r>
    </w:p>
    <w:p>
      <w:pPr>
        <w:pStyle w:val="Heading4"/>
        <w:shd w:val="clear" w:color="auto" w:fill="FF0000"/>
        <w:spacing w:lineRule="auto" w:line="276"/>
        <w:ind w:hanging="990" w:start="990"/>
        <w:rPr>
          <w:rFonts w:ascii="Calibri" w:hAnsi="Calibri" w:cs="Calibri" w:asciiTheme="minorHAnsi" w:cstheme="minorHAnsi" w:hAnsiTheme="minorHAnsi"/>
          <w:color w:themeColor="background1" w:val="FFFFFF"/>
        </w:rPr>
      </w:pPr>
      <w:bookmarkStart w:id="216" w:name="_Toc514931031"/>
      <w:bookmarkStart w:id="217" w:name="_Toc483909846"/>
      <w:r>
        <w:rPr>
          <w:rFonts w:cs="Calibri" w:ascii="Calibri" w:hAnsi="Calibri" w:asciiTheme="minorHAnsi" w:cstheme="minorHAnsi" w:hAnsiTheme="minorHAnsi"/>
          <w:color w:themeColor="background1" w:val="FFFFFF"/>
        </w:rPr>
        <w:t>Ind. 45: Documented policies and procedures guide the safe storage and use of reagents</w:t>
      </w:r>
      <w:bookmarkEnd w:id="216"/>
      <w:bookmarkEnd w:id="217"/>
      <w:r>
        <w:rPr>
          <w:rFonts w:cs="Calibri" w:ascii="Calibri" w:hAnsi="Calibri" w:asciiTheme="minorHAnsi" w:cstheme="minorHAnsi" w:hAnsiTheme="minorHAnsi"/>
          <w:color w:themeColor="background1" w:val="FFFFFF"/>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Documented policies and SOPs providing for safe storage at a proper place and periodical issue on demand to various sections should be available. As reagents and Kits are sensitive, their storage should be under controlled temperature, light and humidity conditions as directed by the manufacturers. Physically inspect tidiness and temperature controlled storage space.</w:t>
      </w:r>
    </w:p>
    <w:p>
      <w:pPr>
        <w:pStyle w:val="Normal"/>
        <w:spacing w:lineRule="auto" w:line="276" w:before="120" w:after="120"/>
        <w:jc w:val="both"/>
        <w:rPr>
          <w:rFonts w:ascii="Times New Roman" w:hAnsi="Times New Roman" w:cs="Times New Roman"/>
          <w:b/>
          <w:bCs/>
          <w:sz w:val="24"/>
          <w:szCs w:val="24"/>
        </w:rPr>
      </w:pPr>
      <w:r>
        <w:rPr>
          <w:rFonts w:cs="Calibri" w:cstheme="minorHAnsi"/>
          <w:sz w:val="24"/>
          <w:szCs w:val="24"/>
        </w:rPr>
        <w:t xml:space="preserve"> </w:t>
      </w: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b/>
          <w:bCs/>
          <w:sz w:val="24"/>
          <w:szCs w:val="24"/>
        </w:rPr>
      </w:pPr>
      <w:r>
        <w:rPr>
          <w:rFonts w:cs="Calibri" w:cstheme="minorHAnsi"/>
          <w:sz w:val="24"/>
          <w:szCs w:val="24"/>
        </w:rPr>
        <w:t>Written SOPs which guide safe storage and use of reagents.</w:t>
      </w:r>
    </w:p>
    <w:p>
      <w:pPr>
        <w:pStyle w:val="ListParagraph"/>
        <w:numPr>
          <w:ilvl w:val="0"/>
          <w:numId w:val="243"/>
        </w:numPr>
        <w:spacing w:before="120" w:after="120"/>
        <w:ind w:hanging="284" w:start="284"/>
        <w:jc w:val="both"/>
        <w:rPr>
          <w:rFonts w:ascii="Calibri" w:hAnsi="Calibri" w:cs="Calibri" w:asciiTheme="minorHAnsi" w:cstheme="minorHAnsi" w:hAnsiTheme="minorHAnsi"/>
          <w:b/>
          <w:bCs/>
          <w:sz w:val="24"/>
          <w:szCs w:val="24"/>
        </w:rPr>
      </w:pPr>
      <w:r>
        <w:rPr>
          <w:rFonts w:cs="Calibri" w:cstheme="minorHAnsi"/>
          <w:sz w:val="24"/>
          <w:szCs w:val="24"/>
        </w:rPr>
        <w:t>Issuance and use as per SOPs.</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7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SOPs for storage in tidy, temperature, light and humidity controlled places and issuance and use of the reagents/ kits are documented, then score as </w:t>
      </w:r>
      <w:r>
        <w:rPr>
          <w:rFonts w:cs="Calibri" w:ascii="Calibri" w:hAnsi="Calibri" w:asciiTheme="minorHAnsi" w:cstheme="minorHAnsi" w:hAnsiTheme="minorHAnsi"/>
          <w:b/>
          <w:sz w:val="24"/>
          <w:szCs w:val="24"/>
          <w:u w:val="single"/>
        </w:rPr>
        <w:t>fully met.</w:t>
      </w:r>
    </w:p>
    <w:p>
      <w:pPr>
        <w:pStyle w:val="ListParagraph"/>
        <w:numPr>
          <w:ilvl w:val="0"/>
          <w:numId w:val="7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SOPs for proper storage, issuance and use as described above,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ind w:hanging="990" w:start="990"/>
        <w:rPr>
          <w:rFonts w:ascii="Calibri" w:hAnsi="Calibri" w:cs="Calibri" w:asciiTheme="minorHAnsi" w:cstheme="minorHAnsi" w:hAnsiTheme="minorHAnsi"/>
          <w:color w:themeColor="background1" w:val="FFFFFF"/>
        </w:rPr>
      </w:pPr>
      <w:bookmarkStart w:id="218" w:name="_Toc514931032"/>
      <w:bookmarkStart w:id="219" w:name="_Toc483909849"/>
      <w:r>
        <w:rPr>
          <w:rFonts w:cs="Calibri" w:ascii="Calibri" w:hAnsi="Calibri" w:asciiTheme="minorHAnsi" w:cstheme="minorHAnsi" w:hAnsiTheme="minorHAnsi"/>
          <w:color w:themeColor="background1" w:val="FFFFFF"/>
        </w:rPr>
        <w:t>Ind. 46: Inventory of reagents is maintained</w:t>
      </w:r>
      <w:bookmarkEnd w:id="218"/>
      <w:bookmarkEnd w:id="219"/>
      <w:r>
        <w:rPr>
          <w:rFonts w:cs="Calibri" w:ascii="Calibri" w:hAnsi="Calibri" w:asciiTheme="minorHAnsi" w:cstheme="minorHAnsi" w:hAnsiTheme="minorHAnsi"/>
          <w:color w:themeColor="background1" w:val="FFFFFF"/>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While visiting the laboratory, review the record of stored items and check if quantities of reagents/ kits are mentioned in record. Also check if record is regularly updated after issuance of any reagent.</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b/>
          <w:bCs/>
          <w:sz w:val="24"/>
          <w:szCs w:val="24"/>
        </w:rPr>
      </w:pPr>
      <w:r>
        <w:rPr>
          <w:rFonts w:cs="Calibri" w:cstheme="minorHAnsi"/>
          <w:sz w:val="24"/>
          <w:szCs w:val="24"/>
        </w:rPr>
        <w:t>Up-dated inventory of stored reagents.</w:t>
      </w:r>
    </w:p>
    <w:p>
      <w:pPr>
        <w:pStyle w:val="Normal"/>
        <w:spacing w:lineRule="auto" w:line="276" w:before="120" w:after="120"/>
        <w:jc w:val="both"/>
        <w:rPr>
          <w:rFonts w:cs="Calibri" w:cstheme="minorHAnsi"/>
          <w:b/>
          <w:sz w:val="24"/>
          <w:szCs w:val="24"/>
        </w:rPr>
      </w:pPr>
      <w:r>
        <w:rPr>
          <w:rFonts w:cs="Calibri" w:cstheme="minorHAnsi"/>
          <w:b/>
          <w:sz w:val="24"/>
          <w:szCs w:val="24"/>
        </w:rPr>
        <w:t>Scoring:</w:t>
      </w:r>
    </w:p>
    <w:p>
      <w:pPr>
        <w:pStyle w:val="ListParagraph"/>
        <w:numPr>
          <w:ilvl w:val="0"/>
          <w:numId w:val="75"/>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inventory of stored reagents is properly maintained and it is regularly updated, then score as </w:t>
      </w:r>
      <w:r>
        <w:rPr>
          <w:rFonts w:cs="Calibri" w:ascii="Calibri" w:hAnsi="Calibri" w:asciiTheme="minorHAnsi" w:cstheme="minorHAnsi" w:hAnsiTheme="minorHAnsi"/>
          <w:b/>
          <w:sz w:val="24"/>
          <w:szCs w:val="24"/>
          <w:u w:val="single"/>
        </w:rPr>
        <w:t>fully met.</w:t>
      </w:r>
    </w:p>
    <w:p>
      <w:pPr>
        <w:pStyle w:val="ListParagraph"/>
        <w:numPr>
          <w:ilvl w:val="0"/>
          <w:numId w:val="75"/>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inventory of stored reagents is not properly maintained,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ind w:hanging="990" w:start="990"/>
        <w:rPr>
          <w:rFonts w:ascii="Calibri" w:hAnsi="Calibri" w:cs="Calibri" w:asciiTheme="minorHAnsi" w:cstheme="minorHAnsi" w:hAnsiTheme="minorHAnsi"/>
          <w:color w:themeColor="background1" w:val="FFFFFF"/>
        </w:rPr>
      </w:pPr>
      <w:bookmarkStart w:id="220" w:name="_Toc483909850"/>
      <w:bookmarkStart w:id="221" w:name="_Toc514931033"/>
      <w:r>
        <w:rPr>
          <w:rFonts w:cs="Calibri" w:ascii="Calibri" w:hAnsi="Calibri" w:asciiTheme="minorHAnsi" w:cstheme="minorHAnsi" w:hAnsiTheme="minorHAnsi"/>
          <w:color w:themeColor="background1" w:val="FFFFFF"/>
        </w:rPr>
        <w:t>Ind. 47: The policies of reagent management include a procedure of alert for near expiry reagents</w:t>
      </w:r>
      <w:bookmarkEnd w:id="220"/>
      <w:bookmarkEnd w:id="221"/>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While visiting the storage area in the laboratory, review the procedure for near expiry (one month) reagent alerts. Look for marking of all near expiry reagents in red. Issue and use of near expiry reagents earlier than others.</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sz w:val="24"/>
          <w:szCs w:val="24"/>
        </w:rPr>
      </w:pPr>
      <w:r>
        <w:rPr>
          <w:rFonts w:cs="Calibri" w:cstheme="minorHAnsi"/>
          <w:sz w:val="24"/>
          <w:szCs w:val="24"/>
        </w:rPr>
        <w:t xml:space="preserve">Availability of written SOPs for creating alert about any item which has expiry date of one month.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75"/>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a procedure for </w:t>
      </w:r>
      <w:r>
        <w:rPr>
          <w:rFonts w:cs="Calibri" w:cstheme="minorHAnsi"/>
          <w:sz w:val="24"/>
          <w:szCs w:val="24"/>
        </w:rPr>
        <w:t xml:space="preserve">creating alert </w:t>
      </w:r>
      <w:r>
        <w:rPr>
          <w:rFonts w:cs="Calibri" w:ascii="Calibri" w:hAnsi="Calibri" w:asciiTheme="minorHAnsi" w:cstheme="minorHAnsi" w:hAnsiTheme="minorHAnsi"/>
          <w:sz w:val="24"/>
          <w:szCs w:val="24"/>
        </w:rPr>
        <w:t xml:space="preserve">of near expiry reagents and marking in red and early use, then score as </w:t>
      </w:r>
      <w:r>
        <w:rPr>
          <w:rFonts w:cs="Calibri" w:ascii="Calibri" w:hAnsi="Calibri" w:asciiTheme="minorHAnsi" w:cstheme="minorHAnsi" w:hAnsiTheme="minorHAnsi"/>
          <w:b/>
          <w:sz w:val="24"/>
          <w:szCs w:val="24"/>
          <w:u w:val="single"/>
        </w:rPr>
        <w:t>fully met.</w:t>
      </w:r>
    </w:p>
    <w:p>
      <w:pPr>
        <w:pStyle w:val="ListParagraph"/>
        <w:numPr>
          <w:ilvl w:val="0"/>
          <w:numId w:val="75"/>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procedure for </w:t>
      </w:r>
      <w:r>
        <w:rPr>
          <w:rFonts w:cs="Calibri" w:cstheme="minorHAnsi"/>
          <w:sz w:val="24"/>
          <w:szCs w:val="24"/>
        </w:rPr>
        <w:t xml:space="preserve">creating alert </w:t>
      </w:r>
      <w:r>
        <w:rPr>
          <w:rFonts w:cs="Calibri" w:ascii="Calibri" w:hAnsi="Calibri" w:asciiTheme="minorHAnsi" w:cstheme="minorHAnsi" w:hAnsiTheme="minorHAnsi"/>
          <w:sz w:val="24"/>
          <w:szCs w:val="24"/>
        </w:rPr>
        <w:t xml:space="preserve">of near expiry reagents, red marking and early use/disposal of such reagents,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222" w:name="_Toc514931034"/>
      <w:bookmarkStart w:id="223" w:name="_Toc483909851"/>
      <w:r>
        <w:rPr>
          <w:rFonts w:cs="Calibri" w:ascii="Calibri" w:hAnsi="Calibri" w:asciiTheme="minorHAnsi" w:cstheme="minorHAnsi" w:hAnsiTheme="minorHAnsi"/>
          <w:color w:themeColor="background1" w:val="FFFFFF"/>
        </w:rPr>
        <w:t>Ind. 48:  Labelling of reagents is as per SOPs</w:t>
      </w:r>
      <w:bookmarkEnd w:id="222"/>
      <w:bookmarkEnd w:id="223"/>
      <w:r>
        <w:rPr>
          <w:rFonts w:cs="Calibri" w:ascii="Calibri" w:hAnsi="Calibri" w:asciiTheme="minorHAnsi" w:cstheme="minorHAnsi" w:hAnsiTheme="minorHAnsi"/>
          <w:color w:themeColor="background1" w:val="FFFFFF"/>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To ensure that nature of chemicals/reagents is properly understood and evaluated by all personnel who can come into contact with those, proper labeling is mandatory. Also make sure that there are no orphan (unlabeled) containers left in the laboratory.</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Normal"/>
        <w:spacing w:lineRule="auto" w:line="276" w:before="120" w:after="120"/>
        <w:jc w:val="both"/>
        <w:rPr>
          <w:rFonts w:cs="Calibri" w:cstheme="minorHAnsi"/>
          <w:sz w:val="24"/>
          <w:szCs w:val="24"/>
        </w:rPr>
      </w:pPr>
      <w:r>
        <w:rPr>
          <w:rFonts w:cs="Calibri" w:cstheme="minorHAnsi"/>
          <w:sz w:val="24"/>
          <w:szCs w:val="24"/>
        </w:rPr>
        <w:t xml:space="preserve">The labels must bear the following: </w:t>
      </w:r>
    </w:p>
    <w:p>
      <w:pPr>
        <w:pStyle w:val="ListParagraph"/>
        <w:numPr>
          <w:ilvl w:val="0"/>
          <w:numId w:val="77"/>
        </w:numPr>
        <w:suppressAutoHyphens w:val="false"/>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Full name of chemical/reagent</w:t>
      </w:r>
    </w:p>
    <w:p>
      <w:pPr>
        <w:pStyle w:val="ListParagraph"/>
        <w:numPr>
          <w:ilvl w:val="0"/>
          <w:numId w:val="77"/>
        </w:numPr>
        <w:suppressAutoHyphens w:val="false"/>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Concentration (strength)</w:t>
      </w:r>
    </w:p>
    <w:p>
      <w:pPr>
        <w:pStyle w:val="ListParagraph"/>
        <w:numPr>
          <w:ilvl w:val="0"/>
          <w:numId w:val="77"/>
        </w:numPr>
        <w:suppressAutoHyphens w:val="false"/>
        <w:spacing w:before="120" w:after="12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sz w:val="24"/>
          <w:szCs w:val="24"/>
        </w:rPr>
        <w:t xml:space="preserve">Date of dispensing </w:t>
      </w:r>
    </w:p>
    <w:p>
      <w:pPr>
        <w:pStyle w:val="ListParagraph"/>
        <w:numPr>
          <w:ilvl w:val="0"/>
          <w:numId w:val="77"/>
        </w:numPr>
        <w:suppressAutoHyphens w:val="false"/>
        <w:spacing w:before="120" w:after="12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sz w:val="24"/>
          <w:szCs w:val="24"/>
        </w:rPr>
        <w:t>Date of expiry</w:t>
      </w:r>
    </w:p>
    <w:p>
      <w:pPr>
        <w:pStyle w:val="Normal"/>
        <w:spacing w:lineRule="auto" w:line="276" w:before="120" w:after="120"/>
        <w:jc w:val="both"/>
        <w:rPr>
          <w:rFonts w:cs="Calibri" w:cstheme="minorHAnsi"/>
          <w:b/>
          <w:sz w:val="24"/>
          <w:szCs w:val="24"/>
        </w:rPr>
      </w:pPr>
      <w:r>
        <w:rPr>
          <w:rFonts w:cs="Calibri" w:cstheme="minorHAnsi"/>
          <w:b/>
          <w:sz w:val="24"/>
          <w:szCs w:val="24"/>
        </w:rPr>
        <w:t>Scoring:</w:t>
      </w:r>
    </w:p>
    <w:p>
      <w:pPr>
        <w:pStyle w:val="ListParagraph"/>
        <w:numPr>
          <w:ilvl w:val="0"/>
          <w:numId w:val="76"/>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all dispensed reagent bottles are appropriately </w:t>
      </w:r>
      <w:r>
        <w:rPr>
          <w:rFonts w:cs="Calibri" w:ascii="Calibri" w:hAnsi="Calibri" w:asciiTheme="minorHAnsi" w:cstheme="minorHAnsi" w:hAnsiTheme="minorHAnsi"/>
          <w:sz w:val="24"/>
          <w:szCs w:val="24"/>
          <w:lang w:val="en-GB"/>
        </w:rPr>
        <w:t>labelled</w:t>
      </w:r>
      <w:r>
        <w:rPr>
          <w:rFonts w:cs="Calibri" w:ascii="Calibri" w:hAnsi="Calibri" w:asciiTheme="minorHAnsi" w:cstheme="minorHAnsi" w:hAnsiTheme="minorHAnsi"/>
          <w:sz w:val="24"/>
          <w:szCs w:val="24"/>
        </w:rPr>
        <w:t xml:space="preserve">, then score as </w:t>
      </w:r>
      <w:r>
        <w:rPr>
          <w:rFonts w:cs="Calibri" w:ascii="Calibri" w:hAnsi="Calibri" w:asciiTheme="minorHAnsi" w:cstheme="minorHAnsi" w:hAnsiTheme="minorHAnsi"/>
          <w:b/>
          <w:sz w:val="24"/>
          <w:szCs w:val="24"/>
          <w:u w:val="single"/>
        </w:rPr>
        <w:t>fully met.</w:t>
      </w:r>
    </w:p>
    <w:p>
      <w:pPr>
        <w:pStyle w:val="ListParagraph"/>
        <w:numPr>
          <w:ilvl w:val="0"/>
          <w:numId w:val="76"/>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any dispensed reagent bottle is not completely labeled, then score as </w:t>
      </w:r>
      <w:r>
        <w:rPr>
          <w:rFonts w:cs="Calibri" w:ascii="Calibri" w:hAnsi="Calibri" w:asciiTheme="minorHAnsi" w:cstheme="minorHAnsi" w:hAnsiTheme="minorHAnsi"/>
          <w:b/>
          <w:sz w:val="24"/>
          <w:szCs w:val="24"/>
          <w:u w:val="single"/>
        </w:rPr>
        <w:t>not met.</w:t>
      </w:r>
    </w:p>
    <w:p>
      <w:pPr>
        <w:pStyle w:val="ListParagraph"/>
        <w:spacing w:before="120" w:after="120"/>
        <w:ind w:start="284"/>
        <w:jc w:val="both"/>
        <w:rPr>
          <w:rFonts w:ascii="Calibri" w:hAnsi="Calibri" w:cs="Calibri" w:asciiTheme="minorHAnsi" w:cstheme="minorHAnsi" w:hAnsiTheme="minorHAnsi"/>
          <w:b/>
          <w:sz w:val="24"/>
          <w:szCs w:val="24"/>
          <w:u w:val="single"/>
        </w:rPr>
      </w:pPr>
      <w:r>
        <w:rPr>
          <w:rFonts w:cs="Calibri" w:cstheme="minorHAnsi"/>
          <w:b/>
          <w:sz w:val="24"/>
          <w:szCs w:val="24"/>
          <w:u w:val="single"/>
        </w:rPr>
      </w:r>
    </w:p>
    <w:p>
      <w:pPr>
        <w:pStyle w:val="ListParagraph"/>
        <w:spacing w:before="120" w:after="120"/>
        <w:ind w:start="284"/>
        <w:jc w:val="both"/>
        <w:rPr>
          <w:rFonts w:ascii="Calibri" w:hAnsi="Calibri" w:cs="Calibri" w:asciiTheme="minorHAnsi" w:cstheme="minorHAnsi" w:hAnsiTheme="minorHAnsi"/>
          <w:sz w:val="24"/>
          <w:szCs w:val="24"/>
        </w:rPr>
      </w:pPr>
      <w:r>
        <w:rPr>
          <w:rFonts w:cs="Calibri" w:cstheme="minorHAnsi"/>
          <w:sz w:val="24"/>
          <w:szCs w:val="24"/>
        </w:rPr>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ListParagraph"/>
              <w:widowControl/>
              <w:spacing w:before="0" w:after="20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540" w:type="dxa"/>
            <w:tcBorders/>
          </w:tcPr>
          <w:p>
            <w:pPr>
              <w:pStyle w:val="Normal"/>
              <w:widowControl/>
              <w:spacing w:lineRule="auto" w:line="240" w:before="0" w:after="0"/>
              <w:jc w:val="start"/>
              <w:rPr>
                <w:rFonts w:cs="Calibri" w:cstheme="minorHAnsi"/>
                <w:b/>
                <w:sz w:val="24"/>
              </w:rPr>
            </w:pPr>
            <w:bookmarkStart w:id="224" w:name="_Toc483909847"/>
            <w:r>
              <w:rPr>
                <w:rFonts w:eastAsia="Calibri" w:cs="Calibri" w:cstheme="minorHAnsi"/>
                <w:b/>
                <w:kern w:val="0"/>
                <w:sz w:val="24"/>
                <w:szCs w:val="22"/>
                <w:lang w:val="en-US" w:eastAsia="en-US" w:bidi="ar-SA"/>
              </w:rPr>
              <w:t>General Considerations for safe Storage and Use of reagents:</w:t>
            </w:r>
            <w:bookmarkEnd w:id="224"/>
          </w:p>
          <w:p>
            <w:pPr>
              <w:pStyle w:val="Default"/>
              <w:widowControl/>
              <w:numPr>
                <w:ilvl w:val="0"/>
                <w:numId w:val="80"/>
              </w:numPr>
              <w:spacing w:lineRule="auto" w:line="276" w:before="0" w:after="0"/>
              <w:jc w:val="both"/>
              <w:rPr>
                <w:rFonts w:ascii="Calibri" w:hAnsi="Calibri" w:cs="Calibri" w:asciiTheme="minorHAnsi" w:cstheme="minorHAnsi" w:hAnsiTheme="minorHAnsi"/>
              </w:rPr>
            </w:pPr>
            <w:r>
              <w:rPr>
                <w:rFonts w:eastAsia="Calibri" w:cs="Calibri" w:ascii="Calibri" w:hAnsi="Calibri" w:asciiTheme="minorHAnsi" w:cstheme="minorHAnsi" w:eastAsiaTheme="minorHAnsi" w:hAnsiTheme="minorHAnsi"/>
                <w:b/>
                <w:color w:val="auto"/>
                <w:kern w:val="0"/>
                <w:szCs w:val="22"/>
                <w:lang w:val="en-US" w:eastAsia="en-US" w:bidi="ar-SA"/>
              </w:rPr>
              <w:t>Minimize or restrict;</w:t>
            </w:r>
            <w:r>
              <w:rPr>
                <w:rFonts w:cs="Calibri" w:ascii="Calibri" w:hAnsi="Calibri" w:asciiTheme="minorHAnsi" w:cstheme="minorHAnsi" w:hAnsiTheme="minorHAnsi"/>
                <w:b/>
                <w:bCs/>
                <w:kern w:val="0"/>
                <w:lang w:val="en-US" w:eastAsia="en-US" w:bidi="ar-SA"/>
              </w:rPr>
              <w:t xml:space="preserve"> </w:t>
            </w:r>
            <w:r>
              <w:rPr>
                <w:rFonts w:cs="Calibri" w:ascii="Calibri" w:hAnsi="Calibri" w:asciiTheme="minorHAnsi" w:cstheme="minorHAnsi" w:hAnsiTheme="minorHAnsi"/>
                <w:kern w:val="0"/>
                <w:lang w:val="en-US" w:eastAsia="en-US" w:bidi="ar-SA"/>
              </w:rPr>
              <w:t xml:space="preserve">the quantities stored and avoiding over-ordering, which is usually false economy as disposal can cost more than purchase. </w:t>
            </w:r>
          </w:p>
          <w:p>
            <w:pPr>
              <w:pStyle w:val="Default"/>
              <w:widowControl/>
              <w:numPr>
                <w:ilvl w:val="0"/>
                <w:numId w:val="80"/>
              </w:numPr>
              <w:spacing w:lineRule="auto" w:line="276" w:before="0" w:after="0"/>
              <w:jc w:val="both"/>
              <w:rPr>
                <w:rFonts w:ascii="Calibri" w:hAnsi="Calibri" w:cs="Calibri" w:asciiTheme="minorHAnsi" w:cstheme="minorHAnsi" w:hAnsiTheme="minorHAnsi"/>
              </w:rPr>
            </w:pPr>
            <w:r>
              <w:rPr>
                <w:rFonts w:eastAsia="Calibri" w:cs="Calibri" w:ascii="Calibri" w:hAnsi="Calibri" w:asciiTheme="minorHAnsi" w:cstheme="minorHAnsi" w:eastAsiaTheme="minorHAnsi" w:hAnsiTheme="minorHAnsi"/>
                <w:b/>
                <w:color w:val="auto"/>
                <w:kern w:val="0"/>
                <w:szCs w:val="22"/>
                <w:lang w:val="en-US" w:eastAsia="en-US" w:bidi="ar-SA"/>
              </w:rPr>
              <w:t xml:space="preserve">Authorize; purchases and maintain records </w:t>
            </w:r>
            <w:r>
              <w:rPr>
                <w:rFonts w:cs="Calibri" w:ascii="Calibri" w:hAnsi="Calibri" w:asciiTheme="minorHAnsi" w:cstheme="minorHAnsi" w:hAnsiTheme="minorHAnsi"/>
                <w:kern w:val="0"/>
                <w:lang w:val="en-US" w:eastAsia="en-US" w:bidi="ar-SA"/>
              </w:rPr>
              <w:t xml:space="preserve">of location, keeper and quantities. </w:t>
            </w:r>
          </w:p>
          <w:p>
            <w:pPr>
              <w:pStyle w:val="Default"/>
              <w:widowControl/>
              <w:numPr>
                <w:ilvl w:val="0"/>
                <w:numId w:val="80"/>
              </w:numPr>
              <w:spacing w:lineRule="auto" w:line="276" w:before="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 xml:space="preserve"> </w:t>
            </w:r>
            <w:r>
              <w:rPr>
                <w:rFonts w:eastAsia="Calibri" w:cs="Calibri" w:ascii="Calibri" w:hAnsi="Calibri" w:asciiTheme="minorHAnsi" w:cstheme="minorHAnsi" w:eastAsiaTheme="minorHAnsi" w:hAnsiTheme="minorHAnsi"/>
                <w:b/>
                <w:color w:val="auto"/>
                <w:kern w:val="0"/>
                <w:szCs w:val="22"/>
                <w:lang w:val="en-US" w:eastAsia="en-US" w:bidi="ar-SA"/>
              </w:rPr>
              <w:t>Hazard information;</w:t>
            </w:r>
            <w:r>
              <w:rPr>
                <w:rFonts w:cs="Calibri" w:ascii="Calibri" w:hAnsi="Calibri" w:asciiTheme="minorHAnsi" w:cstheme="minorHAnsi" w:hAnsiTheme="minorHAnsi"/>
                <w:b/>
                <w:bCs/>
                <w:kern w:val="0"/>
                <w:lang w:val="en-US" w:eastAsia="en-US" w:bidi="ar-SA"/>
              </w:rPr>
              <w:t xml:space="preserve"> o</w:t>
            </w:r>
            <w:r>
              <w:rPr>
                <w:rFonts w:cs="Calibri" w:ascii="Calibri" w:hAnsi="Calibri" w:asciiTheme="minorHAnsi" w:cstheme="minorHAnsi" w:hAnsiTheme="minorHAnsi"/>
                <w:kern w:val="0"/>
                <w:lang w:val="en-US" w:eastAsia="en-US" w:bidi="ar-SA"/>
              </w:rPr>
              <w:t xml:space="preserve">btain and keep hazard information available on the materials purchased and check existing information is up to date. </w:t>
            </w:r>
          </w:p>
          <w:p>
            <w:pPr>
              <w:pStyle w:val="Default"/>
              <w:widowControl/>
              <w:numPr>
                <w:ilvl w:val="0"/>
                <w:numId w:val="80"/>
              </w:numPr>
              <w:spacing w:lineRule="auto" w:line="276" w:before="0" w:after="0"/>
              <w:jc w:val="both"/>
              <w:rPr>
                <w:rFonts w:ascii="Calibri" w:hAnsi="Calibri" w:cs="Calibri" w:asciiTheme="minorHAnsi" w:cstheme="minorHAnsi" w:hAnsiTheme="minorHAnsi"/>
              </w:rPr>
            </w:pPr>
            <w:r>
              <w:rPr>
                <w:rFonts w:eastAsia="Calibri" w:cs="Calibri" w:ascii="Calibri" w:hAnsi="Calibri" w:asciiTheme="minorHAnsi" w:cstheme="minorHAnsi" w:eastAsiaTheme="minorHAnsi" w:hAnsiTheme="minorHAnsi"/>
                <w:b/>
                <w:color w:val="auto"/>
                <w:kern w:val="0"/>
                <w:szCs w:val="22"/>
                <w:lang w:val="en-US" w:eastAsia="en-US" w:bidi="ar-SA"/>
              </w:rPr>
              <w:t>Company’s Labels and signs;</w:t>
            </w:r>
            <w:r>
              <w:rPr>
                <w:rFonts w:cs="Calibri" w:ascii="Calibri" w:hAnsi="Calibri" w:asciiTheme="minorHAnsi" w:cstheme="minorHAnsi" w:hAnsiTheme="minorHAnsi"/>
                <w:b/>
                <w:bCs/>
                <w:kern w:val="0"/>
                <w:lang w:val="en-US" w:eastAsia="en-US" w:bidi="ar-SA"/>
              </w:rPr>
              <w:t xml:space="preserve"> </w:t>
            </w:r>
            <w:r>
              <w:rPr>
                <w:rFonts w:cs="Calibri" w:ascii="Calibri" w:hAnsi="Calibri" w:asciiTheme="minorHAnsi" w:cstheme="minorHAnsi" w:hAnsiTheme="minorHAnsi"/>
                <w:bCs/>
                <w:kern w:val="0"/>
                <w:lang w:val="en-US" w:eastAsia="en-US" w:bidi="ar-SA"/>
              </w:rPr>
              <w:t>to be</w:t>
            </w:r>
            <w:r>
              <w:rPr>
                <w:rFonts w:cs="Calibri" w:ascii="Calibri" w:hAnsi="Calibri" w:asciiTheme="minorHAnsi" w:cstheme="minorHAnsi" w:hAnsiTheme="minorHAnsi"/>
                <w:b/>
                <w:bCs/>
                <w:kern w:val="0"/>
                <w:lang w:val="en-US" w:eastAsia="en-US" w:bidi="ar-SA"/>
              </w:rPr>
              <w:t xml:space="preserve"> </w:t>
            </w:r>
            <w:r>
              <w:rPr>
                <w:rFonts w:cs="Calibri" w:ascii="Calibri" w:hAnsi="Calibri" w:asciiTheme="minorHAnsi" w:cstheme="minorHAnsi" w:hAnsiTheme="minorHAnsi"/>
                <w:kern w:val="0"/>
                <w:lang w:val="en-US" w:eastAsia="en-US" w:bidi="ar-SA"/>
              </w:rPr>
              <w:t xml:space="preserve">read carefully before storing any chemical. </w:t>
            </w:r>
          </w:p>
          <w:p>
            <w:pPr>
              <w:pStyle w:val="Default"/>
              <w:widowControl/>
              <w:numPr>
                <w:ilvl w:val="0"/>
                <w:numId w:val="80"/>
              </w:numPr>
              <w:spacing w:lineRule="auto" w:line="276" w:before="0" w:after="0"/>
              <w:jc w:val="both"/>
              <w:rPr>
                <w:rFonts w:ascii="Calibri" w:hAnsi="Calibri" w:cs="Calibri" w:asciiTheme="minorHAnsi" w:cstheme="minorHAnsi" w:hAnsiTheme="minorHAnsi"/>
              </w:rPr>
            </w:pPr>
            <w:bookmarkStart w:id="225" w:name="_Toc483909848"/>
            <w:bookmarkStart w:id="226" w:name="seg"/>
            <w:bookmarkEnd w:id="226"/>
            <w:r>
              <w:rPr>
                <w:rFonts w:eastAsia="Calibri" w:cs="Calibri" w:ascii="Calibri" w:hAnsi="Calibri" w:asciiTheme="minorHAnsi" w:cstheme="minorHAnsi" w:eastAsiaTheme="minorHAnsi" w:hAnsiTheme="minorHAnsi"/>
                <w:b/>
                <w:kern w:val="0"/>
                <w:sz w:val="22"/>
                <w:lang w:val="en-US" w:eastAsia="en-US" w:bidi="ar-SA"/>
              </w:rPr>
              <w:t>Segregation;</w:t>
            </w:r>
            <w:r>
              <w:rPr>
                <w:rFonts w:cs="Calibri" w:ascii="Calibri" w:hAnsi="Calibri" w:asciiTheme="minorHAnsi" w:cstheme="minorHAnsi" w:hAnsiTheme="minorHAnsi"/>
                <w:kern w:val="0"/>
                <w:sz w:val="22"/>
                <w:lang w:val="en-US" w:eastAsia="en-US" w:bidi="ar-SA"/>
              </w:rPr>
              <w:t xml:space="preserve"> must be considered before storage. Do not store unsegregated chemicals in alphabetical order or incompatible chemicals in close proximity to each other. The amount of space that can be placed between different chemical classes depends on the amount of storage area available in the lab. Store dry reagents, liquids reagents and solutions in separate areas. Within each of these chemical forms segregate into hazard classes.</w:t>
            </w:r>
            <w:bookmarkEnd w:id="225"/>
          </w:p>
          <w:p>
            <w:pPr>
              <w:pStyle w:val="Normal"/>
              <w:widowControl/>
              <w:shd w:val="clear" w:color="auto" w:fill="FCFCFC"/>
              <w:spacing w:lineRule="auto" w:line="276" w:before="240" w:after="0"/>
              <w:jc w:val="both"/>
              <w:rPr>
                <w:rFonts w:cs="Calibri" w:cstheme="minorHAnsi"/>
                <w:sz w:val="24"/>
                <w:szCs w:val="24"/>
              </w:rPr>
            </w:pPr>
            <w:r>
              <w:rPr>
                <w:rFonts w:eastAsia="Calibri" w:cs="Calibri" w:cstheme="minorHAnsi"/>
                <w:kern w:val="0"/>
                <w:sz w:val="24"/>
                <w:szCs w:val="24"/>
                <w:lang w:val="en-US" w:eastAsia="en-US" w:bidi="ar-SA"/>
              </w:rPr>
              <w:t>Segregate dry reagents as follows:</w:t>
            </w:r>
          </w:p>
          <w:p>
            <w:pPr>
              <w:pStyle w:val="Normal"/>
              <w:widowControl/>
              <w:numPr>
                <w:ilvl w:val="0"/>
                <w:numId w:val="78"/>
              </w:numPr>
              <w:shd w:val="clear" w:color="auto" w:fill="FCFCFC"/>
              <w:spacing w:lineRule="auto" w:line="276" w:beforeAutospacing="1" w:after="0"/>
              <w:ind w:hanging="720" w:start="1440"/>
              <w:jc w:val="both"/>
              <w:rPr>
                <w:rFonts w:cs="Calibri" w:cstheme="minorHAnsi"/>
                <w:sz w:val="24"/>
                <w:szCs w:val="24"/>
              </w:rPr>
            </w:pPr>
            <w:r>
              <w:rPr>
                <w:rFonts w:eastAsia="Calibri" w:cs="Calibri" w:cstheme="minorHAnsi"/>
                <w:kern w:val="0"/>
                <w:sz w:val="24"/>
                <w:szCs w:val="24"/>
                <w:lang w:val="en-US" w:eastAsia="en-US" w:bidi="ar-SA"/>
              </w:rPr>
              <w:t>oxidizing solids</w:t>
            </w:r>
          </w:p>
          <w:p>
            <w:pPr>
              <w:pStyle w:val="Normal"/>
              <w:widowControl/>
              <w:numPr>
                <w:ilvl w:val="0"/>
                <w:numId w:val="78"/>
              </w:numPr>
              <w:shd w:val="clear" w:color="auto" w:fill="FCFCFC"/>
              <w:spacing w:lineRule="auto" w:line="276" w:before="0" w:after="0"/>
              <w:ind w:hanging="720" w:start="1440"/>
              <w:jc w:val="both"/>
              <w:rPr>
                <w:rFonts w:cs="Calibri" w:cstheme="minorHAnsi"/>
                <w:sz w:val="24"/>
                <w:szCs w:val="24"/>
              </w:rPr>
            </w:pPr>
            <w:r>
              <w:rPr>
                <w:rFonts w:eastAsia="Calibri" w:cs="Calibri" w:cstheme="minorHAnsi"/>
                <w:kern w:val="0"/>
                <w:sz w:val="24"/>
                <w:szCs w:val="24"/>
                <w:lang w:val="en-US" w:eastAsia="en-US" w:bidi="ar-SA"/>
              </w:rPr>
              <w:t>flammable solids</w:t>
            </w:r>
          </w:p>
          <w:p>
            <w:pPr>
              <w:pStyle w:val="Normal"/>
              <w:widowControl/>
              <w:numPr>
                <w:ilvl w:val="0"/>
                <w:numId w:val="78"/>
              </w:numPr>
              <w:shd w:val="clear" w:color="auto" w:fill="FCFCFC"/>
              <w:spacing w:lineRule="auto" w:line="276" w:before="0" w:after="0"/>
              <w:ind w:hanging="720" w:start="1440"/>
              <w:jc w:val="both"/>
              <w:rPr>
                <w:rFonts w:cs="Calibri" w:cstheme="minorHAnsi"/>
                <w:sz w:val="24"/>
                <w:szCs w:val="24"/>
              </w:rPr>
            </w:pPr>
            <w:r>
              <w:rPr>
                <w:rFonts w:eastAsia="Calibri" w:cs="Calibri" w:cstheme="minorHAnsi"/>
                <w:kern w:val="0"/>
                <w:sz w:val="24"/>
                <w:szCs w:val="24"/>
                <w:lang w:val="en-US" w:eastAsia="en-US" w:bidi="ar-SA"/>
              </w:rPr>
              <w:t>water reactive solids</w:t>
            </w:r>
          </w:p>
          <w:p>
            <w:pPr>
              <w:pStyle w:val="Normal"/>
              <w:widowControl/>
              <w:numPr>
                <w:ilvl w:val="0"/>
                <w:numId w:val="78"/>
              </w:numPr>
              <w:shd w:val="clear" w:color="auto" w:fill="FCFCFC"/>
              <w:spacing w:lineRule="auto" w:line="276" w:before="0" w:after="0"/>
              <w:ind w:hanging="720" w:start="1440"/>
              <w:jc w:val="both"/>
              <w:rPr>
                <w:rFonts w:cs="Calibri" w:cstheme="minorHAnsi"/>
                <w:sz w:val="24"/>
                <w:szCs w:val="24"/>
              </w:rPr>
            </w:pPr>
            <w:r>
              <w:rPr>
                <w:rFonts w:eastAsia="Calibri" w:cs="Calibri" w:cstheme="minorHAnsi"/>
                <w:kern w:val="0"/>
                <w:sz w:val="24"/>
                <w:szCs w:val="24"/>
                <w:lang w:val="en-US" w:eastAsia="en-US" w:bidi="ar-SA"/>
              </w:rPr>
              <w:t>all others solids</w:t>
            </w:r>
          </w:p>
          <w:p>
            <w:pPr>
              <w:pStyle w:val="Normal"/>
              <w:widowControl/>
              <w:shd w:val="clear" w:color="auto" w:fill="FCFCFC"/>
              <w:spacing w:lineRule="auto" w:line="276" w:before="240" w:after="0"/>
              <w:jc w:val="both"/>
              <w:rPr>
                <w:rFonts w:cs="Calibri" w:cstheme="minorHAnsi"/>
                <w:sz w:val="24"/>
                <w:szCs w:val="24"/>
              </w:rPr>
            </w:pPr>
            <w:r>
              <w:rPr>
                <w:rFonts w:eastAsia="Calibri" w:cs="Calibri" w:cstheme="minorHAnsi"/>
                <w:kern w:val="0"/>
                <w:sz w:val="24"/>
                <w:szCs w:val="24"/>
                <w:lang w:val="en-US" w:eastAsia="en-US" w:bidi="ar-SA"/>
              </w:rPr>
              <w:t xml:space="preserve">Segregate liquid reagents and solutions as follows: </w:t>
            </w:r>
          </w:p>
          <w:p>
            <w:pPr>
              <w:pStyle w:val="Normal"/>
              <w:widowControl/>
              <w:numPr>
                <w:ilvl w:val="0"/>
                <w:numId w:val="79"/>
              </w:numPr>
              <w:shd w:val="clear" w:color="auto" w:fill="FCFCFC"/>
              <w:spacing w:lineRule="auto" w:line="276" w:beforeAutospacing="1" w:after="0"/>
              <w:ind w:hanging="720" w:start="1440"/>
              <w:jc w:val="both"/>
              <w:rPr>
                <w:rFonts w:cs="Calibri" w:cstheme="minorHAnsi"/>
                <w:sz w:val="24"/>
                <w:szCs w:val="24"/>
              </w:rPr>
            </w:pPr>
            <w:r>
              <w:rPr>
                <w:rFonts w:eastAsia="Calibri" w:cs="Calibri" w:cstheme="minorHAnsi"/>
                <w:kern w:val="0"/>
                <w:sz w:val="24"/>
                <w:szCs w:val="24"/>
                <w:lang w:val="en-US" w:eastAsia="en-US" w:bidi="ar-SA"/>
              </w:rPr>
              <w:t>acid liquids</w:t>
            </w:r>
          </w:p>
          <w:p>
            <w:pPr>
              <w:pStyle w:val="Normal"/>
              <w:widowControl/>
              <w:numPr>
                <w:ilvl w:val="0"/>
                <w:numId w:val="79"/>
              </w:numPr>
              <w:shd w:val="clear" w:color="auto" w:fill="FCFCFC"/>
              <w:spacing w:lineRule="auto" w:line="276" w:before="0" w:after="0"/>
              <w:ind w:hanging="720" w:start="1440"/>
              <w:jc w:val="both"/>
              <w:rPr>
                <w:rFonts w:cs="Calibri" w:cstheme="minorHAnsi"/>
                <w:sz w:val="24"/>
                <w:szCs w:val="24"/>
              </w:rPr>
            </w:pPr>
            <w:r>
              <w:rPr>
                <w:rFonts w:eastAsia="Calibri" w:cs="Calibri" w:cstheme="minorHAnsi"/>
                <w:kern w:val="0"/>
                <w:sz w:val="24"/>
                <w:szCs w:val="24"/>
                <w:lang w:val="en-US" w:eastAsia="en-US" w:bidi="ar-SA"/>
              </w:rPr>
              <w:t>caustic liquids</w:t>
            </w:r>
          </w:p>
          <w:p>
            <w:pPr>
              <w:pStyle w:val="Normal"/>
              <w:widowControl/>
              <w:numPr>
                <w:ilvl w:val="0"/>
                <w:numId w:val="79"/>
              </w:numPr>
              <w:shd w:val="clear" w:color="auto" w:fill="FCFCFC"/>
              <w:spacing w:lineRule="auto" w:line="276" w:before="0" w:after="0"/>
              <w:ind w:hanging="720" w:start="1440"/>
              <w:jc w:val="both"/>
              <w:rPr>
                <w:rFonts w:cs="Calibri" w:cstheme="minorHAnsi"/>
                <w:sz w:val="24"/>
                <w:szCs w:val="24"/>
              </w:rPr>
            </w:pPr>
            <w:r>
              <w:rPr>
                <w:rFonts w:eastAsia="Calibri" w:cs="Calibri" w:cstheme="minorHAnsi"/>
                <w:kern w:val="0"/>
                <w:sz w:val="24"/>
                <w:szCs w:val="24"/>
                <w:lang w:val="en-US" w:eastAsia="en-US" w:bidi="ar-SA"/>
              </w:rPr>
              <w:t>oxidizing liquids</w:t>
            </w:r>
          </w:p>
          <w:p>
            <w:pPr>
              <w:pStyle w:val="Normal"/>
              <w:widowControl/>
              <w:numPr>
                <w:ilvl w:val="0"/>
                <w:numId w:val="79"/>
              </w:numPr>
              <w:shd w:val="clear" w:color="auto" w:fill="FCFCFC"/>
              <w:spacing w:lineRule="auto" w:line="276" w:before="0" w:after="0"/>
              <w:ind w:hanging="720" w:start="1440"/>
              <w:jc w:val="both"/>
              <w:rPr>
                <w:rFonts w:cs="Calibri" w:cstheme="minorHAnsi"/>
                <w:sz w:val="24"/>
                <w:szCs w:val="24"/>
              </w:rPr>
            </w:pPr>
            <w:r>
              <w:rPr>
                <w:rFonts w:eastAsia="Calibri" w:cs="Calibri" w:cstheme="minorHAnsi"/>
                <w:kern w:val="0"/>
                <w:sz w:val="24"/>
                <w:szCs w:val="24"/>
                <w:lang w:val="en-US" w:eastAsia="en-US" w:bidi="ar-SA"/>
              </w:rPr>
              <w:t>per-chloric acid solutions</w:t>
            </w:r>
          </w:p>
          <w:p>
            <w:pPr>
              <w:pStyle w:val="Normal"/>
              <w:widowControl/>
              <w:numPr>
                <w:ilvl w:val="0"/>
                <w:numId w:val="79"/>
              </w:numPr>
              <w:shd w:val="clear" w:color="auto" w:fill="FCFCFC"/>
              <w:spacing w:lineRule="auto" w:line="276" w:before="0" w:after="0"/>
              <w:ind w:hanging="720" w:start="1440"/>
              <w:jc w:val="both"/>
              <w:rPr>
                <w:rFonts w:cs="Calibri" w:cstheme="minorHAnsi"/>
                <w:sz w:val="24"/>
                <w:szCs w:val="24"/>
              </w:rPr>
            </w:pPr>
            <w:r>
              <w:rPr>
                <w:rFonts w:eastAsia="Calibri" w:cs="Calibri" w:cstheme="minorHAnsi"/>
                <w:kern w:val="0"/>
                <w:sz w:val="24"/>
                <w:szCs w:val="24"/>
                <w:lang w:val="en-US" w:eastAsia="en-US" w:bidi="ar-SA"/>
              </w:rPr>
              <w:t>flammable or combustible liquids</w:t>
            </w:r>
          </w:p>
          <w:p>
            <w:pPr>
              <w:pStyle w:val="Normal"/>
              <w:widowControl/>
              <w:numPr>
                <w:ilvl w:val="0"/>
                <w:numId w:val="79"/>
              </w:numPr>
              <w:shd w:val="clear" w:color="auto" w:fill="FCFCFC"/>
              <w:spacing w:lineRule="auto" w:line="276" w:before="0" w:after="0"/>
              <w:ind w:hanging="720" w:start="1440"/>
              <w:jc w:val="both"/>
              <w:rPr>
                <w:rFonts w:cs="Calibri" w:cstheme="minorHAnsi"/>
                <w:sz w:val="24"/>
                <w:szCs w:val="24"/>
              </w:rPr>
            </w:pPr>
            <w:r>
              <w:rPr>
                <w:rFonts w:eastAsia="Calibri" w:cs="Calibri" w:cstheme="minorHAnsi"/>
                <w:kern w:val="0"/>
                <w:sz w:val="24"/>
                <w:szCs w:val="24"/>
                <w:lang w:val="en-US" w:eastAsia="en-US" w:bidi="ar-SA"/>
              </w:rPr>
              <w:t>all other liquids</w:t>
            </w:r>
          </w:p>
          <w:p>
            <w:pPr>
              <w:pStyle w:val="Normal"/>
              <w:widowControl/>
              <w:shd w:val="clear" w:color="auto" w:fill="FCFCFC"/>
              <w:spacing w:lineRule="auto" w:line="276" w:before="240" w:after="0"/>
              <w:jc w:val="both"/>
              <w:rPr>
                <w:rFonts w:cs="Calibri" w:cstheme="minorHAnsi"/>
                <w:sz w:val="24"/>
                <w:szCs w:val="24"/>
              </w:rPr>
            </w:pPr>
            <w:r>
              <w:rPr>
                <w:rFonts w:eastAsia="Calibri" w:cs="Calibri" w:cstheme="minorHAnsi"/>
                <w:kern w:val="0"/>
                <w:sz w:val="24"/>
                <w:szCs w:val="24"/>
                <w:lang w:val="en-US" w:eastAsia="en-US" w:bidi="ar-SA"/>
              </w:rPr>
              <w:t>Once separated into hazard classes, chemicals may be stored alphabetically.</w:t>
            </w:r>
          </w:p>
          <w:p>
            <w:pPr>
              <w:pStyle w:val="Default"/>
              <w:widowControl/>
              <w:numPr>
                <w:ilvl w:val="0"/>
                <w:numId w:val="81"/>
              </w:numPr>
              <w:spacing w:lineRule="auto" w:line="276" w:before="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 xml:space="preserve">Disposal; of old, expired chemicals to be done promptly. Regular </w:t>
            </w:r>
            <w:r>
              <w:rPr>
                <w:rFonts w:cs="Calibri" w:ascii="Calibri" w:hAnsi="Calibri" w:asciiTheme="minorHAnsi" w:cstheme="minorHAnsi" w:hAnsiTheme="minorHAnsi"/>
                <w:bCs/>
                <w:kern w:val="0"/>
                <w:lang w:val="en-US" w:eastAsia="en-US" w:bidi="ar-SA"/>
              </w:rPr>
              <w:t xml:space="preserve">disposal </w:t>
            </w:r>
            <w:r>
              <w:rPr>
                <w:rFonts w:cs="Calibri" w:ascii="Calibri" w:hAnsi="Calibri" w:asciiTheme="minorHAnsi" w:cstheme="minorHAnsi" w:hAnsiTheme="minorHAnsi"/>
                <w:kern w:val="0"/>
                <w:lang w:val="en-US" w:eastAsia="en-US" w:bidi="ar-SA"/>
              </w:rPr>
              <w:t xml:space="preserve">of waste or unwanted / unused chemicals will reduce the quantities stored and release valuable storage space. </w:t>
            </w:r>
          </w:p>
          <w:p>
            <w:pPr>
              <w:pStyle w:val="Default"/>
              <w:widowControl/>
              <w:numPr>
                <w:ilvl w:val="0"/>
                <w:numId w:val="81"/>
              </w:numPr>
              <w:spacing w:lineRule="auto" w:line="276" w:before="0" w:after="0"/>
              <w:jc w:val="both"/>
              <w:rPr>
                <w:rFonts w:ascii="Calibri" w:hAnsi="Calibri" w:cs="Calibri" w:asciiTheme="minorHAnsi" w:cstheme="minorHAnsi" w:hAnsiTheme="minorHAnsi"/>
              </w:rPr>
            </w:pPr>
            <w:r>
              <w:rPr>
                <w:rFonts w:cs="Calibri" w:ascii="Calibri" w:hAnsi="Calibri" w:asciiTheme="minorHAnsi" w:cstheme="minorHAnsi" w:hAnsiTheme="minorHAnsi"/>
                <w:b/>
                <w:bCs/>
                <w:kern w:val="0"/>
                <w:lang w:val="en-US" w:eastAsia="en-US" w:bidi="ar-SA"/>
              </w:rPr>
              <w:t xml:space="preserve">Tidiness; </w:t>
            </w:r>
            <w:r>
              <w:rPr>
                <w:rFonts w:cs="Calibri" w:ascii="Calibri" w:hAnsi="Calibri" w:asciiTheme="minorHAnsi" w:cstheme="minorHAnsi" w:hAnsiTheme="minorHAnsi"/>
                <w:kern w:val="0"/>
                <w:lang w:val="en-US" w:eastAsia="en-US" w:bidi="ar-SA"/>
              </w:rPr>
              <w:t xml:space="preserve">of storage - breakages and spillages are far more likely if storage arrangements are cramped, overcrowded or there is limited visibility. </w:t>
            </w:r>
          </w:p>
          <w:p>
            <w:pPr>
              <w:pStyle w:val="Default"/>
              <w:widowControl/>
              <w:spacing w:lineRule="auto" w:line="276" w:before="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 xml:space="preserve">Maintain an </w:t>
            </w:r>
            <w:r>
              <w:rPr>
                <w:rFonts w:cs="Calibri" w:ascii="Calibri" w:hAnsi="Calibri" w:asciiTheme="minorHAnsi" w:cstheme="minorHAnsi" w:hAnsiTheme="minorHAnsi"/>
                <w:b/>
                <w:bCs/>
                <w:kern w:val="0"/>
                <w:lang w:val="en-US" w:eastAsia="en-US" w:bidi="ar-SA"/>
              </w:rPr>
              <w:t xml:space="preserve">inventory/ stock register </w:t>
            </w:r>
            <w:r>
              <w:rPr>
                <w:rFonts w:cs="Calibri" w:ascii="Calibri" w:hAnsi="Calibri" w:asciiTheme="minorHAnsi" w:cstheme="minorHAnsi" w:hAnsiTheme="minorHAnsi"/>
                <w:kern w:val="0"/>
                <w:lang w:val="en-US" w:eastAsia="en-US" w:bidi="ar-SA"/>
              </w:rPr>
              <w:t xml:space="preserve">of chemicals stored in any laboratory. Chemical inventory management systems can also be maintained electronically, on which chemicals can be checked in at delivery / receipt and even create bar code labels. Manual/electronic inventory systems can be used to record each use, location of chemicals and allow for re-ordering when stocks are low. </w:t>
            </w:r>
          </w:p>
          <w:p>
            <w:pPr>
              <w:pStyle w:val="Normal"/>
              <w:widowControl/>
              <w:spacing w:lineRule="auto" w:line="240" w:before="0" w:after="0"/>
              <w:jc w:val="start"/>
              <w:rPr>
                <w:rFonts w:cs="Calibri" w:cstheme="minorHAnsi"/>
                <w:sz w:val="24"/>
                <w:szCs w:val="24"/>
              </w:rPr>
            </w:pPr>
            <w:r>
              <w:rPr>
                <w:rFonts w:eastAsia="Calibri" w:cs="Calibri" w:cstheme="minorHAnsi"/>
                <w:kern w:val="0"/>
                <w:sz w:val="24"/>
                <w:szCs w:val="24"/>
                <w:lang w:val="en-US" w:eastAsia="en-US" w:bidi="ar-SA"/>
              </w:rPr>
            </w:r>
          </w:p>
          <w:p>
            <w:pPr>
              <w:pStyle w:val="Default"/>
              <w:widowControl/>
              <w:spacing w:lineRule="auto" w:line="276" w:before="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Near expiry reagents should be issued and consumed first. System for alerts generation for near expiry chemicals (one month) should be devised manually or electronically.</w:t>
            </w:r>
          </w:p>
          <w:p>
            <w:pPr>
              <w:pStyle w:val="Normal"/>
              <w:widowControl/>
              <w:spacing w:lineRule="auto" w:line="276" w:before="0" w:after="0"/>
              <w:ind w:hanging="284" w:start="284"/>
              <w:jc w:val="both"/>
              <w:rPr>
                <w:rFonts w:cs="Calibri" w:cstheme="minorHAnsi"/>
                <w:sz w:val="24"/>
                <w:szCs w:val="24"/>
              </w:rPr>
            </w:pPr>
            <w:r>
              <w:rPr>
                <w:rFonts w:eastAsia="Calibri" w:cs="Calibri" w:cstheme="minorHAnsi"/>
                <w:kern w:val="0"/>
                <w:sz w:val="24"/>
                <w:szCs w:val="24"/>
                <w:lang w:val="en-US" w:eastAsia="en-US" w:bidi="ar-SA"/>
              </w:rPr>
              <w:t xml:space="preserve">Put </w:t>
            </w:r>
            <w:r>
              <w:rPr>
                <w:rFonts w:eastAsia="Calibri" w:cs="Calibri" w:cstheme="minorHAnsi"/>
                <w:b/>
                <w:bCs/>
                <w:kern w:val="0"/>
                <w:sz w:val="24"/>
                <w:szCs w:val="24"/>
                <w:lang w:val="en-US" w:eastAsia="en-US" w:bidi="ar-SA"/>
              </w:rPr>
              <w:t xml:space="preserve">Labels and signs </w:t>
            </w:r>
            <w:r>
              <w:rPr>
                <w:rFonts w:eastAsia="Calibri" w:cs="Calibri" w:cstheme="minorHAnsi"/>
                <w:kern w:val="0"/>
                <w:sz w:val="24"/>
                <w:szCs w:val="24"/>
                <w:lang w:val="en-US" w:eastAsia="en-US" w:bidi="ar-SA"/>
              </w:rPr>
              <w:t>on bottles showing:</w:t>
            </w:r>
          </w:p>
          <w:p>
            <w:pPr>
              <w:pStyle w:val="ListParagraph"/>
              <w:widowControl/>
              <w:numPr>
                <w:ilvl w:val="0"/>
                <w:numId w:val="77"/>
              </w:numPr>
              <w:suppressAutoHyphens w:val="false"/>
              <w:spacing w:before="0" w:after="0"/>
              <w:ind w:hanging="720" w:start="144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Full chemical/reagent name </w:t>
            </w:r>
          </w:p>
          <w:p>
            <w:pPr>
              <w:pStyle w:val="ListParagraph"/>
              <w:widowControl/>
              <w:numPr>
                <w:ilvl w:val="0"/>
                <w:numId w:val="77"/>
              </w:numPr>
              <w:suppressAutoHyphens w:val="false"/>
              <w:spacing w:before="0" w:after="0"/>
              <w:ind w:hanging="720" w:start="144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Concentration (strength)</w:t>
            </w:r>
          </w:p>
          <w:p>
            <w:pPr>
              <w:pStyle w:val="ListParagraph"/>
              <w:widowControl/>
              <w:numPr>
                <w:ilvl w:val="0"/>
                <w:numId w:val="77"/>
              </w:numPr>
              <w:suppressAutoHyphens w:val="false"/>
              <w:spacing w:before="0" w:after="0"/>
              <w:ind w:hanging="720" w:start="144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kern w:val="0"/>
                <w:sz w:val="24"/>
                <w:szCs w:val="24"/>
                <w:lang w:val="en-US" w:bidi="ar-SA"/>
              </w:rPr>
              <w:t xml:space="preserve"> </w:t>
            </w:r>
            <w:r>
              <w:rPr>
                <w:rFonts w:cs="Calibri" w:ascii="Calibri" w:hAnsi="Calibri" w:asciiTheme="minorHAnsi" w:cstheme="minorHAnsi" w:hAnsiTheme="minorHAnsi"/>
                <w:kern w:val="0"/>
                <w:sz w:val="24"/>
                <w:szCs w:val="24"/>
                <w:lang w:val="en-US" w:bidi="ar-SA"/>
              </w:rPr>
              <w:t xml:space="preserve">Date of dispensing. </w:t>
            </w:r>
          </w:p>
          <w:p>
            <w:pPr>
              <w:pStyle w:val="Normal"/>
              <w:widowControl/>
              <w:spacing w:lineRule="auto" w:line="240" w:before="0" w:after="0"/>
              <w:jc w:val="both"/>
              <w:rPr>
                <w:rFonts w:cs="Calibri" w:cstheme="minorHAnsi"/>
                <w:sz w:val="24"/>
                <w:szCs w:val="24"/>
              </w:rPr>
            </w:pPr>
            <w:r>
              <w:rPr>
                <w:rFonts w:eastAsia="Calibri" w:cs="Calibri" w:cstheme="minorHAnsi"/>
                <w:kern w:val="0"/>
                <w:sz w:val="24"/>
                <w:szCs w:val="24"/>
                <w:lang w:val="en-US" w:eastAsia="en-US" w:bidi="ar-SA"/>
              </w:rPr>
              <w:t>Date of expiry</w:t>
            </w:r>
          </w:p>
          <w:p>
            <w:pPr>
              <w:pStyle w:val="ListParagraph"/>
              <w:widowControl/>
              <w:spacing w:before="0" w:after="200"/>
              <w:ind w:start="720" w:end="-144"/>
              <w:contextualSpacing/>
              <w:jc w:val="both"/>
              <w:rPr>
                <w:rFonts w:ascii="Calibri" w:hAnsi="Calibri" w:cs="Calibri" w:asciiTheme="minorHAnsi" w:cstheme="minorHAnsi" w:hAnsiTheme="minorHAnsi"/>
                <w:sz w:val="24"/>
                <w:lang w:val="en-GB"/>
              </w:rPr>
            </w:pPr>
            <w:r>
              <w:rPr>
                <w:rFonts w:cs="Calibri" w:cstheme="minorHAnsi"/>
                <w:kern w:val="0"/>
                <w:sz w:val="24"/>
                <w:szCs w:val="22"/>
                <w:lang w:val="en-GB" w:bidi="ar-SA"/>
              </w:rPr>
            </w:r>
          </w:p>
        </w:tc>
      </w:tr>
    </w:tbl>
    <w:p>
      <w:pPr>
        <w:pStyle w:val="Normal"/>
        <w:jc w:val="both"/>
        <w:rPr>
          <w:rStyle w:val="IntenseReference"/>
          <w:rFonts w:cs="Calibri" w:cstheme="minorHAnsi"/>
          <w:sz w:val="24"/>
          <w:szCs w:val="24"/>
        </w:rPr>
      </w:pPr>
      <w:r>
        <w:rPr>
          <w:rFonts w:cs="Calibri" w:cstheme="minorHAnsi"/>
          <w:sz w:val="24"/>
          <w:szCs w:val="24"/>
        </w:rPr>
      </w:r>
    </w:p>
    <w:p>
      <w:pPr>
        <w:pStyle w:val="Normal"/>
        <w:jc w:val="both"/>
        <w:rPr>
          <w:rStyle w:val="IntenseReference"/>
          <w:rFonts w:cs="Calibri" w:cstheme="minorHAnsi"/>
          <w:sz w:val="24"/>
          <w:szCs w:val="24"/>
        </w:rPr>
      </w:pPr>
      <w:r>
        <w:rPr>
          <w:rFonts w:cs="Calibri" w:cstheme="minorHAnsi"/>
          <w:sz w:val="24"/>
          <w:szCs w:val="24"/>
        </w:rPr>
      </w:r>
    </w:p>
    <w:p>
      <w:pPr>
        <w:pStyle w:val="Normal"/>
        <w:jc w:val="both"/>
        <w:rPr>
          <w:rStyle w:val="IntenseReference"/>
          <w:rFonts w:cs="Calibri" w:cstheme="minorHAnsi"/>
          <w:sz w:val="24"/>
          <w:szCs w:val="24"/>
        </w:rPr>
      </w:pPr>
      <w:r>
        <w:rPr>
          <w:rFonts w:cs="Calibri" w:cstheme="minorHAnsi"/>
          <w:sz w:val="24"/>
          <w:szCs w:val="24"/>
        </w:rPr>
      </w:r>
    </w:p>
    <w:p>
      <w:pPr>
        <w:pStyle w:val="Normal"/>
        <w:rPr>
          <w:rFonts w:eastAsia="Times New Roman" w:cs="Calibri" w:cstheme="minorHAnsi"/>
          <w:b/>
          <w:bCs/>
          <w:color w:val="C00000"/>
          <w:spacing w:val="2"/>
          <w:sz w:val="32"/>
          <w:szCs w:val="20"/>
        </w:rPr>
      </w:pPr>
      <w:r>
        <w:rPr>
          <w:rFonts w:eastAsia="Times New Roman" w:cs="Calibri" w:cstheme="minorHAnsi"/>
          <w:b/>
          <w:bCs/>
          <w:color w:val="C00000"/>
          <w:spacing w:val="2"/>
          <w:sz w:val="32"/>
          <w:szCs w:val="20"/>
        </w:rPr>
      </w:r>
      <w:bookmarkStart w:id="227" w:name="_Toc418493998"/>
      <w:bookmarkStart w:id="228" w:name="_Toc483909852"/>
      <w:bookmarkStart w:id="229" w:name="_Toc418493998"/>
      <w:bookmarkStart w:id="230" w:name="_Toc483909852"/>
      <w:r>
        <w:br w:type="page"/>
      </w:r>
    </w:p>
    <w:p>
      <w:pPr>
        <w:pStyle w:val="Heading3"/>
        <w:spacing w:before="0" w:after="240"/>
        <w:ind w:hanging="3240" w:start="3240"/>
        <w:rPr>
          <w:color w:themeColor="text2" w:themeTint="99" w:val="8496B0"/>
        </w:rPr>
      </w:pPr>
      <w:bookmarkStart w:id="231" w:name="_Toc483909852"/>
      <w:bookmarkStart w:id="232" w:name="_Toc514931035"/>
      <w:r>
        <w:rPr/>
        <w:t>Standard 15. MER-3: Comprehensive procedures for equipment management and maintenance exist in the laboratory.</w:t>
      </w:r>
      <w:bookmarkEnd w:id="231"/>
      <w:bookmarkEnd w:id="232"/>
      <w:r>
        <w:rPr/>
        <w:t xml:space="preserve">  </w:t>
      </w:r>
      <w:bookmarkEnd w:id="229"/>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(49-53):</w:t>
      </w:r>
    </w:p>
    <w:p>
      <w:pPr>
        <w:pStyle w:val="Heading4"/>
        <w:shd w:val="clear" w:color="auto" w:fill="FF0000"/>
        <w:tabs>
          <w:tab w:val="clear" w:pos="900"/>
          <w:tab w:val="left" w:pos="1170" w:leader="none"/>
        </w:tabs>
        <w:spacing w:lineRule="auto" w:line="276"/>
        <w:ind w:hanging="1080" w:start="1080"/>
        <w:rPr>
          <w:rFonts w:ascii="Calibri" w:hAnsi="Calibri" w:cs="Calibri" w:asciiTheme="minorHAnsi" w:cstheme="minorHAnsi" w:hAnsiTheme="minorHAnsi"/>
          <w:color w:themeColor="background1" w:val="FFFFFF"/>
        </w:rPr>
      </w:pPr>
      <w:bookmarkStart w:id="233" w:name="_Toc514931036"/>
      <w:bookmarkStart w:id="234" w:name="_Toc483909853"/>
      <w:r>
        <w:rPr>
          <w:rFonts w:cs="Calibri" w:ascii="Calibri" w:hAnsi="Calibri" w:asciiTheme="minorHAnsi" w:cstheme="minorHAnsi" w:hAnsiTheme="minorHAnsi"/>
          <w:color w:themeColor="background1" w:val="FFFFFF"/>
        </w:rPr>
        <w:t>Ind. 49:  Log books of all equipment are available</w:t>
      </w:r>
      <w:bookmarkEnd w:id="233"/>
      <w:bookmarkEnd w:id="234"/>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Log book of every equipment is available in the laboratory which is updated on regular basis. Assessor should review the availability of logbooks of all equipment.</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b/>
          <w:bCs/>
          <w:sz w:val="24"/>
          <w:szCs w:val="24"/>
        </w:rPr>
      </w:pPr>
      <w:r>
        <w:rPr>
          <w:rFonts w:cs="Calibri" w:cstheme="minorHAnsi"/>
          <w:sz w:val="24"/>
          <w:szCs w:val="24"/>
        </w:rPr>
        <w:t>Availability of updated log books.</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7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log books of all equipment are available, then score as </w:t>
      </w:r>
      <w:r>
        <w:rPr>
          <w:rFonts w:cs="Calibri" w:ascii="Calibri" w:hAnsi="Calibri" w:asciiTheme="minorHAnsi" w:cstheme="minorHAnsi" w:hAnsiTheme="minorHAnsi"/>
          <w:b/>
          <w:sz w:val="24"/>
          <w:szCs w:val="24"/>
          <w:u w:val="single"/>
        </w:rPr>
        <w:t>fully met.</w:t>
      </w:r>
    </w:p>
    <w:p>
      <w:pPr>
        <w:pStyle w:val="ListParagraph"/>
        <w:numPr>
          <w:ilvl w:val="0"/>
          <w:numId w:val="7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log books of any of the equipment is not available. then score as </w:t>
      </w:r>
      <w:r>
        <w:rPr>
          <w:rFonts w:cs="Calibri" w:ascii="Calibri" w:hAnsi="Calibri" w:asciiTheme="minorHAnsi" w:cstheme="minorHAnsi" w:hAnsiTheme="minorHAnsi"/>
          <w:b/>
          <w:sz w:val="24"/>
          <w:szCs w:val="24"/>
          <w:u w:val="single"/>
        </w:rPr>
        <w:t>not met.</w:t>
      </w:r>
    </w:p>
    <w:p>
      <w:pPr>
        <w:pStyle w:val="Heading4"/>
        <w:shd w:val="clear" w:color="auto" w:fill="FF0000"/>
        <w:tabs>
          <w:tab w:val="clear" w:pos="900"/>
          <w:tab w:val="left" w:pos="1170" w:leader="none"/>
        </w:tabs>
        <w:spacing w:lineRule="auto" w:line="276"/>
        <w:ind w:hanging="1080" w:start="1080"/>
        <w:rPr>
          <w:rFonts w:ascii="Calibri" w:hAnsi="Calibri" w:cs="Calibri" w:asciiTheme="minorHAnsi" w:cstheme="minorHAnsi" w:hAnsiTheme="minorHAnsi"/>
          <w:color w:themeColor="background1" w:val="FFFFFF"/>
        </w:rPr>
      </w:pPr>
      <w:bookmarkStart w:id="235" w:name="_Toc483909854"/>
      <w:bookmarkStart w:id="236" w:name="_Toc514931037"/>
      <w:r>
        <w:rPr>
          <w:rFonts w:cs="Calibri" w:ascii="Calibri" w:hAnsi="Calibri" w:asciiTheme="minorHAnsi" w:cstheme="minorHAnsi" w:hAnsiTheme="minorHAnsi"/>
          <w:color w:themeColor="background1" w:val="FFFFFF"/>
        </w:rPr>
        <w:t>Ind. 50: Regular periodic maintenance and calibration record of all the equipment is available in the log books</w:t>
      </w:r>
      <w:bookmarkEnd w:id="235"/>
      <w:bookmarkEnd w:id="236"/>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Any breakdowns, repairs and maintenance is required to be endorsed in the log books prepared from the date of commissioning of equipment. Existing labs are to ensure compliance with effect from notification of these standards if already not being practiced. Survey team should look for record accordingly, clearly showing regular periodic maintenance &amp; repair service and calibration record of every equipment. Record should also include due date of maintenance &amp; recalibration.</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sz w:val="24"/>
          <w:szCs w:val="24"/>
        </w:rPr>
      </w:pPr>
      <w:r>
        <w:rPr>
          <w:rFonts w:cs="Calibri" w:cstheme="minorHAnsi"/>
          <w:sz w:val="24"/>
          <w:szCs w:val="24"/>
        </w:rPr>
        <w:t xml:space="preserve">The log books contain record of any </w:t>
      </w:r>
      <w:r>
        <w:rPr>
          <w:rFonts w:cs="Calibri" w:ascii="Calibri" w:hAnsi="Calibri" w:asciiTheme="minorHAnsi" w:cstheme="minorHAnsi" w:hAnsiTheme="minorHAnsi"/>
          <w:sz w:val="24"/>
          <w:szCs w:val="24"/>
        </w:rPr>
        <w:t xml:space="preserve">breakdowns, repairs and maintenance.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83"/>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complete record of periodic maintenance &amp; calibration as above exists, then score as </w:t>
      </w:r>
      <w:r>
        <w:rPr>
          <w:rFonts w:cs="Calibri" w:ascii="Calibri" w:hAnsi="Calibri" w:asciiTheme="minorHAnsi" w:cstheme="minorHAnsi" w:hAnsiTheme="minorHAnsi"/>
          <w:b/>
          <w:sz w:val="24"/>
          <w:szCs w:val="24"/>
          <w:u w:val="single"/>
        </w:rPr>
        <w:t>fully met.</w:t>
      </w:r>
    </w:p>
    <w:p>
      <w:pPr>
        <w:pStyle w:val="ListParagraph"/>
        <w:numPr>
          <w:ilvl w:val="0"/>
          <w:numId w:val="83"/>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any non-conformity, then score as </w:t>
      </w:r>
      <w:r>
        <w:rPr>
          <w:rFonts w:cs="Calibri" w:ascii="Calibri" w:hAnsi="Calibri" w:asciiTheme="minorHAnsi" w:cstheme="minorHAnsi" w:hAnsiTheme="minorHAnsi"/>
          <w:b/>
          <w:sz w:val="24"/>
          <w:szCs w:val="24"/>
          <w:u w:val="single"/>
        </w:rPr>
        <w:t>not met.</w:t>
      </w:r>
    </w:p>
    <w:p>
      <w:pPr>
        <w:pStyle w:val="ListParagraph"/>
        <w:spacing w:before="120" w:after="120"/>
        <w:ind w:start="284"/>
        <w:jc w:val="both"/>
        <w:rPr>
          <w:rFonts w:ascii="Calibri" w:hAnsi="Calibri" w:cs="Calibri" w:asciiTheme="minorHAnsi" w:cstheme="minorHAnsi" w:hAnsiTheme="minorHAnsi"/>
          <w:sz w:val="24"/>
          <w:szCs w:val="24"/>
        </w:rPr>
      </w:pPr>
      <w:r>
        <w:rPr>
          <w:rFonts w:cs="Calibri" w:cstheme="minorHAnsi"/>
          <w:sz w:val="24"/>
          <w:szCs w:val="24"/>
        </w:rPr>
      </w:r>
    </w:p>
    <w:p>
      <w:pPr>
        <w:pStyle w:val="Heading4"/>
        <w:shd w:val="clear" w:color="auto" w:fill="FFFF00"/>
        <w:spacing w:lineRule="auto" w:line="276"/>
        <w:ind w:hanging="1224" w:start="1170"/>
        <w:rPr>
          <w:rFonts w:ascii="Calibri" w:hAnsi="Calibri" w:cs="Calibri" w:asciiTheme="minorHAnsi" w:cstheme="minorHAnsi" w:hAnsiTheme="minorHAnsi"/>
        </w:rPr>
      </w:pPr>
      <w:bookmarkStart w:id="237" w:name="_Toc514931038"/>
      <w:bookmarkStart w:id="238" w:name="_Toc483909855"/>
      <w:r>
        <w:rPr>
          <w:rFonts w:cs="Calibri" w:ascii="Calibri" w:hAnsi="Calibri" w:asciiTheme="minorHAnsi" w:cstheme="minorHAnsi" w:hAnsiTheme="minorHAnsi"/>
        </w:rPr>
        <w:t>Ind. 51: Documented and relevant log sheet is displayed on each equipment</w:t>
      </w:r>
      <w:bookmarkEnd w:id="237"/>
      <w:bookmarkEnd w:id="238"/>
      <w:r>
        <w:rPr>
          <w:rFonts w:cs="Calibri" w:ascii="Calibri" w:hAnsi="Calibri" w:asciiTheme="minorHAnsi" w:cstheme="minorHAnsi" w:hAnsiTheme="minorHAnsi"/>
        </w:rPr>
        <w:t xml:space="preserve">  </w:t>
      </w:r>
    </w:p>
    <w:p>
      <w:pPr>
        <w:pStyle w:val="Normal"/>
        <w:spacing w:lineRule="auto" w:line="240" w:before="120" w:after="120"/>
        <w:jc w:val="both"/>
        <w:rPr>
          <w:rFonts w:cs="Calibri" w:cstheme="minorHAnsi"/>
          <w:b/>
          <w:sz w:val="24"/>
          <w:szCs w:val="24"/>
        </w:rPr>
      </w:pPr>
      <w:r>
        <w:rPr>
          <w:rFonts w:cs="Calibri" w:cstheme="minorHAnsi"/>
          <w:b/>
          <w:sz w:val="24"/>
          <w:szCs w:val="24"/>
        </w:rPr>
        <w:t>Survey process:</w:t>
      </w:r>
    </w:p>
    <w:p>
      <w:pPr>
        <w:pStyle w:val="Normal"/>
        <w:spacing w:lineRule="auto" w:line="240" w:before="120" w:after="120"/>
        <w:jc w:val="both"/>
        <w:rPr>
          <w:rFonts w:cs="Calibri" w:cstheme="minorHAnsi"/>
          <w:sz w:val="24"/>
          <w:szCs w:val="24"/>
        </w:rPr>
      </w:pPr>
      <w:r>
        <w:rPr>
          <w:rFonts w:cs="Calibri" w:cstheme="minorHAnsi"/>
          <w:sz w:val="24"/>
          <w:szCs w:val="24"/>
        </w:rPr>
        <w:t>For majority of the types of equipment, the maintenance needs are depended on the hours of use. Log sheets reveal regular record of every run. Lab is required to maintain, save and link the log sheets with log books for maintenance as per their work load and policy. Survey team should physically inspect all the equipment for displayed log sheets.</w:t>
      </w:r>
    </w:p>
    <w:p>
      <w:pPr>
        <w:pStyle w:val="Normal"/>
        <w:spacing w:lineRule="auto" w:line="240"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lineRule="auto" w:line="240" w:before="0" w:after="0"/>
        <w:rPr/>
      </w:pPr>
      <w:r>
        <w:rPr>
          <w:rFonts w:cs="Calibri" w:cstheme="minorHAnsi"/>
          <w:sz w:val="24"/>
          <w:szCs w:val="24"/>
        </w:rPr>
        <w:t xml:space="preserve">The log sheets are displayed on the </w:t>
      </w:r>
      <w:r>
        <w:rPr/>
        <w:t>equipment.</w:t>
      </w:r>
    </w:p>
    <w:p>
      <w:pPr>
        <w:pStyle w:val="Normal"/>
        <w:spacing w:lineRule="auto" w:line="240"/>
        <w:rPr>
          <w:b/>
          <w:sz w:val="24"/>
        </w:rPr>
      </w:pPr>
      <w:r>
        <w:rPr>
          <w:rFonts w:cs="Calibri" w:cstheme="minorHAnsi"/>
          <w:sz w:val="24"/>
          <w:szCs w:val="24"/>
        </w:rPr>
        <w:t xml:space="preserve"> </w:t>
      </w:r>
      <w:r>
        <w:rPr>
          <w:b/>
          <w:sz w:val="24"/>
        </w:rPr>
        <w:t>Scoring:</w:t>
      </w:r>
    </w:p>
    <w:p>
      <w:pPr>
        <w:pStyle w:val="ListParagraph"/>
        <w:numPr>
          <w:ilvl w:val="0"/>
          <w:numId w:val="83"/>
        </w:numPr>
        <w:spacing w:lineRule="auto" w:line="240" w:before="0" w:after="0"/>
        <w:ind w:hanging="288" w:start="288"/>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every equipment has displayed log sheet, then score as </w:t>
      </w:r>
      <w:r>
        <w:rPr>
          <w:rFonts w:cs="Calibri" w:ascii="Calibri" w:hAnsi="Calibri" w:asciiTheme="minorHAnsi" w:cstheme="minorHAnsi" w:hAnsiTheme="minorHAnsi"/>
          <w:b/>
          <w:sz w:val="24"/>
          <w:szCs w:val="24"/>
          <w:u w:val="single"/>
        </w:rPr>
        <w:t>fully met.</w:t>
      </w:r>
    </w:p>
    <w:p>
      <w:pPr>
        <w:pStyle w:val="ListParagraph"/>
        <w:numPr>
          <w:ilvl w:val="0"/>
          <w:numId w:val="83"/>
        </w:numPr>
        <w:spacing w:lineRule="auto" w:line="240" w:before="0" w:after="0"/>
        <w:ind w:hanging="288" w:start="288"/>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up to 80% of equipment have displayed log sheets, then score as </w:t>
      </w:r>
      <w:r>
        <w:rPr>
          <w:rFonts w:cs="Calibri" w:ascii="Calibri" w:hAnsi="Calibri" w:asciiTheme="minorHAnsi" w:cstheme="minorHAnsi" w:hAnsiTheme="minorHAnsi"/>
          <w:b/>
          <w:sz w:val="24"/>
          <w:szCs w:val="24"/>
          <w:u w:val="single"/>
        </w:rPr>
        <w:t>partially met.</w:t>
      </w:r>
    </w:p>
    <w:p>
      <w:pPr>
        <w:pStyle w:val="ListParagraph"/>
        <w:numPr>
          <w:ilvl w:val="0"/>
          <w:numId w:val="83"/>
        </w:numPr>
        <w:spacing w:lineRule="auto" w:line="240" w:before="0" w:after="0"/>
        <w:ind w:hanging="288" w:start="288"/>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log sheet on less than 80% of equipment, then score as </w:t>
      </w:r>
      <w:r>
        <w:rPr>
          <w:rFonts w:cs="Calibri" w:ascii="Calibri" w:hAnsi="Calibri" w:asciiTheme="minorHAnsi" w:cstheme="minorHAnsi" w:hAnsiTheme="minorHAnsi"/>
          <w:b/>
          <w:sz w:val="24"/>
          <w:szCs w:val="24"/>
          <w:u w:val="single"/>
        </w:rPr>
        <w:t>not met.</w:t>
      </w:r>
    </w:p>
    <w:p>
      <w:pPr>
        <w:pStyle w:val="Heading4"/>
        <w:shd w:val="clear" w:color="auto" w:fill="FFFF00"/>
        <w:rPr>
          <w:rFonts w:ascii="Calibri" w:hAnsi="Calibri" w:cs="Calibri" w:asciiTheme="minorHAnsi" w:cstheme="minorHAnsi" w:hAnsiTheme="minorHAnsi"/>
        </w:rPr>
      </w:pPr>
      <w:bookmarkStart w:id="239" w:name="_Toc514931039"/>
      <w:bookmarkStart w:id="240" w:name="_Toc483909856"/>
      <w:r>
        <w:rPr>
          <w:rFonts w:cs="Calibri" w:ascii="Calibri" w:hAnsi="Calibri" w:asciiTheme="minorHAnsi" w:cstheme="minorHAnsi" w:hAnsiTheme="minorHAnsi"/>
        </w:rPr>
        <w:t>Ind. 52:  Emergency contact number/s is displayed on all equipment</w:t>
      </w:r>
      <w:bookmarkEnd w:id="239"/>
      <w:bookmarkEnd w:id="240"/>
      <w:r>
        <w:rPr>
          <w:rFonts w:cs="Calibri" w:ascii="Calibri" w:hAnsi="Calibri" w:asciiTheme="minorHAnsi" w:cstheme="minorHAnsi" w:hAnsiTheme="minorHAnsi"/>
        </w:rPr>
        <w:t xml:space="preserve"> </w:t>
      </w:r>
    </w:p>
    <w:p>
      <w:pPr>
        <w:pStyle w:val="Normal"/>
        <w:spacing w:lineRule="auto" w:line="240" w:before="120" w:after="120"/>
        <w:jc w:val="both"/>
        <w:rPr>
          <w:rFonts w:cs="Calibri" w:cstheme="minorHAnsi"/>
          <w:b/>
          <w:sz w:val="24"/>
          <w:szCs w:val="24"/>
        </w:rPr>
      </w:pPr>
      <w:r>
        <w:rPr>
          <w:rFonts w:cs="Calibri" w:cstheme="minorHAnsi"/>
          <w:b/>
          <w:sz w:val="24"/>
          <w:szCs w:val="24"/>
        </w:rPr>
        <w:t>Survey process:</w:t>
      </w:r>
    </w:p>
    <w:p>
      <w:pPr>
        <w:pStyle w:val="Normal"/>
        <w:spacing w:lineRule="auto" w:line="240" w:before="120" w:after="120"/>
        <w:jc w:val="both"/>
        <w:rPr>
          <w:rFonts w:cs="Calibri" w:cstheme="minorHAnsi"/>
          <w:sz w:val="24"/>
          <w:szCs w:val="24"/>
        </w:rPr>
      </w:pPr>
      <w:r>
        <w:rPr>
          <w:rFonts w:cs="Calibri" w:cstheme="minorHAnsi"/>
          <w:sz w:val="24"/>
          <w:szCs w:val="24"/>
        </w:rPr>
        <w:t>Survey team should physically inspect all equipment for displayed emergency contact number for emergency management of equipment breakdown.</w:t>
      </w:r>
    </w:p>
    <w:p>
      <w:pPr>
        <w:pStyle w:val="Normal"/>
        <w:spacing w:lineRule="auto" w:line="240"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Normal"/>
        <w:spacing w:lineRule="auto" w:line="240" w:before="120" w:after="120"/>
        <w:ind w:hanging="284" w:start="284"/>
        <w:jc w:val="both"/>
        <w:rPr>
          <w:rFonts w:cs="Calibri" w:cstheme="minorHAnsi"/>
          <w:sz w:val="24"/>
          <w:szCs w:val="24"/>
        </w:rPr>
      </w:pPr>
      <w:r>
        <w:rPr>
          <w:rFonts w:cs="Calibri" w:cstheme="minorHAnsi"/>
          <w:sz w:val="24"/>
          <w:szCs w:val="24"/>
        </w:rPr>
        <w:t>Availability of emergency contact number of the technician or the firm for emergency management of equipment breakdown.</w:t>
      </w:r>
    </w:p>
    <w:p>
      <w:pPr>
        <w:pStyle w:val="Normal"/>
        <w:spacing w:lineRule="auto" w:line="240" w:before="120" w:after="120"/>
        <w:ind w:hanging="284" w:start="284"/>
        <w:jc w:val="both"/>
        <w:rPr>
          <w:rFonts w:cs="Calibri" w:cstheme="minorHAnsi"/>
          <w:b/>
          <w:sz w:val="24"/>
          <w:szCs w:val="24"/>
        </w:rPr>
      </w:pPr>
      <w:r>
        <w:rPr>
          <w:rFonts w:cs="Calibri" w:cstheme="minorHAnsi"/>
          <w:sz w:val="24"/>
          <w:szCs w:val="24"/>
        </w:rPr>
        <w:t xml:space="preserve"> </w:t>
      </w:r>
      <w:r>
        <w:rPr>
          <w:rFonts w:cs="Calibri" w:cstheme="minorHAnsi"/>
          <w:b/>
          <w:sz w:val="24"/>
          <w:szCs w:val="24"/>
        </w:rPr>
        <w:t>Scoring:</w:t>
      </w:r>
    </w:p>
    <w:p>
      <w:pPr>
        <w:pStyle w:val="ListParagraph"/>
        <w:numPr>
          <w:ilvl w:val="0"/>
          <w:numId w:val="83"/>
        </w:numPr>
        <w:spacing w:lineRule="auto" w:line="240" w:before="0" w:after="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emergency contact numbers in respect of all equipment are displayed, then score as </w:t>
      </w:r>
      <w:r>
        <w:rPr>
          <w:rFonts w:cs="Calibri" w:ascii="Calibri" w:hAnsi="Calibri" w:asciiTheme="minorHAnsi" w:cstheme="minorHAnsi" w:hAnsiTheme="minorHAnsi"/>
          <w:b/>
          <w:sz w:val="24"/>
          <w:szCs w:val="24"/>
          <w:u w:val="single"/>
        </w:rPr>
        <w:t>fully met.</w:t>
      </w:r>
    </w:p>
    <w:p>
      <w:pPr>
        <w:pStyle w:val="ListParagraph"/>
        <w:numPr>
          <w:ilvl w:val="0"/>
          <w:numId w:val="83"/>
        </w:numPr>
        <w:spacing w:lineRule="auto" w:line="240" w:before="0" w:after="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less than 20% of equipment do not have emergency contact numbers, then score as </w:t>
      </w:r>
      <w:r>
        <w:rPr>
          <w:rFonts w:cs="Calibri" w:ascii="Calibri" w:hAnsi="Calibri" w:asciiTheme="minorHAnsi" w:cstheme="minorHAnsi" w:hAnsiTheme="minorHAnsi"/>
          <w:b/>
          <w:sz w:val="24"/>
          <w:szCs w:val="24"/>
          <w:u w:val="single"/>
        </w:rPr>
        <w:t>partially met.</w:t>
      </w:r>
    </w:p>
    <w:p>
      <w:pPr>
        <w:pStyle w:val="ListParagraph"/>
        <w:numPr>
          <w:ilvl w:val="0"/>
          <w:numId w:val="83"/>
        </w:numPr>
        <w:spacing w:lineRule="auto" w:line="24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more than 80% of equipment do not have emergency contact number, then score as </w:t>
      </w:r>
      <w:r>
        <w:rPr>
          <w:rFonts w:cs="Calibri" w:ascii="Calibri" w:hAnsi="Calibri" w:asciiTheme="minorHAnsi" w:cstheme="minorHAnsi" w:hAnsiTheme="minorHAnsi"/>
          <w:b/>
          <w:sz w:val="24"/>
          <w:szCs w:val="24"/>
          <w:u w:val="single"/>
        </w:rPr>
        <w:t>not met.</w:t>
      </w:r>
    </w:p>
    <w:p>
      <w:pPr>
        <w:pStyle w:val="Heading4"/>
        <w:shd w:val="clear" w:color="auto" w:fill="FF0000"/>
        <w:rPr>
          <w:rFonts w:ascii="Calibri" w:hAnsi="Calibri" w:cs="Calibri" w:asciiTheme="minorHAnsi" w:cstheme="minorHAnsi" w:hAnsiTheme="minorHAnsi"/>
          <w:color w:themeColor="background1" w:val="FFFFFF"/>
        </w:rPr>
      </w:pPr>
      <w:bookmarkStart w:id="241" w:name="_Toc483909857"/>
      <w:bookmarkStart w:id="242" w:name="_Toc514931040"/>
      <w:r>
        <w:rPr>
          <w:rFonts w:cs="Calibri" w:ascii="Calibri" w:hAnsi="Calibri" w:asciiTheme="minorHAnsi" w:cstheme="minorHAnsi" w:hAnsiTheme="minorHAnsi"/>
          <w:color w:themeColor="background1" w:val="FFFFFF"/>
        </w:rPr>
        <w:t>Ind. 53:  Equipment inventory is maintained</w:t>
      </w:r>
      <w:bookmarkEnd w:id="241"/>
      <w:bookmarkEnd w:id="242"/>
    </w:p>
    <w:p>
      <w:pPr>
        <w:pStyle w:val="Normal"/>
        <w:spacing w:lineRule="auto" w:line="240" w:before="240" w:after="0"/>
        <w:jc w:val="both"/>
        <w:rPr>
          <w:rFonts w:cs="Calibri" w:cstheme="minorHAnsi"/>
          <w:b/>
          <w:sz w:val="24"/>
          <w:szCs w:val="24"/>
        </w:rPr>
      </w:pPr>
      <w:r>
        <w:rPr>
          <w:rFonts w:cs="Calibri" w:cstheme="minorHAnsi"/>
          <w:b/>
          <w:sz w:val="24"/>
          <w:szCs w:val="24"/>
        </w:rPr>
        <w:t>Survey process:</w:t>
      </w:r>
    </w:p>
    <w:p>
      <w:pPr>
        <w:pStyle w:val="Normal"/>
        <w:spacing w:lineRule="auto" w:line="240" w:before="0" w:after="0"/>
        <w:jc w:val="both"/>
        <w:rPr>
          <w:ins w:id="677" w:author="Dr. Anees Ahmed" w:date="2018-06-01T09:01:00Z"/>
          <w:rFonts w:cs="Calibri" w:cstheme="minorHAnsi"/>
          <w:sz w:val="24"/>
          <w:szCs w:val="24"/>
        </w:rPr>
      </w:pPr>
      <w:r>
        <w:rPr>
          <w:rFonts w:cs="Calibri" w:cstheme="minorHAnsi"/>
          <w:sz w:val="24"/>
          <w:szCs w:val="24"/>
        </w:rPr>
        <w:t xml:space="preserve">Survey team should review the documented inventory clearly showing date of purchase, commissioning, calibration and the source.  </w:t>
      </w:r>
    </w:p>
    <w:p>
      <w:pPr>
        <w:pStyle w:val="Normal"/>
        <w:spacing w:lineRule="auto" w:line="240" w:before="0" w:after="0"/>
        <w:jc w:val="both"/>
        <w:rPr>
          <w:ins w:id="679" w:author="Dr. Anees Ahmed" w:date="2018-06-01T09:01:00Z"/>
          <w:rFonts w:cs="Calibri" w:cstheme="minorHAnsi"/>
          <w:sz w:val="24"/>
          <w:szCs w:val="24"/>
        </w:rPr>
      </w:pPr>
      <w:ins w:id="678" w:author="Dr. Anees Ahmed" w:date="2018-06-01T09:01:00Z">
        <w:r>
          <w:rPr>
            <w:rFonts w:cs="Calibri" w:cstheme="minorHAnsi"/>
            <w:sz w:val="24"/>
            <w:szCs w:val="24"/>
          </w:rPr>
        </w:r>
      </w:ins>
    </w:p>
    <w:p>
      <w:pPr>
        <w:pStyle w:val="Normal"/>
        <w:spacing w:lineRule="auto" w:line="240" w:before="120" w:after="120"/>
        <w:jc w:val="both"/>
        <w:rPr>
          <w:ins w:id="681" w:author="Dr. Anees Ahmed" w:date="2018-06-01T09:01:00Z"/>
          <w:rFonts w:ascii="Times New Roman" w:hAnsi="Times New Roman" w:cs="Times New Roman"/>
          <w:b/>
          <w:bCs/>
          <w:sz w:val="24"/>
          <w:szCs w:val="24"/>
        </w:rPr>
      </w:pPr>
      <w:ins w:id="680" w:author="Dr. Anees Ahmed" w:date="2018-06-01T09:01:00Z">
        <w:r>
          <w:rPr>
            <w:rFonts w:cs="Times New Roman" w:ascii="Times New Roman" w:hAnsi="Times New Roman"/>
            <w:b/>
            <w:bCs/>
            <w:sz w:val="24"/>
            <w:szCs w:val="24"/>
          </w:rPr>
          <w:t>Compliance Requirements:</w:t>
        </w:r>
      </w:ins>
    </w:p>
    <w:p>
      <w:pPr>
        <w:pStyle w:val="Normal"/>
        <w:numPr>
          <w:ilvl w:val="0"/>
          <w:numId w:val="243"/>
        </w:numPr>
        <w:suppressAutoHyphens w:val="true"/>
        <w:spacing w:lineRule="auto" w:line="240" w:before="120" w:after="120"/>
        <w:jc w:val="both"/>
        <w:rPr>
          <w:ins w:id="683" w:author="Dr. Anees Ahmed" w:date="2018-06-01T09:01:00Z"/>
          <w:rFonts w:ascii="Calibri" w:hAnsi="Calibri" w:eastAsia="Calibri" w:cs="Calibri" w:cstheme="minorHAnsi"/>
          <w:sz w:val="24"/>
          <w:szCs w:val="24"/>
          <w:lang w:eastAsia="ar-SA"/>
        </w:rPr>
      </w:pPr>
      <w:ins w:id="682" w:author="Dr. Anees Ahmed" w:date="2018-06-01T09:01:00Z">
        <w:r>
          <w:rPr>
            <w:rFonts w:eastAsia="Calibri" w:cs="Calibri" w:ascii="Calibri" w:hAnsi="Calibri" w:cstheme="minorHAnsi"/>
            <w:sz w:val="24"/>
            <w:szCs w:val="24"/>
            <w:lang w:eastAsia="ar-SA"/>
          </w:rPr>
          <w:t>Availability of equipment inventory showing;</w:t>
        </w:r>
      </w:ins>
    </w:p>
    <w:p>
      <w:pPr>
        <w:pStyle w:val="Normal"/>
        <w:numPr>
          <w:ilvl w:val="1"/>
          <w:numId w:val="243"/>
        </w:numPr>
        <w:suppressAutoHyphens w:val="true"/>
        <w:spacing w:lineRule="auto" w:line="240" w:before="120" w:after="120"/>
        <w:jc w:val="both"/>
        <w:rPr>
          <w:ins w:id="685" w:author="Dr. Anees Ahmed" w:date="2018-06-01T09:01:00Z"/>
          <w:rFonts w:ascii="Calibri" w:hAnsi="Calibri" w:eastAsia="Calibri" w:cs="Calibri" w:cstheme="minorHAnsi"/>
          <w:sz w:val="24"/>
          <w:szCs w:val="24"/>
          <w:lang w:eastAsia="ar-SA"/>
        </w:rPr>
      </w:pPr>
      <w:ins w:id="684" w:author="Dr. Anees Ahmed" w:date="2018-06-01T09:01:00Z">
        <w:r>
          <w:rPr>
            <w:rFonts w:eastAsia="Calibri" w:cs="Calibri" w:ascii="Calibri" w:hAnsi="Calibri" w:cstheme="minorHAnsi"/>
            <w:sz w:val="24"/>
            <w:szCs w:val="24"/>
            <w:lang w:eastAsia="ar-SA"/>
          </w:rPr>
          <w:t>Date of purchase.</w:t>
        </w:r>
      </w:ins>
    </w:p>
    <w:p>
      <w:pPr>
        <w:pStyle w:val="Normal"/>
        <w:numPr>
          <w:ilvl w:val="1"/>
          <w:numId w:val="243"/>
        </w:numPr>
        <w:suppressAutoHyphens w:val="true"/>
        <w:spacing w:lineRule="auto" w:line="240" w:before="120" w:after="120"/>
        <w:jc w:val="both"/>
        <w:rPr>
          <w:ins w:id="687" w:author="Dr. Anees Ahmed" w:date="2018-06-01T09:01:00Z"/>
          <w:rFonts w:ascii="Calibri" w:hAnsi="Calibri" w:eastAsia="Calibri" w:cs="Calibri" w:cstheme="minorHAnsi"/>
          <w:sz w:val="24"/>
          <w:szCs w:val="24"/>
          <w:lang w:eastAsia="ar-SA"/>
        </w:rPr>
      </w:pPr>
      <w:ins w:id="686" w:author="Dr. Anees Ahmed" w:date="2018-06-01T09:01:00Z">
        <w:r>
          <w:rPr>
            <w:rFonts w:eastAsia="Calibri" w:cs="Calibri" w:ascii="Calibri" w:hAnsi="Calibri" w:cstheme="minorHAnsi"/>
            <w:sz w:val="24"/>
            <w:szCs w:val="24"/>
            <w:lang w:eastAsia="ar-SA"/>
          </w:rPr>
          <w:t>Its source (Manufacturer/importer/distributor/vendor).</w:t>
        </w:r>
      </w:ins>
    </w:p>
    <w:p>
      <w:pPr>
        <w:pStyle w:val="Normal"/>
        <w:numPr>
          <w:ilvl w:val="1"/>
          <w:numId w:val="243"/>
        </w:numPr>
        <w:suppressAutoHyphens w:val="true"/>
        <w:spacing w:lineRule="auto" w:line="240" w:before="120" w:after="120"/>
        <w:jc w:val="both"/>
        <w:rPr>
          <w:ins w:id="689" w:author="Dr. Anees Ahmed" w:date="2018-06-01T09:01:00Z"/>
          <w:rFonts w:ascii="Calibri" w:hAnsi="Calibri" w:eastAsia="Calibri" w:cs="Calibri" w:cstheme="minorHAnsi"/>
          <w:sz w:val="24"/>
          <w:szCs w:val="24"/>
          <w:lang w:eastAsia="ar-SA"/>
        </w:rPr>
      </w:pPr>
      <w:ins w:id="688" w:author="Dr. Anees Ahmed" w:date="2018-06-01T09:01:00Z">
        <w:r>
          <w:rPr>
            <w:rFonts w:eastAsia="Calibri" w:cs="Calibri" w:ascii="Calibri" w:hAnsi="Calibri" w:cstheme="minorHAnsi"/>
            <w:sz w:val="24"/>
            <w:szCs w:val="24"/>
            <w:lang w:eastAsia="ar-SA"/>
          </w:rPr>
          <w:t>Date of commissioning (date of first operationalization).</w:t>
        </w:r>
      </w:ins>
    </w:p>
    <w:p>
      <w:pPr>
        <w:pStyle w:val="Normal"/>
        <w:numPr>
          <w:ilvl w:val="1"/>
          <w:numId w:val="243"/>
        </w:numPr>
        <w:suppressAutoHyphens w:val="true"/>
        <w:spacing w:lineRule="auto" w:line="240" w:before="120" w:after="120"/>
        <w:jc w:val="both"/>
        <w:rPr>
          <w:ins w:id="691" w:author="Dr. Anees Ahmed" w:date="2018-06-01T09:01:00Z"/>
          <w:rFonts w:ascii="Calibri" w:hAnsi="Calibri" w:eastAsia="Calibri" w:cs="Calibri" w:cstheme="minorHAnsi"/>
          <w:sz w:val="24"/>
          <w:szCs w:val="24"/>
          <w:lang w:eastAsia="ar-SA"/>
        </w:rPr>
      </w:pPr>
      <w:ins w:id="690" w:author="Dr. Anees Ahmed" w:date="2018-06-01T09:01:00Z">
        <w:r>
          <w:rPr>
            <w:rFonts w:eastAsia="Calibri" w:cs="Calibri" w:ascii="Calibri" w:hAnsi="Calibri" w:cstheme="minorHAnsi"/>
            <w:sz w:val="24"/>
            <w:szCs w:val="24"/>
            <w:lang w:eastAsia="ar-SA"/>
          </w:rPr>
          <w:t>Date/s of calibration.</w:t>
        </w:r>
      </w:ins>
    </w:p>
    <w:p>
      <w:pPr>
        <w:pStyle w:val="Normal"/>
        <w:spacing w:lineRule="auto" w:line="240" w:before="0" w:after="0"/>
        <w:jc w:val="both"/>
        <w:rPr>
          <w:rFonts w:cs="Calibri" w:cstheme="minorHAnsi"/>
          <w:sz w:val="24"/>
          <w:szCs w:val="24"/>
        </w:rPr>
      </w:pPr>
      <w:r>
        <w:rPr>
          <w:rFonts w:cs="Calibri" w:cstheme="minorHAnsi"/>
          <w:sz w:val="24"/>
          <w:szCs w:val="24"/>
        </w:rPr>
      </w:r>
    </w:p>
    <w:p>
      <w:pPr>
        <w:pStyle w:val="Normal"/>
        <w:spacing w:lineRule="auto" w:line="240" w:before="120" w:after="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83"/>
        </w:numPr>
        <w:spacing w:lineRule="auto" w:line="240" w:before="120" w:after="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updated inventory is available, then score as </w:t>
      </w:r>
      <w:r>
        <w:rPr>
          <w:rFonts w:cs="Calibri" w:ascii="Calibri" w:hAnsi="Calibri" w:asciiTheme="minorHAnsi" w:cstheme="minorHAnsi" w:hAnsiTheme="minorHAnsi"/>
          <w:b/>
          <w:sz w:val="24"/>
          <w:szCs w:val="24"/>
          <w:u w:val="single"/>
        </w:rPr>
        <w:t>fully met.</w:t>
      </w:r>
    </w:p>
    <w:p>
      <w:pPr>
        <w:pStyle w:val="ListParagraph"/>
        <w:numPr>
          <w:ilvl w:val="0"/>
          <w:numId w:val="83"/>
        </w:numPr>
        <w:spacing w:lineRule="auto" w:line="240"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inventory or if it is not updated, then score as </w:t>
      </w:r>
      <w:r>
        <w:rPr>
          <w:rFonts w:cs="Calibri" w:ascii="Calibri" w:hAnsi="Calibri" w:asciiTheme="minorHAnsi" w:cstheme="minorHAnsi" w:hAnsiTheme="minorHAnsi"/>
          <w:b/>
          <w:sz w:val="24"/>
          <w:szCs w:val="24"/>
          <w:u w:val="single"/>
        </w:rPr>
        <w:t>not met.</w:t>
      </w:r>
    </w:p>
    <w:p>
      <w:pPr>
        <w:pStyle w:val="Normal"/>
        <w:spacing w:lineRule="auto" w:line="276" w:before="120" w:after="120"/>
        <w:jc w:val="both"/>
        <w:rPr>
          <w:rStyle w:val="IntenseReference"/>
          <w:rFonts w:cs="Calibri" w:cstheme="minorHAnsi"/>
          <w:caps w:val="false"/>
          <w:smallCaps w:val="false"/>
          <w:color w:themeColor="accent1" w:val="5B9BD5"/>
          <w:sz w:val="28"/>
          <w:szCs w:val="28"/>
        </w:rPr>
      </w:pPr>
      <w:r>
        <w:rPr>
          <w:rFonts w:cs="Calibri" w:cstheme="minorHAnsi"/>
          <w:caps w:val="false"/>
          <w:smallCaps w:val="false"/>
          <w:color w:themeColor="accent1" w:val="5B9BD5"/>
          <w:sz w:val="28"/>
          <w:szCs w:val="28"/>
        </w:rPr>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260" w:hRule="atLeast"/>
        </w:trPr>
        <w:tc>
          <w:tcPr>
            <w:tcW w:w="9540" w:type="dxa"/>
            <w:tcBorders/>
            <w:shd w:color="auto" w:fill="DEEAF6" w:themeFill="accent1" w:themeFillTint="33" w:val="clear"/>
          </w:tcPr>
          <w:p>
            <w:pPr>
              <w:pStyle w:val="ListParagraph"/>
              <w:widowControl/>
              <w:spacing w:before="0" w:after="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bl>
    <w:tbl>
      <w:tblPr>
        <w:tblStyle w:val="TableGrid"/>
        <w:tblW w:w="9355"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805"/>
        <w:gridCol w:w="1558"/>
        <w:gridCol w:w="1557"/>
        <w:gridCol w:w="1256"/>
        <w:gridCol w:w="1321"/>
        <w:gridCol w:w="1532"/>
        <w:gridCol w:w="1326"/>
      </w:tblGrid>
      <w:tr>
        <w:trPr/>
        <w:tc>
          <w:tcPr>
            <w:tcW w:w="9355" w:type="dxa"/>
            <w:gridSpan w:val="7"/>
            <w:tcBorders/>
          </w:tcPr>
          <w:p>
            <w:pPr>
              <w:pStyle w:val="Normal"/>
              <w:widowControl/>
              <w:spacing w:lineRule="auto" w:line="276" w:before="0" w:after="0"/>
              <w:jc w:val="both"/>
              <w:rPr>
                <w:rFonts w:cs="Calibri" w:cstheme="minorHAnsi"/>
                <w:sz w:val="24"/>
                <w:szCs w:val="24"/>
              </w:rPr>
            </w:pPr>
            <w:r>
              <w:rPr>
                <w:rFonts w:eastAsia="Calibri" w:cs="Calibri" w:cstheme="minorHAnsi"/>
                <w:b/>
                <w:bCs/>
                <w:kern w:val="0"/>
                <w:sz w:val="24"/>
                <w:szCs w:val="24"/>
                <w:lang w:val="en-US" w:eastAsia="en-US" w:bidi="ar-SA"/>
              </w:rPr>
              <w:t>Equipment Maintenance Log</w:t>
            </w:r>
          </w:p>
        </w:tc>
      </w:tr>
      <w:tr>
        <w:trPr/>
        <w:tc>
          <w:tcPr>
            <w:tcW w:w="805" w:type="dxa"/>
            <w:tcBorders/>
            <w:shd w:color="auto" w:fill="D9D9D9" w:val="clear"/>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1558" w:type="dxa"/>
            <w:tcBorders/>
            <w:shd w:color="auto" w:fill="D9D9D9" w:val="clear"/>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1557" w:type="dxa"/>
            <w:tcBorders/>
            <w:shd w:color="auto" w:fill="D9D9D9" w:val="clear"/>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1256" w:type="dxa"/>
            <w:tcBorders/>
            <w:shd w:color="auto" w:fill="D9D9D9" w:val="clear"/>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1321" w:type="dxa"/>
            <w:tcBorders/>
            <w:shd w:color="auto" w:fill="D9D9D9" w:val="clear"/>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1532" w:type="dxa"/>
            <w:tcBorders/>
            <w:shd w:color="auto" w:fill="D9D9D9" w:val="clear"/>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1326" w:type="dxa"/>
            <w:tcBorders/>
            <w:shd w:color="auto" w:fill="D9D9D9" w:val="clear"/>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r>
      <w:tr>
        <w:trPr/>
        <w:tc>
          <w:tcPr>
            <w:tcW w:w="2363" w:type="dxa"/>
            <w:gridSpan w:val="2"/>
            <w:tcBorders/>
            <w:vAlign w:val="bottom"/>
          </w:tcPr>
          <w:p>
            <w:pPr>
              <w:pStyle w:val="Normal"/>
              <w:widowControl/>
              <w:spacing w:lineRule="auto" w:line="276" w:before="0" w:after="0"/>
              <w:jc w:val="both"/>
              <w:rPr>
                <w:rFonts w:cs="Calibri" w:cstheme="minorHAnsi"/>
                <w:sz w:val="24"/>
                <w:szCs w:val="24"/>
              </w:rPr>
            </w:pPr>
            <w:r>
              <w:rPr>
                <w:rFonts w:eastAsia="Calibri" w:cs="Calibri" w:cstheme="minorHAnsi"/>
                <w:b/>
                <w:bCs/>
                <w:color w:val="000000"/>
                <w:kern w:val="0"/>
                <w:sz w:val="24"/>
                <w:szCs w:val="24"/>
                <w:lang w:val="en-US" w:eastAsia="en-US" w:bidi="ar-SA"/>
              </w:rPr>
              <w:t>Name of Equipment</w:t>
            </w:r>
          </w:p>
        </w:tc>
        <w:tc>
          <w:tcPr>
            <w:tcW w:w="1557" w:type="dxa"/>
            <w:tcBorders/>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1256" w:type="dxa"/>
            <w:tcBorders/>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2853" w:type="dxa"/>
            <w:gridSpan w:val="2"/>
            <w:tcBorders/>
            <w:vAlign w:val="bottom"/>
          </w:tcPr>
          <w:p>
            <w:pPr>
              <w:pStyle w:val="Normal"/>
              <w:widowControl/>
              <w:spacing w:lineRule="auto" w:line="276" w:before="0" w:after="0"/>
              <w:jc w:val="both"/>
              <w:rPr>
                <w:rFonts w:cs="Calibri" w:cstheme="minorHAnsi"/>
                <w:sz w:val="24"/>
                <w:szCs w:val="24"/>
              </w:rPr>
            </w:pPr>
            <w:r>
              <w:rPr>
                <w:rFonts w:eastAsia="Calibri" w:cs="Calibri" w:cstheme="minorHAnsi"/>
                <w:b/>
                <w:bCs/>
                <w:color w:val="000000"/>
                <w:kern w:val="0"/>
                <w:sz w:val="24"/>
                <w:szCs w:val="24"/>
                <w:lang w:val="en-US" w:eastAsia="en-US" w:bidi="ar-SA"/>
              </w:rPr>
              <w:t>Manufacturer's contact details:</w:t>
            </w:r>
          </w:p>
        </w:tc>
        <w:tc>
          <w:tcPr>
            <w:tcW w:w="1326" w:type="dxa"/>
            <w:tcBorders/>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r>
      <w:tr>
        <w:trPr/>
        <w:tc>
          <w:tcPr>
            <w:tcW w:w="2363" w:type="dxa"/>
            <w:gridSpan w:val="2"/>
            <w:tcBorders/>
            <w:vAlign w:val="bottom"/>
          </w:tcPr>
          <w:p>
            <w:pPr>
              <w:pStyle w:val="Normal"/>
              <w:widowControl/>
              <w:spacing w:lineRule="auto" w:line="276" w:before="0" w:after="0"/>
              <w:jc w:val="both"/>
              <w:rPr>
                <w:rFonts w:cs="Calibri" w:cstheme="minorHAnsi"/>
                <w:sz w:val="24"/>
                <w:szCs w:val="24"/>
              </w:rPr>
            </w:pPr>
            <w:r>
              <w:rPr>
                <w:rFonts w:eastAsia="Calibri" w:cs="Calibri" w:cstheme="minorHAnsi"/>
                <w:b/>
                <w:bCs/>
                <w:color w:val="000000"/>
                <w:kern w:val="0"/>
                <w:sz w:val="24"/>
                <w:szCs w:val="24"/>
                <w:lang w:val="en-US" w:eastAsia="en-US" w:bidi="ar-SA"/>
              </w:rPr>
              <w:t>Label:</w:t>
            </w:r>
          </w:p>
        </w:tc>
        <w:tc>
          <w:tcPr>
            <w:tcW w:w="1557" w:type="dxa"/>
            <w:tcBorders/>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1256" w:type="dxa"/>
            <w:tcBorders/>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2853" w:type="dxa"/>
            <w:gridSpan w:val="2"/>
            <w:tcBorders/>
            <w:vAlign w:val="bottom"/>
          </w:tcPr>
          <w:p>
            <w:pPr>
              <w:pStyle w:val="Normal"/>
              <w:widowControl/>
              <w:spacing w:lineRule="auto" w:line="276" w:before="0" w:after="0"/>
              <w:jc w:val="both"/>
              <w:rPr>
                <w:rFonts w:cs="Calibri" w:cstheme="minorHAnsi"/>
                <w:sz w:val="24"/>
                <w:szCs w:val="24"/>
              </w:rPr>
            </w:pPr>
            <w:r>
              <w:rPr>
                <w:rFonts w:eastAsia="Calibri" w:cs="Calibri" w:cstheme="minorHAnsi"/>
                <w:b/>
                <w:bCs/>
                <w:color w:val="000000"/>
                <w:kern w:val="0"/>
                <w:sz w:val="24"/>
                <w:szCs w:val="24"/>
                <w:lang w:val="en-US" w:eastAsia="en-US" w:bidi="ar-SA"/>
              </w:rPr>
              <w:t>Date of purchase:</w:t>
            </w:r>
          </w:p>
        </w:tc>
        <w:tc>
          <w:tcPr>
            <w:tcW w:w="1326" w:type="dxa"/>
            <w:tcBorders/>
          </w:tcPr>
          <w:p>
            <w:pPr>
              <w:pStyle w:val="Normal"/>
              <w:widowControl/>
              <w:spacing w:lineRule="auto" w:line="276" w:before="0" w:after="0"/>
              <w:jc w:val="both"/>
              <w:rPr>
                <w:rFonts w:cs="Calibri" w:cstheme="minorHAnsi"/>
                <w:sz w:val="24"/>
                <w:szCs w:val="24"/>
              </w:rPr>
            </w:pPr>
            <w:r>
              <w:rPr>
                <w:rFonts w:eastAsia="Calibri" w:cs="Calibri" w:cstheme="minorHAnsi"/>
                <w:color w:val="000000"/>
                <w:kern w:val="0"/>
                <w:sz w:val="24"/>
                <w:szCs w:val="24"/>
                <w:lang w:val="en-US" w:eastAsia="en-US" w:bidi="ar-SA"/>
              </w:rPr>
              <w:t>10/15/2016</w:t>
            </w:r>
          </w:p>
        </w:tc>
      </w:tr>
      <w:tr>
        <w:trPr/>
        <w:tc>
          <w:tcPr>
            <w:tcW w:w="2363" w:type="dxa"/>
            <w:gridSpan w:val="2"/>
            <w:tcBorders/>
            <w:vAlign w:val="bottom"/>
          </w:tcPr>
          <w:p>
            <w:pPr>
              <w:pStyle w:val="Normal"/>
              <w:widowControl/>
              <w:spacing w:lineRule="auto" w:line="276" w:before="0" w:after="0"/>
              <w:jc w:val="both"/>
              <w:rPr>
                <w:rFonts w:cs="Calibri" w:cstheme="minorHAnsi"/>
                <w:sz w:val="24"/>
                <w:szCs w:val="24"/>
              </w:rPr>
            </w:pPr>
            <w:r>
              <w:rPr>
                <w:rFonts w:eastAsia="Calibri" w:cs="Calibri" w:cstheme="minorHAnsi"/>
                <w:b/>
                <w:bCs/>
                <w:color w:val="000000"/>
                <w:kern w:val="0"/>
                <w:sz w:val="24"/>
                <w:szCs w:val="24"/>
                <w:lang w:val="en-US" w:eastAsia="en-US" w:bidi="ar-SA"/>
              </w:rPr>
              <w:t>Serial number:</w:t>
            </w:r>
          </w:p>
        </w:tc>
        <w:tc>
          <w:tcPr>
            <w:tcW w:w="1557" w:type="dxa"/>
            <w:tcBorders/>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1256" w:type="dxa"/>
            <w:tcBorders/>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2853" w:type="dxa"/>
            <w:gridSpan w:val="2"/>
            <w:tcBorders/>
            <w:vAlign w:val="bottom"/>
          </w:tcPr>
          <w:p>
            <w:pPr>
              <w:pStyle w:val="Normal"/>
              <w:widowControl/>
              <w:spacing w:lineRule="auto" w:line="276" w:before="0" w:after="0"/>
              <w:jc w:val="both"/>
              <w:rPr>
                <w:rFonts w:cs="Calibri" w:cstheme="minorHAnsi"/>
                <w:sz w:val="24"/>
                <w:szCs w:val="24"/>
              </w:rPr>
            </w:pPr>
            <w:r>
              <w:rPr>
                <w:rFonts w:eastAsia="Calibri" w:cs="Calibri" w:cstheme="minorHAnsi"/>
                <w:b/>
                <w:bCs/>
                <w:color w:val="000000"/>
                <w:kern w:val="0"/>
                <w:sz w:val="24"/>
                <w:szCs w:val="24"/>
                <w:lang w:val="en-US" w:eastAsia="en-US" w:bidi="ar-SA"/>
              </w:rPr>
              <w:t>Person responsible for equipment:</w:t>
            </w:r>
          </w:p>
        </w:tc>
        <w:tc>
          <w:tcPr>
            <w:tcW w:w="1326" w:type="dxa"/>
            <w:tcBorders/>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r>
      <w:tr>
        <w:trPr/>
        <w:tc>
          <w:tcPr>
            <w:tcW w:w="2363" w:type="dxa"/>
            <w:gridSpan w:val="2"/>
            <w:tcBorders/>
            <w:vAlign w:val="bottom"/>
          </w:tcPr>
          <w:p>
            <w:pPr>
              <w:pStyle w:val="Normal"/>
              <w:widowControl/>
              <w:spacing w:lineRule="auto" w:line="276" w:before="0" w:after="0"/>
              <w:jc w:val="both"/>
              <w:rPr>
                <w:rFonts w:cs="Calibri" w:cstheme="minorHAnsi"/>
                <w:sz w:val="24"/>
                <w:szCs w:val="24"/>
              </w:rPr>
            </w:pPr>
            <w:r>
              <w:rPr>
                <w:rFonts w:eastAsia="Calibri" w:cs="Calibri" w:cstheme="minorHAnsi"/>
                <w:b/>
                <w:bCs/>
                <w:color w:val="000000"/>
                <w:kern w:val="0"/>
                <w:sz w:val="24"/>
                <w:szCs w:val="24"/>
                <w:lang w:val="en-US" w:eastAsia="en-US" w:bidi="ar-SA"/>
              </w:rPr>
              <w:t>Manufacturer:</w:t>
            </w:r>
          </w:p>
        </w:tc>
        <w:tc>
          <w:tcPr>
            <w:tcW w:w="1557" w:type="dxa"/>
            <w:tcBorders/>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1256" w:type="dxa"/>
            <w:tcBorders/>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2853" w:type="dxa"/>
            <w:gridSpan w:val="2"/>
            <w:tcBorders/>
            <w:vAlign w:val="bottom"/>
          </w:tcPr>
          <w:p>
            <w:pPr>
              <w:pStyle w:val="Normal"/>
              <w:widowControl/>
              <w:spacing w:lineRule="auto" w:line="276" w:before="0" w:after="0"/>
              <w:jc w:val="both"/>
              <w:rPr>
                <w:rFonts w:cs="Calibri" w:cstheme="minorHAnsi"/>
                <w:sz w:val="24"/>
                <w:szCs w:val="24"/>
              </w:rPr>
            </w:pPr>
            <w:r>
              <w:rPr>
                <w:rFonts w:eastAsia="Calibri" w:cs="Calibri" w:cstheme="minorHAnsi"/>
                <w:b/>
                <w:bCs/>
                <w:color w:val="000000"/>
                <w:kern w:val="0"/>
                <w:sz w:val="24"/>
                <w:szCs w:val="24"/>
                <w:lang w:val="en-US" w:eastAsia="en-US" w:bidi="ar-SA"/>
              </w:rPr>
              <w:t>Date put into service:</w:t>
            </w:r>
          </w:p>
        </w:tc>
        <w:tc>
          <w:tcPr>
            <w:tcW w:w="1326" w:type="dxa"/>
            <w:tcBorders/>
          </w:tcPr>
          <w:p>
            <w:pPr>
              <w:pStyle w:val="Normal"/>
              <w:widowControl/>
              <w:spacing w:lineRule="auto" w:line="276" w:before="0" w:after="0"/>
              <w:jc w:val="both"/>
              <w:rPr>
                <w:rFonts w:cs="Calibri" w:cstheme="minorHAnsi"/>
                <w:sz w:val="24"/>
                <w:szCs w:val="24"/>
              </w:rPr>
            </w:pPr>
            <w:r>
              <w:rPr>
                <w:rFonts w:eastAsia="Calibri" w:cs="Calibri" w:cstheme="minorHAnsi"/>
                <w:color w:val="000000"/>
                <w:kern w:val="0"/>
                <w:sz w:val="24"/>
                <w:szCs w:val="24"/>
                <w:lang w:val="en-US" w:eastAsia="en-US" w:bidi="ar-SA"/>
              </w:rPr>
              <w:t>10/23/2016</w:t>
            </w:r>
          </w:p>
        </w:tc>
      </w:tr>
      <w:tr>
        <w:trPr/>
        <w:tc>
          <w:tcPr>
            <w:tcW w:w="9355" w:type="dxa"/>
            <w:gridSpan w:val="7"/>
            <w:tcBorders/>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r>
      <w:tr>
        <w:trPr/>
        <w:tc>
          <w:tcPr>
            <w:tcW w:w="805" w:type="dxa"/>
            <w:tcBorders/>
            <w:shd w:color="auto" w:fill="D9D9D9" w:val="clear"/>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t>Date:</w:t>
            </w:r>
          </w:p>
        </w:tc>
        <w:tc>
          <w:tcPr>
            <w:tcW w:w="1558" w:type="dxa"/>
            <w:tcBorders/>
            <w:shd w:color="auto" w:fill="D9D9D9" w:val="clear"/>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t>Maintenance Description</w:t>
            </w:r>
          </w:p>
        </w:tc>
        <w:tc>
          <w:tcPr>
            <w:tcW w:w="1557" w:type="dxa"/>
            <w:tcBorders/>
            <w:shd w:color="auto" w:fill="D9D9D9" w:val="clear"/>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t>Maintenance performed by:</w:t>
            </w:r>
          </w:p>
        </w:tc>
        <w:tc>
          <w:tcPr>
            <w:tcW w:w="1256" w:type="dxa"/>
            <w:tcBorders/>
            <w:shd w:color="auto" w:fill="D9D9D9" w:val="clear"/>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t>Date of validation before put into service:</w:t>
            </w:r>
          </w:p>
        </w:tc>
        <w:tc>
          <w:tcPr>
            <w:tcW w:w="1321" w:type="dxa"/>
            <w:tcBorders/>
            <w:shd w:color="auto" w:fill="D9D9D9" w:val="clear"/>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t>Validation performed by:</w:t>
            </w:r>
          </w:p>
        </w:tc>
        <w:tc>
          <w:tcPr>
            <w:tcW w:w="1532" w:type="dxa"/>
            <w:tcBorders/>
            <w:shd w:color="auto" w:fill="D9D9D9" w:val="clear"/>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t>Next maintenance planned on (date):</w:t>
            </w:r>
          </w:p>
        </w:tc>
        <w:tc>
          <w:tcPr>
            <w:tcW w:w="1326" w:type="dxa"/>
            <w:tcBorders/>
            <w:shd w:color="auto" w:fill="D9D9D9" w:val="clear"/>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t>Remarks:</w:t>
            </w:r>
          </w:p>
        </w:tc>
      </w:tr>
      <w:tr>
        <w:trPr/>
        <w:tc>
          <w:tcPr>
            <w:tcW w:w="805"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58"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57"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256"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321"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32"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326"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r>
      <w:tr>
        <w:trPr/>
        <w:tc>
          <w:tcPr>
            <w:tcW w:w="805"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58"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57"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256"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321"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32"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326"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r>
      <w:tr>
        <w:trPr/>
        <w:tc>
          <w:tcPr>
            <w:tcW w:w="805"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58"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57"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256"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321"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32"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326"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r>
      <w:tr>
        <w:trPr/>
        <w:tc>
          <w:tcPr>
            <w:tcW w:w="805"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58"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57"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256"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321"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32"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326"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r>
      <w:tr>
        <w:trPr/>
        <w:tc>
          <w:tcPr>
            <w:tcW w:w="805"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58"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57"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256"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321"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32"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326"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r>
      <w:tr>
        <w:trPr/>
        <w:tc>
          <w:tcPr>
            <w:tcW w:w="805"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58"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57"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256"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321"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32"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326"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r>
      <w:tr>
        <w:trPr/>
        <w:tc>
          <w:tcPr>
            <w:tcW w:w="805"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58"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57"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256"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321"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32"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326"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r>
      <w:tr>
        <w:trPr/>
        <w:tc>
          <w:tcPr>
            <w:tcW w:w="805"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58"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57"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256"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321"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32"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326"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r>
      <w:tr>
        <w:trPr/>
        <w:tc>
          <w:tcPr>
            <w:tcW w:w="805"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58"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57"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256"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321"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32"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326"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r>
      <w:tr>
        <w:trPr/>
        <w:tc>
          <w:tcPr>
            <w:tcW w:w="805"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58"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57"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256"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321"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532"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c>
          <w:tcPr>
            <w:tcW w:w="1326" w:type="dxa"/>
            <w:tcBorders/>
            <w:vAlign w:val="center"/>
          </w:tcPr>
          <w:p>
            <w:pPr>
              <w:pStyle w:val="Normal"/>
              <w:widowControl/>
              <w:spacing w:lineRule="auto" w:line="276" w:before="0" w:after="0"/>
              <w:jc w:val="both"/>
              <w:rPr>
                <w:rFonts w:cs="Calibri" w:cstheme="minorHAnsi"/>
                <w:b/>
                <w:bCs/>
                <w:sz w:val="24"/>
                <w:szCs w:val="24"/>
              </w:rPr>
            </w:pPr>
            <w:r>
              <w:rPr>
                <w:rFonts w:eastAsia="Calibri" w:cs="Calibri" w:cstheme="minorHAnsi"/>
                <w:b/>
                <w:bCs/>
                <w:kern w:val="0"/>
                <w:sz w:val="24"/>
                <w:szCs w:val="24"/>
                <w:lang w:val="en-US" w:eastAsia="en-US" w:bidi="ar-SA"/>
              </w:rPr>
            </w:r>
          </w:p>
        </w:tc>
      </w:tr>
      <w:tr>
        <w:trPr>
          <w:trHeight w:val="554" w:hRule="atLeast"/>
        </w:trPr>
        <w:tc>
          <w:tcPr>
            <w:tcW w:w="9355" w:type="dxa"/>
            <w:gridSpan w:val="7"/>
            <w:tcBorders/>
          </w:tcPr>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t>Preventive Maintenance Plan</w:t>
            </w:r>
          </w:p>
          <w:p>
            <w:pPr>
              <w:pStyle w:val="Normal"/>
              <w:widowControl/>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 xml:space="preserve">The HCE shall ensure that the staff operating the equipment is trained in handling the equipment as per the manufacturer instruction manual. There shall be a documented preventive maintenance plan for all equipment and machinery including DG sets etc. using log book/tracker. </w:t>
            </w:r>
          </w:p>
          <w:p>
            <w:pPr>
              <w:pStyle w:val="Normal"/>
              <w:widowControl/>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The organization shall develop a schedule of weekly/monthly/annual inspection and calibration of equipment which shall involve measurement in accordance with Original Equipment Manufacturer (OEM) guidelines. These services can be provided through an in house arrangement or alternatively through outsourcing. The organization shall ensure that calibration and conformance testing of the equipment has been done prior to commissioning.</w:t>
            </w:r>
          </w:p>
          <w:p>
            <w:pPr>
              <w:pStyle w:val="Normal"/>
              <w:widowControl/>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The HCEs shall ensure that the record regarding purchase and maintenance of equipment and machinery is properly documented and maintained. The facilities shall ensure that no equipment is non-functional/out of use merely for want of minor repairs, preventive maintenance, lack of essential spares and electrical faults etc. Important factors resulting into gross equipment wastage may also include the following:</w:t>
            </w:r>
          </w:p>
          <w:p>
            <w:pPr>
              <w:pStyle w:val="Normal"/>
              <w:widowControl/>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r>
          </w:p>
          <w:p>
            <w:pPr>
              <w:pStyle w:val="Normal"/>
              <w:widowControl/>
              <w:numPr>
                <w:ilvl w:val="0"/>
                <w:numId w:val="86"/>
              </w:numPr>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 xml:space="preserve">Mishandling of equipment. </w:t>
            </w:r>
          </w:p>
          <w:p>
            <w:pPr>
              <w:pStyle w:val="Normal"/>
              <w:widowControl/>
              <w:numPr>
                <w:ilvl w:val="0"/>
                <w:numId w:val="86"/>
              </w:numPr>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 xml:space="preserve">Untrained and unskilled manpower. </w:t>
            </w:r>
          </w:p>
          <w:p>
            <w:pPr>
              <w:pStyle w:val="Normal"/>
              <w:widowControl/>
              <w:numPr>
                <w:ilvl w:val="0"/>
                <w:numId w:val="86"/>
              </w:numPr>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 xml:space="preserve">Purchase of highly sophisticated equipment without competent personnel to handle it. </w:t>
            </w:r>
          </w:p>
          <w:p>
            <w:pPr>
              <w:pStyle w:val="Normal"/>
              <w:widowControl/>
              <w:numPr>
                <w:ilvl w:val="0"/>
                <w:numId w:val="86"/>
              </w:numPr>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 xml:space="preserve">Purchase of excess equipment without a justifiable demand. </w:t>
            </w:r>
          </w:p>
          <w:p>
            <w:pPr>
              <w:pStyle w:val="Normal"/>
              <w:widowControl/>
              <w:spacing w:lineRule="auto" w:line="276" w:before="0" w:after="0"/>
              <w:ind w:start="720"/>
              <w:jc w:val="both"/>
              <w:rPr>
                <w:rFonts w:cs="Calibri" w:cstheme="minorHAnsi"/>
                <w:sz w:val="24"/>
                <w:lang w:eastAsia="de-DE"/>
              </w:rPr>
            </w:pPr>
            <w:r>
              <w:rPr>
                <w:rFonts w:eastAsia="Calibri" w:cs="Calibri" w:cstheme="minorHAnsi"/>
                <w:kern w:val="0"/>
                <w:sz w:val="24"/>
                <w:szCs w:val="22"/>
                <w:lang w:val="en-US" w:eastAsia="de-DE" w:bidi="ar-SA"/>
              </w:rPr>
            </w:r>
          </w:p>
          <w:p>
            <w:pPr>
              <w:pStyle w:val="Normal"/>
              <w:widowControl/>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This calls for an efficient system for equipment management in the form of carrying out the Equipment Audit. In other words, there is a need for periodic evaluation of the quality of performance of the equipment in a hospital. Some of the advantages of equipment audit include:</w:t>
            </w:r>
          </w:p>
          <w:p>
            <w:pPr>
              <w:pStyle w:val="Normal"/>
              <w:widowControl/>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r>
          </w:p>
          <w:p>
            <w:pPr>
              <w:pStyle w:val="Normal"/>
              <w:widowControl/>
              <w:numPr>
                <w:ilvl w:val="0"/>
                <w:numId w:val="87"/>
              </w:numPr>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It helps in standardization of the equipment.</w:t>
            </w:r>
          </w:p>
          <w:p>
            <w:pPr>
              <w:pStyle w:val="Normal"/>
              <w:widowControl/>
              <w:numPr>
                <w:ilvl w:val="0"/>
                <w:numId w:val="87"/>
              </w:numPr>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 xml:space="preserve">Concurrently evaluates performance and utility. </w:t>
            </w:r>
          </w:p>
          <w:p>
            <w:pPr>
              <w:pStyle w:val="Normal"/>
              <w:widowControl/>
              <w:numPr>
                <w:ilvl w:val="0"/>
                <w:numId w:val="87"/>
              </w:numPr>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 xml:space="preserve">Provides a satisfactory mechanism to assist phasing out/condemnation. </w:t>
            </w:r>
          </w:p>
          <w:p>
            <w:pPr>
              <w:pStyle w:val="Normal"/>
              <w:widowControl/>
              <w:numPr>
                <w:ilvl w:val="0"/>
                <w:numId w:val="87"/>
              </w:numPr>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 xml:space="preserve">The equipment audit reports provide an objective method for procurement of equipment in future. </w:t>
            </w:r>
          </w:p>
          <w:p>
            <w:pPr>
              <w:pStyle w:val="Normal"/>
              <w:widowControl/>
              <w:numPr>
                <w:ilvl w:val="0"/>
                <w:numId w:val="87"/>
              </w:numPr>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To identify inadequacies and recommend remedial measures.</w:t>
            </w:r>
          </w:p>
          <w:p>
            <w:pPr>
              <w:pStyle w:val="Normal"/>
              <w:widowControl/>
              <w:numPr>
                <w:ilvl w:val="0"/>
                <w:numId w:val="87"/>
              </w:numPr>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Cost per reportable result and cost effectiveness can be evaluated.</w:t>
            </w:r>
          </w:p>
          <w:p>
            <w:pPr>
              <w:pStyle w:val="Normal"/>
              <w:widowControl/>
              <w:spacing w:lineRule="auto" w:line="276" w:before="0" w:after="0"/>
              <w:jc w:val="both"/>
              <w:rPr>
                <w:rFonts w:cs="Calibri" w:cstheme="minorHAnsi"/>
                <w:b/>
                <w:sz w:val="24"/>
                <w:lang w:eastAsia="de-DE"/>
              </w:rPr>
            </w:pPr>
            <w:r>
              <w:rPr>
                <w:rFonts w:eastAsia="Calibri" w:cs="Calibri" w:cstheme="minorHAnsi"/>
                <w:b/>
                <w:kern w:val="0"/>
                <w:sz w:val="24"/>
                <w:szCs w:val="22"/>
                <w:lang w:val="en-US" w:eastAsia="de-DE" w:bidi="ar-SA"/>
              </w:rPr>
            </w:r>
          </w:p>
          <w:p>
            <w:pPr>
              <w:pStyle w:val="Normal"/>
              <w:widowControl/>
              <w:spacing w:lineRule="auto" w:line="276" w:before="0" w:after="0"/>
              <w:jc w:val="both"/>
              <w:rPr>
                <w:rFonts w:cs="Calibri" w:cstheme="minorHAnsi"/>
                <w:b/>
                <w:sz w:val="24"/>
                <w:lang w:eastAsia="de-DE"/>
              </w:rPr>
            </w:pPr>
            <w:r>
              <w:rPr>
                <w:rFonts w:eastAsia="Calibri" w:cs="Calibri" w:cstheme="minorHAnsi"/>
                <w:b/>
                <w:kern w:val="0"/>
                <w:sz w:val="24"/>
                <w:szCs w:val="22"/>
                <w:lang w:val="en-US" w:eastAsia="de-DE" w:bidi="ar-SA"/>
              </w:rPr>
              <w:t>Defining Equipment Audit</w:t>
            </w:r>
          </w:p>
          <w:p>
            <w:pPr>
              <w:pStyle w:val="Normal"/>
              <w:widowControl/>
              <w:spacing w:lineRule="auto" w:line="276" w:before="0" w:after="0"/>
              <w:jc w:val="both"/>
              <w:rPr>
                <w:rFonts w:cs="Calibri" w:cstheme="minorHAnsi"/>
                <w:b/>
                <w:bCs/>
                <w:sz w:val="24"/>
                <w:lang w:eastAsia="de-DE"/>
              </w:rPr>
            </w:pPr>
            <w:r>
              <w:rPr>
                <w:rFonts w:eastAsia="Calibri" w:cs="Calibri" w:cstheme="minorHAnsi"/>
                <w:b/>
                <w:bCs/>
                <w:kern w:val="0"/>
                <w:sz w:val="24"/>
                <w:szCs w:val="22"/>
                <w:lang w:val="en-US" w:eastAsia="de-DE" w:bidi="ar-SA"/>
              </w:rPr>
            </w:r>
          </w:p>
          <w:p>
            <w:pPr>
              <w:pStyle w:val="ListParagraph"/>
              <w:widowControl/>
              <w:numPr>
                <w:ilvl w:val="0"/>
                <w:numId w:val="88"/>
              </w:numPr>
              <w:suppressAutoHyphens w:val="false"/>
              <w:spacing w:before="0" w:after="200"/>
              <w:contextualSpacing/>
              <w:jc w:val="both"/>
              <w:rPr>
                <w:rFonts w:ascii="Calibri" w:hAnsi="Calibri" w:eastAsia="Times New Roman" w:cs="Calibri" w:asciiTheme="minorHAnsi" w:cstheme="minorHAnsi" w:hAnsiTheme="minorHAnsi"/>
                <w:sz w:val="24"/>
                <w:szCs w:val="24"/>
                <w:lang w:eastAsia="en-GB"/>
              </w:rPr>
            </w:pPr>
            <w:r>
              <w:rPr>
                <w:rFonts w:eastAsia="Times New Roman" w:cs="Calibri" w:ascii="Calibri" w:hAnsi="Calibri" w:asciiTheme="minorHAnsi" w:cstheme="minorHAnsi" w:hAnsiTheme="minorHAnsi"/>
                <w:kern w:val="0"/>
                <w:sz w:val="24"/>
                <w:szCs w:val="24"/>
                <w:lang w:val="en-US" w:eastAsia="en-GB" w:bidi="ar-SA"/>
              </w:rPr>
              <w:t>“</w:t>
            </w:r>
            <w:r>
              <w:rPr>
                <w:rFonts w:eastAsia="Times New Roman" w:cs="Calibri" w:ascii="Calibri" w:hAnsi="Calibri" w:asciiTheme="minorHAnsi" w:cstheme="minorHAnsi" w:hAnsiTheme="minorHAnsi"/>
                <w:kern w:val="0"/>
                <w:sz w:val="24"/>
                <w:szCs w:val="24"/>
                <w:lang w:val="en-US" w:eastAsia="en-GB" w:bidi="ar-SA"/>
              </w:rPr>
              <w:t xml:space="preserve">A retrospective evaluation of quality of performance of equipment in a hospital by an </w:t>
            </w:r>
            <w:r>
              <w:rPr>
                <w:rFonts w:eastAsia="Times New Roman" w:cs="Calibri" w:ascii="Calibri" w:hAnsi="Calibri" w:asciiTheme="minorHAnsi" w:cstheme="minorHAnsi" w:hAnsiTheme="minorHAnsi"/>
                <w:i/>
                <w:iCs/>
                <w:kern w:val="0"/>
                <w:sz w:val="24"/>
                <w:szCs w:val="24"/>
                <w:lang w:val="en-US" w:eastAsia="en-GB" w:bidi="ar-SA"/>
              </w:rPr>
              <w:t>Equipment Audit Committee</w:t>
            </w:r>
            <w:r>
              <w:rPr>
                <w:rFonts w:eastAsia="Times New Roman" w:cs="Calibri" w:ascii="Calibri" w:hAnsi="Calibri" w:asciiTheme="minorHAnsi" w:cstheme="minorHAnsi" w:hAnsiTheme="minorHAnsi"/>
                <w:kern w:val="0"/>
                <w:sz w:val="24"/>
                <w:szCs w:val="24"/>
                <w:lang w:val="en-US" w:eastAsia="en-GB" w:bidi="ar-SA"/>
              </w:rPr>
              <w:t xml:space="preserve"> based on documented records of the equipment at the time of purchase and its subsequent maintenance.”</w:t>
            </w:r>
          </w:p>
          <w:p>
            <w:pPr>
              <w:pStyle w:val="Normal"/>
              <w:widowControl/>
              <w:spacing w:lineRule="auto" w:line="276" w:before="0" w:after="0"/>
              <w:ind w:start="720"/>
              <w:jc w:val="both"/>
              <w:rPr>
                <w:rFonts w:cs="Calibri" w:cstheme="minorHAnsi"/>
                <w:sz w:val="24"/>
                <w:lang w:eastAsia="en-GB"/>
              </w:rPr>
            </w:pPr>
            <w:r>
              <w:rPr>
                <w:rFonts w:eastAsia="Calibri" w:cs="Calibri" w:cstheme="minorHAnsi"/>
                <w:i/>
                <w:iCs/>
                <w:kern w:val="0"/>
                <w:sz w:val="24"/>
                <w:szCs w:val="22"/>
                <w:lang w:val="en-US" w:eastAsia="en-GB" w:bidi="ar-SA"/>
              </w:rPr>
              <w:t>OR</w:t>
            </w:r>
          </w:p>
          <w:p>
            <w:pPr>
              <w:pStyle w:val="ListParagraph"/>
              <w:widowControl/>
              <w:numPr>
                <w:ilvl w:val="0"/>
                <w:numId w:val="89"/>
              </w:numPr>
              <w:suppressAutoHyphens w:val="false"/>
              <w:spacing w:before="0" w:after="200"/>
              <w:contextualSpacing/>
              <w:jc w:val="both"/>
              <w:rPr>
                <w:rFonts w:ascii="Calibri" w:hAnsi="Calibri" w:eastAsia="Times New Roman" w:cs="Calibri" w:asciiTheme="minorHAnsi" w:cstheme="minorHAnsi" w:hAnsiTheme="minorHAnsi"/>
                <w:sz w:val="24"/>
                <w:szCs w:val="24"/>
                <w:lang w:eastAsia="en-GB"/>
              </w:rPr>
            </w:pPr>
            <w:r>
              <w:rPr>
                <w:rFonts w:eastAsia="Times New Roman" w:cs="Calibri" w:ascii="Calibri" w:hAnsi="Calibri" w:asciiTheme="minorHAnsi" w:cstheme="minorHAnsi" w:hAnsiTheme="minorHAnsi"/>
                <w:kern w:val="0"/>
                <w:sz w:val="24"/>
                <w:szCs w:val="24"/>
                <w:lang w:val="en-US" w:eastAsia="en-GB" w:bidi="ar-SA"/>
              </w:rPr>
              <w:t>“</w:t>
            </w:r>
            <w:r>
              <w:rPr>
                <w:rFonts w:eastAsia="Times New Roman" w:cs="Calibri" w:ascii="Calibri" w:hAnsi="Calibri" w:asciiTheme="minorHAnsi" w:cstheme="minorHAnsi" w:hAnsiTheme="minorHAnsi"/>
                <w:kern w:val="0"/>
                <w:sz w:val="24"/>
                <w:szCs w:val="24"/>
                <w:lang w:val="en-US" w:eastAsia="en-GB" w:bidi="ar-SA"/>
              </w:rPr>
              <w:t>Equipment audit is the periodic evaluation of the quality of performance of the hospital equipment.”</w:t>
            </w:r>
          </w:p>
          <w:p>
            <w:pPr>
              <w:pStyle w:val="Normal"/>
              <w:widowControl/>
              <w:spacing w:lineRule="auto" w:line="276" w:before="0" w:after="0"/>
              <w:jc w:val="both"/>
              <w:rPr>
                <w:rFonts w:cs="Calibri" w:cstheme="minorHAnsi"/>
                <w:sz w:val="24"/>
                <w:lang w:eastAsia="de-DE"/>
              </w:rPr>
            </w:pPr>
            <w:r>
              <w:rPr>
                <w:rFonts w:eastAsia="Calibri" w:cs="Calibri" w:cstheme="minorHAnsi"/>
                <w:b/>
                <w:kern w:val="0"/>
                <w:sz w:val="24"/>
                <w:szCs w:val="22"/>
                <w:lang w:val="en-US" w:eastAsia="de-DE" w:bidi="ar-SA"/>
              </w:rPr>
              <w:t>Equipment Audit Committee</w:t>
            </w:r>
          </w:p>
          <w:p>
            <w:pPr>
              <w:pStyle w:val="Normal"/>
              <w:widowControl/>
              <w:tabs>
                <w:tab w:val="clear" w:pos="720"/>
                <w:tab w:val="left" w:pos="6385" w:leader="none"/>
              </w:tabs>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The Equipment Audit Committee may comprise of:</w:t>
              <w:tab/>
            </w:r>
          </w:p>
          <w:p>
            <w:pPr>
              <w:pStyle w:val="Normal"/>
              <w:widowControl/>
              <w:numPr>
                <w:ilvl w:val="0"/>
                <w:numId w:val="90"/>
              </w:numPr>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 xml:space="preserve">Health facility in-charge </w:t>
            </w:r>
          </w:p>
          <w:p>
            <w:pPr>
              <w:pStyle w:val="Normal"/>
              <w:widowControl/>
              <w:numPr>
                <w:ilvl w:val="0"/>
                <w:numId w:val="90"/>
              </w:numPr>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 xml:space="preserve">User HoD or representative </w:t>
            </w:r>
          </w:p>
          <w:p>
            <w:pPr>
              <w:pStyle w:val="Normal"/>
              <w:widowControl/>
              <w:numPr>
                <w:ilvl w:val="0"/>
                <w:numId w:val="90"/>
              </w:numPr>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 xml:space="preserve">Head of hospital maintenance workshop </w:t>
            </w:r>
          </w:p>
          <w:p>
            <w:pPr>
              <w:pStyle w:val="Normal"/>
              <w:widowControl/>
              <w:numPr>
                <w:ilvl w:val="0"/>
                <w:numId w:val="90"/>
              </w:numPr>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 xml:space="preserve">The matron or representative </w:t>
            </w:r>
          </w:p>
          <w:p>
            <w:pPr>
              <w:pStyle w:val="Normal"/>
              <w:widowControl/>
              <w:spacing w:lineRule="auto" w:line="276" w:before="0" w:after="0"/>
              <w:jc w:val="both"/>
              <w:rPr>
                <w:rFonts w:cs="Calibri" w:cstheme="minorHAnsi"/>
                <w:sz w:val="24"/>
                <w:lang w:eastAsia="en-GB"/>
              </w:rPr>
            </w:pPr>
            <w:r>
              <w:rPr>
                <w:rFonts w:eastAsia="Calibri" w:cs="Calibri" w:cstheme="minorHAnsi"/>
                <w:kern w:val="0"/>
                <w:sz w:val="24"/>
                <w:szCs w:val="22"/>
                <w:lang w:val="en-US" w:eastAsia="de-DE" w:bidi="ar-SA"/>
              </w:rPr>
              <w:t xml:space="preserve">The Equipment Audit Committee shall meet once in three months and select its chairperson and secretary from among the members in the first equipment performance audit. Maintenance of the history sheet and its subsequent write-up is sine-qua-non for performance of the equipment audit by the committee. </w:t>
            </w:r>
            <w:r>
              <w:rPr>
                <w:rFonts w:eastAsia="Calibri" w:cs="Calibri" w:cstheme="minorHAnsi"/>
                <w:kern w:val="0"/>
                <w:sz w:val="24"/>
                <w:szCs w:val="22"/>
                <w:lang w:val="en-US" w:eastAsia="en-GB" w:bidi="ar-SA"/>
              </w:rPr>
              <w:t xml:space="preserve">A Format of the </w:t>
            </w:r>
            <w:r>
              <w:rPr>
                <w:rFonts w:eastAsia="Calibri" w:cs="Calibri" w:cstheme="minorHAnsi"/>
                <w:b/>
                <w:iCs/>
                <w:kern w:val="0"/>
                <w:sz w:val="24"/>
                <w:szCs w:val="22"/>
                <w:lang w:val="en-US" w:eastAsia="en-GB" w:bidi="ar-SA"/>
              </w:rPr>
              <w:t>History Sheet</w:t>
            </w:r>
            <w:r>
              <w:rPr>
                <w:rFonts w:eastAsia="Calibri" w:cs="Calibri" w:cstheme="minorHAnsi"/>
                <w:kern w:val="0"/>
                <w:sz w:val="24"/>
                <w:szCs w:val="22"/>
                <w:lang w:val="en-US" w:eastAsia="en-GB" w:bidi="ar-SA"/>
              </w:rPr>
              <w:t xml:space="preserve"> and </w:t>
            </w:r>
            <w:r>
              <w:rPr>
                <w:rFonts w:eastAsia="Calibri" w:cs="Calibri" w:cstheme="minorHAnsi"/>
                <w:b/>
                <w:iCs/>
                <w:kern w:val="0"/>
                <w:sz w:val="24"/>
                <w:szCs w:val="22"/>
                <w:lang w:val="en-US" w:eastAsia="en-GB" w:bidi="ar-SA"/>
              </w:rPr>
              <w:t>Log Book</w:t>
            </w:r>
            <w:r>
              <w:rPr>
                <w:rFonts w:eastAsia="Calibri" w:cs="Calibri" w:cstheme="minorHAnsi"/>
                <w:kern w:val="0"/>
                <w:sz w:val="24"/>
                <w:szCs w:val="22"/>
                <w:lang w:val="en-US" w:eastAsia="en-GB" w:bidi="ar-SA"/>
              </w:rPr>
              <w:t xml:space="preserve"> is given on the following page.</w:t>
            </w:r>
          </w:p>
          <w:p>
            <w:pPr>
              <w:pStyle w:val="Normal"/>
              <w:widowControl/>
              <w:spacing w:lineRule="auto" w:line="240" w:before="0" w:after="0"/>
              <w:ind w:end="-144"/>
              <w:contextualSpacing/>
              <w:jc w:val="both"/>
              <w:rPr>
                <w:rFonts w:cs="Calibri" w:cstheme="minorHAnsi"/>
                <w:sz w:val="24"/>
                <w:lang w:val="en-GB"/>
              </w:rPr>
            </w:pPr>
            <w:r>
              <w:rPr>
                <w:rFonts w:eastAsia="Calibri" w:cs="Calibri" w:cstheme="minorHAnsi"/>
                <w:b/>
                <w:kern w:val="0"/>
                <w:sz w:val="24"/>
                <w:szCs w:val="22"/>
                <w:lang w:val="en-US" w:eastAsia="en-US" w:bidi="ar-SA"/>
              </w:rPr>
              <w:t>Table 3: Equipment History Sheet</w:t>
            </w:r>
          </w:p>
          <w:tbl>
            <w:tblPr>
              <w:tblW w:w="3168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0"/>
              <w:gridCol w:w="4055"/>
              <w:gridCol w:w="9644"/>
              <w:gridCol w:w="9859"/>
              <w:gridCol w:w="4036"/>
              <w:gridCol w:w="3656"/>
            </w:tblGrid>
            <w:tr>
              <w:trPr>
                <w:trHeight w:val="263" w:hRule="atLeast"/>
              </w:trPr>
              <w:tc>
                <w:tcPr>
                  <w:tcW w:w="430" w:type="dxa"/>
                  <w:tcBorders/>
                </w:tcPr>
                <w:p>
                  <w:pPr>
                    <w:pStyle w:val="Normal"/>
                    <w:spacing w:lineRule="auto" w:line="276" w:before="0" w:after="0"/>
                    <w:jc w:val="both"/>
                    <w:rPr>
                      <w:rFonts w:cs="Calibri" w:cstheme="minorHAnsi"/>
                      <w:b/>
                      <w:sz w:val="24"/>
                      <w:lang w:val="en-GB" w:eastAsia="de-DE"/>
                    </w:rPr>
                  </w:pPr>
                  <w:r>
                    <w:rPr>
                      <w:rFonts w:cs="Calibri" w:cstheme="minorHAnsi"/>
                      <w:b/>
                      <w:sz w:val="24"/>
                      <w:lang w:val="en-GB" w:eastAsia="de-DE"/>
                    </w:rPr>
                  </w:r>
                </w:p>
              </w:tc>
              <w:tc>
                <w:tcPr>
                  <w:tcW w:w="31250" w:type="dxa"/>
                  <w:gridSpan w:val="5"/>
                  <w:tcBorders/>
                  <w:shd w:color="auto" w:fill="D9D9D9" w:themeFill="background1" w:themeFillShade="d9" w:val="clear"/>
                </w:tcPr>
                <w:p>
                  <w:pPr>
                    <w:pStyle w:val="Normal"/>
                    <w:spacing w:lineRule="auto" w:line="276" w:before="0" w:after="0"/>
                    <w:jc w:val="both"/>
                    <w:rPr>
                      <w:rFonts w:cs="Calibri" w:cstheme="minorHAnsi"/>
                      <w:b/>
                      <w:sz w:val="24"/>
                      <w:lang w:val="en-GB" w:eastAsia="de-DE"/>
                    </w:rPr>
                  </w:pPr>
                  <w:r>
                    <w:rPr>
                      <w:rFonts w:cs="Calibri" w:cstheme="minorHAnsi"/>
                      <w:b/>
                      <w:sz w:val="24"/>
                      <w:lang w:val="en-GB" w:eastAsia="de-DE"/>
                    </w:rPr>
                    <w:t>HISTORY SHEET</w:t>
                  </w:r>
                </w:p>
              </w:tc>
            </w:tr>
            <w:tr>
              <w:trPr>
                <w:trHeight w:val="263" w:hRule="atLeast"/>
              </w:trPr>
              <w:tc>
                <w:tcPr>
                  <w:tcW w:w="430" w:type="dxa"/>
                  <w:tcBorders/>
                </w:tcPr>
                <w:p>
                  <w:pPr>
                    <w:pStyle w:val="Normal"/>
                    <w:spacing w:lineRule="auto" w:line="276" w:before="0" w:after="0"/>
                    <w:ind w:end="3317"/>
                    <w:jc w:val="both"/>
                    <w:rPr>
                      <w:rFonts w:cs="Calibri" w:cstheme="minorHAnsi"/>
                      <w:sz w:val="24"/>
                      <w:lang w:val="en-GB" w:eastAsia="de-DE"/>
                    </w:rPr>
                  </w:pPr>
                  <w:r>
                    <w:rPr>
                      <w:rFonts w:cs="Calibri" w:cstheme="minorHAnsi"/>
                      <w:sz w:val="24"/>
                      <w:lang w:eastAsia="de-DE"/>
                    </w:rPr>
                  </w:r>
                </w:p>
              </w:tc>
              <w:tc>
                <w:tcPr>
                  <w:tcW w:w="4055" w:type="dxa"/>
                  <w:tcBorders/>
                  <w:shd w:color="auto" w:fill="D9D9D9" w:themeFill="background1" w:themeFillShade="d9" w:val="clear"/>
                </w:tcPr>
                <w:p>
                  <w:pPr>
                    <w:pStyle w:val="Normal"/>
                    <w:spacing w:lineRule="auto" w:line="276" w:before="0" w:after="0"/>
                    <w:ind w:end="3317"/>
                    <w:jc w:val="both"/>
                    <w:rPr>
                      <w:rFonts w:cs="Calibri" w:cstheme="minorHAnsi"/>
                      <w:sz w:val="24"/>
                      <w:lang w:val="en-GB" w:eastAsia="de-DE"/>
                    </w:rPr>
                  </w:pPr>
                  <w:r>
                    <w:rPr>
                      <w:rFonts w:cs="Calibri" w:cstheme="minorHAnsi"/>
                      <w:sz w:val="24"/>
                      <w:lang w:eastAsia="de-DE"/>
                    </w:rPr>
                    <w:t>S/no.</w:t>
                  </w:r>
                </w:p>
              </w:tc>
              <w:tc>
                <w:tcPr>
                  <w:tcW w:w="23539" w:type="dxa"/>
                  <w:gridSpan w:val="3"/>
                  <w:tcBorders/>
                  <w:shd w:color="auto" w:fill="D9D9D9" w:themeFill="background1" w:themeFillShade="d9" w:val="clear"/>
                </w:tcPr>
                <w:p>
                  <w:pPr>
                    <w:pStyle w:val="Normal"/>
                    <w:spacing w:lineRule="auto" w:line="276" w:before="0" w:after="0"/>
                    <w:ind w:end="3317"/>
                    <w:jc w:val="both"/>
                    <w:rPr>
                      <w:rFonts w:cs="Calibri" w:cstheme="minorHAnsi"/>
                      <w:sz w:val="24"/>
                      <w:lang w:val="en-GB" w:eastAsia="de-DE"/>
                    </w:rPr>
                  </w:pPr>
                  <w:r>
                    <w:rPr>
                      <w:rFonts w:cs="Calibri" w:cstheme="minorHAnsi"/>
                      <w:sz w:val="24"/>
                      <w:lang w:eastAsia="de-DE"/>
                    </w:rPr>
                    <w:t>Description</w:t>
                  </w:r>
                </w:p>
              </w:tc>
              <w:tc>
                <w:tcPr>
                  <w:tcW w:w="3656" w:type="dxa"/>
                  <w:tcBorders/>
                </w:tcPr>
                <w:p>
                  <w:pPr>
                    <w:pStyle w:val="Normal"/>
                    <w:spacing w:lineRule="atLeast" w:line="0" w:before="0" w:after="0"/>
                    <w:rPr>
                      <w:sz w:val="2"/>
                    </w:rPr>
                  </w:pPr>
                  <w:r>
                    <w:rPr>
                      <w:sz w:val="2"/>
                    </w:rPr>
                  </w:r>
                </w:p>
              </w:tc>
            </w:tr>
            <w:tr>
              <w:trPr>
                <w:trHeight w:val="263" w:hRule="atLeast"/>
              </w:trPr>
              <w:tc>
                <w:tcPr>
                  <w:tcW w:w="430" w:type="dxa"/>
                  <w:tcBorders/>
                </w:tcPr>
                <w:p>
                  <w:pPr>
                    <w:pStyle w:val="Normal"/>
                    <w:numPr>
                      <w:ilvl w:val="0"/>
                      <w:numId w:val="283"/>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vAlign w:val="center"/>
                </w:tcPr>
                <w:p>
                  <w:pPr>
                    <w:pStyle w:val="Normal"/>
                    <w:spacing w:lineRule="auto" w:line="276" w:before="0" w:after="0"/>
                    <w:ind w:end="3317"/>
                    <w:jc w:val="both"/>
                    <w:rPr>
                      <w:rFonts w:cs="Calibri" w:cstheme="minorHAnsi"/>
                      <w:sz w:val="24"/>
                      <w:lang w:val="en-GB" w:eastAsia="en-GB"/>
                    </w:rPr>
                  </w:pPr>
                  <w:r>
                    <w:rPr>
                      <w:rFonts w:cs="Calibri" w:cstheme="minorHAnsi"/>
                      <w:sz w:val="24"/>
                      <w:lang w:eastAsia="en-GB"/>
                    </w:rPr>
                    <w:t>Name of Equipment</w:t>
                  </w:r>
                </w:p>
              </w:tc>
              <w:tc>
                <w:tcPr>
                  <w:tcW w:w="9859" w:type="dxa"/>
                  <w:tcBorders/>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63" w:hRule="atLeast"/>
              </w:trPr>
              <w:tc>
                <w:tcPr>
                  <w:tcW w:w="430" w:type="dxa"/>
                  <w:tcBorders/>
                  <w:shd w:color="auto" w:fill="F2F2F2" w:val="clear"/>
                </w:tcPr>
                <w:p>
                  <w:pPr>
                    <w:pStyle w:val="Normal"/>
                    <w:numPr>
                      <w:ilvl w:val="0"/>
                      <w:numId w:val="84"/>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shd w:color="auto" w:fill="F2F2F2" w:val="clear"/>
                  <w:vAlign w:val="center"/>
                </w:tcPr>
                <w:p>
                  <w:pPr>
                    <w:pStyle w:val="Normal"/>
                    <w:spacing w:lineRule="auto" w:line="276" w:before="0" w:after="0"/>
                    <w:ind w:end="3317"/>
                    <w:jc w:val="both"/>
                    <w:rPr>
                      <w:rFonts w:cs="Calibri" w:cstheme="minorHAnsi"/>
                      <w:sz w:val="24"/>
                      <w:lang w:val="en-GB" w:eastAsia="en-GB"/>
                    </w:rPr>
                  </w:pPr>
                  <w:r>
                    <w:rPr>
                      <w:rFonts w:cs="Calibri" w:cstheme="minorHAnsi"/>
                      <w:sz w:val="24"/>
                      <w:lang w:eastAsia="en-GB"/>
                    </w:rPr>
                    <w:t>Date of Purchase</w:t>
                  </w:r>
                </w:p>
              </w:tc>
              <w:tc>
                <w:tcPr>
                  <w:tcW w:w="9859" w:type="dxa"/>
                  <w:tcBorders/>
                  <w:shd w:color="auto" w:fill="F2F2F2" w:val="clear"/>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63" w:hRule="atLeast"/>
              </w:trPr>
              <w:tc>
                <w:tcPr>
                  <w:tcW w:w="430" w:type="dxa"/>
                  <w:tcBorders/>
                </w:tcPr>
                <w:p>
                  <w:pPr>
                    <w:pStyle w:val="Normal"/>
                    <w:numPr>
                      <w:ilvl w:val="0"/>
                      <w:numId w:val="84"/>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vAlign w:val="center"/>
                </w:tcPr>
                <w:p>
                  <w:pPr>
                    <w:pStyle w:val="Normal"/>
                    <w:spacing w:lineRule="auto" w:line="276" w:before="0" w:after="0"/>
                    <w:ind w:end="3317"/>
                    <w:jc w:val="both"/>
                    <w:rPr>
                      <w:rFonts w:cs="Calibri" w:cstheme="minorHAnsi"/>
                      <w:sz w:val="24"/>
                      <w:lang w:val="en-GB" w:eastAsia="en-GB"/>
                    </w:rPr>
                  </w:pPr>
                  <w:r>
                    <w:rPr>
                      <w:rFonts w:cs="Calibri" w:cstheme="minorHAnsi"/>
                      <w:sz w:val="24"/>
                      <w:lang w:eastAsia="en-GB"/>
                    </w:rPr>
                    <w:t>Cost of Equipment</w:t>
                  </w:r>
                </w:p>
              </w:tc>
              <w:tc>
                <w:tcPr>
                  <w:tcW w:w="9859" w:type="dxa"/>
                  <w:tcBorders/>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63" w:hRule="atLeast"/>
              </w:trPr>
              <w:tc>
                <w:tcPr>
                  <w:tcW w:w="430" w:type="dxa"/>
                  <w:tcBorders/>
                  <w:shd w:color="auto" w:fill="F2F2F2" w:val="clear"/>
                </w:tcPr>
                <w:p>
                  <w:pPr>
                    <w:pStyle w:val="Normal"/>
                    <w:numPr>
                      <w:ilvl w:val="0"/>
                      <w:numId w:val="84"/>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shd w:color="auto" w:fill="F2F2F2" w:val="clear"/>
                  <w:vAlign w:val="center"/>
                </w:tcPr>
                <w:p>
                  <w:pPr>
                    <w:pStyle w:val="Normal"/>
                    <w:spacing w:lineRule="auto" w:line="276" w:before="0" w:after="0"/>
                    <w:ind w:end="3317"/>
                    <w:jc w:val="both"/>
                    <w:rPr>
                      <w:rFonts w:cs="Calibri" w:cstheme="minorHAnsi"/>
                      <w:sz w:val="24"/>
                      <w:lang w:val="en-GB" w:eastAsia="en-GB"/>
                    </w:rPr>
                  </w:pPr>
                  <w:r>
                    <w:rPr>
                      <w:rFonts w:cs="Calibri" w:cstheme="minorHAnsi"/>
                      <w:sz w:val="24"/>
                      <w:lang w:eastAsia="en-GB"/>
                    </w:rPr>
                    <w:t>Name and Address of Supplier</w:t>
                  </w:r>
                </w:p>
              </w:tc>
              <w:tc>
                <w:tcPr>
                  <w:tcW w:w="9859" w:type="dxa"/>
                  <w:tcBorders/>
                  <w:shd w:color="auto" w:fill="F2F2F2" w:val="clear"/>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63" w:hRule="atLeast"/>
              </w:trPr>
              <w:tc>
                <w:tcPr>
                  <w:tcW w:w="430" w:type="dxa"/>
                  <w:tcBorders/>
                </w:tcPr>
                <w:p>
                  <w:pPr>
                    <w:pStyle w:val="Normal"/>
                    <w:numPr>
                      <w:ilvl w:val="0"/>
                      <w:numId w:val="84"/>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vAlign w:val="center"/>
                </w:tcPr>
                <w:p>
                  <w:pPr>
                    <w:pStyle w:val="Normal"/>
                    <w:spacing w:lineRule="auto" w:line="276" w:before="0" w:after="0"/>
                    <w:ind w:end="3317"/>
                    <w:jc w:val="both"/>
                    <w:rPr>
                      <w:rFonts w:cs="Calibri" w:cstheme="minorHAnsi"/>
                      <w:sz w:val="24"/>
                      <w:lang w:val="en-GB" w:eastAsia="en-GB"/>
                    </w:rPr>
                  </w:pPr>
                  <w:r>
                    <w:rPr>
                      <w:rFonts w:cs="Calibri" w:cstheme="minorHAnsi"/>
                      <w:sz w:val="24"/>
                      <w:lang w:eastAsia="en-GB"/>
                    </w:rPr>
                    <w:t>Date of Manufacture</w:t>
                  </w:r>
                </w:p>
              </w:tc>
              <w:tc>
                <w:tcPr>
                  <w:tcW w:w="9859" w:type="dxa"/>
                  <w:tcBorders/>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63" w:hRule="atLeast"/>
              </w:trPr>
              <w:tc>
                <w:tcPr>
                  <w:tcW w:w="430" w:type="dxa"/>
                  <w:tcBorders/>
                  <w:shd w:color="auto" w:fill="F2F2F2" w:val="clear"/>
                </w:tcPr>
                <w:p>
                  <w:pPr>
                    <w:pStyle w:val="Normal"/>
                    <w:numPr>
                      <w:ilvl w:val="0"/>
                      <w:numId w:val="84"/>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shd w:color="auto" w:fill="F2F2F2" w:val="clear"/>
                  <w:vAlign w:val="center"/>
                </w:tcPr>
                <w:p>
                  <w:pPr>
                    <w:pStyle w:val="Normal"/>
                    <w:spacing w:lineRule="auto" w:line="276" w:before="0" w:after="0"/>
                    <w:ind w:end="3317"/>
                    <w:jc w:val="both"/>
                    <w:rPr>
                      <w:rFonts w:cs="Calibri" w:cstheme="minorHAnsi"/>
                      <w:sz w:val="24"/>
                      <w:lang w:val="en-GB" w:eastAsia="en-GB"/>
                    </w:rPr>
                  </w:pPr>
                  <w:r>
                    <w:rPr>
                      <w:rFonts w:cs="Calibri" w:cstheme="minorHAnsi"/>
                      <w:sz w:val="24"/>
                      <w:lang w:eastAsia="en-GB"/>
                    </w:rPr>
                    <w:t>Date of Installation</w:t>
                  </w:r>
                </w:p>
              </w:tc>
              <w:tc>
                <w:tcPr>
                  <w:tcW w:w="9859" w:type="dxa"/>
                  <w:tcBorders/>
                  <w:shd w:color="auto" w:fill="F2F2F2" w:val="clear"/>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63" w:hRule="atLeast"/>
              </w:trPr>
              <w:tc>
                <w:tcPr>
                  <w:tcW w:w="430" w:type="dxa"/>
                  <w:tcBorders/>
                </w:tcPr>
                <w:p>
                  <w:pPr>
                    <w:pStyle w:val="Normal"/>
                    <w:numPr>
                      <w:ilvl w:val="0"/>
                      <w:numId w:val="84"/>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vAlign w:val="center"/>
                </w:tcPr>
                <w:p>
                  <w:pPr>
                    <w:pStyle w:val="Normal"/>
                    <w:spacing w:lineRule="auto" w:line="276" w:before="0" w:after="0"/>
                    <w:ind w:end="3317"/>
                    <w:jc w:val="both"/>
                    <w:rPr>
                      <w:rFonts w:cs="Calibri" w:cstheme="minorHAnsi"/>
                      <w:sz w:val="24"/>
                      <w:lang w:val="en-GB" w:eastAsia="en-GB"/>
                    </w:rPr>
                  </w:pPr>
                  <w:r>
                    <w:rPr>
                      <w:rFonts w:cs="Calibri" w:cstheme="minorHAnsi"/>
                      <w:sz w:val="24"/>
                      <w:lang w:eastAsia="en-GB"/>
                    </w:rPr>
                    <w:t>Department where installed</w:t>
                  </w:r>
                </w:p>
              </w:tc>
              <w:tc>
                <w:tcPr>
                  <w:tcW w:w="9859" w:type="dxa"/>
                  <w:tcBorders/>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44" w:hRule="atLeast"/>
              </w:trPr>
              <w:tc>
                <w:tcPr>
                  <w:tcW w:w="430" w:type="dxa"/>
                  <w:tcBorders/>
                  <w:shd w:color="auto" w:fill="F2F2F2" w:val="clear"/>
                </w:tcPr>
                <w:p>
                  <w:pPr>
                    <w:pStyle w:val="Normal"/>
                    <w:numPr>
                      <w:ilvl w:val="0"/>
                      <w:numId w:val="84"/>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shd w:color="auto" w:fill="F2F2F2" w:val="clear"/>
                  <w:vAlign w:val="center"/>
                </w:tcPr>
                <w:p>
                  <w:pPr>
                    <w:pStyle w:val="Normal"/>
                    <w:spacing w:lineRule="auto" w:line="276" w:before="0" w:after="0"/>
                    <w:ind w:end="3317"/>
                    <w:jc w:val="both"/>
                    <w:rPr>
                      <w:rFonts w:cs="Calibri" w:cstheme="minorHAnsi"/>
                      <w:sz w:val="24"/>
                      <w:lang w:val="en-GB" w:eastAsia="en-GB"/>
                    </w:rPr>
                  </w:pPr>
                  <w:r>
                    <w:rPr>
                      <w:rFonts w:cs="Calibri" w:cstheme="minorHAnsi"/>
                      <w:sz w:val="24"/>
                      <w:lang w:eastAsia="en-GB"/>
                    </w:rPr>
                    <w:t>Environmental Control*</w:t>
                  </w:r>
                </w:p>
              </w:tc>
              <w:tc>
                <w:tcPr>
                  <w:tcW w:w="9859" w:type="dxa"/>
                  <w:tcBorders/>
                  <w:shd w:color="auto" w:fill="F2F2F2" w:val="clear"/>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63" w:hRule="atLeast"/>
              </w:trPr>
              <w:tc>
                <w:tcPr>
                  <w:tcW w:w="430" w:type="dxa"/>
                  <w:tcBorders/>
                </w:tcPr>
                <w:p>
                  <w:pPr>
                    <w:pStyle w:val="Normal"/>
                    <w:numPr>
                      <w:ilvl w:val="0"/>
                      <w:numId w:val="84"/>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vAlign w:val="center"/>
                </w:tcPr>
                <w:p>
                  <w:pPr>
                    <w:pStyle w:val="Normal"/>
                    <w:spacing w:lineRule="auto" w:line="276" w:before="0" w:after="0"/>
                    <w:ind w:end="3317"/>
                    <w:jc w:val="both"/>
                    <w:rPr>
                      <w:rFonts w:cs="Calibri" w:cstheme="minorHAnsi"/>
                      <w:sz w:val="24"/>
                      <w:lang w:val="en-GB" w:eastAsia="en-GB"/>
                    </w:rPr>
                  </w:pPr>
                  <w:r>
                    <w:rPr>
                      <w:rFonts w:cs="Calibri" w:cstheme="minorHAnsi"/>
                      <w:sz w:val="24"/>
                      <w:lang w:eastAsia="en-GB"/>
                    </w:rPr>
                    <w:t>Spare parts inventory</w:t>
                  </w:r>
                </w:p>
              </w:tc>
              <w:tc>
                <w:tcPr>
                  <w:tcW w:w="9859" w:type="dxa"/>
                  <w:tcBorders/>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63" w:hRule="atLeast"/>
              </w:trPr>
              <w:tc>
                <w:tcPr>
                  <w:tcW w:w="430" w:type="dxa"/>
                  <w:tcBorders/>
                  <w:shd w:color="auto" w:fill="F2F2F2" w:val="clear"/>
                </w:tcPr>
                <w:p>
                  <w:pPr>
                    <w:pStyle w:val="Normal"/>
                    <w:numPr>
                      <w:ilvl w:val="0"/>
                      <w:numId w:val="84"/>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shd w:color="auto" w:fill="F2F2F2" w:val="clear"/>
                  <w:vAlign w:val="center"/>
                </w:tcPr>
                <w:p>
                  <w:pPr>
                    <w:pStyle w:val="Normal"/>
                    <w:spacing w:lineRule="auto" w:line="276" w:before="0" w:after="0"/>
                    <w:ind w:end="3317"/>
                    <w:jc w:val="both"/>
                    <w:rPr>
                      <w:rFonts w:cs="Calibri" w:cstheme="minorHAnsi"/>
                      <w:sz w:val="24"/>
                      <w:lang w:val="en-GB" w:eastAsia="en-GB"/>
                    </w:rPr>
                  </w:pPr>
                  <w:r>
                    <w:rPr>
                      <w:rFonts w:cs="Calibri" w:cstheme="minorHAnsi"/>
                      <w:sz w:val="24"/>
                      <w:lang w:eastAsia="en-GB"/>
                    </w:rPr>
                    <w:t>Technical Manual/Circuit Diagrams/Literature</w:t>
                  </w:r>
                </w:p>
              </w:tc>
              <w:tc>
                <w:tcPr>
                  <w:tcW w:w="9859" w:type="dxa"/>
                  <w:tcBorders/>
                  <w:shd w:color="auto" w:fill="F2F2F2" w:val="clear"/>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63" w:hRule="atLeast"/>
              </w:trPr>
              <w:tc>
                <w:tcPr>
                  <w:tcW w:w="430" w:type="dxa"/>
                  <w:tcBorders/>
                </w:tcPr>
                <w:p>
                  <w:pPr>
                    <w:pStyle w:val="Normal"/>
                    <w:numPr>
                      <w:ilvl w:val="0"/>
                      <w:numId w:val="84"/>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vAlign w:val="center"/>
                </w:tcPr>
                <w:p>
                  <w:pPr>
                    <w:pStyle w:val="Normal"/>
                    <w:spacing w:lineRule="auto" w:line="276" w:before="0" w:after="0"/>
                    <w:ind w:end="3317"/>
                    <w:jc w:val="both"/>
                    <w:rPr>
                      <w:rFonts w:cs="Calibri" w:cstheme="minorHAnsi"/>
                      <w:sz w:val="24"/>
                      <w:lang w:val="en-GB" w:eastAsia="en-GB"/>
                    </w:rPr>
                  </w:pPr>
                  <w:r>
                    <w:rPr>
                      <w:rFonts w:cs="Calibri" w:cstheme="minorHAnsi"/>
                      <w:sz w:val="24"/>
                      <w:lang w:eastAsia="en-GB"/>
                    </w:rPr>
                    <w:t>After Sale Service arrangement</w:t>
                  </w:r>
                </w:p>
              </w:tc>
              <w:tc>
                <w:tcPr>
                  <w:tcW w:w="9859" w:type="dxa"/>
                  <w:tcBorders/>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63" w:hRule="atLeast"/>
              </w:trPr>
              <w:tc>
                <w:tcPr>
                  <w:tcW w:w="430" w:type="dxa"/>
                  <w:tcBorders/>
                  <w:shd w:color="auto" w:fill="F2F2F2" w:val="clear"/>
                </w:tcPr>
                <w:p>
                  <w:pPr>
                    <w:pStyle w:val="Normal"/>
                    <w:numPr>
                      <w:ilvl w:val="0"/>
                      <w:numId w:val="84"/>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shd w:color="auto" w:fill="F2F2F2" w:val="clear"/>
                  <w:vAlign w:val="center"/>
                </w:tcPr>
                <w:p>
                  <w:pPr>
                    <w:pStyle w:val="Normal"/>
                    <w:spacing w:lineRule="auto" w:line="276" w:before="0" w:after="0"/>
                    <w:ind w:end="3317"/>
                    <w:jc w:val="both"/>
                    <w:rPr>
                      <w:rFonts w:cs="Calibri" w:cstheme="minorHAnsi"/>
                      <w:sz w:val="24"/>
                      <w:lang w:val="en-GB" w:eastAsia="en-GB"/>
                    </w:rPr>
                  </w:pPr>
                  <w:r>
                    <w:rPr>
                      <w:rFonts w:cs="Calibri" w:cstheme="minorHAnsi"/>
                      <w:sz w:val="24"/>
                      <w:lang w:eastAsia="en-GB"/>
                    </w:rPr>
                    <w:t>Warranty period</w:t>
                  </w:r>
                </w:p>
              </w:tc>
              <w:tc>
                <w:tcPr>
                  <w:tcW w:w="9859" w:type="dxa"/>
                  <w:tcBorders/>
                  <w:shd w:color="auto" w:fill="F2F2F2" w:val="clear"/>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63" w:hRule="atLeast"/>
              </w:trPr>
              <w:tc>
                <w:tcPr>
                  <w:tcW w:w="430" w:type="dxa"/>
                  <w:tcBorders/>
                </w:tcPr>
                <w:p>
                  <w:pPr>
                    <w:pStyle w:val="Normal"/>
                    <w:numPr>
                      <w:ilvl w:val="0"/>
                      <w:numId w:val="84"/>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vAlign w:val="center"/>
                </w:tcPr>
                <w:p>
                  <w:pPr>
                    <w:pStyle w:val="Normal"/>
                    <w:spacing w:lineRule="auto" w:line="276" w:before="0" w:after="0"/>
                    <w:ind w:end="3317"/>
                    <w:jc w:val="both"/>
                    <w:rPr>
                      <w:rFonts w:cs="Calibri" w:cstheme="minorHAnsi"/>
                      <w:sz w:val="24"/>
                      <w:lang w:val="en-GB" w:eastAsia="en-GB"/>
                    </w:rPr>
                  </w:pPr>
                  <w:r>
                    <w:rPr>
                      <w:rFonts w:cs="Calibri" w:cstheme="minorHAnsi"/>
                      <w:sz w:val="24"/>
                      <w:lang w:eastAsia="en-GB"/>
                    </w:rPr>
                    <w:t>Life of Equipment</w:t>
                  </w:r>
                </w:p>
              </w:tc>
              <w:tc>
                <w:tcPr>
                  <w:tcW w:w="9859" w:type="dxa"/>
                  <w:tcBorders/>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63" w:hRule="atLeast"/>
              </w:trPr>
              <w:tc>
                <w:tcPr>
                  <w:tcW w:w="430" w:type="dxa"/>
                  <w:tcBorders/>
                  <w:shd w:color="auto" w:fill="F2F2F2" w:val="clear"/>
                </w:tcPr>
                <w:p>
                  <w:pPr>
                    <w:pStyle w:val="Normal"/>
                    <w:numPr>
                      <w:ilvl w:val="0"/>
                      <w:numId w:val="84"/>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shd w:color="auto" w:fill="F2F2F2" w:val="clear"/>
                  <w:vAlign w:val="center"/>
                </w:tcPr>
                <w:p>
                  <w:pPr>
                    <w:pStyle w:val="Normal"/>
                    <w:spacing w:lineRule="auto" w:line="276" w:before="0" w:after="0"/>
                    <w:ind w:end="3317"/>
                    <w:jc w:val="both"/>
                    <w:rPr>
                      <w:rFonts w:cs="Calibri" w:cstheme="minorHAnsi"/>
                      <w:sz w:val="24"/>
                      <w:lang w:val="en-GB" w:eastAsia="en-GB"/>
                    </w:rPr>
                  </w:pPr>
                  <w:r>
                    <w:rPr>
                      <w:rFonts w:cs="Calibri" w:cstheme="minorHAnsi"/>
                      <w:sz w:val="24"/>
                      <w:lang w:eastAsia="en-GB"/>
                    </w:rPr>
                    <w:t>Depreciation per year</w:t>
                  </w:r>
                </w:p>
              </w:tc>
              <w:tc>
                <w:tcPr>
                  <w:tcW w:w="9859" w:type="dxa"/>
                  <w:tcBorders/>
                  <w:shd w:color="auto" w:fill="F2F2F2" w:val="clear"/>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63" w:hRule="atLeast"/>
              </w:trPr>
              <w:tc>
                <w:tcPr>
                  <w:tcW w:w="430" w:type="dxa"/>
                  <w:tcBorders/>
                </w:tcPr>
                <w:p>
                  <w:pPr>
                    <w:pStyle w:val="Normal"/>
                    <w:numPr>
                      <w:ilvl w:val="0"/>
                      <w:numId w:val="84"/>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vAlign w:val="center"/>
                </w:tcPr>
                <w:p>
                  <w:pPr>
                    <w:pStyle w:val="Normal"/>
                    <w:spacing w:lineRule="auto" w:line="276" w:before="0" w:after="0"/>
                    <w:ind w:end="3317"/>
                    <w:jc w:val="both"/>
                    <w:rPr>
                      <w:rFonts w:cs="Calibri" w:cstheme="minorHAnsi"/>
                      <w:sz w:val="24"/>
                      <w:lang w:val="en-GB" w:eastAsia="en-GB"/>
                    </w:rPr>
                  </w:pPr>
                  <w:r>
                    <w:rPr>
                      <w:rFonts w:cs="Calibri" w:cstheme="minorHAnsi"/>
                      <w:sz w:val="24"/>
                      <w:lang w:eastAsia="en-GB"/>
                    </w:rPr>
                    <w:t>Charges of Tests**</w:t>
                  </w:r>
                </w:p>
              </w:tc>
              <w:tc>
                <w:tcPr>
                  <w:tcW w:w="9859" w:type="dxa"/>
                  <w:tcBorders/>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63" w:hRule="atLeast"/>
              </w:trPr>
              <w:tc>
                <w:tcPr>
                  <w:tcW w:w="430" w:type="dxa"/>
                  <w:tcBorders/>
                  <w:shd w:color="auto" w:fill="F2F2F2" w:val="clear"/>
                </w:tcPr>
                <w:p>
                  <w:pPr>
                    <w:pStyle w:val="Normal"/>
                    <w:numPr>
                      <w:ilvl w:val="0"/>
                      <w:numId w:val="84"/>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shd w:color="auto" w:fill="F2F2F2" w:val="clear"/>
                  <w:vAlign w:val="center"/>
                </w:tcPr>
                <w:p>
                  <w:pPr>
                    <w:pStyle w:val="Normal"/>
                    <w:spacing w:lineRule="auto" w:line="276" w:before="0" w:after="0"/>
                    <w:ind w:end="3317"/>
                    <w:jc w:val="both"/>
                    <w:rPr>
                      <w:rFonts w:cs="Calibri" w:cstheme="minorHAnsi"/>
                      <w:sz w:val="24"/>
                      <w:lang w:val="en-GB" w:eastAsia="en-GB"/>
                    </w:rPr>
                  </w:pPr>
                  <w:r>
                    <w:rPr>
                      <w:rFonts w:cs="Calibri" w:cstheme="minorHAnsi"/>
                      <w:sz w:val="24"/>
                      <w:lang w:eastAsia="en-GB"/>
                    </w:rPr>
                    <w:t>Use Coefficient***</w:t>
                  </w:r>
                </w:p>
              </w:tc>
              <w:tc>
                <w:tcPr>
                  <w:tcW w:w="9859" w:type="dxa"/>
                  <w:tcBorders/>
                  <w:shd w:color="auto" w:fill="F2F2F2" w:val="clear"/>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63" w:hRule="atLeast"/>
              </w:trPr>
              <w:tc>
                <w:tcPr>
                  <w:tcW w:w="430" w:type="dxa"/>
                  <w:tcBorders/>
                </w:tcPr>
                <w:p>
                  <w:pPr>
                    <w:pStyle w:val="Normal"/>
                    <w:numPr>
                      <w:ilvl w:val="0"/>
                      <w:numId w:val="84"/>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vAlign w:val="center"/>
                </w:tcPr>
                <w:p>
                  <w:pPr>
                    <w:pStyle w:val="Normal"/>
                    <w:spacing w:lineRule="auto" w:line="276" w:before="0" w:after="0"/>
                    <w:ind w:end="3317"/>
                    <w:jc w:val="both"/>
                    <w:rPr>
                      <w:rFonts w:cs="Calibri" w:cstheme="minorHAnsi"/>
                      <w:sz w:val="24"/>
                      <w:lang w:val="en-GB" w:eastAsia="en-GB"/>
                    </w:rPr>
                  </w:pPr>
                  <w:r>
                    <w:rPr>
                      <w:rFonts w:cs="Calibri" w:cstheme="minorHAnsi"/>
                      <w:sz w:val="24"/>
                      <w:lang w:eastAsia="en-GB"/>
                    </w:rPr>
                    <w:t>Down-time/up time</w:t>
                  </w:r>
                </w:p>
              </w:tc>
              <w:tc>
                <w:tcPr>
                  <w:tcW w:w="9859" w:type="dxa"/>
                  <w:tcBorders/>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63" w:hRule="atLeast"/>
              </w:trPr>
              <w:tc>
                <w:tcPr>
                  <w:tcW w:w="430" w:type="dxa"/>
                  <w:tcBorders/>
                  <w:shd w:color="auto" w:fill="F2F2F2" w:val="clear"/>
                </w:tcPr>
                <w:p>
                  <w:pPr>
                    <w:pStyle w:val="Normal"/>
                    <w:numPr>
                      <w:ilvl w:val="0"/>
                      <w:numId w:val="84"/>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shd w:color="auto" w:fill="F2F2F2" w:val="clear"/>
                  <w:vAlign w:val="center"/>
                </w:tcPr>
                <w:p>
                  <w:pPr>
                    <w:pStyle w:val="Normal"/>
                    <w:spacing w:lineRule="auto" w:line="276" w:before="0" w:after="0"/>
                    <w:ind w:end="3317"/>
                    <w:jc w:val="both"/>
                    <w:rPr>
                      <w:rFonts w:cs="Calibri" w:cstheme="minorHAnsi"/>
                      <w:sz w:val="24"/>
                      <w:lang w:val="en-GB" w:eastAsia="en-GB"/>
                    </w:rPr>
                  </w:pPr>
                  <w:r>
                    <w:rPr>
                      <w:rFonts w:cs="Calibri" w:cstheme="minorHAnsi"/>
                      <w:sz w:val="24"/>
                      <w:lang w:eastAsia="en-GB"/>
                    </w:rPr>
                    <w:t>Cost of maintenance</w:t>
                  </w:r>
                </w:p>
              </w:tc>
              <w:tc>
                <w:tcPr>
                  <w:tcW w:w="9859" w:type="dxa"/>
                  <w:tcBorders/>
                  <w:shd w:color="auto" w:fill="F2F2F2" w:val="clear"/>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63" w:hRule="atLeast"/>
              </w:trPr>
              <w:tc>
                <w:tcPr>
                  <w:tcW w:w="430" w:type="dxa"/>
                  <w:tcBorders/>
                </w:tcPr>
                <w:p>
                  <w:pPr>
                    <w:pStyle w:val="Normal"/>
                    <w:numPr>
                      <w:ilvl w:val="0"/>
                      <w:numId w:val="84"/>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vAlign w:val="center"/>
                </w:tcPr>
                <w:p>
                  <w:pPr>
                    <w:pStyle w:val="Normal"/>
                    <w:spacing w:lineRule="auto" w:line="276" w:before="0" w:after="0"/>
                    <w:ind w:end="3317"/>
                    <w:jc w:val="both"/>
                    <w:rPr>
                      <w:rFonts w:cs="Calibri" w:cstheme="minorHAnsi"/>
                      <w:sz w:val="24"/>
                      <w:lang w:val="en-GB" w:eastAsia="en-GB"/>
                    </w:rPr>
                  </w:pPr>
                  <w:r>
                    <w:rPr>
                      <w:rFonts w:cs="Calibri" w:cstheme="minorHAnsi"/>
                      <w:sz w:val="24"/>
                      <w:lang w:eastAsia="en-GB"/>
                    </w:rPr>
                    <w:t>Date of Condemnation</w:t>
                  </w:r>
                </w:p>
              </w:tc>
              <w:tc>
                <w:tcPr>
                  <w:tcW w:w="9859" w:type="dxa"/>
                  <w:tcBorders/>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63" w:hRule="atLeast"/>
              </w:trPr>
              <w:tc>
                <w:tcPr>
                  <w:tcW w:w="430" w:type="dxa"/>
                  <w:tcBorders/>
                  <w:shd w:color="auto" w:fill="F2F2F2" w:val="clear"/>
                </w:tcPr>
                <w:p>
                  <w:pPr>
                    <w:pStyle w:val="Normal"/>
                    <w:numPr>
                      <w:ilvl w:val="0"/>
                      <w:numId w:val="84"/>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shd w:color="auto" w:fill="F2F2F2" w:val="clear"/>
                  <w:vAlign w:val="center"/>
                </w:tcPr>
                <w:p>
                  <w:pPr>
                    <w:pStyle w:val="Normal"/>
                    <w:spacing w:lineRule="auto" w:line="276" w:before="0" w:after="0"/>
                    <w:ind w:end="3317"/>
                    <w:jc w:val="both"/>
                    <w:rPr>
                      <w:rFonts w:cs="Calibri" w:cstheme="minorHAnsi"/>
                      <w:sz w:val="24"/>
                      <w:lang w:val="en-GB" w:eastAsia="en-GB"/>
                    </w:rPr>
                  </w:pPr>
                  <w:r>
                    <w:rPr>
                      <w:rFonts w:cs="Calibri" w:cstheme="minorHAnsi"/>
                      <w:sz w:val="24"/>
                      <w:lang w:eastAsia="en-GB"/>
                    </w:rPr>
                    <w:t>Date of Replacement</w:t>
                  </w:r>
                </w:p>
              </w:tc>
              <w:tc>
                <w:tcPr>
                  <w:tcW w:w="9859" w:type="dxa"/>
                  <w:tcBorders/>
                  <w:shd w:color="auto" w:fill="F2F2F2" w:val="clear"/>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63" w:hRule="atLeast"/>
              </w:trPr>
              <w:tc>
                <w:tcPr>
                  <w:tcW w:w="430" w:type="dxa"/>
                  <w:tcBorders/>
                </w:tcPr>
                <w:p>
                  <w:pPr>
                    <w:pStyle w:val="Normal"/>
                    <w:numPr>
                      <w:ilvl w:val="0"/>
                      <w:numId w:val="84"/>
                    </w:numPr>
                    <w:spacing w:lineRule="auto" w:line="276" w:before="0" w:after="0"/>
                    <w:ind w:hanging="360" w:start="360" w:end="3317"/>
                    <w:jc w:val="both"/>
                    <w:rPr>
                      <w:rFonts w:cs="Calibri" w:cstheme="minorHAnsi"/>
                      <w:sz w:val="24"/>
                      <w:lang w:val="en-GB" w:eastAsia="de-DE"/>
                    </w:rPr>
                  </w:pPr>
                  <w:r>
                    <w:rPr>
                      <w:rFonts w:cs="Calibri" w:cstheme="minorHAnsi"/>
                      <w:sz w:val="24"/>
                      <w:lang w:val="en-GB" w:eastAsia="de-DE"/>
                    </w:rPr>
                  </w:r>
                </w:p>
              </w:tc>
              <w:tc>
                <w:tcPr>
                  <w:tcW w:w="13699" w:type="dxa"/>
                  <w:gridSpan w:val="2"/>
                  <w:tcBorders/>
                  <w:vAlign w:val="center"/>
                </w:tcPr>
                <w:p>
                  <w:pPr>
                    <w:pStyle w:val="Normal"/>
                    <w:spacing w:lineRule="auto" w:line="276" w:before="0" w:after="0"/>
                    <w:ind w:end="3317"/>
                    <w:jc w:val="both"/>
                    <w:rPr>
                      <w:rFonts w:cs="Calibri" w:cstheme="minorHAnsi"/>
                      <w:sz w:val="24"/>
                      <w:lang w:val="en-GB" w:eastAsia="de-DE"/>
                    </w:rPr>
                  </w:pPr>
                  <w:r>
                    <w:rPr>
                      <w:rFonts w:cs="Calibri" w:cstheme="minorHAnsi"/>
                      <w:sz w:val="24"/>
                      <w:lang w:eastAsia="en-GB"/>
                    </w:rPr>
                    <w:t>Other Relevant Remarks</w:t>
                  </w:r>
                </w:p>
              </w:tc>
              <w:tc>
                <w:tcPr>
                  <w:tcW w:w="9859" w:type="dxa"/>
                  <w:tcBorders/>
                </w:tcPr>
                <w:p>
                  <w:pPr>
                    <w:pStyle w:val="Normal"/>
                    <w:spacing w:lineRule="auto" w:line="276" w:before="0" w:after="0"/>
                    <w:ind w:end="3317"/>
                    <w:jc w:val="both"/>
                    <w:rPr>
                      <w:rFonts w:cs="Calibri" w:cstheme="minorHAnsi"/>
                      <w:sz w:val="24"/>
                      <w:lang w:val="en-GB" w:eastAsia="de-DE"/>
                    </w:rPr>
                  </w:pPr>
                  <w:r>
                    <w:rPr>
                      <w:rFonts w:cs="Calibri" w:cstheme="minorHAnsi"/>
                      <w:sz w:val="24"/>
                      <w:lang w:val="en-GB" w:eastAsia="de-DE"/>
                    </w:rPr>
                  </w:r>
                </w:p>
              </w:tc>
              <w:tc>
                <w:tcPr>
                  <w:tcW w:w="4036" w:type="dxa"/>
                  <w:tcBorders/>
                </w:tcPr>
                <w:p>
                  <w:pPr>
                    <w:pStyle w:val="Normal"/>
                    <w:spacing w:lineRule="atLeast" w:line="0" w:before="0" w:after="0"/>
                    <w:rPr>
                      <w:sz w:val="2"/>
                    </w:rPr>
                  </w:pPr>
                  <w:r>
                    <w:rPr>
                      <w:sz w:val="2"/>
                    </w:rPr>
                  </w:r>
                </w:p>
              </w:tc>
              <w:tc>
                <w:tcPr>
                  <w:tcW w:w="3656" w:type="dxa"/>
                  <w:tcBorders/>
                </w:tcPr>
                <w:p>
                  <w:pPr>
                    <w:pStyle w:val="Normal"/>
                    <w:spacing w:lineRule="atLeast" w:line="0" w:before="0" w:after="0"/>
                    <w:rPr>
                      <w:sz w:val="2"/>
                    </w:rPr>
                  </w:pPr>
                  <w:r>
                    <w:rPr>
                      <w:sz w:val="2"/>
                    </w:rPr>
                  </w:r>
                </w:p>
              </w:tc>
            </w:tr>
            <w:tr>
              <w:trPr>
                <w:trHeight w:val="283" w:hRule="atLeast"/>
              </w:trPr>
              <w:tc>
                <w:tcPr>
                  <w:tcW w:w="430" w:type="dxa"/>
                  <w:tcBorders/>
                </w:tcPr>
                <w:p>
                  <w:pPr>
                    <w:pStyle w:val="Normal"/>
                    <w:spacing w:lineRule="auto" w:line="276" w:before="0" w:after="0"/>
                    <w:jc w:val="both"/>
                    <w:rPr>
                      <w:rFonts w:cs="Calibri" w:cstheme="minorHAnsi"/>
                      <w:sz w:val="24"/>
                      <w:lang w:val="en-GB" w:eastAsia="en-GB"/>
                    </w:rPr>
                  </w:pPr>
                  <w:r>
                    <w:rPr>
                      <w:rFonts w:cs="Calibri" w:cstheme="minorHAnsi"/>
                      <w:sz w:val="24"/>
                      <w:lang w:eastAsia="en-GB"/>
                    </w:rPr>
                  </w:r>
                </w:p>
              </w:tc>
              <w:tc>
                <w:tcPr>
                  <w:tcW w:w="31250" w:type="dxa"/>
                  <w:gridSpan w:val="5"/>
                  <w:tcBorders/>
                </w:tcPr>
                <w:p>
                  <w:pPr>
                    <w:pStyle w:val="Normal"/>
                    <w:spacing w:lineRule="auto" w:line="276" w:before="0" w:after="0"/>
                    <w:jc w:val="both"/>
                    <w:rPr>
                      <w:rFonts w:cs="Calibri" w:cstheme="minorHAnsi"/>
                      <w:sz w:val="24"/>
                      <w:lang w:val="en-GB" w:eastAsia="en-GB"/>
                    </w:rPr>
                  </w:pPr>
                  <w:r>
                    <w:rPr>
                      <w:rFonts w:cs="Calibri" w:cstheme="minorHAnsi"/>
                      <w:sz w:val="24"/>
                      <w:lang w:eastAsia="en-GB"/>
                    </w:rPr>
                    <w:t>*Proper environment control in terms of temperature, lighting, and ventilation should be ensured and recorded, wherever applicable.</w:t>
                  </w:r>
                </w:p>
                <w:p>
                  <w:pPr>
                    <w:pStyle w:val="Normal"/>
                    <w:spacing w:lineRule="auto" w:line="276" w:before="0" w:after="0"/>
                    <w:jc w:val="both"/>
                    <w:rPr>
                      <w:rFonts w:cs="Calibri" w:cstheme="minorHAnsi"/>
                      <w:sz w:val="24"/>
                      <w:lang w:eastAsia="en-GB"/>
                    </w:rPr>
                  </w:pPr>
                  <w:r>
                    <w:rPr>
                      <w:rFonts w:cs="Calibri" w:cstheme="minorHAnsi"/>
                      <w:sz w:val="24"/>
                      <w:lang w:eastAsia="en-GB"/>
                    </w:rPr>
                    <w:t>**Wherever applicable, charges of tests must be specified.</w:t>
                  </w:r>
                </w:p>
                <w:p>
                  <w:pPr>
                    <w:pStyle w:val="Normal"/>
                    <w:spacing w:lineRule="auto" w:line="276" w:before="0" w:after="0"/>
                    <w:jc w:val="both"/>
                    <w:rPr>
                      <w:rFonts w:cs="Calibri" w:cstheme="minorHAnsi"/>
                      <w:sz w:val="24"/>
                      <w:lang w:val="en-GB" w:eastAsia="de-DE"/>
                    </w:rPr>
                  </w:pPr>
                  <w:r>
                    <w:rPr>
                      <w:rFonts w:cs="Calibri" w:cstheme="minorHAnsi"/>
                      <w:sz w:val="24"/>
                      <w:lang w:eastAsia="en-GB"/>
                    </w:rPr>
                    <w:t>***Should be applied to assess the utilization of equipment.</w:t>
                  </w:r>
                </w:p>
              </w:tc>
            </w:tr>
          </w:tbl>
          <w:p>
            <w:pPr>
              <w:pStyle w:val="Normal"/>
              <w:widowControl/>
              <w:spacing w:lineRule="auto" w:line="240" w:before="0" w:after="0"/>
              <w:ind w:end="-144"/>
              <w:contextualSpacing/>
              <w:jc w:val="both"/>
              <w:rPr>
                <w:rFonts w:cs="Calibri" w:cstheme="minorHAnsi"/>
                <w:b/>
              </w:rPr>
            </w:pPr>
            <w:r>
              <w:rPr>
                <w:rFonts w:eastAsia="Calibri" w:cs="Calibri" w:cstheme="minorHAnsi"/>
                <w:b/>
                <w:kern w:val="0"/>
                <w:sz w:val="22"/>
                <w:szCs w:val="22"/>
                <w:lang w:val="en-US" w:eastAsia="en-US" w:bidi="ar-SA"/>
              </w:rPr>
            </w:r>
          </w:p>
          <w:p>
            <w:pPr>
              <w:pStyle w:val="Normal"/>
              <w:widowControl/>
              <w:spacing w:lineRule="auto" w:line="240" w:before="0" w:after="0"/>
              <w:ind w:end="-144"/>
              <w:contextualSpacing/>
              <w:jc w:val="both"/>
              <w:rPr>
                <w:rFonts w:cs="Calibri" w:cstheme="minorHAnsi"/>
                <w:b/>
              </w:rPr>
            </w:pPr>
            <w:r>
              <w:rPr>
                <w:rFonts w:eastAsia="Calibri" w:cs="Calibri" w:cstheme="minorHAnsi"/>
                <w:b/>
                <w:kern w:val="0"/>
                <w:sz w:val="22"/>
                <w:szCs w:val="22"/>
                <w:lang w:val="en-US" w:eastAsia="en-US" w:bidi="ar-SA"/>
              </w:rPr>
            </w:r>
          </w:p>
          <w:p>
            <w:pPr>
              <w:pStyle w:val="Normal"/>
              <w:widowControl/>
              <w:spacing w:lineRule="auto" w:line="240" w:before="0" w:after="0"/>
              <w:ind w:end="-144"/>
              <w:contextualSpacing/>
              <w:jc w:val="both"/>
              <w:rPr>
                <w:rFonts w:cs="Calibri" w:cstheme="minorHAnsi"/>
                <w:b/>
              </w:rPr>
            </w:pPr>
            <w:r>
              <w:rPr>
                <w:rFonts w:eastAsia="Calibri" w:cs="Calibri" w:cstheme="minorHAnsi"/>
                <w:b/>
                <w:kern w:val="0"/>
                <w:sz w:val="22"/>
                <w:szCs w:val="22"/>
                <w:lang w:val="en-US" w:eastAsia="en-US" w:bidi="ar-SA"/>
              </w:rPr>
            </w:r>
          </w:p>
          <w:p>
            <w:pPr>
              <w:pStyle w:val="Normal"/>
              <w:widowControl/>
              <w:spacing w:lineRule="auto" w:line="240" w:before="0" w:after="0"/>
              <w:ind w:end="-144"/>
              <w:contextualSpacing/>
              <w:jc w:val="both"/>
              <w:rPr>
                <w:rFonts w:cs="Calibri" w:cstheme="minorHAnsi"/>
                <w:b/>
              </w:rPr>
            </w:pPr>
            <w:r>
              <w:rPr>
                <w:rFonts w:eastAsia="Calibri" w:cs="Calibri" w:cstheme="minorHAnsi"/>
                <w:b/>
                <w:kern w:val="0"/>
                <w:sz w:val="22"/>
                <w:szCs w:val="22"/>
                <w:lang w:val="en-US" w:eastAsia="en-US" w:bidi="ar-SA"/>
              </w:rPr>
            </w:r>
          </w:p>
          <w:p>
            <w:pPr>
              <w:pStyle w:val="Normal"/>
              <w:widowControl/>
              <w:spacing w:lineRule="auto" w:line="240" w:before="0" w:after="0"/>
              <w:ind w:end="-144"/>
              <w:contextualSpacing/>
              <w:jc w:val="both"/>
              <w:rPr>
                <w:rFonts w:cs="Calibri" w:cstheme="minorHAnsi"/>
                <w:b/>
              </w:rPr>
            </w:pPr>
            <w:r>
              <w:rPr>
                <w:rFonts w:eastAsia="Calibri" w:cs="Calibri" w:cstheme="minorHAnsi"/>
                <w:b/>
                <w:kern w:val="0"/>
                <w:sz w:val="22"/>
                <w:szCs w:val="22"/>
                <w:lang w:val="en-US" w:eastAsia="en-US" w:bidi="ar-SA"/>
              </w:rPr>
            </w:r>
          </w:p>
          <w:p>
            <w:pPr>
              <w:pStyle w:val="Normal"/>
              <w:widowControl/>
              <w:spacing w:lineRule="auto" w:line="240" w:before="0" w:after="0"/>
              <w:ind w:end="-144"/>
              <w:contextualSpacing/>
              <w:jc w:val="both"/>
              <w:rPr>
                <w:rFonts w:cs="Calibri" w:cstheme="minorHAnsi"/>
                <w:b/>
              </w:rPr>
            </w:pPr>
            <w:r>
              <w:rPr>
                <w:rFonts w:eastAsia="Calibri" w:cs="Calibri" w:cstheme="minorHAnsi"/>
                <w:b/>
                <w:kern w:val="0"/>
                <w:sz w:val="22"/>
                <w:szCs w:val="22"/>
                <w:lang w:val="en-US" w:eastAsia="en-US" w:bidi="ar-SA"/>
              </w:rPr>
            </w:r>
          </w:p>
          <w:p>
            <w:pPr>
              <w:pStyle w:val="Normal"/>
              <w:widowControl/>
              <w:spacing w:lineRule="auto" w:line="240" w:before="0" w:after="0"/>
              <w:ind w:end="-144"/>
              <w:contextualSpacing/>
              <w:jc w:val="both"/>
              <w:rPr>
                <w:rFonts w:cs="Calibri" w:cstheme="minorHAnsi"/>
                <w:sz w:val="24"/>
                <w:lang w:val="en-GB"/>
              </w:rPr>
            </w:pPr>
            <w:r>
              <w:rPr>
                <w:rFonts w:eastAsia="Calibri" w:cs="Calibri" w:cstheme="minorHAnsi"/>
                <w:b/>
                <w:kern w:val="0"/>
                <w:sz w:val="22"/>
                <w:szCs w:val="22"/>
                <w:lang w:val="en-US" w:eastAsia="en-US" w:bidi="ar-SA"/>
              </w:rPr>
              <w:t>Table 4: Equipment Log Book</w:t>
            </w:r>
          </w:p>
          <w:p>
            <w:pPr>
              <w:pStyle w:val="Normal"/>
              <w:widowControl/>
              <w:spacing w:lineRule="auto" w:line="240" w:before="0" w:after="0"/>
              <w:ind w:end="-144"/>
              <w:contextualSpacing/>
              <w:jc w:val="both"/>
              <w:rPr>
                <w:rFonts w:cs="Calibri" w:cstheme="minorHAnsi"/>
                <w:sz w:val="24"/>
                <w:lang w:val="en-GB"/>
              </w:rPr>
            </w:pPr>
            <w:r>
              <w:rPr>
                <w:rFonts w:eastAsia="Calibri" w:cs="Calibri" w:cstheme="minorHAnsi"/>
                <w:kern w:val="0"/>
                <w:sz w:val="24"/>
                <w:szCs w:val="22"/>
                <w:lang w:val="en-GB" w:eastAsia="en-US" w:bidi="ar-SA"/>
              </w:rPr>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720"/>
              <w:gridCol w:w="1261"/>
              <w:gridCol w:w="1120"/>
              <w:gridCol w:w="1462"/>
              <w:gridCol w:w="1294"/>
              <w:gridCol w:w="786"/>
              <w:gridCol w:w="1020"/>
              <w:gridCol w:w="1476"/>
            </w:tblGrid>
            <w:tr>
              <w:trPr>
                <w:trHeight w:val="263" w:hRule="atLeast"/>
              </w:trPr>
              <w:tc>
                <w:tcPr>
                  <w:tcW w:w="9139" w:type="dxa"/>
                  <w:gridSpan w:val="8"/>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lineRule="auto" w:line="276" w:before="0" w:after="160"/>
                    <w:jc w:val="both"/>
                    <w:rPr>
                      <w:rFonts w:cs="Calibri" w:cstheme="minorHAnsi"/>
                      <w:b/>
                      <w:sz w:val="24"/>
                      <w:lang w:val="en-GB" w:eastAsia="de-DE"/>
                    </w:rPr>
                  </w:pPr>
                  <w:r>
                    <w:rPr>
                      <w:rFonts w:cs="Calibri" w:cstheme="minorHAnsi"/>
                      <w:b/>
                      <w:sz w:val="24"/>
                      <w:lang w:eastAsia="de-DE"/>
                    </w:rPr>
                    <w:t>LOG BOOK</w:t>
                  </w:r>
                </w:p>
              </w:tc>
            </w:tr>
            <w:tr>
              <w:trPr>
                <w:trHeight w:val="263" w:hRule="atLeast"/>
              </w:trPr>
              <w:tc>
                <w:tcPr>
                  <w:tcW w:w="720" w:type="dxa"/>
                  <w:vMerge w:val="restart"/>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0" w:after="160"/>
                    <w:jc w:val="both"/>
                    <w:rPr>
                      <w:rFonts w:cs="Calibri" w:cstheme="minorHAnsi"/>
                      <w:sz w:val="24"/>
                      <w:lang w:val="en-GB" w:eastAsia="de-DE"/>
                    </w:rPr>
                  </w:pPr>
                  <w:r>
                    <w:rPr>
                      <w:rFonts w:cs="Calibri" w:cstheme="minorHAnsi"/>
                      <w:sz w:val="24"/>
                      <w:lang w:eastAsia="de-DE"/>
                    </w:rPr>
                    <w:t>S/no.</w:t>
                  </w:r>
                </w:p>
              </w:tc>
              <w:tc>
                <w:tcPr>
                  <w:tcW w:w="8419" w:type="dxa"/>
                  <w:gridSpan w:val="7"/>
                  <w:tcBorders>
                    <w:top w:val="single" w:sz="4" w:space="0" w:color="000000"/>
                    <w:start w:val="single" w:sz="4" w:space="0" w:color="000000"/>
                    <w:bottom w:val="single" w:sz="4" w:space="0" w:color="000000"/>
                    <w:end w:val="single" w:sz="4" w:space="0" w:color="000000"/>
                  </w:tcBorders>
                  <w:shd w:color="auto" w:fill="F2F2F2" w:themeFill="background1" w:themeFillShade="f2" w:val="clear"/>
                </w:tcPr>
                <w:p>
                  <w:pPr>
                    <w:pStyle w:val="Normal"/>
                    <w:spacing w:lineRule="auto" w:line="276" w:before="0" w:after="160"/>
                    <w:jc w:val="both"/>
                    <w:rPr>
                      <w:rFonts w:cs="Calibri" w:cstheme="minorHAnsi"/>
                      <w:sz w:val="24"/>
                      <w:lang w:val="en-GB" w:eastAsia="de-DE"/>
                    </w:rPr>
                  </w:pPr>
                  <w:r>
                    <w:rPr>
                      <w:rFonts w:cs="Calibri" w:cstheme="minorHAnsi"/>
                      <w:sz w:val="24"/>
                      <w:lang w:eastAsia="de-DE"/>
                    </w:rPr>
                    <w:t>Description</w:t>
                  </w:r>
                </w:p>
              </w:tc>
            </w:tr>
            <w:tr>
              <w:trPr>
                <w:trHeight w:val="20" w:hRule="atLeast"/>
              </w:trPr>
              <w:tc>
                <w:tcPr>
                  <w:tcW w:w="720" w:type="dxa"/>
                  <w:vMerge w:val="continue"/>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0" w:after="160"/>
                    <w:jc w:val="both"/>
                    <w:rPr>
                      <w:rFonts w:cs="Calibri" w:cstheme="minorHAnsi"/>
                      <w:sz w:val="24"/>
                      <w:lang w:val="en-GB" w:eastAsia="de-DE"/>
                    </w:rPr>
                  </w:pPr>
                  <w:r>
                    <w:rPr>
                      <w:rFonts w:cs="Calibri" w:cstheme="minorHAnsi"/>
                      <w:sz w:val="24"/>
                      <w:lang w:val="en-GB" w:eastAsia="de-DE"/>
                    </w:rPr>
                  </w:r>
                </w:p>
              </w:tc>
              <w:tc>
                <w:tcPr>
                  <w:tcW w:w="1261"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0" w:after="160"/>
                    <w:jc w:val="both"/>
                    <w:rPr>
                      <w:rFonts w:cs="Calibri" w:cstheme="minorHAnsi"/>
                      <w:sz w:val="24"/>
                      <w:lang w:val="en-GB" w:eastAsia="en-GB"/>
                    </w:rPr>
                  </w:pPr>
                  <w:r>
                    <w:rPr>
                      <w:rFonts w:cs="Calibri" w:cstheme="minorHAnsi"/>
                      <w:sz w:val="24"/>
                      <w:lang w:eastAsia="en-GB"/>
                    </w:rPr>
                    <w:t>Name of Equipment</w:t>
                  </w:r>
                </w:p>
              </w:tc>
              <w:tc>
                <w:tcPr>
                  <w:tcW w:w="112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0" w:after="160"/>
                    <w:jc w:val="both"/>
                    <w:rPr>
                      <w:rFonts w:cs="Calibri" w:cstheme="minorHAnsi"/>
                      <w:sz w:val="24"/>
                      <w:lang w:val="en-GB" w:eastAsia="de-DE"/>
                    </w:rPr>
                  </w:pPr>
                  <w:r>
                    <w:rPr>
                      <w:rFonts w:cs="Calibri" w:cstheme="minorHAnsi"/>
                      <w:sz w:val="24"/>
                      <w:lang w:eastAsia="de-DE"/>
                    </w:rPr>
                    <w:t>Warranty Period</w:t>
                  </w:r>
                </w:p>
              </w:tc>
              <w:tc>
                <w:tcPr>
                  <w:tcW w:w="1462"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0" w:after="160"/>
                    <w:jc w:val="both"/>
                    <w:rPr>
                      <w:rFonts w:cs="Calibri" w:cstheme="minorHAnsi"/>
                      <w:sz w:val="24"/>
                      <w:lang w:val="en-GB" w:eastAsia="de-DE"/>
                    </w:rPr>
                  </w:pPr>
                  <w:r>
                    <w:rPr>
                      <w:rFonts w:cs="Calibri" w:cstheme="minorHAnsi"/>
                      <w:sz w:val="24"/>
                      <w:lang w:eastAsia="de-DE"/>
                    </w:rPr>
                    <w:t>Validity Period of maintenance contract</w:t>
                  </w:r>
                </w:p>
              </w:tc>
              <w:tc>
                <w:tcPr>
                  <w:tcW w:w="12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0" w:after="160"/>
                    <w:jc w:val="both"/>
                    <w:rPr>
                      <w:rFonts w:cs="Calibri" w:cstheme="minorHAnsi"/>
                      <w:sz w:val="24"/>
                      <w:lang w:val="en-GB" w:eastAsia="de-DE"/>
                    </w:rPr>
                  </w:pPr>
                  <w:r>
                    <w:rPr>
                      <w:rFonts w:cs="Calibri" w:cstheme="minorHAnsi"/>
                      <w:sz w:val="24"/>
                      <w:lang w:eastAsia="de-DE"/>
                    </w:rPr>
                    <w:t>Date of breakdown</w:t>
                  </w:r>
                </w:p>
              </w:tc>
              <w:tc>
                <w:tcPr>
                  <w:tcW w:w="786"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0" w:after="160"/>
                    <w:jc w:val="both"/>
                    <w:rPr>
                      <w:rFonts w:cs="Calibri" w:cstheme="minorHAnsi"/>
                      <w:sz w:val="24"/>
                      <w:lang w:val="en-GB" w:eastAsia="de-DE"/>
                    </w:rPr>
                  </w:pPr>
                  <w:r>
                    <w:rPr>
                      <w:rFonts w:cs="Calibri" w:cstheme="minorHAnsi"/>
                      <w:sz w:val="24"/>
                      <w:lang w:eastAsia="de-DE"/>
                    </w:rPr>
                    <w:t>Date of repair</w:t>
                  </w:r>
                </w:p>
              </w:tc>
              <w:tc>
                <w:tcPr>
                  <w:tcW w:w="102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0" w:after="160"/>
                    <w:jc w:val="both"/>
                    <w:rPr>
                      <w:rFonts w:cs="Calibri" w:cstheme="minorHAnsi"/>
                      <w:sz w:val="24"/>
                      <w:lang w:val="en-GB" w:eastAsia="de-DE"/>
                    </w:rPr>
                  </w:pPr>
                  <w:r>
                    <w:rPr>
                      <w:rFonts w:cs="Calibri" w:cstheme="minorHAnsi"/>
                      <w:sz w:val="24"/>
                      <w:lang w:eastAsia="de-DE"/>
                    </w:rPr>
                    <w:t>Cost incurred</w:t>
                  </w:r>
                </w:p>
              </w:tc>
              <w:tc>
                <w:tcPr>
                  <w:tcW w:w="1476"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0" w:after="160"/>
                    <w:jc w:val="both"/>
                    <w:rPr>
                      <w:rFonts w:cs="Calibri" w:cstheme="minorHAnsi"/>
                      <w:sz w:val="24"/>
                      <w:lang w:val="en-GB" w:eastAsia="de-DE"/>
                    </w:rPr>
                  </w:pPr>
                  <w:r>
                    <w:rPr>
                      <w:rFonts w:cs="Calibri" w:cstheme="minorHAnsi"/>
                      <w:sz w:val="24"/>
                      <w:lang w:eastAsia="de-DE"/>
                    </w:rPr>
                    <w:t>Details of Preventive Maintenance</w:t>
                  </w:r>
                </w:p>
              </w:tc>
            </w:tr>
            <w:tr>
              <w:trPr>
                <w:trHeight w:val="323" w:hRule="atLeast"/>
              </w:trPr>
              <w:tc>
                <w:tcPr>
                  <w:tcW w:w="720" w:type="dxa"/>
                  <w:tcBorders>
                    <w:top w:val="single" w:sz="4" w:space="0" w:color="000000"/>
                    <w:start w:val="single" w:sz="4" w:space="0" w:color="000000"/>
                    <w:bottom w:val="single" w:sz="4" w:space="0" w:color="000000"/>
                    <w:end w:val="single" w:sz="4" w:space="0" w:color="000000"/>
                  </w:tcBorders>
                  <w:shd w:color="auto" w:fill="F2F2F2" w:val="clear"/>
                </w:tcPr>
                <w:p>
                  <w:pPr>
                    <w:pStyle w:val="Normal"/>
                    <w:numPr>
                      <w:ilvl w:val="0"/>
                      <w:numId w:val="85"/>
                    </w:numPr>
                    <w:spacing w:lineRule="auto" w:line="276" w:before="0" w:after="120"/>
                    <w:jc w:val="both"/>
                    <w:rPr>
                      <w:rFonts w:cs="Calibri" w:cstheme="minorHAnsi"/>
                      <w:sz w:val="24"/>
                      <w:lang w:val="en-GB" w:eastAsia="de-DE"/>
                    </w:rPr>
                  </w:pPr>
                  <w:r>
                    <w:rPr>
                      <w:rFonts w:cs="Calibri" w:cstheme="minorHAnsi"/>
                      <w:sz w:val="24"/>
                      <w:lang w:val="en-GB" w:eastAsia="de-DE"/>
                    </w:rPr>
                  </w:r>
                </w:p>
              </w:tc>
              <w:tc>
                <w:tcPr>
                  <w:tcW w:w="1261"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spacing w:lineRule="auto" w:line="276" w:before="0" w:after="160"/>
                    <w:jc w:val="both"/>
                    <w:rPr>
                      <w:rFonts w:cs="Calibri" w:cstheme="minorHAnsi"/>
                      <w:sz w:val="24"/>
                      <w:lang w:val="en-GB" w:eastAsia="en-GB"/>
                    </w:rPr>
                  </w:pPr>
                  <w:r>
                    <w:rPr>
                      <w:rFonts w:cs="Calibri" w:cstheme="minorHAnsi"/>
                      <w:sz w:val="24"/>
                      <w:lang w:val="en-GB" w:eastAsia="en-GB"/>
                    </w:rPr>
                  </w:r>
                </w:p>
              </w:tc>
              <w:tc>
                <w:tcPr>
                  <w:tcW w:w="112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76" w:before="0" w:after="160"/>
                    <w:jc w:val="both"/>
                    <w:rPr>
                      <w:rFonts w:cs="Calibri" w:cstheme="minorHAnsi"/>
                      <w:sz w:val="24"/>
                      <w:lang w:val="en-GB" w:eastAsia="de-DE"/>
                    </w:rPr>
                  </w:pPr>
                  <w:r>
                    <w:rPr>
                      <w:rFonts w:cs="Calibri" w:cstheme="minorHAnsi"/>
                      <w:sz w:val="24"/>
                      <w:lang w:val="en-GB" w:eastAsia="de-DE"/>
                    </w:rPr>
                  </w:r>
                </w:p>
              </w:tc>
              <w:tc>
                <w:tcPr>
                  <w:tcW w:w="1462"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76" w:before="0" w:after="160"/>
                    <w:jc w:val="both"/>
                    <w:rPr>
                      <w:rFonts w:cs="Calibri" w:cstheme="minorHAnsi"/>
                      <w:sz w:val="24"/>
                      <w:lang w:val="en-GB" w:eastAsia="de-DE"/>
                    </w:rPr>
                  </w:pPr>
                  <w:r>
                    <w:rPr>
                      <w:rFonts w:cs="Calibri" w:cstheme="minorHAnsi"/>
                      <w:sz w:val="24"/>
                      <w:lang w:val="en-GB" w:eastAsia="de-DE"/>
                    </w:rPr>
                  </w:r>
                </w:p>
              </w:tc>
              <w:tc>
                <w:tcPr>
                  <w:tcW w:w="1294"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76" w:before="0" w:after="160"/>
                    <w:jc w:val="both"/>
                    <w:rPr>
                      <w:rFonts w:cs="Calibri" w:cstheme="minorHAnsi"/>
                      <w:sz w:val="24"/>
                      <w:lang w:val="en-GB" w:eastAsia="de-DE"/>
                    </w:rPr>
                  </w:pPr>
                  <w:r>
                    <w:rPr>
                      <w:rFonts w:cs="Calibri" w:cstheme="minorHAnsi"/>
                      <w:sz w:val="24"/>
                      <w:lang w:val="en-GB" w:eastAsia="de-DE"/>
                    </w:rPr>
                  </w:r>
                </w:p>
              </w:tc>
              <w:tc>
                <w:tcPr>
                  <w:tcW w:w="786"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76" w:before="0" w:after="160"/>
                    <w:jc w:val="both"/>
                    <w:rPr>
                      <w:rFonts w:cs="Calibri" w:cstheme="minorHAnsi"/>
                      <w:sz w:val="24"/>
                      <w:lang w:val="en-GB" w:eastAsia="de-DE"/>
                    </w:rPr>
                  </w:pPr>
                  <w:r>
                    <w:rPr>
                      <w:rFonts w:cs="Calibri" w:cstheme="minorHAnsi"/>
                      <w:sz w:val="24"/>
                      <w:lang w:val="en-GB" w:eastAsia="de-DE"/>
                    </w:rPr>
                  </w:r>
                </w:p>
              </w:tc>
              <w:tc>
                <w:tcPr>
                  <w:tcW w:w="102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76" w:before="0" w:after="160"/>
                    <w:jc w:val="both"/>
                    <w:rPr>
                      <w:rFonts w:cs="Calibri" w:cstheme="minorHAnsi"/>
                      <w:sz w:val="24"/>
                      <w:lang w:val="en-GB" w:eastAsia="de-DE"/>
                    </w:rPr>
                  </w:pPr>
                  <w:r>
                    <w:rPr>
                      <w:rFonts w:cs="Calibri" w:cstheme="minorHAnsi"/>
                      <w:sz w:val="24"/>
                      <w:lang w:val="en-GB" w:eastAsia="de-DE"/>
                    </w:rPr>
                  </w:r>
                </w:p>
              </w:tc>
              <w:tc>
                <w:tcPr>
                  <w:tcW w:w="1476"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76" w:before="0" w:after="160"/>
                    <w:jc w:val="both"/>
                    <w:rPr>
                      <w:rFonts w:cs="Calibri" w:cstheme="minorHAnsi"/>
                      <w:sz w:val="24"/>
                      <w:lang w:val="en-GB" w:eastAsia="de-DE"/>
                    </w:rPr>
                  </w:pPr>
                  <w:r>
                    <w:rPr>
                      <w:rFonts w:cs="Calibri" w:cstheme="minorHAnsi"/>
                      <w:sz w:val="24"/>
                      <w:lang w:val="en-GB" w:eastAsia="de-DE"/>
                    </w:rPr>
                  </w:r>
                </w:p>
              </w:tc>
            </w:tr>
            <w:tr>
              <w:trPr>
                <w:trHeight w:val="144" w:hRule="atLeast"/>
              </w:trPr>
              <w:tc>
                <w:tcPr>
                  <w:tcW w:w="720" w:type="dxa"/>
                  <w:tcBorders>
                    <w:top w:val="single" w:sz="4" w:space="0" w:color="000000"/>
                    <w:start w:val="single" w:sz="4" w:space="0" w:color="000000"/>
                    <w:bottom w:val="single" w:sz="4" w:space="0" w:color="000000"/>
                    <w:end w:val="single" w:sz="4" w:space="0" w:color="000000"/>
                  </w:tcBorders>
                </w:tcPr>
                <w:p>
                  <w:pPr>
                    <w:pStyle w:val="Normal"/>
                    <w:numPr>
                      <w:ilvl w:val="0"/>
                      <w:numId w:val="85"/>
                    </w:numPr>
                    <w:spacing w:lineRule="auto" w:line="276" w:before="0" w:after="120"/>
                    <w:jc w:val="both"/>
                    <w:rPr>
                      <w:rFonts w:cs="Calibri" w:cstheme="minorHAnsi"/>
                      <w:sz w:val="24"/>
                      <w:lang w:val="en-GB" w:eastAsia="de-DE"/>
                    </w:rPr>
                  </w:pPr>
                  <w:r>
                    <w:rPr>
                      <w:rFonts w:cs="Calibri" w:cstheme="minorHAnsi"/>
                      <w:sz w:val="24"/>
                      <w:lang w:val="en-GB" w:eastAsia="de-DE"/>
                    </w:rPr>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eastAsia="en-GB"/>
                    </w:rPr>
                  </w:pPr>
                  <w:r>
                    <w:rPr>
                      <w:rFonts w:cs="Calibri" w:cstheme="minorHAnsi"/>
                      <w:sz w:val="24"/>
                      <w:lang w:val="en-GB" w:eastAsia="en-GB"/>
                    </w:rPr>
                  </w:r>
                </w:p>
              </w:tc>
              <w:tc>
                <w:tcPr>
                  <w:tcW w:w="1120"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eastAsia="de-DE"/>
                    </w:rPr>
                  </w:pPr>
                  <w:r>
                    <w:rPr>
                      <w:rFonts w:cs="Calibri" w:cstheme="minorHAnsi"/>
                      <w:sz w:val="24"/>
                      <w:lang w:val="en-GB" w:eastAsia="de-DE"/>
                    </w:rPr>
                  </w:r>
                </w:p>
              </w:tc>
              <w:tc>
                <w:tcPr>
                  <w:tcW w:w="1462"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eastAsia="de-DE"/>
                    </w:rPr>
                  </w:pPr>
                  <w:r>
                    <w:rPr>
                      <w:rFonts w:cs="Calibri" w:cstheme="minorHAnsi"/>
                      <w:sz w:val="24"/>
                      <w:lang w:val="en-GB" w:eastAsia="de-DE"/>
                    </w:rPr>
                  </w:r>
                </w:p>
              </w:tc>
              <w:tc>
                <w:tcPr>
                  <w:tcW w:w="1294"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eastAsia="de-DE"/>
                    </w:rPr>
                  </w:pPr>
                  <w:r>
                    <w:rPr>
                      <w:rFonts w:cs="Calibri" w:cstheme="minorHAnsi"/>
                      <w:sz w:val="24"/>
                      <w:lang w:val="en-GB" w:eastAsia="de-DE"/>
                    </w:rPr>
                  </w:r>
                </w:p>
              </w:tc>
              <w:tc>
                <w:tcPr>
                  <w:tcW w:w="786"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eastAsia="de-DE"/>
                    </w:rPr>
                  </w:pPr>
                  <w:r>
                    <w:rPr>
                      <w:rFonts w:cs="Calibri" w:cstheme="minorHAnsi"/>
                      <w:sz w:val="24"/>
                      <w:lang w:val="en-GB" w:eastAsia="de-DE"/>
                    </w:rPr>
                  </w:r>
                </w:p>
              </w:tc>
              <w:tc>
                <w:tcPr>
                  <w:tcW w:w="1020"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eastAsia="de-DE"/>
                    </w:rPr>
                  </w:pPr>
                  <w:r>
                    <w:rPr>
                      <w:rFonts w:cs="Calibri" w:cstheme="minorHAnsi"/>
                      <w:sz w:val="24"/>
                      <w:lang w:val="en-GB" w:eastAsia="de-DE"/>
                    </w:rPr>
                  </w:r>
                </w:p>
              </w:tc>
              <w:tc>
                <w:tcPr>
                  <w:tcW w:w="1476"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eastAsia="de-DE"/>
                    </w:rPr>
                  </w:pPr>
                  <w:r>
                    <w:rPr>
                      <w:rFonts w:cs="Calibri" w:cstheme="minorHAnsi"/>
                      <w:sz w:val="24"/>
                      <w:lang w:val="en-GB" w:eastAsia="de-DE"/>
                    </w:rPr>
                  </w:r>
                </w:p>
              </w:tc>
            </w:tr>
            <w:tr>
              <w:trPr>
                <w:trHeight w:val="263" w:hRule="atLeast"/>
              </w:trPr>
              <w:tc>
                <w:tcPr>
                  <w:tcW w:w="720" w:type="dxa"/>
                  <w:tcBorders>
                    <w:top w:val="single" w:sz="4" w:space="0" w:color="000000"/>
                    <w:start w:val="single" w:sz="4" w:space="0" w:color="000000"/>
                    <w:bottom w:val="single" w:sz="4" w:space="0" w:color="000000"/>
                    <w:end w:val="single" w:sz="4" w:space="0" w:color="000000"/>
                  </w:tcBorders>
                  <w:shd w:color="auto" w:fill="F2F2F2" w:val="clear"/>
                </w:tcPr>
                <w:p>
                  <w:pPr>
                    <w:pStyle w:val="Normal"/>
                    <w:numPr>
                      <w:ilvl w:val="0"/>
                      <w:numId w:val="85"/>
                    </w:numPr>
                    <w:spacing w:lineRule="auto" w:line="276" w:before="0" w:after="120"/>
                    <w:jc w:val="both"/>
                    <w:rPr>
                      <w:rFonts w:cs="Calibri" w:cstheme="minorHAnsi"/>
                      <w:sz w:val="24"/>
                      <w:lang w:val="en-GB" w:eastAsia="de-DE"/>
                    </w:rPr>
                  </w:pPr>
                  <w:r>
                    <w:rPr>
                      <w:rFonts w:cs="Calibri" w:cstheme="minorHAnsi"/>
                      <w:sz w:val="24"/>
                      <w:lang w:val="en-GB" w:eastAsia="de-DE"/>
                    </w:rPr>
                  </w:r>
                </w:p>
              </w:tc>
              <w:tc>
                <w:tcPr>
                  <w:tcW w:w="1261"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spacing w:lineRule="auto" w:line="276" w:before="0" w:after="160"/>
                    <w:jc w:val="both"/>
                    <w:rPr>
                      <w:rFonts w:cs="Calibri" w:cstheme="minorHAnsi"/>
                      <w:sz w:val="24"/>
                      <w:lang w:val="en-GB" w:eastAsia="en-GB"/>
                    </w:rPr>
                  </w:pPr>
                  <w:r>
                    <w:rPr>
                      <w:rFonts w:cs="Calibri" w:cstheme="minorHAnsi"/>
                      <w:sz w:val="24"/>
                      <w:lang w:val="en-GB" w:eastAsia="en-GB"/>
                    </w:rPr>
                  </w:r>
                </w:p>
              </w:tc>
              <w:tc>
                <w:tcPr>
                  <w:tcW w:w="112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76" w:before="0" w:after="160"/>
                    <w:jc w:val="both"/>
                    <w:rPr>
                      <w:rFonts w:cs="Calibri" w:cstheme="minorHAnsi"/>
                      <w:sz w:val="24"/>
                      <w:lang w:val="en-GB" w:eastAsia="de-DE"/>
                    </w:rPr>
                  </w:pPr>
                  <w:r>
                    <w:rPr>
                      <w:rFonts w:cs="Calibri" w:cstheme="minorHAnsi"/>
                      <w:sz w:val="24"/>
                      <w:lang w:val="en-GB" w:eastAsia="de-DE"/>
                    </w:rPr>
                  </w:r>
                </w:p>
              </w:tc>
              <w:tc>
                <w:tcPr>
                  <w:tcW w:w="1462"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76" w:before="0" w:after="160"/>
                    <w:jc w:val="both"/>
                    <w:rPr>
                      <w:rFonts w:cs="Calibri" w:cstheme="minorHAnsi"/>
                      <w:sz w:val="24"/>
                      <w:lang w:val="en-GB" w:eastAsia="de-DE"/>
                    </w:rPr>
                  </w:pPr>
                  <w:r>
                    <w:rPr>
                      <w:rFonts w:cs="Calibri" w:cstheme="minorHAnsi"/>
                      <w:sz w:val="24"/>
                      <w:lang w:val="en-GB" w:eastAsia="de-DE"/>
                    </w:rPr>
                  </w:r>
                </w:p>
              </w:tc>
              <w:tc>
                <w:tcPr>
                  <w:tcW w:w="1294"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76" w:before="0" w:after="160"/>
                    <w:jc w:val="both"/>
                    <w:rPr>
                      <w:rFonts w:cs="Calibri" w:cstheme="minorHAnsi"/>
                      <w:sz w:val="24"/>
                      <w:lang w:val="en-GB" w:eastAsia="de-DE"/>
                    </w:rPr>
                  </w:pPr>
                  <w:r>
                    <w:rPr>
                      <w:rFonts w:cs="Calibri" w:cstheme="minorHAnsi"/>
                      <w:sz w:val="24"/>
                      <w:lang w:val="en-GB" w:eastAsia="de-DE"/>
                    </w:rPr>
                  </w:r>
                </w:p>
              </w:tc>
              <w:tc>
                <w:tcPr>
                  <w:tcW w:w="786"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76" w:before="0" w:after="160"/>
                    <w:jc w:val="both"/>
                    <w:rPr>
                      <w:rFonts w:cs="Calibri" w:cstheme="minorHAnsi"/>
                      <w:sz w:val="24"/>
                      <w:lang w:val="en-GB" w:eastAsia="de-DE"/>
                    </w:rPr>
                  </w:pPr>
                  <w:r>
                    <w:rPr>
                      <w:rFonts w:cs="Calibri" w:cstheme="minorHAnsi"/>
                      <w:sz w:val="24"/>
                      <w:lang w:val="en-GB" w:eastAsia="de-DE"/>
                    </w:rPr>
                  </w:r>
                </w:p>
              </w:tc>
              <w:tc>
                <w:tcPr>
                  <w:tcW w:w="102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76" w:before="0" w:after="160"/>
                    <w:jc w:val="both"/>
                    <w:rPr>
                      <w:rFonts w:cs="Calibri" w:cstheme="minorHAnsi"/>
                      <w:sz w:val="24"/>
                      <w:lang w:val="en-GB" w:eastAsia="de-DE"/>
                    </w:rPr>
                  </w:pPr>
                  <w:r>
                    <w:rPr>
                      <w:rFonts w:cs="Calibri" w:cstheme="minorHAnsi"/>
                      <w:sz w:val="24"/>
                      <w:lang w:val="en-GB" w:eastAsia="de-DE"/>
                    </w:rPr>
                  </w:r>
                </w:p>
              </w:tc>
              <w:tc>
                <w:tcPr>
                  <w:tcW w:w="1476"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lineRule="auto" w:line="276" w:before="0" w:after="160"/>
                    <w:jc w:val="both"/>
                    <w:rPr>
                      <w:rFonts w:cs="Calibri" w:cstheme="minorHAnsi"/>
                      <w:sz w:val="24"/>
                      <w:lang w:val="en-GB" w:eastAsia="de-DE"/>
                    </w:rPr>
                  </w:pPr>
                  <w:r>
                    <w:rPr>
                      <w:rFonts w:cs="Calibri" w:cstheme="minorHAnsi"/>
                      <w:sz w:val="24"/>
                      <w:lang w:val="en-GB" w:eastAsia="de-DE"/>
                    </w:rPr>
                  </w:r>
                </w:p>
              </w:tc>
            </w:tr>
          </w:tbl>
          <w:p>
            <w:pPr>
              <w:pStyle w:val="ListParagraph"/>
              <w:widowControl/>
              <w:spacing w:before="0" w:after="200"/>
              <w:ind w:start="720" w:end="-144"/>
              <w:contextualSpacing/>
              <w:jc w:val="both"/>
              <w:rPr>
                <w:rFonts w:ascii="Calibri" w:hAnsi="Calibri" w:cs="Calibri" w:asciiTheme="minorHAnsi" w:cstheme="minorHAnsi" w:hAnsiTheme="minorHAnsi"/>
                <w:sz w:val="24"/>
                <w:lang w:val="en-GB"/>
              </w:rPr>
            </w:pPr>
            <w:r>
              <w:rPr>
                <w:rFonts w:cs="Calibri" w:cstheme="minorHAnsi"/>
                <w:kern w:val="0"/>
                <w:sz w:val="24"/>
                <w:szCs w:val="22"/>
                <w:lang w:val="en-GB" w:bidi="ar-SA"/>
              </w:rPr>
            </w:r>
          </w:p>
          <w:p>
            <w:pPr>
              <w:pStyle w:val="Normal"/>
              <w:widowControl/>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The various parameters to be considered in equipment audit procedure are as follows:</w:t>
            </w:r>
          </w:p>
          <w:p>
            <w:pPr>
              <w:pStyle w:val="Normal"/>
              <w:widowControl/>
              <w:spacing w:lineRule="auto" w:line="276" w:before="0" w:after="0"/>
              <w:jc w:val="both"/>
              <w:rPr>
                <w:rFonts w:cs="Calibri" w:cstheme="minorHAnsi"/>
                <w:b/>
                <w:iCs/>
                <w:sz w:val="24"/>
                <w:lang w:eastAsia="de-DE"/>
              </w:rPr>
            </w:pPr>
            <w:r>
              <w:rPr>
                <w:rFonts w:eastAsia="Calibri" w:cs="Calibri" w:cstheme="minorHAnsi"/>
                <w:b/>
                <w:iCs/>
                <w:kern w:val="0"/>
                <w:sz w:val="24"/>
                <w:szCs w:val="22"/>
                <w:lang w:val="en-US" w:eastAsia="de-DE" w:bidi="ar-SA"/>
              </w:rPr>
              <w:t xml:space="preserve">Procurement </w:t>
            </w:r>
          </w:p>
          <w:p>
            <w:pPr>
              <w:pStyle w:val="Normal"/>
              <w:widowControl/>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The following need consideration:</w:t>
            </w:r>
          </w:p>
          <w:p>
            <w:pPr>
              <w:pStyle w:val="Normal"/>
              <w:widowControl/>
              <w:numPr>
                <w:ilvl w:val="0"/>
                <w:numId w:val="91"/>
              </w:numPr>
              <w:spacing w:lineRule="auto" w:line="276" w:before="0" w:after="120"/>
              <w:jc w:val="both"/>
              <w:rPr>
                <w:rFonts w:cs="Calibri" w:cstheme="minorHAnsi"/>
                <w:sz w:val="24"/>
                <w:lang w:eastAsia="de-DE"/>
              </w:rPr>
            </w:pPr>
            <w:r>
              <w:rPr>
                <w:rFonts w:eastAsia="Calibri" w:cs="Calibri" w:cstheme="minorHAnsi"/>
                <w:kern w:val="0"/>
                <w:sz w:val="24"/>
                <w:szCs w:val="22"/>
                <w:lang w:val="en-US" w:eastAsia="de-DE" w:bidi="ar-SA"/>
              </w:rPr>
              <w:t>Need assessment – was the equipment required? What was the use coefficient of the equipment?</w:t>
            </w:r>
          </w:p>
          <w:p>
            <w:pPr>
              <w:pStyle w:val="Normal"/>
              <w:widowControl/>
              <w:numPr>
                <w:ilvl w:val="0"/>
                <w:numId w:val="91"/>
              </w:numPr>
              <w:spacing w:lineRule="auto" w:line="276" w:before="0" w:after="120"/>
              <w:jc w:val="both"/>
              <w:rPr>
                <w:rFonts w:cs="Calibri" w:cstheme="minorHAnsi"/>
                <w:sz w:val="24"/>
                <w:lang w:eastAsia="de-DE"/>
              </w:rPr>
            </w:pPr>
            <w:r>
              <w:rPr>
                <w:rFonts w:eastAsia="Calibri" w:cs="Calibri" w:cstheme="minorHAnsi"/>
                <w:kern w:val="0"/>
                <w:sz w:val="24"/>
                <w:szCs w:val="22"/>
                <w:lang w:val="en-US" w:eastAsia="de-DE" w:bidi="ar-SA"/>
              </w:rPr>
              <w:t>Were the technical specifications worked out and provided by user department?</w:t>
            </w:r>
          </w:p>
          <w:p>
            <w:pPr>
              <w:pStyle w:val="Normal"/>
              <w:widowControl/>
              <w:numPr>
                <w:ilvl w:val="0"/>
                <w:numId w:val="91"/>
              </w:numPr>
              <w:spacing w:lineRule="auto" w:line="276" w:before="0" w:after="120"/>
              <w:jc w:val="both"/>
              <w:rPr>
                <w:rFonts w:cs="Calibri" w:cstheme="minorHAnsi"/>
                <w:sz w:val="24"/>
                <w:lang w:eastAsia="de-DE"/>
              </w:rPr>
            </w:pPr>
            <w:r>
              <w:rPr>
                <w:rFonts w:eastAsia="Calibri" w:cs="Calibri" w:cstheme="minorHAnsi"/>
                <w:kern w:val="0"/>
                <w:sz w:val="24"/>
                <w:szCs w:val="22"/>
                <w:lang w:val="en-US" w:eastAsia="de-DE" w:bidi="ar-SA"/>
              </w:rPr>
              <w:t>Were the same specified in the tender notification?</w:t>
            </w:r>
          </w:p>
          <w:p>
            <w:pPr>
              <w:pStyle w:val="Normal"/>
              <w:widowControl/>
              <w:numPr>
                <w:ilvl w:val="0"/>
                <w:numId w:val="91"/>
              </w:numPr>
              <w:spacing w:lineRule="auto" w:line="276" w:before="0" w:after="120"/>
              <w:jc w:val="both"/>
              <w:rPr>
                <w:rFonts w:cs="Calibri" w:cstheme="minorHAnsi"/>
                <w:sz w:val="24"/>
                <w:lang w:eastAsia="de-DE"/>
              </w:rPr>
            </w:pPr>
            <w:r>
              <w:rPr>
                <w:rFonts w:eastAsia="Calibri" w:cs="Calibri" w:cstheme="minorHAnsi"/>
                <w:kern w:val="0"/>
                <w:sz w:val="24"/>
                <w:szCs w:val="22"/>
                <w:lang w:val="en-US" w:eastAsia="de-DE" w:bidi="ar-SA"/>
              </w:rPr>
              <w:t>Was the receipt of equipment as per the specifications of the supply order?</w:t>
            </w:r>
          </w:p>
          <w:p>
            <w:pPr>
              <w:pStyle w:val="Normal"/>
              <w:widowControl/>
              <w:numPr>
                <w:ilvl w:val="0"/>
                <w:numId w:val="91"/>
              </w:numPr>
              <w:spacing w:lineRule="auto" w:line="276" w:before="0" w:after="120"/>
              <w:jc w:val="both"/>
              <w:rPr>
                <w:rFonts w:cs="Calibri" w:cstheme="minorHAnsi"/>
                <w:sz w:val="24"/>
                <w:lang w:eastAsia="de-DE"/>
              </w:rPr>
            </w:pPr>
            <w:r>
              <w:rPr>
                <w:rFonts w:eastAsia="Calibri" w:cs="Calibri" w:cstheme="minorHAnsi"/>
                <w:kern w:val="0"/>
                <w:sz w:val="24"/>
                <w:szCs w:val="22"/>
                <w:lang w:val="en-US" w:eastAsia="de-DE" w:bidi="ar-SA"/>
              </w:rPr>
              <w:t>Was availability of spares ensured, after services contract specified and training arranged?</w:t>
            </w:r>
          </w:p>
          <w:p>
            <w:pPr>
              <w:pStyle w:val="Normal"/>
              <w:widowControl/>
              <w:spacing w:lineRule="auto" w:line="276" w:before="0" w:after="0"/>
              <w:jc w:val="both"/>
              <w:rPr>
                <w:rFonts w:cs="Calibri" w:cstheme="minorHAnsi"/>
                <w:b/>
                <w:sz w:val="24"/>
                <w:lang w:eastAsia="de-DE"/>
              </w:rPr>
            </w:pPr>
            <w:r>
              <w:rPr>
                <w:rFonts w:eastAsia="Calibri" w:cs="Calibri" w:cstheme="minorHAnsi"/>
                <w:b/>
                <w:iCs/>
                <w:kern w:val="0"/>
                <w:sz w:val="24"/>
                <w:szCs w:val="22"/>
                <w:lang w:val="en-US" w:eastAsia="de-DE" w:bidi="ar-SA"/>
              </w:rPr>
              <w:t>Performance</w:t>
            </w:r>
          </w:p>
          <w:p>
            <w:pPr>
              <w:pStyle w:val="Normal"/>
              <w:widowControl/>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t>History sheet and log book may be gainfully utilized for this. It is essential that periodic scientific evaluation of the quality of performance of the equipment is carried out. The process of equipment audit will also prove to be an indispensable tool in formulating standards/specifications of medical equipment and in establishment of bench marking for medical equipment.</w:t>
            </w:r>
          </w:p>
          <w:p>
            <w:pPr>
              <w:pStyle w:val="Normal"/>
              <w:widowControl/>
              <w:spacing w:lineRule="auto" w:line="276" w:before="0" w:after="0"/>
              <w:jc w:val="both"/>
              <w:rPr>
                <w:rFonts w:cs="Calibri" w:cstheme="minorHAnsi"/>
                <w:sz w:val="24"/>
                <w:lang w:eastAsia="de-DE"/>
              </w:rPr>
            </w:pPr>
            <w:r>
              <w:rPr>
                <w:rFonts w:eastAsia="Calibri" w:cs="Calibri" w:cstheme="minorHAnsi"/>
                <w:kern w:val="0"/>
                <w:sz w:val="24"/>
                <w:szCs w:val="22"/>
                <w:lang w:val="en-US" w:eastAsia="de-DE" w:bidi="ar-SA"/>
              </w:rPr>
            </w:r>
          </w:p>
          <w:p>
            <w:pPr>
              <w:pStyle w:val="CM198"/>
              <w:spacing w:lineRule="auto" w:line="276" w:before="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bidi="ar-SA"/>
              </w:rPr>
              <w:t xml:space="preserve">Maintenance or ‘planned preventive maintenance’ is regular and repetitive work done to keep equipment in good working order and to optimize its efficiency and accuracy. This activity involves regular, routine cleaning, lubricating, testing, calibrating and adjusting, checking for wear and tear and eventually replacing components to avoid breakdown. Productive preventive maintenance refers to the proper selection of equipment to be included in planned preventive maintenance. Decisions must be made on what to include and to reduce costs (consideration is cost-effectiveness). </w:t>
            </w:r>
          </w:p>
          <w:p>
            <w:pPr>
              <w:pStyle w:val="CM198"/>
              <w:spacing w:lineRule="auto" w:line="276" w:before="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bidi="ar-SA"/>
              </w:rPr>
              <w:t xml:space="preserve">An important aspect of planned preventive maintenance is the participation and commitment of the user </w:t>
            </w:r>
            <w:r>
              <w:rPr>
                <w:rFonts w:cs="Calibri" w:ascii="Calibri" w:hAnsi="Calibri" w:asciiTheme="minorHAnsi" w:cstheme="minorHAnsi" w:hAnsiTheme="minorHAnsi"/>
                <w:kern w:val="0"/>
                <w:lang w:val="en-US" w:bidi="ar-SA"/>
              </w:rPr>
              <w:t>(Planned Preventive Maintenance)</w:t>
            </w:r>
            <w:r>
              <w:rPr>
                <w:rFonts w:cs="Calibri" w:ascii="Calibri" w:hAnsi="Calibri" w:asciiTheme="minorHAnsi" w:cstheme="minorHAnsi" w:hAnsiTheme="minorHAnsi"/>
                <w:kern w:val="0"/>
                <w:lang w:bidi="ar-SA"/>
              </w:rPr>
              <w:t xml:space="preserve">. Preventive maintenance should start with users, and the bulk of the work should be their responsibility. The task must be performed daily, with joint activities involving the user and a technician engineer at the end of the week. Highly technical repairs, which are the engineer's responsibility, may be scheduled every six months or on a need basis. </w:t>
            </w:r>
          </w:p>
          <w:p>
            <w:pPr>
              <w:pStyle w:val="CM198"/>
              <w:spacing w:lineRule="auto" w:line="276" w:before="0" w:after="120"/>
              <w:jc w:val="both"/>
              <w:rPr>
                <w:rFonts w:ascii="Calibri" w:hAnsi="Calibri" w:cs="Calibri" w:asciiTheme="minorHAnsi" w:cstheme="minorHAnsi" w:hAnsiTheme="minorHAnsi"/>
              </w:rPr>
            </w:pPr>
            <w:r>
              <w:rPr>
                <w:rFonts w:cs="Calibri" w:ascii="Calibri" w:hAnsi="Calibri" w:asciiTheme="minorHAnsi" w:cstheme="minorHAnsi" w:hAnsiTheme="minorHAnsi"/>
                <w:b/>
                <w:kern w:val="0"/>
                <w:lang w:bidi="ar-SA"/>
              </w:rPr>
              <w:t xml:space="preserve">Setting Up a Planned Preventive Maintenance System </w:t>
            </w:r>
          </w:p>
          <w:p>
            <w:pPr>
              <w:pStyle w:val="CM198"/>
              <w:spacing w:lineRule="auto" w:line="276" w:before="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bidi="ar-SA"/>
              </w:rPr>
              <w:t xml:space="preserve">In order to establish an effective, efficient planned preventive maintenance system, a Registry Filing System is needed. The Manufacturer's Manual for preventive maintenance of the equipment can be supplemented by computer packages in setting up such a system; if a computer is not available, a manual file can be set up. The planned preventive maintenance administrative system requires the following: </w:t>
            </w:r>
          </w:p>
          <w:p>
            <w:pPr>
              <w:pStyle w:val="CM198"/>
              <w:numPr>
                <w:ilvl w:val="0"/>
                <w:numId w:val="92"/>
              </w:numPr>
              <w:spacing w:lineRule="auto" w:line="276" w:before="0" w:after="120"/>
              <w:jc w:val="both"/>
              <w:rPr>
                <w:rFonts w:ascii="Calibri" w:hAnsi="Calibri" w:cs="Calibri" w:asciiTheme="minorHAnsi" w:cstheme="minorHAnsi" w:hAnsiTheme="minorHAnsi"/>
              </w:rPr>
            </w:pPr>
            <w:r>
              <w:rPr>
                <w:rFonts w:cs="Calibri" w:ascii="Calibri" w:hAnsi="Calibri" w:asciiTheme="minorHAnsi" w:cstheme="minorHAnsi" w:hAnsiTheme="minorHAnsi"/>
                <w:b/>
                <w:kern w:val="0"/>
                <w:lang w:bidi="ar-SA"/>
              </w:rPr>
              <w:t xml:space="preserve">Equipment Inventory </w:t>
            </w:r>
          </w:p>
          <w:p>
            <w:pPr>
              <w:pStyle w:val="CM78"/>
              <w:spacing w:lineRule="auto" w:line="276" w:before="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bidi="ar-SA"/>
              </w:rPr>
              <w:t xml:space="preserve">All relevant information about the equipment must be entered, including its location, records of repair and maintenance, and the manufacturer. </w:t>
            </w:r>
          </w:p>
          <w:p>
            <w:pPr>
              <w:pStyle w:val="CM78"/>
              <w:spacing w:lineRule="auto" w:line="276" w:before="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bidi="ar-SA"/>
              </w:rPr>
              <w:t>A reference number is given and written on a printed paper label, which is attached to each item. This number is recorded in a ledger of equipment with full identifying details.</w:t>
            </w:r>
          </w:p>
          <w:p>
            <w:pPr>
              <w:pStyle w:val="CM78"/>
              <w:spacing w:lineRule="auto" w:line="276" w:before="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bidi="ar-SA"/>
              </w:rPr>
              <w:t>All equipment in the hospital/laboratory that is in the care of the hospital service workshop should be recorded on registers or cards, as shown in the format ahead.</w:t>
            </w:r>
          </w:p>
          <w:p>
            <w:pPr>
              <w:pStyle w:val="ListParagraph"/>
              <w:widowControl/>
              <w:spacing w:before="0" w:after="200"/>
              <w:ind w:start="720" w:end="-144"/>
              <w:contextualSpacing/>
              <w:jc w:val="both"/>
              <w:rPr>
                <w:rFonts w:ascii="Calibri" w:hAnsi="Calibri" w:cs="Calibri" w:asciiTheme="minorHAnsi" w:cstheme="minorHAnsi" w:hAnsiTheme="minorHAnsi"/>
                <w:i/>
                <w:sz w:val="24"/>
                <w:u w:val="single"/>
                <w:lang w:val="en-GB"/>
              </w:rPr>
            </w:pPr>
            <w:r>
              <w:rPr>
                <w:rFonts w:cs="Calibri" w:cstheme="minorHAnsi"/>
                <w:i/>
                <w:kern w:val="0"/>
                <w:sz w:val="24"/>
                <w:szCs w:val="22"/>
                <w:u w:val="single"/>
                <w:lang w:val="en-GB" w:bidi="ar-SA"/>
              </w:rPr>
            </w:r>
          </w:p>
          <w:p>
            <w:pPr>
              <w:pStyle w:val="ListParagraph"/>
              <w:widowControl/>
              <w:spacing w:before="0" w:after="200"/>
              <w:ind w:start="720" w:end="-144"/>
              <w:contextualSpacing/>
              <w:jc w:val="both"/>
              <w:rPr>
                <w:rFonts w:ascii="Calibri" w:hAnsi="Calibri" w:cs="Calibri" w:asciiTheme="minorHAnsi" w:cstheme="minorHAnsi" w:hAnsiTheme="minorHAnsi"/>
                <w:i/>
                <w:sz w:val="24"/>
                <w:u w:val="single"/>
                <w:lang w:val="en-GB"/>
              </w:rPr>
            </w:pPr>
            <w:r>
              <w:rPr>
                <w:rFonts w:cs="Calibri" w:cstheme="minorHAnsi"/>
                <w:i/>
                <w:kern w:val="0"/>
                <w:sz w:val="24"/>
                <w:szCs w:val="22"/>
                <w:u w:val="single"/>
                <w:lang w:val="en-GB" w:bidi="ar-SA"/>
              </w:rPr>
            </w:r>
          </w:p>
          <w:p>
            <w:pPr>
              <w:pStyle w:val="ListParagraph"/>
              <w:widowControl/>
              <w:spacing w:before="0" w:after="200"/>
              <w:ind w:start="720" w:end="-144"/>
              <w:contextualSpacing/>
              <w:jc w:val="both"/>
              <w:rPr>
                <w:rFonts w:ascii="Calibri" w:hAnsi="Calibri" w:cs="Calibri" w:asciiTheme="minorHAnsi" w:cstheme="minorHAnsi" w:hAnsiTheme="minorHAnsi"/>
                <w:i/>
                <w:sz w:val="24"/>
                <w:u w:val="single"/>
                <w:lang w:val="en-GB"/>
              </w:rPr>
            </w:pPr>
            <w:r>
              <w:rPr>
                <w:rFonts w:cs="Calibri" w:cstheme="minorHAnsi"/>
                <w:i/>
                <w:kern w:val="0"/>
                <w:sz w:val="24"/>
                <w:szCs w:val="22"/>
                <w:u w:val="single"/>
                <w:lang w:val="en-GB" w:bidi="ar-SA"/>
              </w:rPr>
            </w:r>
          </w:p>
          <w:p>
            <w:pPr>
              <w:pStyle w:val="ListParagraph"/>
              <w:widowControl/>
              <w:spacing w:before="0" w:after="200"/>
              <w:ind w:start="720" w:end="-144"/>
              <w:contextualSpacing/>
              <w:jc w:val="both"/>
              <w:rPr>
                <w:rFonts w:ascii="Calibri" w:hAnsi="Calibri" w:cs="Calibri" w:asciiTheme="minorHAnsi" w:cstheme="minorHAnsi" w:hAnsiTheme="minorHAnsi"/>
                <w:i/>
                <w:sz w:val="24"/>
                <w:u w:val="single"/>
                <w:lang w:val="en-GB"/>
              </w:rPr>
            </w:pPr>
            <w:r>
              <w:rPr>
                <w:rFonts w:cs="Calibri" w:cstheme="minorHAnsi"/>
                <w:i/>
                <w:kern w:val="0"/>
                <w:sz w:val="24"/>
                <w:szCs w:val="22"/>
                <w:u w:val="single"/>
                <w:lang w:val="en-GB" w:bidi="ar-SA"/>
              </w:rPr>
            </w:r>
          </w:p>
          <w:p>
            <w:pPr>
              <w:pStyle w:val="ListParagraph"/>
              <w:widowControl/>
              <w:spacing w:before="0" w:after="200"/>
              <w:ind w:start="720" w:end="-144"/>
              <w:contextualSpacing/>
              <w:jc w:val="both"/>
              <w:rPr>
                <w:rFonts w:ascii="Calibri" w:hAnsi="Calibri" w:cs="Calibri" w:asciiTheme="minorHAnsi" w:cstheme="minorHAnsi" w:hAnsiTheme="minorHAnsi"/>
                <w:i/>
                <w:sz w:val="24"/>
                <w:u w:val="single"/>
                <w:lang w:val="en-GB"/>
              </w:rPr>
            </w:pPr>
            <w:r>
              <w:rPr>
                <w:rFonts w:cs="Calibri" w:cstheme="minorHAnsi"/>
                <w:i/>
                <w:kern w:val="0"/>
                <w:sz w:val="24"/>
                <w:szCs w:val="22"/>
                <w:u w:val="single"/>
                <w:lang w:val="en-GB" w:bidi="ar-SA"/>
              </w:rPr>
            </w:r>
          </w:p>
          <w:p>
            <w:pPr>
              <w:pStyle w:val="ListParagraph"/>
              <w:widowControl/>
              <w:spacing w:before="0" w:after="200"/>
              <w:ind w:start="720" w:end="-144"/>
              <w:contextualSpacing/>
              <w:jc w:val="both"/>
              <w:rPr>
                <w:rFonts w:ascii="Calibri" w:hAnsi="Calibri" w:cs="Calibri" w:asciiTheme="minorHAnsi" w:cstheme="minorHAnsi" w:hAnsiTheme="minorHAnsi"/>
                <w:i/>
                <w:sz w:val="24"/>
                <w:u w:val="single"/>
                <w:lang w:val="en-GB"/>
              </w:rPr>
            </w:pPr>
            <w:r>
              <w:rPr>
                <w:rFonts w:cs="Calibri" w:cstheme="minorHAnsi"/>
                <w:i/>
                <w:kern w:val="0"/>
                <w:sz w:val="24"/>
                <w:szCs w:val="22"/>
                <w:u w:val="single"/>
                <w:lang w:val="en-GB" w:bidi="ar-SA"/>
              </w:rPr>
            </w:r>
          </w:p>
          <w:p>
            <w:pPr>
              <w:pStyle w:val="ListParagraph"/>
              <w:widowControl/>
              <w:spacing w:before="0" w:after="200"/>
              <w:ind w:start="720" w:end="-144"/>
              <w:contextualSpacing/>
              <w:jc w:val="both"/>
              <w:rPr>
                <w:rFonts w:ascii="Calibri" w:hAnsi="Calibri" w:cs="Calibri" w:asciiTheme="minorHAnsi" w:cstheme="minorHAnsi" w:hAnsiTheme="minorHAnsi"/>
                <w:i/>
                <w:sz w:val="24"/>
                <w:u w:val="single"/>
                <w:lang w:val="en-GB"/>
              </w:rPr>
            </w:pPr>
            <w:r>
              <w:rPr>
                <w:rFonts w:cs="Calibri" w:cstheme="minorHAnsi"/>
                <w:i/>
                <w:kern w:val="0"/>
                <w:sz w:val="24"/>
                <w:szCs w:val="22"/>
                <w:u w:val="single"/>
                <w:lang w:val="en-GB" w:bidi="ar-SA"/>
              </w:rPr>
            </w:r>
          </w:p>
          <w:p>
            <w:pPr>
              <w:pStyle w:val="ListParagraph"/>
              <w:widowControl/>
              <w:spacing w:before="0" w:after="200"/>
              <w:ind w:start="720" w:end="-144"/>
              <w:contextualSpacing/>
              <w:jc w:val="both"/>
              <w:rPr>
                <w:rFonts w:ascii="Calibri" w:hAnsi="Calibri" w:cs="Calibri" w:asciiTheme="minorHAnsi" w:cstheme="minorHAnsi" w:hAnsiTheme="minorHAnsi"/>
                <w:i/>
                <w:sz w:val="24"/>
                <w:u w:val="single"/>
                <w:lang w:val="en-GB"/>
              </w:rPr>
            </w:pPr>
            <w:r>
              <w:rPr>
                <w:rFonts w:cs="Calibri" w:cstheme="minorHAnsi"/>
                <w:i/>
                <w:kern w:val="0"/>
                <w:sz w:val="24"/>
                <w:szCs w:val="22"/>
                <w:u w:val="single"/>
                <w:lang w:val="en-GB" w:bidi="ar-SA"/>
              </w:rPr>
            </w:r>
          </w:p>
          <w:p>
            <w:pPr>
              <w:pStyle w:val="ListParagraph"/>
              <w:widowControl/>
              <w:spacing w:before="0" w:after="200"/>
              <w:ind w:start="720" w:end="-144"/>
              <w:contextualSpacing/>
              <w:jc w:val="both"/>
              <w:rPr>
                <w:rFonts w:ascii="Calibri" w:hAnsi="Calibri" w:cs="Calibri" w:asciiTheme="minorHAnsi" w:cstheme="minorHAnsi" w:hAnsiTheme="minorHAnsi"/>
                <w:i/>
                <w:sz w:val="24"/>
                <w:u w:val="single"/>
                <w:lang w:val="en-GB"/>
              </w:rPr>
            </w:pPr>
            <w:r>
              <w:rPr>
                <w:rFonts w:cs="Calibri" w:cstheme="minorHAnsi"/>
                <w:i/>
                <w:kern w:val="0"/>
                <w:sz w:val="24"/>
                <w:szCs w:val="22"/>
                <w:u w:val="single"/>
                <w:lang w:val="en-GB" w:bidi="ar-SA"/>
              </w:rPr>
            </w:r>
          </w:p>
          <w:p>
            <w:pPr>
              <w:pStyle w:val="ListParagraph"/>
              <w:widowControl/>
              <w:spacing w:before="0" w:after="200"/>
              <w:ind w:start="720" w:end="-144"/>
              <w:contextualSpacing/>
              <w:jc w:val="both"/>
              <w:rPr>
                <w:rFonts w:ascii="Calibri" w:hAnsi="Calibri" w:cs="Calibri" w:asciiTheme="minorHAnsi" w:cstheme="minorHAnsi" w:hAnsiTheme="minorHAnsi"/>
                <w:i/>
                <w:sz w:val="24"/>
                <w:u w:val="single"/>
                <w:lang w:val="en-GB"/>
              </w:rPr>
            </w:pPr>
            <w:r>
              <w:rPr>
                <w:rFonts w:cs="Calibri" w:cstheme="minorHAnsi"/>
                <w:i/>
                <w:kern w:val="0"/>
                <w:sz w:val="24"/>
                <w:szCs w:val="22"/>
                <w:u w:val="single"/>
                <w:lang w:val="en-GB" w:bidi="ar-SA"/>
              </w:rPr>
            </w:r>
          </w:p>
          <w:p>
            <w:pPr>
              <w:pStyle w:val="ListParagraph"/>
              <w:widowControl/>
              <w:spacing w:before="0" w:after="200"/>
              <w:ind w:start="720" w:end="-144"/>
              <w:contextualSpacing/>
              <w:jc w:val="both"/>
              <w:rPr>
                <w:rFonts w:ascii="Calibri" w:hAnsi="Calibri" w:cs="Calibri" w:asciiTheme="minorHAnsi" w:cstheme="minorHAnsi" w:hAnsiTheme="minorHAnsi"/>
                <w:i/>
                <w:sz w:val="24"/>
                <w:u w:val="single"/>
                <w:lang w:val="en-GB"/>
              </w:rPr>
            </w:pPr>
            <w:r>
              <w:rPr>
                <w:rFonts w:cs="Calibri" w:cstheme="minorHAnsi"/>
                <w:i/>
                <w:kern w:val="0"/>
                <w:sz w:val="24"/>
                <w:szCs w:val="22"/>
                <w:u w:val="single"/>
                <w:lang w:val="en-GB" w:bidi="ar-SA"/>
              </w:rPr>
            </w:r>
          </w:p>
          <w:p>
            <w:pPr>
              <w:pStyle w:val="ListParagraph"/>
              <w:widowControl/>
              <w:spacing w:before="0" w:after="200"/>
              <w:ind w:start="720" w:end="-144"/>
              <w:contextualSpacing/>
              <w:jc w:val="both"/>
              <w:rPr>
                <w:rFonts w:ascii="Calibri" w:hAnsi="Calibri" w:cs="Calibri" w:asciiTheme="minorHAnsi" w:cstheme="minorHAnsi" w:hAnsiTheme="minorHAnsi"/>
                <w:i/>
                <w:sz w:val="24"/>
                <w:u w:val="single"/>
                <w:lang w:val="en-GB"/>
              </w:rPr>
            </w:pPr>
            <w:r>
              <w:rPr>
                <w:rFonts w:cs="Calibri" w:cstheme="minorHAnsi"/>
                <w:i/>
                <w:kern w:val="0"/>
                <w:sz w:val="24"/>
                <w:szCs w:val="22"/>
                <w:u w:val="single"/>
                <w:lang w:val="en-GB" w:bidi="ar-SA"/>
              </w:rPr>
            </w:r>
          </w:p>
          <w:p>
            <w:pPr>
              <w:pStyle w:val="Normal"/>
              <w:widowControl/>
              <w:spacing w:lineRule="auto" w:line="240" w:before="0" w:after="0"/>
              <w:ind w:end="-144"/>
              <w:contextualSpacing/>
              <w:jc w:val="both"/>
              <w:rPr>
                <w:rFonts w:cs="Calibri" w:cstheme="minorHAnsi"/>
                <w:sz w:val="24"/>
                <w:lang w:val="en-GB"/>
              </w:rPr>
            </w:pPr>
            <w:r>
              <w:rPr>
                <w:rFonts w:eastAsia="Calibri" w:cs="Calibri" w:cstheme="minorHAnsi"/>
                <w:b/>
                <w:kern w:val="0"/>
                <w:sz w:val="24"/>
                <w:szCs w:val="22"/>
                <w:lang w:val="en-US" w:eastAsia="en-US" w:bidi="ar-SA"/>
              </w:rPr>
              <w:t>Table 5: Sample Equipment Service History Form</w:t>
            </w:r>
          </w:p>
          <w:p>
            <w:pPr>
              <w:pStyle w:val="Normal"/>
              <w:widowControl/>
              <w:spacing w:lineRule="auto" w:line="240" w:before="0" w:after="0"/>
              <w:ind w:end="-144"/>
              <w:contextualSpacing/>
              <w:jc w:val="both"/>
              <w:rPr>
                <w:rFonts w:cs="Calibri" w:cstheme="minorHAnsi"/>
                <w:sz w:val="24"/>
                <w:lang w:val="en-GB"/>
              </w:rPr>
            </w:pPr>
            <w:r>
              <w:rPr>
                <w:rFonts w:eastAsia="Calibri" w:cs="Calibri" w:cstheme="minorHAnsi"/>
                <w:kern w:val="0"/>
                <w:sz w:val="24"/>
                <w:szCs w:val="22"/>
                <w:lang w:val="en-GB" w:eastAsia="en-US" w:bidi="ar-SA"/>
              </w:rPr>
            </w:r>
          </w:p>
          <w:tbl>
            <w:tblPr>
              <w:tblW w:w="8975" w:type="dxa"/>
              <w:jc w:val="start"/>
              <w:tblInd w:w="85" w:type="dxa"/>
              <w:tblLayout w:type="fixed"/>
              <w:tblCellMar>
                <w:top w:w="0" w:type="dxa"/>
                <w:start w:w="108" w:type="dxa"/>
                <w:bottom w:w="0" w:type="dxa"/>
                <w:end w:w="108" w:type="dxa"/>
              </w:tblCellMar>
              <w:tblLook w:val="04a0" w:noHBand="0" w:noVBand="1" w:firstColumn="1" w:lastRow="0" w:lastColumn="0" w:firstRow="1"/>
            </w:tblPr>
            <w:tblGrid>
              <w:gridCol w:w="996"/>
              <w:gridCol w:w="544"/>
              <w:gridCol w:w="406"/>
              <w:gridCol w:w="243"/>
              <w:gridCol w:w="647"/>
              <w:gridCol w:w="865"/>
              <w:gridCol w:w="1437"/>
              <w:gridCol w:w="748"/>
              <w:gridCol w:w="875"/>
              <w:gridCol w:w="497"/>
              <w:gridCol w:w="220"/>
              <w:gridCol w:w="1497"/>
            </w:tblGrid>
            <w:tr>
              <w:trPr>
                <w:trHeight w:val="19" w:hRule="atLeast"/>
              </w:trPr>
              <w:tc>
                <w:tcPr>
                  <w:tcW w:w="8975" w:type="dxa"/>
                  <w:gridSpan w:val="12"/>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lineRule="auto" w:line="276" w:before="0" w:after="160"/>
                    <w:jc w:val="both"/>
                    <w:rPr>
                      <w:rFonts w:cs="Calibri" w:cstheme="minorHAnsi"/>
                      <w:b/>
                      <w:sz w:val="24"/>
                      <w:lang w:val="en-GB"/>
                    </w:rPr>
                  </w:pPr>
                  <w:r>
                    <w:rPr>
                      <w:rFonts w:cs="Calibri" w:cstheme="minorHAnsi"/>
                      <w:b/>
                      <w:sz w:val="24"/>
                    </w:rPr>
                    <w:t>Sample Equipment Service History Form</w:t>
                  </w:r>
                </w:p>
              </w:tc>
            </w:tr>
            <w:tr>
              <w:trPr>
                <w:trHeight w:val="19" w:hRule="atLeast"/>
              </w:trPr>
              <w:tc>
                <w:tcPr>
                  <w:tcW w:w="3701"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Name of facility</w:t>
                  </w:r>
                </w:p>
              </w:tc>
              <w:tc>
                <w:tcPr>
                  <w:tcW w:w="2185"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3089"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Equipment unction</w:t>
                  </w:r>
                </w:p>
              </w:tc>
            </w:tr>
            <w:tr>
              <w:trPr>
                <w:trHeight w:val="19" w:hRule="atLeast"/>
              </w:trPr>
              <w:tc>
                <w:tcPr>
                  <w:tcW w:w="3701"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rPr>
                    <w:t>Location</w:t>
                  </w:r>
                </w:p>
              </w:tc>
              <w:tc>
                <w:tcPr>
                  <w:tcW w:w="2185"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3089"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r>
            <w:tr>
              <w:trPr>
                <w:trHeight w:val="19" w:hRule="atLeast"/>
              </w:trPr>
              <w:tc>
                <w:tcPr>
                  <w:tcW w:w="3701"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rPr>
                    <w:t>Department</w:t>
                  </w:r>
                </w:p>
              </w:tc>
              <w:tc>
                <w:tcPr>
                  <w:tcW w:w="2185"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3089"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r>
            <w:tr>
              <w:trPr>
                <w:trHeight w:val="145" w:hRule="atLeast"/>
              </w:trPr>
              <w:tc>
                <w:tcPr>
                  <w:tcW w:w="3701"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Name of equipment:</w:t>
                  </w:r>
                </w:p>
              </w:tc>
              <w:tc>
                <w:tcPr>
                  <w:tcW w:w="218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Approved by:</w:t>
                  </w:r>
                </w:p>
              </w:tc>
              <w:tc>
                <w:tcPr>
                  <w:tcW w:w="1372"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Date installed</w:t>
                  </w:r>
                </w:p>
              </w:tc>
              <w:tc>
                <w:tcPr>
                  <w:tcW w:w="1717"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w:t>
                  </w:r>
                </w:p>
              </w:tc>
            </w:tr>
            <w:tr>
              <w:trPr>
                <w:trHeight w:val="19" w:hRule="atLeast"/>
              </w:trPr>
              <w:tc>
                <w:tcPr>
                  <w:tcW w:w="1946"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 xml:space="preserve">Manufacturer              </w:t>
                  </w:r>
                </w:p>
              </w:tc>
              <w:tc>
                <w:tcPr>
                  <w:tcW w:w="1755"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w:t>
                  </w:r>
                </w:p>
              </w:tc>
              <w:tc>
                <w:tcPr>
                  <w:tcW w:w="218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1372"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Manuals</w:t>
                  </w:r>
                </w:p>
              </w:tc>
              <w:tc>
                <w:tcPr>
                  <w:tcW w:w="1717"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w:t>
                  </w:r>
                </w:p>
              </w:tc>
            </w:tr>
            <w:tr>
              <w:trPr>
                <w:trHeight w:val="19" w:hRule="atLeast"/>
              </w:trPr>
              <w:tc>
                <w:tcPr>
                  <w:tcW w:w="1946"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 xml:space="preserve">Distributer                    </w:t>
                  </w:r>
                </w:p>
              </w:tc>
              <w:tc>
                <w:tcPr>
                  <w:tcW w:w="1755"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w:t>
                  </w:r>
                </w:p>
              </w:tc>
              <w:tc>
                <w:tcPr>
                  <w:tcW w:w="218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Power:______ v _____a no. of wires:</w:t>
                  </w:r>
                </w:p>
              </w:tc>
              <w:tc>
                <w:tcPr>
                  <w:tcW w:w="1372"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Freq. of P.M</w:t>
                  </w:r>
                </w:p>
              </w:tc>
              <w:tc>
                <w:tcPr>
                  <w:tcW w:w="1717"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w:t>
                  </w:r>
                </w:p>
              </w:tc>
            </w:tr>
            <w:tr>
              <w:trPr>
                <w:trHeight w:val="19" w:hRule="atLeast"/>
              </w:trPr>
              <w:tc>
                <w:tcPr>
                  <w:tcW w:w="1946"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Model No</w:t>
                  </w:r>
                </w:p>
              </w:tc>
              <w:tc>
                <w:tcPr>
                  <w:tcW w:w="1755"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w:t>
                  </w:r>
                </w:p>
              </w:tc>
              <w:tc>
                <w:tcPr>
                  <w:tcW w:w="218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Type of enclosure:</w:t>
                  </w:r>
                </w:p>
              </w:tc>
              <w:tc>
                <w:tcPr>
                  <w:tcW w:w="1372"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Remarks</w:t>
                  </w:r>
                </w:p>
              </w:tc>
              <w:tc>
                <w:tcPr>
                  <w:tcW w:w="1717"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w:t>
                  </w:r>
                </w:p>
              </w:tc>
            </w:tr>
            <w:tr>
              <w:trPr>
                <w:trHeight w:val="19" w:hRule="atLeast"/>
              </w:trPr>
              <w:tc>
                <w:tcPr>
                  <w:tcW w:w="1946"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Serial No</w:t>
                  </w:r>
                </w:p>
              </w:tc>
              <w:tc>
                <w:tcPr>
                  <w:tcW w:w="1755"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w:t>
                  </w:r>
                </w:p>
              </w:tc>
              <w:tc>
                <w:tcPr>
                  <w:tcW w:w="218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Type of plugs:</w:t>
                  </w:r>
                </w:p>
              </w:tc>
              <w:tc>
                <w:tcPr>
                  <w:tcW w:w="1372"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1717"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lang w:val="en-GB"/>
                    </w:rPr>
                  </w:r>
                </w:p>
              </w:tc>
            </w:tr>
            <w:tr>
              <w:trPr>
                <w:trHeight w:val="19" w:hRule="atLeast"/>
              </w:trPr>
              <w:tc>
                <w:tcPr>
                  <w:tcW w:w="99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Date</w:t>
                  </w:r>
                </w:p>
              </w:tc>
              <w:tc>
                <w:tcPr>
                  <w:tcW w:w="54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C/ P</w:t>
                  </w:r>
                </w:p>
              </w:tc>
              <w:tc>
                <w:tcPr>
                  <w:tcW w:w="649"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both"/>
                    <w:rPr>
                      <w:rFonts w:cs="Calibri" w:cstheme="minorHAnsi"/>
                      <w:sz w:val="24"/>
                      <w:lang w:val="en-GB"/>
                    </w:rPr>
                  </w:pPr>
                  <w:r>
                    <w:rPr>
                      <w:rFonts w:cs="Calibri" w:cstheme="minorHAnsi"/>
                      <w:sz w:val="24"/>
                    </w:rPr>
                    <w:t>W.O</w:t>
                  </w:r>
                </w:p>
                <w:p>
                  <w:pPr>
                    <w:pStyle w:val="Normal"/>
                    <w:spacing w:lineRule="auto" w:line="276" w:before="0" w:after="160"/>
                    <w:jc w:val="both"/>
                    <w:rPr>
                      <w:rFonts w:cs="Calibri" w:cstheme="minorHAnsi"/>
                      <w:sz w:val="24"/>
                      <w:lang w:val="en-GB"/>
                    </w:rPr>
                  </w:pPr>
                  <w:r>
                    <w:rPr>
                      <w:rFonts w:cs="Calibri" w:cstheme="minorHAnsi"/>
                      <w:sz w:val="24"/>
                    </w:rPr>
                    <w:t>N.O</w:t>
                  </w:r>
                </w:p>
              </w:tc>
              <w:tc>
                <w:tcPr>
                  <w:tcW w:w="1512"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LEAKAGE</w:t>
                  </w:r>
                </w:p>
              </w:tc>
              <w:tc>
                <w:tcPr>
                  <w:tcW w:w="143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WORK DONE</w:t>
                  </w:r>
                </w:p>
              </w:tc>
              <w:tc>
                <w:tcPr>
                  <w:tcW w:w="74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Work By</w:t>
                  </w:r>
                </w:p>
              </w:tc>
              <w:tc>
                <w:tcPr>
                  <w:tcW w:w="87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Total labour hours</w:t>
                  </w:r>
                </w:p>
              </w:tc>
              <w:tc>
                <w:tcPr>
                  <w:tcW w:w="717"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Parts cost</w:t>
                  </w:r>
                </w:p>
              </w:tc>
              <w:tc>
                <w:tcPr>
                  <w:tcW w:w="14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Remarks</w:t>
                  </w:r>
                </w:p>
              </w:tc>
            </w:tr>
            <w:tr>
              <w:trPr>
                <w:trHeight w:val="19" w:hRule="atLeast"/>
              </w:trPr>
              <w:tc>
                <w:tcPr>
                  <w:tcW w:w="9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54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64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64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GRD</w:t>
                  </w:r>
                </w:p>
              </w:tc>
              <w:tc>
                <w:tcPr>
                  <w:tcW w:w="8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rPr>
                    <w:t>O.GRD</w:t>
                  </w:r>
                </w:p>
              </w:tc>
              <w:tc>
                <w:tcPr>
                  <w:tcW w:w="143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7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87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717"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14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60"/>
                    <w:jc w:val="both"/>
                    <w:rPr>
                      <w:rFonts w:cs="Calibri" w:cstheme="minorHAnsi"/>
                      <w:sz w:val="24"/>
                      <w:lang w:val="en-GB"/>
                    </w:rPr>
                  </w:pPr>
                  <w:r>
                    <w:rPr>
                      <w:rFonts w:cs="Calibri" w:cstheme="minorHAnsi"/>
                      <w:sz w:val="24"/>
                      <w:lang w:val="en-GB"/>
                    </w:rPr>
                  </w:r>
                </w:p>
              </w:tc>
            </w:tr>
            <w:tr>
              <w:trPr>
                <w:trHeight w:val="19" w:hRule="atLeast"/>
              </w:trPr>
              <w:tc>
                <w:tcPr>
                  <w:tcW w:w="996"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544"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649"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647"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865"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1437"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748"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875"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717"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1497"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r>
            <w:tr>
              <w:trPr>
                <w:trHeight w:val="19" w:hRule="atLeast"/>
              </w:trPr>
              <w:tc>
                <w:tcPr>
                  <w:tcW w:w="996"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544"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649"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647"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865"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1437"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748"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875"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717"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1497"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r>
            <w:tr>
              <w:trPr>
                <w:trHeight w:val="19" w:hRule="atLeast"/>
              </w:trPr>
              <w:tc>
                <w:tcPr>
                  <w:tcW w:w="996"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544"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649"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647"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865"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1437"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748"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875"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717"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c>
                <w:tcPr>
                  <w:tcW w:w="1497"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4"/>
                      <w:lang w:val="en-GB"/>
                    </w:rPr>
                  </w:pPr>
                  <w:r>
                    <w:rPr>
                      <w:rFonts w:cs="Calibri" w:cstheme="minorHAnsi"/>
                      <w:sz w:val="24"/>
                      <w:lang w:val="en-GB"/>
                    </w:rPr>
                  </w:r>
                </w:p>
              </w:tc>
            </w:tr>
            <w:tr>
              <w:trPr>
                <w:trHeight w:val="19" w:hRule="atLeast"/>
              </w:trPr>
              <w:tc>
                <w:tcPr>
                  <w:tcW w:w="8975" w:type="dxa"/>
                  <w:gridSpan w:val="12"/>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rFonts w:cs="Calibri" w:cstheme="minorHAnsi"/>
                      <w:sz w:val="24"/>
                      <w:lang w:val="en-GB"/>
                    </w:rPr>
                  </w:pPr>
                  <w:r>
                    <w:rPr>
                      <w:rFonts w:cs="Calibri" w:cstheme="minorHAnsi"/>
                      <w:sz w:val="24"/>
                    </w:rPr>
                    <w:t>C = Curative repair.                                            P = Preventive repair.</w:t>
                  </w:r>
                </w:p>
                <w:p>
                  <w:pPr>
                    <w:pStyle w:val="Normal"/>
                    <w:spacing w:lineRule="auto" w:line="276" w:before="0" w:after="160"/>
                    <w:jc w:val="both"/>
                    <w:rPr>
                      <w:rFonts w:cs="Calibri" w:cstheme="minorHAnsi"/>
                      <w:sz w:val="24"/>
                      <w:lang w:val="en-GB"/>
                    </w:rPr>
                  </w:pPr>
                  <w:r>
                    <w:rPr>
                      <w:rFonts w:cs="Calibri" w:cstheme="minorHAnsi"/>
                      <w:sz w:val="24"/>
                    </w:rPr>
                    <w:t>Leakage = Leakage Current</w:t>
                  </w:r>
                </w:p>
              </w:tc>
            </w:tr>
          </w:tbl>
          <w:p>
            <w:pPr>
              <w:pStyle w:val="ListParagraph"/>
              <w:widowControl/>
              <w:spacing w:before="0" w:after="200"/>
              <w:ind w:start="720" w:end="-144"/>
              <w:contextualSpacing/>
              <w:jc w:val="both"/>
              <w:rPr>
                <w:rFonts w:ascii="Calibri" w:hAnsi="Calibri" w:cs="Calibri" w:asciiTheme="minorHAnsi" w:cstheme="minorHAnsi" w:hAnsiTheme="minorHAnsi"/>
                <w:sz w:val="24"/>
                <w:lang w:val="en-GB"/>
              </w:rPr>
            </w:pPr>
            <w:r>
              <w:rPr>
                <w:rFonts w:cs="Calibri" w:cstheme="minorHAnsi"/>
                <w:kern w:val="0"/>
                <w:sz w:val="24"/>
                <w:szCs w:val="22"/>
                <w:lang w:val="en-GB" w:bidi="ar-SA"/>
              </w:rPr>
            </w:r>
          </w:p>
          <w:p>
            <w:pPr>
              <w:pStyle w:val="CM198"/>
              <w:numPr>
                <w:ilvl w:val="0"/>
                <w:numId w:val="92"/>
              </w:numPr>
              <w:spacing w:lineRule="auto" w:line="276" w:before="0" w:after="120"/>
              <w:jc w:val="both"/>
              <w:rPr>
                <w:rFonts w:ascii="Calibri" w:hAnsi="Calibri" w:cs="Calibri" w:asciiTheme="minorHAnsi" w:cstheme="minorHAnsi" w:hAnsiTheme="minorHAnsi"/>
                <w:b/>
                <w:bCs/>
              </w:rPr>
            </w:pPr>
            <w:r>
              <w:rPr>
                <w:rFonts w:cs="Calibri" w:ascii="Calibri" w:hAnsi="Calibri" w:asciiTheme="minorHAnsi" w:cstheme="minorHAnsi" w:hAnsiTheme="minorHAnsi"/>
                <w:b/>
                <w:kern w:val="0"/>
                <w:lang w:bidi="ar-SA"/>
              </w:rPr>
              <w:t>Establishing a ‘Maintenance Schedule’</w:t>
            </w:r>
          </w:p>
          <w:p>
            <w:pPr>
              <w:pStyle w:val="CM78"/>
              <w:spacing w:lineRule="auto" w:line="276" w:before="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bidi="ar-SA"/>
              </w:rPr>
              <w:t xml:space="preserve">After determining what is to be done, the frequency of the task must be decided. A heavily used item must be cleaned and checked more frequently than one, which is used less often; however, minimum frequency must be set. The frequency suggested in the manufacturer's manual can be used as a guide, but the actual usage should determine the maintenance procedure required. </w:t>
            </w:r>
          </w:p>
          <w:p>
            <w:pPr>
              <w:pStyle w:val="Normal"/>
              <w:widowControl/>
              <w:spacing w:lineRule="auto" w:line="240" w:before="0" w:after="0"/>
              <w:contextualSpacing/>
              <w:jc w:val="both"/>
              <w:rPr>
                <w:rFonts w:eastAsia="Times New Roman" w:cs="Calibri" w:cstheme="minorHAnsi"/>
                <w:sz w:val="24"/>
                <w:szCs w:val="24"/>
                <w:lang w:val="en-GB" w:eastAsia="en-GB"/>
              </w:rPr>
            </w:pPr>
            <w:r>
              <w:rPr>
                <w:rFonts w:eastAsia="Times New Roman" w:cs="Calibri" w:cstheme="minorHAnsi"/>
                <w:kern w:val="0"/>
                <w:sz w:val="24"/>
                <w:szCs w:val="24"/>
                <w:lang w:val="en-GB" w:eastAsia="en-GB" w:bidi="ar-SA"/>
              </w:rPr>
              <w:t>The schedules presented here are meant to serve only as guidelines; modifications may be introduced to conform to the manufacturers' specifications. An outline record card will be included with each schedule for recording measurements. The engineer should also note on the record card any item that needs to be replaced, if work is to be carried out later, and whether or not the same engineer is to carry out the work.</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 xml:space="preserve">For several types of equipment, the maintenance needs are depended on the hours of use. Log sheets should be displayed on every equipment and reveals regular record of every run. </w:t>
            </w:r>
          </w:p>
          <w:p>
            <w:pPr>
              <w:pStyle w:val="Normal"/>
              <w:widowControl/>
              <w:spacing w:lineRule="auto" w:line="240" w:before="0" w:after="0"/>
              <w:ind w:end="-144"/>
              <w:contextualSpacing/>
              <w:jc w:val="both"/>
              <w:rPr>
                <w:rFonts w:cs="Calibri" w:cstheme="minorHAnsi"/>
                <w:sz w:val="24"/>
                <w:lang w:val="en-GB"/>
              </w:rPr>
            </w:pPr>
            <w:r>
              <w:rPr>
                <w:rFonts w:eastAsia="Calibri" w:cs="Calibri" w:cstheme="minorHAnsi"/>
                <w:kern w:val="0"/>
                <w:sz w:val="24"/>
                <w:szCs w:val="22"/>
                <w:lang w:val="en-GB" w:eastAsia="en-US" w:bidi="ar-SA"/>
              </w:rPr>
            </w:r>
          </w:p>
        </w:tc>
      </w:tr>
    </w:tbl>
    <w:tbl>
      <w:tblPr>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819"/>
        <w:gridCol w:w="1336"/>
        <w:gridCol w:w="1082"/>
        <w:gridCol w:w="865"/>
        <w:gridCol w:w="865"/>
        <w:gridCol w:w="934"/>
        <w:gridCol w:w="1163"/>
        <w:gridCol w:w="1151"/>
        <w:gridCol w:w="1135"/>
      </w:tblGrid>
      <w:tr>
        <w:trPr>
          <w:trHeight w:val="665" w:hRule="atLeast"/>
        </w:trPr>
        <w:tc>
          <w:tcPr>
            <w:tcW w:w="4967"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jc w:val="both"/>
              <w:rPr>
                <w:rFonts w:cs="Calibri" w:cstheme="minorHAnsi"/>
                <w:b/>
                <w:sz w:val="24"/>
                <w:szCs w:val="24"/>
              </w:rPr>
            </w:pPr>
            <w:r>
              <w:rPr>
                <w:rFonts w:cs="Calibri" w:cstheme="minorHAnsi"/>
                <w:b/>
                <w:sz w:val="24"/>
                <w:szCs w:val="24"/>
              </w:rPr>
              <w:t>Instrument / Equipment Log book</w:t>
            </w:r>
          </w:p>
        </w:tc>
        <w:tc>
          <w:tcPr>
            <w:tcW w:w="4383"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jc w:val="both"/>
              <w:rPr>
                <w:rFonts w:cs="Calibri" w:cstheme="minorHAnsi"/>
                <w:b/>
                <w:sz w:val="24"/>
                <w:szCs w:val="24"/>
              </w:rPr>
            </w:pPr>
            <w:r>
              <w:rPr>
                <w:rFonts w:cs="Calibri" w:cstheme="minorHAnsi"/>
                <w:b/>
                <w:sz w:val="24"/>
                <w:szCs w:val="24"/>
              </w:rPr>
              <w:t>Instrument Code No.:</w:t>
            </w:r>
          </w:p>
        </w:tc>
      </w:tr>
      <w:tr>
        <w:trPr/>
        <w:tc>
          <w:tcPr>
            <w:tcW w:w="9350" w:type="dxa"/>
            <w:gridSpan w:val="9"/>
            <w:tcBorders>
              <w:top w:val="single" w:sz="4" w:space="0" w:color="000000"/>
              <w:start w:val="single" w:sz="4" w:space="0" w:color="000000"/>
              <w:bottom w:val="single" w:sz="4" w:space="0" w:color="000000"/>
              <w:end w:val="single" w:sz="4" w:space="0" w:color="000000"/>
            </w:tcBorders>
          </w:tcPr>
          <w:p>
            <w:pPr>
              <w:pStyle w:val="Normal"/>
              <w:spacing w:lineRule="auto" w:line="276" w:before="0" w:after="0"/>
              <w:jc w:val="both"/>
              <w:rPr>
                <w:rFonts w:cs="Calibri" w:cstheme="minorHAnsi"/>
                <w:sz w:val="24"/>
                <w:szCs w:val="24"/>
              </w:rPr>
            </w:pPr>
            <w:r>
              <w:rPr>
                <w:rFonts w:cs="Calibri" w:cstheme="minorHAnsi"/>
                <w:sz w:val="24"/>
                <w:szCs w:val="24"/>
              </w:rPr>
            </w:r>
          </w:p>
        </w:tc>
      </w:tr>
      <w:tr>
        <w:trPr/>
        <w:tc>
          <w:tcPr>
            <w:tcW w:w="819" w:type="dxa"/>
            <w:tcBorders>
              <w:top w:val="single" w:sz="4" w:space="0" w:color="000000"/>
              <w:start w:val="single" w:sz="4" w:space="0" w:color="000000"/>
              <w:bottom w:val="single" w:sz="4" w:space="0" w:color="000000"/>
              <w:end w:val="single" w:sz="4" w:space="0" w:color="000000"/>
            </w:tcBorders>
            <w:shd w:color="auto" w:fill="92CDDC" w:val="clear"/>
            <w:vAlign w:val="center"/>
          </w:tcPr>
          <w:p>
            <w:pPr>
              <w:pStyle w:val="Normal"/>
              <w:spacing w:lineRule="auto" w:line="276" w:before="0" w:after="0"/>
              <w:jc w:val="both"/>
              <w:rPr>
                <w:rFonts w:cs="Calibri" w:cstheme="minorHAnsi"/>
                <w:sz w:val="24"/>
                <w:szCs w:val="24"/>
              </w:rPr>
            </w:pPr>
            <w:r>
              <w:rPr>
                <w:rFonts w:cs="Calibri" w:cstheme="minorHAnsi"/>
                <w:sz w:val="24"/>
                <w:szCs w:val="24"/>
              </w:rPr>
              <w:t>Date</w:t>
            </w:r>
          </w:p>
        </w:tc>
        <w:tc>
          <w:tcPr>
            <w:tcW w:w="1336" w:type="dxa"/>
            <w:tcBorders>
              <w:top w:val="single" w:sz="4" w:space="0" w:color="000000"/>
              <w:start w:val="single" w:sz="4" w:space="0" w:color="000000"/>
              <w:bottom w:val="single" w:sz="4" w:space="0" w:color="000000"/>
              <w:end w:val="single" w:sz="4" w:space="0" w:color="000000"/>
            </w:tcBorders>
            <w:shd w:color="auto" w:fill="92CDDC" w:val="clear"/>
            <w:vAlign w:val="center"/>
          </w:tcPr>
          <w:p>
            <w:pPr>
              <w:pStyle w:val="Normal"/>
              <w:spacing w:lineRule="auto" w:line="276" w:before="0" w:after="0"/>
              <w:jc w:val="both"/>
              <w:rPr>
                <w:rFonts w:cs="Calibri" w:cstheme="minorHAnsi"/>
                <w:sz w:val="24"/>
                <w:szCs w:val="24"/>
              </w:rPr>
            </w:pPr>
            <w:r>
              <w:rPr>
                <w:rFonts w:cs="Calibri" w:cstheme="minorHAnsi"/>
                <w:sz w:val="24"/>
                <w:szCs w:val="24"/>
              </w:rPr>
              <w:t>Name of Instrument / Equipment</w:t>
            </w:r>
          </w:p>
        </w:tc>
        <w:tc>
          <w:tcPr>
            <w:tcW w:w="1082" w:type="dxa"/>
            <w:tcBorders>
              <w:top w:val="single" w:sz="4" w:space="0" w:color="000000"/>
              <w:start w:val="single" w:sz="4" w:space="0" w:color="000000"/>
              <w:bottom w:val="single" w:sz="4" w:space="0" w:color="000000"/>
              <w:end w:val="single" w:sz="4" w:space="0" w:color="000000"/>
            </w:tcBorders>
            <w:shd w:color="auto" w:fill="92CDDC" w:val="clear"/>
            <w:vAlign w:val="center"/>
          </w:tcPr>
          <w:p>
            <w:pPr>
              <w:pStyle w:val="Normal"/>
              <w:spacing w:lineRule="auto" w:line="276" w:before="0" w:after="0"/>
              <w:jc w:val="both"/>
              <w:rPr>
                <w:rFonts w:cs="Calibri" w:cstheme="minorHAnsi"/>
                <w:sz w:val="24"/>
                <w:szCs w:val="24"/>
              </w:rPr>
            </w:pPr>
            <w:r>
              <w:rPr>
                <w:rFonts w:cs="Calibri" w:cstheme="minorHAnsi"/>
                <w:sz w:val="24"/>
                <w:szCs w:val="24"/>
              </w:rPr>
              <w:t>Starting Time</w:t>
            </w:r>
          </w:p>
        </w:tc>
        <w:tc>
          <w:tcPr>
            <w:tcW w:w="865" w:type="dxa"/>
            <w:tcBorders>
              <w:top w:val="single" w:sz="4" w:space="0" w:color="000000"/>
              <w:start w:val="single" w:sz="4" w:space="0" w:color="000000"/>
              <w:bottom w:val="single" w:sz="4" w:space="0" w:color="000000"/>
              <w:end w:val="single" w:sz="4" w:space="0" w:color="000000"/>
            </w:tcBorders>
            <w:shd w:color="auto" w:fill="92CDDC" w:val="clear"/>
            <w:vAlign w:val="center"/>
          </w:tcPr>
          <w:p>
            <w:pPr>
              <w:pStyle w:val="Normal"/>
              <w:spacing w:lineRule="auto" w:line="276" w:before="0" w:after="0"/>
              <w:jc w:val="both"/>
              <w:rPr>
                <w:rFonts w:cs="Calibri" w:cstheme="minorHAnsi"/>
                <w:sz w:val="24"/>
                <w:szCs w:val="24"/>
              </w:rPr>
            </w:pPr>
            <w:r>
              <w:rPr>
                <w:rFonts w:cs="Calibri" w:cstheme="minorHAnsi"/>
                <w:sz w:val="24"/>
                <w:szCs w:val="24"/>
              </w:rPr>
              <w:t>End Time</w:t>
            </w:r>
          </w:p>
        </w:tc>
        <w:tc>
          <w:tcPr>
            <w:tcW w:w="865" w:type="dxa"/>
            <w:tcBorders>
              <w:top w:val="single" w:sz="4" w:space="0" w:color="000000"/>
              <w:start w:val="single" w:sz="4" w:space="0" w:color="000000"/>
              <w:bottom w:val="single" w:sz="4" w:space="0" w:color="000000"/>
              <w:end w:val="single" w:sz="4" w:space="0" w:color="000000"/>
            </w:tcBorders>
            <w:shd w:color="auto" w:fill="92CDDC" w:val="clear"/>
            <w:vAlign w:val="center"/>
          </w:tcPr>
          <w:p>
            <w:pPr>
              <w:pStyle w:val="Normal"/>
              <w:spacing w:lineRule="auto" w:line="276" w:before="0" w:after="0"/>
              <w:jc w:val="both"/>
              <w:rPr>
                <w:rFonts w:cs="Calibri" w:cstheme="minorHAnsi"/>
                <w:sz w:val="24"/>
                <w:szCs w:val="24"/>
              </w:rPr>
            </w:pPr>
            <w:r>
              <w:rPr>
                <w:rFonts w:cs="Calibri" w:cstheme="minorHAnsi"/>
                <w:sz w:val="24"/>
                <w:szCs w:val="24"/>
              </w:rPr>
              <w:t>Total Time used</w:t>
            </w:r>
          </w:p>
        </w:tc>
        <w:tc>
          <w:tcPr>
            <w:tcW w:w="934" w:type="dxa"/>
            <w:tcBorders>
              <w:top w:val="single" w:sz="4" w:space="0" w:color="000000"/>
              <w:start w:val="single" w:sz="4" w:space="0" w:color="000000"/>
              <w:bottom w:val="single" w:sz="4" w:space="0" w:color="000000"/>
              <w:end w:val="single" w:sz="4" w:space="0" w:color="000000"/>
            </w:tcBorders>
            <w:shd w:color="auto" w:fill="92CDDC" w:val="clear"/>
            <w:vAlign w:val="center"/>
          </w:tcPr>
          <w:p>
            <w:pPr>
              <w:pStyle w:val="Normal"/>
              <w:spacing w:lineRule="auto" w:line="276" w:before="0" w:after="0"/>
              <w:jc w:val="both"/>
              <w:rPr>
                <w:rFonts w:cs="Calibri" w:cstheme="minorHAnsi"/>
                <w:sz w:val="24"/>
                <w:szCs w:val="24"/>
              </w:rPr>
            </w:pPr>
            <w:r>
              <w:rPr>
                <w:rFonts w:cs="Calibri" w:cstheme="minorHAnsi"/>
                <w:sz w:val="24"/>
                <w:szCs w:val="24"/>
              </w:rPr>
              <w:t>Status</w:t>
            </w:r>
          </w:p>
        </w:tc>
        <w:tc>
          <w:tcPr>
            <w:tcW w:w="1163" w:type="dxa"/>
            <w:tcBorders>
              <w:top w:val="single" w:sz="4" w:space="0" w:color="000000"/>
              <w:start w:val="single" w:sz="4" w:space="0" w:color="000000"/>
              <w:bottom w:val="single" w:sz="4" w:space="0" w:color="000000"/>
              <w:end w:val="single" w:sz="4" w:space="0" w:color="000000"/>
            </w:tcBorders>
            <w:shd w:color="auto" w:fill="92CDDC" w:val="clear"/>
            <w:vAlign w:val="center"/>
          </w:tcPr>
          <w:p>
            <w:pPr>
              <w:pStyle w:val="Normal"/>
              <w:spacing w:lineRule="auto" w:line="276" w:before="0" w:after="0"/>
              <w:jc w:val="both"/>
              <w:rPr>
                <w:rFonts w:cs="Calibri" w:cstheme="minorHAnsi"/>
                <w:sz w:val="24"/>
                <w:szCs w:val="24"/>
              </w:rPr>
            </w:pPr>
            <w:r>
              <w:rPr>
                <w:rFonts w:cs="Calibri" w:cstheme="minorHAnsi"/>
                <w:sz w:val="24"/>
                <w:szCs w:val="24"/>
              </w:rPr>
              <w:t xml:space="preserve">Operator Sign </w:t>
            </w:r>
          </w:p>
        </w:tc>
        <w:tc>
          <w:tcPr>
            <w:tcW w:w="1151" w:type="dxa"/>
            <w:tcBorders>
              <w:top w:val="single" w:sz="4" w:space="0" w:color="000000"/>
              <w:start w:val="single" w:sz="4" w:space="0" w:color="000000"/>
              <w:bottom w:val="single" w:sz="4" w:space="0" w:color="000000"/>
              <w:end w:val="single" w:sz="4" w:space="0" w:color="000000"/>
            </w:tcBorders>
            <w:shd w:color="auto" w:fill="92CDDC" w:val="clear"/>
            <w:vAlign w:val="center"/>
          </w:tcPr>
          <w:p>
            <w:pPr>
              <w:pStyle w:val="Normal"/>
              <w:spacing w:lineRule="auto" w:line="276" w:before="0" w:after="0"/>
              <w:jc w:val="both"/>
              <w:rPr>
                <w:rFonts w:cs="Calibri" w:cstheme="minorHAnsi"/>
                <w:sz w:val="24"/>
                <w:szCs w:val="24"/>
              </w:rPr>
            </w:pPr>
            <w:r>
              <w:rPr>
                <w:rFonts w:cs="Calibri" w:cstheme="minorHAnsi"/>
                <w:sz w:val="24"/>
                <w:szCs w:val="24"/>
              </w:rPr>
              <w:t>Checked By</w:t>
            </w:r>
          </w:p>
        </w:tc>
        <w:tc>
          <w:tcPr>
            <w:tcW w:w="1135" w:type="dxa"/>
            <w:tcBorders>
              <w:top w:val="single" w:sz="4" w:space="0" w:color="000000"/>
              <w:start w:val="single" w:sz="4" w:space="0" w:color="000000"/>
              <w:bottom w:val="single" w:sz="4" w:space="0" w:color="000000"/>
              <w:end w:val="single" w:sz="4" w:space="0" w:color="000000"/>
            </w:tcBorders>
            <w:shd w:color="auto" w:fill="92CDDC" w:val="clear"/>
            <w:vAlign w:val="center"/>
          </w:tcPr>
          <w:p>
            <w:pPr>
              <w:pStyle w:val="Normal"/>
              <w:spacing w:lineRule="auto" w:line="276" w:before="0" w:after="0"/>
              <w:jc w:val="both"/>
              <w:rPr>
                <w:rFonts w:cs="Calibri" w:cstheme="minorHAnsi"/>
                <w:sz w:val="24"/>
                <w:szCs w:val="24"/>
              </w:rPr>
            </w:pPr>
            <w:r>
              <w:rPr>
                <w:rFonts w:cs="Calibri" w:cstheme="minorHAnsi"/>
                <w:sz w:val="24"/>
                <w:szCs w:val="24"/>
              </w:rPr>
              <w:t xml:space="preserve">Remark, if any </w:t>
            </w:r>
          </w:p>
        </w:tc>
      </w:tr>
      <w:tr>
        <w:trPr/>
        <w:tc>
          <w:tcPr>
            <w:tcW w:w="81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3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08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86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86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93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6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5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3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r>
      <w:tr>
        <w:trPr/>
        <w:tc>
          <w:tcPr>
            <w:tcW w:w="81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3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08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86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86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93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6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5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3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r>
      <w:tr>
        <w:trPr/>
        <w:tc>
          <w:tcPr>
            <w:tcW w:w="81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3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08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86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86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93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6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5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3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r>
      <w:tr>
        <w:trPr/>
        <w:tc>
          <w:tcPr>
            <w:tcW w:w="81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3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08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86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86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93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6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5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3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r>
      <w:tr>
        <w:trPr/>
        <w:tc>
          <w:tcPr>
            <w:tcW w:w="81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3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08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86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86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93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6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5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3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r>
      <w:tr>
        <w:trPr/>
        <w:tc>
          <w:tcPr>
            <w:tcW w:w="81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3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08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86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86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93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6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5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3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r>
      <w:tr>
        <w:trPr/>
        <w:tc>
          <w:tcPr>
            <w:tcW w:w="81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3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08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86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86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93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6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5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3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r>
      <w:tr>
        <w:trPr/>
        <w:tc>
          <w:tcPr>
            <w:tcW w:w="81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3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08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86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86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93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6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5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3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r>
      <w:tr>
        <w:trPr/>
        <w:tc>
          <w:tcPr>
            <w:tcW w:w="81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3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08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86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86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93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6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5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3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r>
      <w:tr>
        <w:trPr/>
        <w:tc>
          <w:tcPr>
            <w:tcW w:w="81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33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08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86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86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93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6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5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c>
          <w:tcPr>
            <w:tcW w:w="113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r>
      <w:tr>
        <w:trPr/>
        <w:tc>
          <w:tcPr>
            <w:tcW w:w="2155" w:type="dxa"/>
            <w:gridSpan w:val="2"/>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spacing w:lineRule="auto" w:line="276" w:before="0" w:after="0"/>
              <w:jc w:val="both"/>
              <w:rPr>
                <w:rFonts w:cs="Calibri" w:cstheme="minorHAnsi"/>
                <w:sz w:val="24"/>
                <w:szCs w:val="24"/>
              </w:rPr>
            </w:pPr>
            <w:r>
              <w:rPr>
                <w:rFonts w:cs="Calibri" w:cstheme="minorHAnsi"/>
                <w:sz w:val="24"/>
                <w:szCs w:val="24"/>
              </w:rPr>
              <w:t xml:space="preserve">Verified By : </w:t>
              <w:br/>
              <w:t>( Date)</w:t>
            </w:r>
          </w:p>
        </w:tc>
        <w:tc>
          <w:tcPr>
            <w:tcW w:w="7195" w:type="dxa"/>
            <w:gridSpan w:val="7"/>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spacing w:lineRule="auto" w:line="276" w:before="0" w:after="0"/>
              <w:jc w:val="both"/>
              <w:rPr>
                <w:rFonts w:cs="Calibri" w:cstheme="minorHAnsi"/>
                <w:sz w:val="24"/>
                <w:szCs w:val="24"/>
              </w:rPr>
            </w:pPr>
            <w:r>
              <w:rPr>
                <w:rFonts w:cs="Calibri" w:cstheme="minorHAnsi"/>
                <w:sz w:val="24"/>
                <w:szCs w:val="24"/>
              </w:rPr>
              <w:t>Remarks / Comments / Suggestion by Verifier</w:t>
            </w:r>
          </w:p>
        </w:tc>
      </w:tr>
      <w:tr>
        <w:trPr/>
        <w:tc>
          <w:tcPr>
            <w:tcW w:w="2155" w:type="dxa"/>
            <w:gridSpan w:val="2"/>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p>
            <w:pPr>
              <w:pStyle w:val="Normal"/>
              <w:spacing w:lineRule="auto" w:line="276" w:before="0" w:after="0"/>
              <w:jc w:val="both"/>
              <w:rPr>
                <w:rFonts w:cs="Calibri" w:cstheme="minorHAnsi"/>
                <w:sz w:val="24"/>
                <w:szCs w:val="24"/>
              </w:rPr>
            </w:pPr>
            <w:r>
              <w:rPr>
                <w:rFonts w:cs="Calibri" w:cstheme="minorHAnsi"/>
                <w:sz w:val="24"/>
                <w:szCs w:val="24"/>
              </w:rPr>
            </w:r>
          </w:p>
          <w:p>
            <w:pPr>
              <w:pStyle w:val="Normal"/>
              <w:spacing w:lineRule="auto" w:line="276" w:before="0" w:after="0"/>
              <w:jc w:val="both"/>
              <w:rPr>
                <w:rFonts w:cs="Calibri" w:cstheme="minorHAnsi"/>
                <w:sz w:val="24"/>
                <w:szCs w:val="24"/>
              </w:rPr>
            </w:pPr>
            <w:r>
              <w:rPr>
                <w:rFonts w:cs="Calibri" w:cstheme="minorHAnsi"/>
                <w:sz w:val="24"/>
                <w:szCs w:val="24"/>
              </w:rPr>
            </w:r>
          </w:p>
        </w:tc>
        <w:tc>
          <w:tcPr>
            <w:tcW w:w="7195" w:type="dxa"/>
            <w:gridSpan w:val="7"/>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76" w:before="0" w:after="0"/>
              <w:jc w:val="both"/>
              <w:rPr>
                <w:rFonts w:cs="Calibri" w:cstheme="minorHAnsi"/>
                <w:sz w:val="24"/>
                <w:szCs w:val="24"/>
              </w:rPr>
            </w:pPr>
            <w:r>
              <w:rPr>
                <w:rFonts w:cs="Calibri" w:cstheme="minorHAnsi"/>
                <w:sz w:val="24"/>
                <w:szCs w:val="24"/>
              </w:rPr>
            </w:r>
          </w:p>
        </w:tc>
      </w:tr>
    </w:tbl>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 xml:space="preserve">Emergency contact number for emergency management of equipment breakdown should be displayed on every equipment.  </w:t>
            </w:r>
          </w:p>
        </w:tc>
      </w:tr>
    </w:tbl>
    <w:p>
      <w:pPr>
        <w:pStyle w:val="Normal"/>
        <w:jc w:val="both"/>
        <w:rPr>
          <w:rStyle w:val="IntenseReference"/>
          <w:rFonts w:cs="Calibri" w:cstheme="minorHAnsi"/>
          <w:sz w:val="24"/>
          <w:szCs w:val="24"/>
        </w:rPr>
      </w:pPr>
      <w:r>
        <w:rPr>
          <w:rFonts w:cs="Calibri" w:cstheme="minorHAnsi"/>
          <w:sz w:val="24"/>
          <w:szCs w:val="24"/>
        </w:rPr>
      </w:r>
      <w:r>
        <w:br w:type="page"/>
      </w:r>
    </w:p>
    <w:p>
      <w:pPr>
        <w:pStyle w:val="Heading1"/>
        <w:numPr>
          <w:ilvl w:val="1"/>
          <w:numId w:val="238"/>
        </w:numPr>
        <w:spacing w:before="0" w:after="120"/>
        <w:rPr>
          <w:rStyle w:val="IntenseReference"/>
          <w:rFonts w:ascii="Calibri" w:hAnsi="Calibri" w:cs="Calibri" w:asciiTheme="minorHAnsi" w:cstheme="minorHAnsi" w:hAnsiTheme="minorHAnsi"/>
          <w:b/>
          <w:bCs/>
          <w:caps w:val="false"/>
          <w:smallCaps w:val="false"/>
          <w:color w:themeColor="accent1" w:val="5B9BD5"/>
          <w:sz w:val="28"/>
          <w:szCs w:val="28"/>
        </w:rPr>
      </w:pPr>
      <w:bookmarkStart w:id="243" w:name="_Toc514931041"/>
      <w:bookmarkStart w:id="244" w:name="_Toc483909859"/>
      <w:r>
        <w:rPr>
          <w:rFonts w:cs="Calibri" w:ascii="Calibri" w:hAnsi="Calibri" w:asciiTheme="minorHAnsi" w:cstheme="minorHAnsi" w:hAnsiTheme="minorHAnsi"/>
        </w:rPr>
        <w:t>Recording and Reporting System (RRS)</w:t>
      </w:r>
      <w:bookmarkEnd w:id="243"/>
    </w:p>
    <w:p>
      <w:pPr>
        <w:pStyle w:val="Normal"/>
        <w:spacing w:lineRule="auto" w:line="276" w:before="120" w:after="120"/>
        <w:jc w:val="both"/>
        <w:rPr>
          <w:rStyle w:val="IntenseReference"/>
          <w:rFonts w:cs="Calibri" w:cstheme="minorHAnsi"/>
          <w:b w:val="false"/>
          <w:bCs w:val="false"/>
          <w:caps w:val="false"/>
          <w:smallCaps w:val="false"/>
          <w:color w:val="auto"/>
          <w:sz w:val="24"/>
          <w:szCs w:val="24"/>
          <w:u w:val="none"/>
        </w:rPr>
      </w:pPr>
      <w:r>
        <w:rPr>
          <w:rStyle w:val="IntenseReference"/>
          <w:rFonts w:cs="Calibri" w:cstheme="minorHAnsi"/>
          <w:b w:val="false"/>
          <w:caps w:val="false"/>
          <w:smallCaps w:val="false"/>
          <w:color w:val="auto"/>
          <w:sz w:val="24"/>
          <w:szCs w:val="24"/>
          <w:u w:val="none"/>
        </w:rPr>
        <w:t xml:space="preserve">The RRS standards highlight that correct and timely generation of lab reports contributes significantly in facilitating the physicians towards precise diagnosis and patient care and that the clinical staff must be facilitated by timely and accurate information from the labs to provide coordinated, integrated care. In addition, it is important to protect the privacy of the data collected and to limit unauthorized access to the patients’ information. </w:t>
      </w:r>
    </w:p>
    <w:p>
      <w:pPr>
        <w:pStyle w:val="Normal"/>
        <w:spacing w:lineRule="auto" w:line="276" w:before="120" w:after="120"/>
        <w:jc w:val="both"/>
        <w:rPr>
          <w:rStyle w:val="IntenseReference"/>
          <w:rFonts w:cs="Calibri" w:cstheme="minorHAnsi"/>
          <w:b w:val="false"/>
          <w:caps w:val="false"/>
          <w:smallCaps w:val="false"/>
          <w:color w:val="auto"/>
          <w:sz w:val="24"/>
          <w:szCs w:val="24"/>
          <w:u w:val="none"/>
        </w:rPr>
      </w:pPr>
      <w:r>
        <w:rPr>
          <w:rStyle w:val="IntenseReference"/>
          <w:rFonts w:cs="Calibri" w:cstheme="minorHAnsi"/>
          <w:b w:val="false"/>
          <w:caps w:val="false"/>
          <w:smallCaps w:val="false"/>
          <w:color w:val="auto"/>
          <w:sz w:val="24"/>
          <w:szCs w:val="24"/>
          <w:u w:val="none"/>
        </w:rPr>
        <w:t>Clinical laboratory and medical records support the patient care. Currently, there is major drive to computerize laboratory data and medical records, but without improvement in the quality of data / paper records and data entry, perceived benefits of computerization cannot be realized. Structuring the laboratory record can bring direct benefits to patients by improving patient outcomes and doctor performance and the onus for improving records lies with individual health professionals.</w:t>
      </w:r>
    </w:p>
    <w:p>
      <w:pPr>
        <w:pStyle w:val="Normal"/>
        <w:jc w:val="both"/>
        <w:rPr>
          <w:rStyle w:val="IntenseReference"/>
          <w:rFonts w:cs="Calibri" w:cstheme="minorHAnsi"/>
          <w:sz w:val="24"/>
          <w:szCs w:val="24"/>
        </w:rPr>
      </w:pPr>
      <w:r>
        <w:rPr>
          <w:rFonts w:cs="Calibri" w:cstheme="minorHAnsi"/>
          <w:sz w:val="24"/>
          <w:szCs w:val="24"/>
        </w:rPr>
      </w:r>
    </w:p>
    <w:p>
      <w:pPr>
        <w:pStyle w:val="Normal"/>
        <w:rPr>
          <w:rFonts w:eastAsia="Times New Roman" w:cs="Calibri" w:cstheme="minorHAnsi"/>
          <w:b/>
          <w:bCs/>
          <w:color w:val="C00000"/>
          <w:spacing w:val="2"/>
          <w:sz w:val="32"/>
          <w:szCs w:val="24"/>
          <w:lang w:val="en-GB" w:eastAsia="ar-SA"/>
        </w:rPr>
      </w:pPr>
      <w:r>
        <w:rPr>
          <w:rFonts w:eastAsia="Times New Roman" w:cs="Calibri" w:cstheme="minorHAnsi"/>
          <w:b/>
          <w:bCs/>
          <w:color w:val="C00000"/>
          <w:spacing w:val="2"/>
          <w:sz w:val="32"/>
          <w:szCs w:val="24"/>
          <w:lang w:val="en-GB" w:eastAsia="ar-SA"/>
        </w:rPr>
      </w:r>
      <w:r>
        <w:br w:type="page"/>
      </w:r>
    </w:p>
    <w:p>
      <w:pPr>
        <w:pStyle w:val="Heading3"/>
        <w:spacing w:before="0" w:after="240"/>
        <w:ind w:hanging="2970" w:start="2970"/>
        <w:rPr>
          <w:color w:themeColor="text2" w:themeTint="99" w:val="8496B0"/>
        </w:rPr>
      </w:pPr>
      <w:bookmarkStart w:id="245" w:name="_Toc514931042"/>
      <w:r>
        <w:rPr/>
        <w:t>Standard 16. RRS-1: The laboratory has a complete and accurate laboratory record for every patient</w:t>
      </w:r>
      <w:r>
        <w:rPr>
          <w:rStyle w:val="FootnoteReference"/>
          <w:rFonts w:eastAsia="" w:eastAsiaTheme="majorEastAsia"/>
        </w:rPr>
        <w:footnoteReference w:id="11"/>
      </w:r>
      <w:r>
        <w:rPr/>
        <w:t>.</w:t>
      </w:r>
      <w:bookmarkEnd w:id="244"/>
      <w:bookmarkEnd w:id="245"/>
      <w:r>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(54-58)</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246" w:name="_Toc514931043"/>
      <w:bookmarkStart w:id="247" w:name="_Toc483909860"/>
      <w:r>
        <w:rPr>
          <w:rFonts w:cs="Calibri" w:ascii="Calibri" w:hAnsi="Calibri" w:asciiTheme="minorHAnsi" w:cstheme="minorHAnsi" w:hAnsiTheme="minorHAnsi"/>
          <w:color w:themeColor="background1" w:val="FFFFFF"/>
        </w:rPr>
        <w:t>Ind. 54:  Electronic record of every patient is maintained</w:t>
      </w:r>
      <w:bookmarkEnd w:id="246"/>
      <w:bookmarkEnd w:id="247"/>
    </w:p>
    <w:p>
      <w:pPr>
        <w:pStyle w:val="Normal"/>
        <w:spacing w:lineRule="auto" w:line="276" w:before="120" w:after="120"/>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A well-kept laboratory record provides source of reliable future reference and base of validated reporting. Identify that each laboratory record is completely computerized.  Laboratory record is required to be maintained for a minimum period of 3 years. Reviewer should randomly check computerized records.</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sz w:val="24"/>
          <w:szCs w:val="24"/>
        </w:rPr>
      </w:pPr>
      <w:r>
        <w:rPr>
          <w:rFonts w:cs="Calibri" w:cstheme="minorHAnsi"/>
          <w:sz w:val="24"/>
          <w:szCs w:val="24"/>
        </w:rPr>
        <w:t>Computerized laboratory record of reagents and tests conducted.</w:t>
      </w:r>
    </w:p>
    <w:p>
      <w:pPr>
        <w:pStyle w:val="Normal"/>
        <w:spacing w:lineRule="auto" w:line="276" w:before="120" w:after="120"/>
        <w:jc w:val="both"/>
        <w:rPr>
          <w:rFonts w:cs="Calibri" w:cstheme="minorHAnsi"/>
          <w:b/>
          <w:bCs/>
          <w:sz w:val="24"/>
          <w:szCs w:val="24"/>
        </w:rPr>
      </w:pPr>
      <w:r>
        <w:rPr>
          <w:rFonts w:cs="Calibri" w:cstheme="minorHAnsi"/>
          <w:sz w:val="24"/>
          <w:szCs w:val="24"/>
        </w:rPr>
        <w:t xml:space="preserve">  </w:t>
      </w:r>
      <w:r>
        <w:rPr>
          <w:rFonts w:cs="Calibri" w:cstheme="minorHAnsi"/>
          <w:b/>
          <w:bCs/>
          <w:sz w:val="24"/>
          <w:szCs w:val="24"/>
        </w:rPr>
        <w:t>Scoring:</w:t>
      </w:r>
    </w:p>
    <w:p>
      <w:pPr>
        <w:pStyle w:val="ListParagraph"/>
        <w:numPr>
          <w:ilvl w:val="0"/>
          <w:numId w:val="93"/>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computerized record as required above, then score as </w:t>
      </w:r>
      <w:r>
        <w:rPr>
          <w:rFonts w:cs="Calibri" w:ascii="Calibri" w:hAnsi="Calibri" w:asciiTheme="minorHAnsi" w:cstheme="minorHAnsi" w:hAnsiTheme="minorHAnsi"/>
          <w:b/>
          <w:sz w:val="24"/>
          <w:szCs w:val="24"/>
          <w:u w:val="single"/>
        </w:rPr>
        <w:t>fully met.</w:t>
      </w:r>
    </w:p>
    <w:p>
      <w:pPr>
        <w:pStyle w:val="ListParagraph"/>
        <w:numPr>
          <w:ilvl w:val="0"/>
          <w:numId w:val="93"/>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computerized record as required above,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rPr>
          <w:rFonts w:ascii="Calibri" w:hAnsi="Calibri" w:cs="Calibri" w:asciiTheme="minorHAnsi" w:cstheme="minorHAnsi" w:hAnsiTheme="minorHAnsi"/>
        </w:rPr>
      </w:pPr>
      <w:bookmarkStart w:id="248" w:name="_Toc483909861"/>
      <w:bookmarkStart w:id="249" w:name="_Toc514931044"/>
      <w:r>
        <w:rPr>
          <w:rFonts w:cs="Calibri" w:ascii="Calibri" w:hAnsi="Calibri" w:asciiTheme="minorHAnsi" w:cstheme="minorHAnsi" w:hAnsiTheme="minorHAnsi"/>
          <w:color w:themeColor="background1" w:val="FFFFFF"/>
        </w:rPr>
        <w:t>Ind. 55:  Every laboratory record has a unique identifier</w:t>
      </w:r>
      <w:bookmarkEnd w:id="248"/>
      <w:bookmarkEnd w:id="249"/>
    </w:p>
    <w:p>
      <w:pPr>
        <w:pStyle w:val="Normal"/>
        <w:spacing w:lineRule="auto" w:line="276" w:before="120" w:after="120"/>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Identify that each laboratory record has a unique identifier which can be CNIC number or mobile number or lab/computer specific number. The importance of this indicator is that there may be more than one record for a patient or that there is a possibility that the two or more patients have same name and parentage information, so laboratory results might be placed into the wrong laboratory record. Reviewer should check records with associated identifier.</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sz w:val="24"/>
          <w:szCs w:val="24"/>
        </w:rPr>
      </w:pPr>
      <w:r>
        <w:rPr>
          <w:rFonts w:cs="Calibri" w:cstheme="minorHAnsi"/>
          <w:sz w:val="24"/>
          <w:szCs w:val="24"/>
        </w:rPr>
        <w:t>Use of unique identifier numbers for each patient.</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93"/>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a clear mechanism to positively identify each patient’s laboratory record associated with a specific identifier, then score as </w:t>
      </w:r>
      <w:r>
        <w:rPr>
          <w:rFonts w:cs="Calibri" w:ascii="Calibri" w:hAnsi="Calibri" w:asciiTheme="minorHAnsi" w:cstheme="minorHAnsi" w:hAnsiTheme="minorHAnsi"/>
          <w:b/>
          <w:sz w:val="24"/>
          <w:szCs w:val="24"/>
          <w:u w:val="single"/>
        </w:rPr>
        <w:t>fully met.</w:t>
      </w:r>
    </w:p>
    <w:p>
      <w:pPr>
        <w:pStyle w:val="ListParagraph"/>
        <w:numPr>
          <w:ilvl w:val="0"/>
          <w:numId w:val="93"/>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clear mechanism to positively identify each patient’s laboratory record with specific identifier,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ind w:hanging="1080" w:start="1080"/>
        <w:rPr>
          <w:rFonts w:ascii="Calibri" w:hAnsi="Calibri" w:cs="Calibri" w:asciiTheme="minorHAnsi" w:cstheme="minorHAnsi" w:hAnsiTheme="minorHAnsi"/>
          <w:color w:themeColor="background1" w:val="FFFFFF"/>
        </w:rPr>
      </w:pPr>
      <w:bookmarkStart w:id="250" w:name="_Toc514931045"/>
      <w:bookmarkStart w:id="251" w:name="_Toc483909862"/>
      <w:r>
        <w:rPr>
          <w:rFonts w:cs="Calibri" w:ascii="Calibri" w:hAnsi="Calibri" w:asciiTheme="minorHAnsi" w:cstheme="minorHAnsi" w:hAnsiTheme="minorHAnsi"/>
          <w:color w:themeColor="background1" w:val="FFFFFF"/>
        </w:rPr>
        <w:t>Ind. 56:  The record provides an up-to-date and chronological account of each patient’s record of tests</w:t>
      </w:r>
      <w:bookmarkEnd w:id="250"/>
      <w:bookmarkEnd w:id="251"/>
      <w:r>
        <w:rPr>
          <w:rFonts w:cs="Calibri" w:ascii="Calibri" w:hAnsi="Calibri" w:asciiTheme="minorHAnsi" w:cstheme="minorHAnsi" w:hAnsiTheme="minorHAnsi"/>
          <w:color w:themeColor="background1" w:val="FFFFFF"/>
        </w:rPr>
        <w:t xml:space="preserve">  </w:t>
      </w:r>
    </w:p>
    <w:p>
      <w:pPr>
        <w:pStyle w:val="Normal"/>
        <w:spacing w:lineRule="auto" w:line="276" w:before="120" w:after="120"/>
        <w:ind w:hanging="284" w:start="284"/>
        <w:jc w:val="both"/>
        <w:rPr>
          <w:rFonts w:cs="Calibri" w:cstheme="minorHAnsi"/>
          <w:b/>
          <w:i/>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 xml:space="preserve">Complete record of every patient is available in chronological order.  Randomly review record of 15-20 patients to determine if the laboratory adequately records the results for all tests. Check the availability of records in chronological order. </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sz w:val="24"/>
          <w:szCs w:val="24"/>
        </w:rPr>
      </w:pPr>
      <w:r>
        <w:rPr>
          <w:rFonts w:cs="Calibri" w:cstheme="minorHAnsi"/>
          <w:sz w:val="24"/>
          <w:szCs w:val="24"/>
        </w:rPr>
        <w:t>The patients record is chronological.</w:t>
      </w:r>
      <w:r>
        <w:rPr>
          <w:rFonts w:cs="Calibri" w:ascii="Calibri" w:hAnsi="Calibri" w:asciiTheme="minorHAnsi" w:cstheme="minorHAnsi" w:hAnsiTheme="minorHAnsi"/>
          <w:sz w:val="24"/>
          <w:szCs w:val="24"/>
        </w:rPr>
        <w:t xml:space="preserve"> </w:t>
      </w:r>
    </w:p>
    <w:p>
      <w:pPr>
        <w:pStyle w:val="Normal"/>
        <w:spacing w:lineRule="auto" w:line="276" w:before="120" w:after="120"/>
        <w:contextualSpacing/>
        <w:jc w:val="both"/>
        <w:rPr>
          <w:rFonts w:cs="Calibri" w:cstheme="minorHAnsi"/>
          <w:b/>
          <w:bCs/>
          <w:sz w:val="24"/>
          <w:szCs w:val="24"/>
        </w:rPr>
      </w:pPr>
      <w:r>
        <w:rPr>
          <w:rFonts w:cs="Calibri" w:cstheme="minorHAnsi"/>
          <w:b/>
          <w:bCs/>
          <w:sz w:val="24"/>
          <w:szCs w:val="24"/>
        </w:rPr>
        <w:t>Scoring:</w:t>
      </w:r>
    </w:p>
    <w:p>
      <w:pPr>
        <w:pStyle w:val="ListParagraph"/>
        <w:numPr>
          <w:ilvl w:val="0"/>
          <w:numId w:val="9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laboratory record shows chronological </w:t>
      </w:r>
      <w:r>
        <w:rPr>
          <w:rFonts w:cs="Calibri" w:ascii="Calibri" w:hAnsi="Calibri" w:asciiTheme="minorHAnsi" w:cstheme="minorHAnsi" w:hAnsiTheme="minorHAnsi"/>
          <w:b/>
          <w:bCs/>
          <w:sz w:val="24"/>
          <w:szCs w:val="24"/>
        </w:rPr>
        <w:t>order of e</w:t>
      </w:r>
      <w:r>
        <w:rPr>
          <w:rFonts w:cs="Calibri" w:ascii="Calibri" w:hAnsi="Calibri" w:asciiTheme="minorHAnsi" w:cstheme="minorHAnsi" w:hAnsiTheme="minorHAnsi"/>
          <w:sz w:val="24"/>
          <w:szCs w:val="24"/>
        </w:rPr>
        <w:t xml:space="preserve">ach patient’s tests done in the laboratory, then score as </w:t>
      </w:r>
      <w:r>
        <w:rPr>
          <w:rFonts w:cs="Calibri" w:ascii="Calibri" w:hAnsi="Calibri" w:asciiTheme="minorHAnsi" w:cstheme="minorHAnsi" w:hAnsiTheme="minorHAnsi"/>
          <w:b/>
          <w:sz w:val="24"/>
          <w:szCs w:val="24"/>
          <w:u w:val="single"/>
        </w:rPr>
        <w:t>fully met.</w:t>
      </w:r>
    </w:p>
    <w:p>
      <w:pPr>
        <w:pStyle w:val="ListParagraph"/>
        <w:numPr>
          <w:ilvl w:val="0"/>
          <w:numId w:val="9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laboratory record does not show chronological order of each patient’s tests done in the laboratory, then score as </w:t>
      </w:r>
      <w:r>
        <w:rPr>
          <w:rFonts w:cs="Calibri" w:ascii="Calibri" w:hAnsi="Calibri" w:asciiTheme="minorHAnsi" w:cstheme="minorHAnsi" w:hAnsiTheme="minorHAnsi"/>
          <w:b/>
          <w:sz w:val="24"/>
          <w:szCs w:val="24"/>
          <w:u w:val="single"/>
        </w:rPr>
        <w:t>not met.</w:t>
      </w:r>
    </w:p>
    <w:p>
      <w:pPr>
        <w:pStyle w:val="Heading4"/>
        <w:shd w:val="clear" w:color="auto" w:fill="FF0000"/>
        <w:tabs>
          <w:tab w:val="clear" w:pos="900"/>
          <w:tab w:val="left" w:pos="1260" w:leader="none"/>
        </w:tabs>
        <w:spacing w:lineRule="auto" w:line="276"/>
        <w:ind w:hanging="1170" w:start="1170"/>
        <w:rPr>
          <w:rFonts w:ascii="Calibri" w:hAnsi="Calibri" w:cs="Calibri" w:asciiTheme="minorHAnsi" w:cstheme="minorHAnsi" w:hAnsiTheme="minorHAnsi"/>
          <w:color w:themeColor="background1" w:val="FFFFFF"/>
        </w:rPr>
      </w:pPr>
      <w:bookmarkStart w:id="252" w:name="_Toc514931046"/>
      <w:bookmarkStart w:id="253" w:name="_Toc483909863"/>
      <w:r>
        <w:rPr>
          <w:rFonts w:cs="Calibri" w:ascii="Calibri" w:hAnsi="Calibri" w:asciiTheme="minorHAnsi" w:cstheme="minorHAnsi" w:hAnsiTheme="minorHAnsi"/>
          <w:color w:themeColor="background1" w:val="FFFFFF"/>
        </w:rPr>
        <w:t>Ind. 57: Only authorized person to make entries in the laboratory record</w:t>
      </w:r>
      <w:bookmarkEnd w:id="252"/>
      <w:bookmarkEnd w:id="253"/>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Only authorized individuals can make entries into the laboratory records. Reviewer should confirm documented evidence of notified names of authorized persons who can make entries into laboratory record.</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sz w:val="24"/>
          <w:szCs w:val="24"/>
        </w:rPr>
      </w:pPr>
      <w:r>
        <w:rPr>
          <w:rFonts w:cs="Calibri" w:cstheme="minorHAnsi"/>
          <w:sz w:val="24"/>
          <w:szCs w:val="24"/>
        </w:rPr>
        <w:t>Written authorization of particular staff who can perform data entry.</w:t>
      </w:r>
      <w:r>
        <w:rPr>
          <w:rFonts w:cs="Calibri" w:ascii="Calibri" w:hAnsi="Calibri" w:asciiTheme="minorHAnsi" w:cstheme="minorHAnsi" w:hAnsiTheme="minorHAnsi"/>
          <w:sz w:val="24"/>
          <w:szCs w:val="24"/>
        </w:rPr>
        <w:t xml:space="preserve"> </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95"/>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all entries into laboratory record are made by authorized persons, then score as </w:t>
      </w:r>
      <w:r>
        <w:rPr>
          <w:rFonts w:cs="Calibri" w:ascii="Calibri" w:hAnsi="Calibri" w:asciiTheme="minorHAnsi" w:cstheme="minorHAnsi" w:hAnsiTheme="minorHAnsi"/>
          <w:b/>
          <w:sz w:val="24"/>
          <w:szCs w:val="24"/>
          <w:u w:val="single"/>
        </w:rPr>
        <w:t>fully met.</w:t>
      </w:r>
      <w:r>
        <w:rPr>
          <w:rFonts w:cs="Calibri" w:ascii="Calibri" w:hAnsi="Calibri" w:asciiTheme="minorHAnsi" w:cstheme="minorHAnsi" w:hAnsiTheme="minorHAnsi"/>
          <w:sz w:val="24"/>
          <w:szCs w:val="24"/>
        </w:rPr>
        <w:t xml:space="preserve"> </w:t>
      </w:r>
    </w:p>
    <w:p>
      <w:pPr>
        <w:pStyle w:val="ListParagraph"/>
        <w:numPr>
          <w:ilvl w:val="0"/>
          <w:numId w:val="95"/>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any entry made by unauthorized person,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ind w:hanging="900" w:start="900"/>
        <w:rPr>
          <w:rFonts w:ascii="Calibri" w:hAnsi="Calibri" w:cs="Calibri" w:asciiTheme="minorHAnsi" w:cstheme="minorHAnsi" w:hAnsiTheme="minorHAnsi"/>
          <w:color w:themeColor="background1" w:val="FFFFFF"/>
        </w:rPr>
      </w:pPr>
      <w:bookmarkStart w:id="254" w:name="_Toc483909864"/>
      <w:bookmarkStart w:id="255" w:name="_Toc514931047"/>
      <w:r>
        <w:rPr>
          <w:rFonts w:cs="Calibri" w:ascii="Calibri" w:hAnsi="Calibri" w:asciiTheme="minorHAnsi" w:cstheme="minorHAnsi" w:hAnsiTheme="minorHAnsi"/>
          <w:color w:themeColor="background1" w:val="FFFFFF"/>
        </w:rPr>
        <w:t>Ind. 58: Every laboratory record entry is dated, timed and person making entries can be identified</w:t>
      </w:r>
      <w:bookmarkEnd w:id="254"/>
      <w:bookmarkEnd w:id="255"/>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Assessors must focus attention on checking the entries for date, time and name of data entry operator during the review of randomly selected 10% of the reports in last one year.</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sz w:val="24"/>
          <w:szCs w:val="24"/>
        </w:rPr>
      </w:pPr>
      <w:r>
        <w:rPr>
          <w:rFonts w:cs="Calibri" w:cstheme="minorHAnsi"/>
          <w:sz w:val="24"/>
          <w:szCs w:val="24"/>
        </w:rPr>
        <w:t>The lab records are dated, timed and person making the data entries can be identified.</w:t>
      </w:r>
      <w:r>
        <w:rPr>
          <w:rFonts w:cs="Calibri" w:ascii="Calibri" w:hAnsi="Calibri" w:asciiTheme="minorHAnsi" w:cstheme="minorHAnsi" w:hAnsiTheme="minorHAnsi"/>
          <w:sz w:val="24"/>
          <w:szCs w:val="24"/>
        </w:rPr>
        <w:t xml:space="preserve"> </w:t>
      </w:r>
    </w:p>
    <w:p>
      <w:pPr>
        <w:pStyle w:val="Heading7"/>
        <w:spacing w:lineRule="auto" w:line="276" w:before="120" w:after="120"/>
        <w:rPr>
          <w:rFonts w:ascii="Calibri" w:hAnsi="Calibri" w:cs="Calibri" w:asciiTheme="minorHAnsi" w:cstheme="minorHAnsi" w:hAnsiTheme="minorHAnsi"/>
          <w:b/>
          <w:bCs/>
          <w:sz w:val="24"/>
        </w:rPr>
      </w:pPr>
      <w:r>
        <w:rPr>
          <w:rFonts w:cs="Calibri" w:ascii="Calibri" w:hAnsi="Calibri" w:asciiTheme="minorHAnsi" w:cstheme="minorHAnsi" w:hAnsiTheme="minorHAnsi"/>
          <w:b/>
          <w:bCs/>
          <w:sz w:val="24"/>
        </w:rPr>
        <w:t>Scoring:</w:t>
      </w:r>
    </w:p>
    <w:p>
      <w:pPr>
        <w:pStyle w:val="ListParagraph"/>
        <w:numPr>
          <w:ilvl w:val="0"/>
          <w:numId w:val="96"/>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entries are made as above, then score as </w:t>
      </w:r>
      <w:r>
        <w:rPr>
          <w:rFonts w:cs="Calibri" w:ascii="Calibri" w:hAnsi="Calibri" w:asciiTheme="minorHAnsi" w:cstheme="minorHAnsi" w:hAnsiTheme="minorHAnsi"/>
          <w:b/>
          <w:sz w:val="24"/>
          <w:szCs w:val="24"/>
          <w:u w:val="single"/>
        </w:rPr>
        <w:t>fully met.</w:t>
      </w:r>
    </w:p>
    <w:p>
      <w:pPr>
        <w:pStyle w:val="ListParagraph"/>
        <w:numPr>
          <w:ilvl w:val="0"/>
          <w:numId w:val="96"/>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inconsistency in the record to above description, then score as </w:t>
      </w:r>
      <w:r>
        <w:rPr>
          <w:rFonts w:cs="Calibri" w:ascii="Calibri" w:hAnsi="Calibri" w:asciiTheme="minorHAnsi" w:cstheme="minorHAnsi" w:hAnsiTheme="minorHAnsi"/>
          <w:b/>
          <w:sz w:val="24"/>
          <w:szCs w:val="24"/>
          <w:u w:val="single"/>
        </w:rPr>
        <w:t>not met.</w:t>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ListParagraph"/>
              <w:widowControl/>
              <w:spacing w:before="0" w:after="20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540" w:type="dxa"/>
            <w:tcBorders/>
          </w:tcPr>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t>Unique Patient Identifiers</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All documents of a patient must be consistently labelled with at least 1 unique identifier so that it can be verified that documents correspond to particular patients. Computer Generated Unique ID Number is the easiest and correct Identification Method to be adopted as early as possible. The patient’s medical record always becomes a focal point whenever there is a question regarding the care and treatment rendered.  It is important that the medical record be kept accurately and timely. The medical record serves three primary purposes: 1) to ensure quality of patient care; 2) to provide documentary evidence of the patient’s course of illness and treatment; and 3) to facilitate review.</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 xml:space="preserve">One often thinks of the medical record as a means of protecting the hospital or providing a defense in a medical malpractice action.  However, the purpose of the medical record is not to protect or to provide a defense only.  The purpose of the medical record, as it pertains to risk management, is to </w:t>
            </w:r>
            <w:r>
              <w:rPr>
                <w:rFonts w:eastAsia="Calibri" w:cs="Calibri" w:cstheme="minorHAnsi"/>
                <w:i/>
                <w:iCs/>
                <w:kern w:val="0"/>
                <w:sz w:val="24"/>
                <w:szCs w:val="22"/>
                <w:lang w:val="en-US" w:eastAsia="en-US" w:bidi="ar-SA"/>
              </w:rPr>
              <w:t>preserve the truth.</w:t>
            </w:r>
            <w:r>
              <w:rPr>
                <w:rFonts w:eastAsia="Calibri" w:cs="Calibri" w:cstheme="minorHAnsi"/>
                <w:kern w:val="0"/>
                <w:sz w:val="24"/>
                <w:szCs w:val="22"/>
                <w:lang w:val="en-US" w:eastAsia="en-US" w:bidi="ar-SA"/>
              </w:rPr>
              <w:t>  In reality, a complete and accurate medical record will protect the legal interests of the patient, the hospital, and the responsible practitioner.  The medical record will provide a justifiable defense, if one exists, or will indict the responsible party if there is no justifiable defense.</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 xml:space="preserve">Accurate identification of a patient is the backbone of an effective and efficient medical record system. Correct identification is needed to positively identify the patient and ensure that each patient has one medical record number and one medical record with no more duplicates. In order to identify patients, we need a </w:t>
            </w:r>
            <w:r>
              <w:rPr>
                <w:rFonts w:eastAsia="Calibri" w:cs="Calibri" w:cstheme="minorHAnsi"/>
                <w:i/>
                <w:kern w:val="0"/>
                <w:sz w:val="24"/>
                <w:szCs w:val="22"/>
                <w:lang w:val="en-US" w:eastAsia="en-US" w:bidi="ar-SA"/>
              </w:rPr>
              <w:t>UNIQUE PATIENT CHARACTERISTIC</w:t>
            </w:r>
            <w:r>
              <w:rPr>
                <w:rFonts w:eastAsia="Calibri" w:cs="Calibri" w:cstheme="minorHAnsi"/>
                <w:kern w:val="0"/>
                <w:sz w:val="24"/>
                <w:szCs w:val="22"/>
                <w:lang w:val="en-US" w:eastAsia="en-US" w:bidi="ar-SA"/>
              </w:rPr>
              <w:t>. The type and number of unique patient characteristics used will change from one setting to other, and are defined as:</w:t>
            </w:r>
          </w:p>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t>Something about a patient that does not change.</w:t>
            </w:r>
          </w:p>
          <w:p>
            <w:pPr>
              <w:pStyle w:val="Normal"/>
              <w:widowControl/>
              <w:spacing w:lineRule="auto" w:line="276" w:before="0" w:after="0"/>
              <w:jc w:val="both"/>
              <w:rPr>
                <w:rFonts w:cs="Calibri" w:cstheme="minorHAnsi"/>
                <w:b/>
                <w:sz w:val="24"/>
              </w:rPr>
            </w:pPr>
            <w:r>
              <w:rPr>
                <w:rFonts w:eastAsia="Calibri" w:cs="Calibri" w:cstheme="minorHAnsi"/>
                <w:kern w:val="0"/>
                <w:sz w:val="24"/>
                <w:szCs w:val="22"/>
                <w:lang w:val="en-US" w:eastAsia="en-US" w:bidi="ar-SA"/>
              </w:rPr>
              <w:t>Some useful unique patient characteristics are:</w:t>
            </w:r>
          </w:p>
          <w:p>
            <w:pPr>
              <w:pStyle w:val="ListParagraph"/>
              <w:widowControl/>
              <w:numPr>
                <w:ilvl w:val="0"/>
                <w:numId w:val="97"/>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Client/Patient full name.</w:t>
            </w:r>
          </w:p>
          <w:p>
            <w:pPr>
              <w:pStyle w:val="ListParagraph"/>
              <w:widowControl/>
              <w:numPr>
                <w:ilvl w:val="0"/>
                <w:numId w:val="97"/>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Gender.  </w:t>
            </w:r>
          </w:p>
          <w:p>
            <w:pPr>
              <w:pStyle w:val="ListParagraph"/>
              <w:widowControl/>
              <w:numPr>
                <w:ilvl w:val="0"/>
                <w:numId w:val="97"/>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Date of Birth (DoB).</w:t>
            </w:r>
          </w:p>
          <w:p>
            <w:pPr>
              <w:pStyle w:val="ListParagraph"/>
              <w:widowControl/>
              <w:numPr>
                <w:ilvl w:val="0"/>
                <w:numId w:val="97"/>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Computerized National Identification (CNIC) number.</w:t>
            </w:r>
          </w:p>
          <w:p>
            <w:pPr>
              <w:pStyle w:val="ListParagraph"/>
              <w:widowControl/>
              <w:numPr>
                <w:ilvl w:val="0"/>
                <w:numId w:val="97"/>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Mother's first name.</w:t>
            </w:r>
          </w:p>
          <w:p>
            <w:pPr>
              <w:pStyle w:val="ListParagraph"/>
              <w:widowControl/>
              <w:numPr>
                <w:ilvl w:val="0"/>
                <w:numId w:val="97"/>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Father's first name.</w:t>
            </w:r>
          </w:p>
          <w:p>
            <w:pPr>
              <w:pStyle w:val="ListParagraph"/>
              <w:widowControl/>
              <w:numPr>
                <w:ilvl w:val="0"/>
                <w:numId w:val="97"/>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Social security number.</w:t>
            </w:r>
          </w:p>
          <w:p>
            <w:pPr>
              <w:pStyle w:val="ListParagraph"/>
              <w:widowControl/>
              <w:numPr>
                <w:ilvl w:val="0"/>
                <w:numId w:val="97"/>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Health insurance number.</w:t>
            </w:r>
          </w:p>
          <w:p>
            <w:pPr>
              <w:pStyle w:val="ListParagraph"/>
              <w:widowControl/>
              <w:numPr>
                <w:ilvl w:val="0"/>
                <w:numId w:val="97"/>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In the case of a new-born infant a physical/anatomical characteristic, e.g. fingerprint or footprint.</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The following are NOT considered unique characteristics:</w:t>
            </w:r>
          </w:p>
          <w:p>
            <w:pPr>
              <w:pStyle w:val="ListParagraph"/>
              <w:widowControl/>
              <w:numPr>
                <w:ilvl w:val="0"/>
                <w:numId w:val="98"/>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Where a person lives is NOT a unique patient characteristic because it can change.</w:t>
            </w:r>
          </w:p>
          <w:p>
            <w:pPr>
              <w:pStyle w:val="ListParagraph"/>
              <w:widowControl/>
              <w:numPr>
                <w:ilvl w:val="0"/>
                <w:numId w:val="98"/>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A person's age is NOT a unique patient characteristic because it DOES change.</w:t>
            </w:r>
          </w:p>
          <w:p>
            <w:pPr>
              <w:pStyle w:val="ListParagraph"/>
              <w:widowControl/>
              <w:numPr>
                <w:ilvl w:val="0"/>
                <w:numId w:val="98"/>
              </w:numPr>
              <w:suppressAutoHyphens w:val="false"/>
              <w:spacing w:before="0" w:after="120"/>
              <w:contextualSpacing/>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4"/>
                <w:lang w:val="en-US" w:bidi="ar-SA"/>
              </w:rPr>
              <w:t>Although it should not change, it is important that a patient’s birthplace is NOT used, as it is often identified by most people as being the place where they "come from" as opposed to the place where they were actually born. Similarly many people are born at the same place/city/hospital/town etc.</w:t>
            </w:r>
          </w:p>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t>Up-to-date Chronological Record</w:t>
            </w:r>
          </w:p>
          <w:p>
            <w:pPr>
              <w:pStyle w:val="Normal"/>
              <w:widowControl/>
              <w:spacing w:lineRule="auto" w:line="276" w:before="0" w:after="0"/>
              <w:jc w:val="both"/>
              <w:rPr>
                <w:rFonts w:cs="Calibri" w:cstheme="minorHAnsi"/>
                <w:b/>
                <w:bCs/>
                <w:i/>
                <w:iCs/>
                <w:sz w:val="24"/>
              </w:rPr>
            </w:pPr>
            <w:r>
              <w:rPr>
                <w:rFonts w:eastAsia="Calibri" w:cs="Calibri" w:cstheme="minorHAnsi"/>
                <w:kern w:val="0"/>
                <w:sz w:val="24"/>
                <w:szCs w:val="22"/>
                <w:lang w:val="en-US" w:eastAsia="en-US" w:bidi="ar-SA"/>
              </w:rPr>
              <w:t xml:space="preserve">Information </w:t>
            </w:r>
            <w:r>
              <w:rPr>
                <w:rFonts w:eastAsia="Calibri" w:cs="Calibri" w:cstheme="minorHAnsi"/>
                <w:b/>
                <w:kern w:val="0"/>
                <w:sz w:val="24"/>
                <w:szCs w:val="22"/>
                <w:lang w:val="en-US" w:eastAsia="en-US" w:bidi="ar-SA"/>
              </w:rPr>
              <w:t>documented during or immediately</w:t>
            </w:r>
            <w:r>
              <w:rPr>
                <w:rFonts w:eastAsia="Calibri" w:cs="Calibri" w:cstheme="minorHAnsi"/>
                <w:kern w:val="0"/>
                <w:sz w:val="24"/>
                <w:szCs w:val="22"/>
                <w:lang w:val="en-US" w:eastAsia="en-US" w:bidi="ar-SA"/>
              </w:rPr>
              <w:t xml:space="preserve"> after care is provided or about an event which has occurred, is considered to be more reliable and a more accurate record of care than information recorded later, based on memory.</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 xml:space="preserve">Chronological entries present a clear picture of the sequence of care provided / of events over time and facilitates better communication amongst care providers. Late entries should be appropriately recorded as soon as possible, but these should be endorsed by the in-charge. </w:t>
            </w:r>
          </w:p>
          <w:p>
            <w:pPr>
              <w:pStyle w:val="Normal"/>
              <w:widowControl/>
              <w:spacing w:lineRule="auto" w:line="276" w:before="0" w:after="0"/>
              <w:jc w:val="both"/>
              <w:rPr>
                <w:rFonts w:cs="Calibri" w:cstheme="minorHAnsi"/>
                <w:b/>
                <w:sz w:val="24"/>
              </w:rPr>
            </w:pPr>
            <w:r>
              <w:rPr>
                <w:rFonts w:eastAsia="Calibri" w:cs="Calibri" w:cstheme="minorHAnsi"/>
                <w:b/>
                <w:kern w:val="0"/>
                <w:sz w:val="24"/>
                <w:szCs w:val="22"/>
                <w:lang w:val="en-US" w:eastAsia="en-US" w:bidi="ar-SA"/>
              </w:rPr>
            </w:r>
          </w:p>
          <w:p>
            <w:pPr>
              <w:pStyle w:val="Normal"/>
              <w:widowControl/>
              <w:spacing w:lineRule="auto" w:line="276" w:before="0" w:after="0"/>
              <w:jc w:val="both"/>
              <w:rPr>
                <w:rFonts w:cs="Calibri" w:cstheme="minorHAnsi"/>
                <w:sz w:val="24"/>
              </w:rPr>
            </w:pPr>
            <w:r>
              <w:rPr>
                <w:rFonts w:eastAsia="Calibri" w:cs="Calibri" w:cstheme="minorHAnsi"/>
                <w:b/>
                <w:kern w:val="0"/>
                <w:sz w:val="24"/>
                <w:szCs w:val="22"/>
                <w:lang w:val="en-US" w:eastAsia="en-US" w:bidi="ar-SA"/>
              </w:rPr>
              <w:t>Minimum Requirements for Patients’ Medical Records</w:t>
            </w:r>
            <w:r>
              <w:rPr>
                <w:rStyle w:val="FootnoteReference"/>
                <w:rFonts w:eastAsia="Calibri" w:cs="Calibri" w:cstheme="minorHAnsi"/>
                <w:kern w:val="0"/>
                <w:sz w:val="24"/>
                <w:szCs w:val="22"/>
                <w:lang w:val="en-US" w:eastAsia="en-US" w:bidi="ar-SA"/>
              </w:rPr>
              <w:footnoteReference w:id="12"/>
            </w:r>
            <w:r>
              <w:rPr>
                <w:rFonts w:eastAsia="Calibri" w:cs="Calibri" w:cstheme="minorHAnsi"/>
                <w:b/>
                <w:kern w:val="0"/>
                <w:sz w:val="24"/>
                <w:szCs w:val="22"/>
                <w:lang w:val="en-US" w:eastAsia="en-US" w:bidi="ar-SA"/>
              </w:rPr>
              <w:t xml:space="preserve">. </w:t>
            </w:r>
            <w:r>
              <w:rPr>
                <w:rFonts w:eastAsia="Calibri" w:cs="Calibri" w:cstheme="minorHAnsi"/>
                <w:kern w:val="0"/>
                <w:sz w:val="24"/>
                <w:szCs w:val="22"/>
                <w:lang w:val="en-US" w:eastAsia="en-US" w:bidi="ar-SA"/>
              </w:rPr>
              <w:t>Upon completion, medical records for inpatients and outpatients shall contain, at a minimum, the documents as specified below. Records for patients at the hospital for other specialized services, such as emergency services or surgical services, shall contain such additional documentation as required for those services.</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r>
          </w:p>
          <w:p>
            <w:pPr>
              <w:pStyle w:val="ListParagraph"/>
              <w:widowControl/>
              <w:numPr>
                <w:ilvl w:val="0"/>
                <w:numId w:val="99"/>
              </w:numPr>
              <w:suppressAutoHyphens w:val="false"/>
              <w:spacing w:before="0" w:after="120"/>
              <w:ind w:hanging="252" w:start="34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kern w:val="0"/>
                <w:sz w:val="24"/>
                <w:szCs w:val="24"/>
                <w:lang w:val="en-US" w:bidi="ar-SA"/>
              </w:rPr>
              <w:t xml:space="preserve">Outpatient Records. </w:t>
            </w:r>
            <w:r>
              <w:rPr>
                <w:rFonts w:cs="Calibri" w:ascii="Calibri" w:hAnsi="Calibri" w:asciiTheme="minorHAnsi" w:cstheme="minorHAnsi" w:hAnsiTheme="minorHAnsi"/>
                <w:kern w:val="0"/>
                <w:sz w:val="24"/>
                <w:szCs w:val="24"/>
                <w:lang w:val="en-US" w:bidi="ar-SA"/>
              </w:rPr>
              <w:t>Medical reports for outpatients shall contain at least the following:</w:t>
            </w:r>
          </w:p>
          <w:p>
            <w:pPr>
              <w:pStyle w:val="ListParagraph"/>
              <w:widowControl/>
              <w:numPr>
                <w:ilvl w:val="0"/>
                <w:numId w:val="100"/>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A unique identifying number and a patient identification form.</w:t>
            </w:r>
          </w:p>
          <w:p>
            <w:pPr>
              <w:pStyle w:val="ListParagraph"/>
              <w:widowControl/>
              <w:numPr>
                <w:ilvl w:val="0"/>
                <w:numId w:val="100"/>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Name, address, date of birth, sex, and person to be notified in an emergency.</w:t>
            </w:r>
          </w:p>
          <w:p>
            <w:pPr>
              <w:pStyle w:val="ListParagraph"/>
              <w:widowControl/>
              <w:numPr>
                <w:ilvl w:val="0"/>
                <w:numId w:val="100"/>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Diagnosis of the patient’s condition.</w:t>
            </w:r>
          </w:p>
          <w:p>
            <w:pPr>
              <w:pStyle w:val="ListParagraph"/>
              <w:widowControl/>
              <w:numPr>
                <w:ilvl w:val="0"/>
                <w:numId w:val="100"/>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The name of the physician ordering treatment or procedures.</w:t>
            </w:r>
          </w:p>
          <w:p>
            <w:pPr>
              <w:pStyle w:val="ListParagraph"/>
              <w:widowControl/>
              <w:numPr>
                <w:ilvl w:val="0"/>
                <w:numId w:val="100"/>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Patient allergies.</w:t>
            </w:r>
          </w:p>
          <w:p>
            <w:pPr>
              <w:pStyle w:val="ListParagraph"/>
              <w:widowControl/>
              <w:numPr>
                <w:ilvl w:val="0"/>
                <w:numId w:val="100"/>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Physician’s orders or orders from another practitioner authorized by law to give medical or treatment orders as applicable.</w:t>
            </w:r>
          </w:p>
          <w:p>
            <w:pPr>
              <w:pStyle w:val="ListParagraph"/>
              <w:widowControl/>
              <w:numPr>
                <w:ilvl w:val="0"/>
                <w:numId w:val="100"/>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Documentation that the patient has been offered the opportunity to consent to procedures for which consent is required by law/regulations.</w:t>
            </w:r>
          </w:p>
          <w:p>
            <w:pPr>
              <w:pStyle w:val="ListParagraph"/>
              <w:widowControl/>
              <w:numPr>
                <w:ilvl w:val="0"/>
                <w:numId w:val="100"/>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Reports from any diagnostic testing.</w:t>
            </w:r>
          </w:p>
          <w:p>
            <w:pPr>
              <w:pStyle w:val="ListParagraph"/>
              <w:widowControl/>
              <w:numPr>
                <w:ilvl w:val="0"/>
                <w:numId w:val="100"/>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Sufficient information to justify any treatment or procedure provided, report of outcome of the treatment or procedure, progress notes and the disposition of the patient after treatment.</w:t>
            </w:r>
          </w:p>
          <w:p>
            <w:pPr>
              <w:pStyle w:val="ListParagraph"/>
              <w:widowControl/>
              <w:suppressAutoHyphens w:val="false"/>
              <w:spacing w:before="0" w:after="120"/>
              <w:ind w:start="612"/>
              <w:contextualSpacing/>
              <w:jc w:val="both"/>
              <w:rPr>
                <w:rFonts w:ascii="Calibri" w:hAnsi="Calibri" w:cs="Calibri" w:asciiTheme="minorHAnsi" w:cstheme="minorHAnsi" w:hAnsiTheme="minorHAnsi"/>
                <w:sz w:val="24"/>
                <w:szCs w:val="24"/>
              </w:rPr>
            </w:pPr>
            <w:r>
              <w:rPr>
                <w:rFonts w:cs="Calibri" w:cstheme="minorHAnsi"/>
                <w:kern w:val="0"/>
                <w:sz w:val="24"/>
                <w:szCs w:val="24"/>
                <w:lang w:val="en-US" w:bidi="ar-SA"/>
              </w:rPr>
            </w:r>
          </w:p>
          <w:p>
            <w:pPr>
              <w:pStyle w:val="ListParagraph"/>
              <w:widowControl/>
              <w:numPr>
                <w:ilvl w:val="0"/>
                <w:numId w:val="99"/>
              </w:numPr>
              <w:suppressAutoHyphens w:val="false"/>
              <w:spacing w:before="0" w:after="120"/>
              <w:ind w:hanging="252" w:start="34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b/>
                <w:kern w:val="0"/>
                <w:sz w:val="24"/>
                <w:szCs w:val="24"/>
                <w:lang w:val="en-US" w:bidi="ar-SA"/>
              </w:rPr>
              <w:t xml:space="preserve">Inpatient Records. </w:t>
            </w:r>
            <w:r>
              <w:rPr>
                <w:rFonts w:cs="Calibri" w:ascii="Calibri" w:hAnsi="Calibri" w:asciiTheme="minorHAnsi" w:cstheme="minorHAnsi" w:hAnsiTheme="minorHAnsi"/>
                <w:kern w:val="0"/>
                <w:sz w:val="24"/>
                <w:szCs w:val="24"/>
                <w:lang w:val="en-US" w:bidi="ar-SA"/>
              </w:rPr>
              <w:t>Medical records for inpatients shall contain at least the following:</w:t>
            </w:r>
          </w:p>
          <w:p>
            <w:pPr>
              <w:pStyle w:val="ListParagraph"/>
              <w:widowControl/>
              <w:numPr>
                <w:ilvl w:val="0"/>
                <w:numId w:val="101"/>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A unique identifying number and a patient identification form.</w:t>
            </w:r>
          </w:p>
          <w:p>
            <w:pPr>
              <w:pStyle w:val="ListParagraph"/>
              <w:widowControl/>
              <w:numPr>
                <w:ilvl w:val="0"/>
                <w:numId w:val="101"/>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Name, address, DoB, sex, and person to be notified in an emergency.</w:t>
            </w:r>
          </w:p>
          <w:p>
            <w:pPr>
              <w:pStyle w:val="ListParagraph"/>
              <w:widowControl/>
              <w:numPr>
                <w:ilvl w:val="0"/>
                <w:numId w:val="101"/>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The date and time of the patient’s admission.</w:t>
            </w:r>
          </w:p>
          <w:p>
            <w:pPr>
              <w:pStyle w:val="ListParagraph"/>
              <w:widowControl/>
              <w:numPr>
                <w:ilvl w:val="0"/>
                <w:numId w:val="101"/>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The admitting diagnosis and clinical symptoms.</w:t>
            </w:r>
          </w:p>
          <w:p>
            <w:pPr>
              <w:pStyle w:val="ListParagraph"/>
              <w:widowControl/>
              <w:numPr>
                <w:ilvl w:val="0"/>
                <w:numId w:val="101"/>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The name of the attending physician.</w:t>
            </w:r>
          </w:p>
          <w:p>
            <w:pPr>
              <w:pStyle w:val="ListParagraph"/>
              <w:widowControl/>
              <w:numPr>
                <w:ilvl w:val="0"/>
                <w:numId w:val="101"/>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Any patient allergies.</w:t>
            </w:r>
          </w:p>
          <w:p>
            <w:pPr>
              <w:pStyle w:val="ListParagraph"/>
              <w:widowControl/>
              <w:numPr>
                <w:ilvl w:val="0"/>
                <w:numId w:val="101"/>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Documentation regarding advanced directives.</w:t>
            </w:r>
          </w:p>
          <w:p>
            <w:pPr>
              <w:pStyle w:val="ListParagraph"/>
              <w:widowControl/>
              <w:numPr>
                <w:ilvl w:val="0"/>
                <w:numId w:val="101"/>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The report from the history and physical examination.</w:t>
            </w:r>
          </w:p>
          <w:p>
            <w:pPr>
              <w:pStyle w:val="ListParagraph"/>
              <w:widowControl/>
              <w:numPr>
                <w:ilvl w:val="0"/>
                <w:numId w:val="101"/>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The report of the nursing assessment performed after admission.</w:t>
            </w:r>
          </w:p>
          <w:p>
            <w:pPr>
              <w:pStyle w:val="ListParagraph"/>
              <w:widowControl/>
              <w:numPr>
                <w:ilvl w:val="0"/>
                <w:numId w:val="101"/>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Laboratory, radiological, electrocardiogram, and other diagnostic assessment data or reports as indicated.</w:t>
            </w:r>
          </w:p>
          <w:p>
            <w:pPr>
              <w:pStyle w:val="ListParagraph"/>
              <w:widowControl/>
              <w:numPr>
                <w:ilvl w:val="0"/>
                <w:numId w:val="101"/>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Reports from any consultations.</w:t>
            </w:r>
          </w:p>
          <w:p>
            <w:pPr>
              <w:pStyle w:val="ListParagraph"/>
              <w:widowControl/>
              <w:numPr>
                <w:ilvl w:val="0"/>
                <w:numId w:val="101"/>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The patient’s plan of care.</w:t>
            </w:r>
          </w:p>
          <w:p>
            <w:pPr>
              <w:pStyle w:val="ListParagraph"/>
              <w:widowControl/>
              <w:numPr>
                <w:ilvl w:val="0"/>
                <w:numId w:val="101"/>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Physician’s orders or orders from another practitioner authorized by law to give medical or treatment orders.</w:t>
            </w:r>
          </w:p>
          <w:p>
            <w:pPr>
              <w:pStyle w:val="ListParagraph"/>
              <w:widowControl/>
              <w:numPr>
                <w:ilvl w:val="0"/>
                <w:numId w:val="101"/>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Progress notes from staff members involved in the patient’s care, which describe the patient’s response to medications, treatment, procedures, anesthesia, and surgeries.</w:t>
            </w:r>
          </w:p>
          <w:p>
            <w:pPr>
              <w:pStyle w:val="ListParagraph"/>
              <w:widowControl/>
              <w:numPr>
                <w:ilvl w:val="0"/>
                <w:numId w:val="101"/>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Data, or summary data where appropriate, from routine or special monitoring.</w:t>
            </w:r>
          </w:p>
          <w:p>
            <w:pPr>
              <w:pStyle w:val="ListParagraph"/>
              <w:widowControl/>
              <w:numPr>
                <w:ilvl w:val="0"/>
                <w:numId w:val="101"/>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Medication, anesthesia, surgical, and treatment records.</w:t>
            </w:r>
          </w:p>
          <w:p>
            <w:pPr>
              <w:pStyle w:val="ListParagraph"/>
              <w:widowControl/>
              <w:numPr>
                <w:ilvl w:val="0"/>
                <w:numId w:val="101"/>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Documentation that the patient has been offered the opportunity to consent to procedures for which consent is required.</w:t>
            </w:r>
          </w:p>
          <w:p>
            <w:pPr>
              <w:pStyle w:val="ListParagraph"/>
              <w:widowControl/>
              <w:numPr>
                <w:ilvl w:val="0"/>
                <w:numId w:val="101"/>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Date and time of discharge.</w:t>
            </w:r>
          </w:p>
          <w:p>
            <w:pPr>
              <w:pStyle w:val="ListParagraph"/>
              <w:widowControl/>
              <w:numPr>
                <w:ilvl w:val="0"/>
                <w:numId w:val="101"/>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Description of condition, final diagnosis, and disposition on discharge or transfer.</w:t>
            </w:r>
          </w:p>
          <w:p>
            <w:pPr>
              <w:pStyle w:val="ListParagraph"/>
              <w:widowControl/>
              <w:numPr>
                <w:ilvl w:val="0"/>
                <w:numId w:val="101"/>
              </w:numPr>
              <w:suppressAutoHyphens w:val="false"/>
              <w:spacing w:before="0" w:after="120"/>
              <w:ind w:hanging="270" w:start="612"/>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Discharge summary with a summary of the hospitalization and results of treatment.</w:t>
            </w:r>
          </w:p>
          <w:p>
            <w:pPr>
              <w:pStyle w:val="Normal"/>
              <w:widowControl/>
              <w:spacing w:lineRule="auto" w:line="240" w:before="0" w:after="120"/>
              <w:contextualSpacing/>
              <w:jc w:val="both"/>
              <w:rPr>
                <w:rFonts w:cs="Calibri" w:cstheme="minorHAnsi"/>
                <w:sz w:val="24"/>
                <w:szCs w:val="24"/>
              </w:rPr>
            </w:pPr>
            <w:r>
              <w:rPr>
                <w:rFonts w:eastAsia="Calibri" w:cs="Calibri" w:cstheme="minorHAnsi"/>
                <w:kern w:val="0"/>
                <w:sz w:val="24"/>
                <w:szCs w:val="24"/>
                <w:lang w:val="en-US" w:eastAsia="en-US" w:bidi="ar-SA"/>
              </w:rPr>
              <w:t>If applicable, the report of autopsy results.</w:t>
            </w:r>
          </w:p>
          <w:p>
            <w:pPr>
              <w:pStyle w:val="Normal"/>
              <w:widowControl/>
              <w:spacing w:lineRule="auto" w:line="240" w:before="0" w:after="120"/>
              <w:contextualSpacing/>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t>Access to Medical Record</w:t>
            </w:r>
          </w:p>
          <w:p>
            <w:pPr>
              <w:pStyle w:val="Normal"/>
              <w:widowControl/>
              <w:spacing w:lineRule="auto" w:line="240" w:before="0" w:after="120"/>
              <w:contextualSpacing/>
              <w:jc w:val="both"/>
              <w:rPr>
                <w:rFonts w:cs="Calibri" w:cstheme="minorHAnsi"/>
                <w:sz w:val="24"/>
              </w:rPr>
            </w:pPr>
            <w:r>
              <w:rPr>
                <w:rFonts w:eastAsia="Calibri" w:cs="Calibri" w:cstheme="minorHAnsi"/>
                <w:kern w:val="0"/>
                <w:sz w:val="24"/>
                <w:szCs w:val="22"/>
                <w:lang w:val="en-US" w:eastAsia="en-US" w:bidi="ar-SA"/>
              </w:rPr>
              <w:t>The medical record serves as the central repository for planning patient care and documenting communication amongst the patient and HCP and professionals contributing to the patient's care. In addition to facilitating high quality patient care, an appropriately documented medical record serves as a legal document to verify the services provided. The medical record may be used to validate the site of the service, the medical necessity and appropriateness of the diagnostic and/or therapeutic services provided, and also to validate that the services have been reported accurately. HCE policy identifies and authorizes those care providers who can access the patient’s record to ensure confidentiality of patient information.</w:t>
            </w:r>
          </w:p>
          <w:p>
            <w:pPr>
              <w:pStyle w:val="Normal"/>
              <w:widowControl/>
              <w:spacing w:lineRule="auto" w:line="240" w:before="0" w:after="120"/>
              <w:contextualSpacing/>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t>SOPs for Medical Record Documentation</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This indicator demands that every time an entry is made in the laboratory records, it is timed and dated along with the particulars of the person making the entry.</w:t>
            </w:r>
          </w:p>
          <w:p>
            <w:pPr>
              <w:pStyle w:val="Normal"/>
              <w:widowControl/>
              <w:spacing w:lineRule="auto" w:line="240" w:before="0" w:after="120"/>
              <w:contextualSpacing/>
              <w:jc w:val="both"/>
              <w:rPr>
                <w:rFonts w:cs="Calibri" w:cstheme="minorHAnsi"/>
                <w:sz w:val="24"/>
              </w:rPr>
            </w:pPr>
            <w:r>
              <w:rPr>
                <w:rFonts w:eastAsia="Calibri" w:cs="Calibri" w:cstheme="minorHAnsi"/>
                <w:kern w:val="0"/>
                <w:sz w:val="24"/>
                <w:szCs w:val="22"/>
                <w:lang w:val="en-US" w:eastAsia="en-US" w:bidi="ar-SA"/>
              </w:rPr>
              <w:t>Recording of Date and Time starts from the time a patient enters the hospital and seeks care. Accurate date and time recording is of paramount importance whenever there is a need to produce the documentation as a proof of certain action having been taken on time. It is a valuable source of data for coding, health research, a source of evidence and rationale for funding and resource management. Laboratory authorities shall make strategies to ensure implementation of this requirement.</w:t>
            </w:r>
          </w:p>
        </w:tc>
      </w:tr>
    </w:tbl>
    <w:p>
      <w:pPr>
        <w:pStyle w:val="Normal"/>
        <w:jc w:val="both"/>
        <w:rPr>
          <w:rStyle w:val="IntenseReference"/>
          <w:rFonts w:cs="Calibri" w:cstheme="minorHAnsi"/>
          <w:sz w:val="24"/>
          <w:szCs w:val="24"/>
        </w:rPr>
      </w:pPr>
      <w:r>
        <w:rPr>
          <w:rFonts w:cs="Calibri" w:cstheme="minorHAnsi"/>
          <w:sz w:val="24"/>
          <w:szCs w:val="24"/>
        </w:rPr>
      </w:r>
    </w:p>
    <w:p>
      <w:pPr>
        <w:pStyle w:val="Normal"/>
        <w:rPr>
          <w:rStyle w:val="IntenseReference"/>
          <w:rFonts w:cs="Calibri" w:cstheme="minorHAnsi"/>
          <w:sz w:val="24"/>
          <w:szCs w:val="24"/>
        </w:rPr>
      </w:pPr>
      <w:r>
        <w:rPr>
          <w:rFonts w:cs="Calibri" w:cstheme="minorHAnsi"/>
          <w:sz w:val="24"/>
          <w:szCs w:val="24"/>
        </w:rPr>
      </w:r>
      <w:r>
        <w:br w:type="page"/>
      </w:r>
    </w:p>
    <w:p>
      <w:pPr>
        <w:pStyle w:val="Heading3"/>
        <w:spacing w:before="0" w:after="240"/>
        <w:ind w:hanging="2880" w:start="2880"/>
        <w:rPr>
          <w:color w:themeColor="text2" w:themeTint="99" w:val="8496B0"/>
        </w:rPr>
      </w:pPr>
      <w:bookmarkStart w:id="256" w:name="_Toc514931048"/>
      <w:bookmarkStart w:id="257" w:name="_Toc483909865"/>
      <w:r>
        <w:rPr/>
        <w:t>Standard 17. RRS-2: Comprehensive reporting system exists in the laboratory</w:t>
      </w:r>
      <w:bookmarkEnd w:id="256"/>
      <w:bookmarkEnd w:id="257"/>
      <w:r>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(59-60)</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258" w:name="_Toc514931049"/>
      <w:bookmarkStart w:id="259" w:name="_Toc483909866"/>
      <w:r>
        <w:rPr>
          <w:rFonts w:cs="Calibri" w:ascii="Calibri" w:hAnsi="Calibri" w:asciiTheme="minorHAnsi" w:cstheme="minorHAnsi" w:hAnsiTheme="minorHAnsi"/>
          <w:color w:themeColor="background1" w:val="FFFFFF"/>
        </w:rPr>
        <w:t>Ind. 59: Computerised reporting system is available</w:t>
      </w:r>
      <w:bookmarkEnd w:id="258"/>
      <w:bookmarkEnd w:id="259"/>
      <w:r>
        <w:rPr>
          <w:rFonts w:cs="Calibri" w:ascii="Calibri" w:hAnsi="Calibri" w:asciiTheme="minorHAnsi" w:cstheme="minorHAnsi" w:hAnsiTheme="minorHAnsi"/>
          <w:color w:themeColor="background1" w:val="FFFFFF"/>
        </w:rPr>
        <w:t xml:space="preserve">  </w:t>
      </w:r>
    </w:p>
    <w:p>
      <w:pPr>
        <w:pStyle w:val="Normal"/>
        <w:spacing w:lineRule="auto" w:line="276" w:before="120" w:after="120"/>
        <w:ind w:hanging="284" w:start="284"/>
        <w:jc w:val="both"/>
        <w:rPr>
          <w:rFonts w:cs="Calibri" w:cstheme="minorHAnsi"/>
          <w:b/>
          <w:i/>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The laboratory should have computerized reporting system. The reports should be duly signed by the section in charge/any authorized person. Assessor should review computerized reports of 10% of the patients who reported to the laboratory in last one year. Also check if reports are digitally/ manually signed.</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sz w:val="24"/>
          <w:szCs w:val="24"/>
        </w:rPr>
      </w:pPr>
      <w:r>
        <w:rPr>
          <w:rFonts w:cs="Calibri" w:cstheme="minorHAnsi"/>
          <w:sz w:val="24"/>
          <w:szCs w:val="24"/>
        </w:rPr>
        <w:t>Availability of computerized reporting system</w:t>
      </w:r>
      <w:r>
        <w:rPr>
          <w:rFonts w:cs="Calibri" w:ascii="Calibri" w:hAnsi="Calibri" w:asciiTheme="minorHAnsi" w:cstheme="minorHAnsi" w:hAnsiTheme="minorHAnsi"/>
          <w:sz w:val="24"/>
          <w:szCs w:val="24"/>
        </w:rPr>
        <w:t>.</w:t>
      </w:r>
    </w:p>
    <w:p>
      <w:pPr>
        <w:pStyle w:val="ListParagraph"/>
        <w:numPr>
          <w:ilvl w:val="0"/>
          <w:numId w:val="243"/>
        </w:numPr>
        <w:spacing w:before="120" w:after="120"/>
        <w:ind w:hanging="284" w:start="284"/>
        <w:jc w:val="both"/>
        <w:rPr>
          <w:rFonts w:ascii="Calibri" w:hAnsi="Calibri" w:cs="Calibri" w:asciiTheme="minorHAnsi" w:cstheme="minorHAnsi" w:hAnsiTheme="minorHAnsi"/>
          <w:sz w:val="24"/>
          <w:szCs w:val="24"/>
        </w:rPr>
      </w:pPr>
      <w:r>
        <w:rPr>
          <w:rFonts w:cs="Calibri" w:cstheme="minorHAnsi"/>
          <w:sz w:val="24"/>
          <w:szCs w:val="24"/>
        </w:rPr>
        <w:t>All reports to bear digital/manual signatures / name of the authenticating Pathologist</w:t>
      </w:r>
      <w:r>
        <w:rPr>
          <w:rFonts w:cs="Calibri" w:ascii="Calibri" w:hAnsi="Calibri" w:asciiTheme="minorHAnsi" w:cstheme="minorHAnsi" w:hAnsiTheme="minorHAnsi"/>
          <w:sz w:val="24"/>
          <w:szCs w:val="24"/>
        </w:rPr>
        <w:t xml:space="preserve">. </w:t>
      </w:r>
    </w:p>
    <w:p>
      <w:pPr>
        <w:pStyle w:val="Normal"/>
        <w:spacing w:lineRule="auto" w:line="276" w:before="120" w:after="120"/>
        <w:jc w:val="both"/>
        <w:rPr>
          <w:rFonts w:cs="Calibri" w:cstheme="minorHAnsi"/>
          <w:b/>
          <w:bCs/>
          <w:sz w:val="24"/>
          <w:szCs w:val="24"/>
        </w:rPr>
      </w:pPr>
      <w:r>
        <w:rPr>
          <w:rFonts w:cs="Calibri" w:cstheme="minorHAnsi"/>
          <w:sz w:val="24"/>
          <w:szCs w:val="24"/>
        </w:rPr>
        <w:t xml:space="preserve"> </w:t>
      </w:r>
      <w:r>
        <w:rPr>
          <w:rFonts w:cs="Calibri" w:cstheme="minorHAnsi"/>
          <w:b/>
          <w:bCs/>
          <w:sz w:val="24"/>
          <w:szCs w:val="24"/>
        </w:rPr>
        <w:t>Scoring:</w:t>
      </w:r>
    </w:p>
    <w:p>
      <w:pPr>
        <w:pStyle w:val="ListParagraph"/>
        <w:numPr>
          <w:ilvl w:val="0"/>
          <w:numId w:val="94"/>
        </w:numPr>
        <w:spacing w:before="120" w:after="120"/>
        <w:ind w:hanging="288" w:start="288"/>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all of the reviewed reports are computerized and duly signed, then score as </w:t>
      </w:r>
      <w:r>
        <w:rPr>
          <w:rFonts w:cs="Calibri" w:ascii="Calibri" w:hAnsi="Calibri" w:asciiTheme="minorHAnsi" w:cstheme="minorHAnsi" w:hAnsiTheme="minorHAnsi"/>
          <w:b/>
          <w:sz w:val="24"/>
          <w:szCs w:val="24"/>
          <w:u w:val="single"/>
        </w:rPr>
        <w:t>fully met.</w:t>
      </w:r>
    </w:p>
    <w:p>
      <w:pPr>
        <w:pStyle w:val="ListParagraph"/>
        <w:numPr>
          <w:ilvl w:val="0"/>
          <w:numId w:val="94"/>
        </w:numPr>
        <w:spacing w:before="120" w:after="120"/>
        <w:ind w:hanging="288" w:start="288"/>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any report is not computerized,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260" w:name="_Toc483909867"/>
      <w:bookmarkStart w:id="261" w:name="_Toc514931050"/>
      <w:r>
        <w:rPr>
          <w:rFonts w:cs="Calibri" w:ascii="Calibri" w:hAnsi="Calibri" w:asciiTheme="minorHAnsi" w:cstheme="minorHAnsi" w:hAnsiTheme="minorHAnsi"/>
          <w:color w:themeColor="background1" w:val="FFFFFF"/>
        </w:rPr>
        <w:t>Ind. 60: Critical Results and Notifiable diseases are reported</w:t>
      </w:r>
      <w:bookmarkEnd w:id="260"/>
      <w:bookmarkEnd w:id="261"/>
      <w:r>
        <w:rPr>
          <w:rFonts w:cs="Calibri" w:ascii="Calibri" w:hAnsi="Calibri" w:asciiTheme="minorHAnsi" w:cstheme="minorHAnsi" w:hAnsiTheme="minorHAnsi"/>
          <w:color w:themeColor="background1" w:val="FFFFFF"/>
        </w:rPr>
        <w:t xml:space="preserve"> </w:t>
      </w:r>
    </w:p>
    <w:p>
      <w:pPr>
        <w:pStyle w:val="Normal"/>
        <w:spacing w:lineRule="auto" w:line="276" w:before="120" w:after="120"/>
        <w:ind w:hanging="284" w:start="284"/>
        <w:jc w:val="both"/>
        <w:rPr>
          <w:rFonts w:cs="Calibri" w:cstheme="minorHAnsi"/>
          <w:b/>
          <w:i/>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Notifiable diseases are required to be immediately reported to relevant authorities as the case may be. Ask for list of notifiable diseases. Check submission of reports of notifiable diseases to relevant authorities.</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sz w:val="24"/>
          <w:szCs w:val="24"/>
        </w:rPr>
      </w:pPr>
      <w:r>
        <w:rPr>
          <w:rFonts w:cs="Calibri" w:cstheme="minorHAnsi"/>
          <w:sz w:val="24"/>
          <w:szCs w:val="24"/>
        </w:rPr>
        <w:t>List of notifiable diseases available</w:t>
      </w:r>
      <w:r>
        <w:rPr>
          <w:rFonts w:cs="Calibri" w:ascii="Calibri" w:hAnsi="Calibri" w:asciiTheme="minorHAnsi" w:cstheme="minorHAnsi" w:hAnsiTheme="minorHAnsi"/>
          <w:sz w:val="24"/>
          <w:szCs w:val="24"/>
        </w:rPr>
        <w:t>.</w:t>
      </w:r>
    </w:p>
    <w:p>
      <w:pPr>
        <w:pStyle w:val="ListParagraph"/>
        <w:numPr>
          <w:ilvl w:val="0"/>
          <w:numId w:val="243"/>
        </w:numPr>
        <w:spacing w:before="120" w:after="120"/>
        <w:ind w:hanging="284" w:start="284"/>
        <w:jc w:val="both"/>
        <w:rPr>
          <w:rFonts w:ascii="Calibri" w:hAnsi="Calibri" w:cs="Calibri" w:asciiTheme="minorHAnsi" w:cstheme="minorHAnsi" w:hAnsiTheme="minorHAnsi"/>
          <w:sz w:val="24"/>
          <w:szCs w:val="24"/>
        </w:rPr>
      </w:pPr>
      <w:r>
        <w:rPr>
          <w:rFonts w:cs="Calibri" w:cstheme="minorHAnsi"/>
          <w:sz w:val="24"/>
          <w:szCs w:val="24"/>
        </w:rPr>
        <w:t xml:space="preserve">All notifiable reports submitted to concerned authorities. </w:t>
      </w:r>
      <w:r>
        <w:rPr>
          <w:rFonts w:cs="Calibri" w:ascii="Calibri" w:hAnsi="Calibri" w:asciiTheme="minorHAnsi" w:cstheme="minorHAnsi" w:hAnsiTheme="minorHAnsi"/>
          <w:sz w:val="24"/>
          <w:szCs w:val="24"/>
        </w:rPr>
        <w:t xml:space="preserve"> </w:t>
      </w:r>
    </w:p>
    <w:p>
      <w:pPr>
        <w:pStyle w:val="Normal"/>
        <w:spacing w:lineRule="auto" w:line="276" w:before="120" w:after="120"/>
        <w:jc w:val="both"/>
        <w:rPr>
          <w:rFonts w:cs="Calibri" w:cstheme="minorHAnsi"/>
          <w:b/>
          <w:bCs/>
          <w:sz w:val="24"/>
          <w:szCs w:val="24"/>
        </w:rPr>
      </w:pPr>
      <w:r>
        <w:rPr>
          <w:rFonts w:cs="Calibri" w:cstheme="minorHAnsi"/>
          <w:sz w:val="24"/>
          <w:szCs w:val="24"/>
        </w:rPr>
        <w:t xml:space="preserve"> </w:t>
      </w:r>
      <w:r>
        <w:rPr>
          <w:rFonts w:cs="Calibri" w:cstheme="minorHAnsi"/>
          <w:b/>
          <w:bCs/>
          <w:sz w:val="24"/>
          <w:szCs w:val="24"/>
        </w:rPr>
        <w:t>Scoring:</w:t>
      </w:r>
    </w:p>
    <w:p>
      <w:pPr>
        <w:pStyle w:val="ListParagraph"/>
        <w:numPr>
          <w:ilvl w:val="0"/>
          <w:numId w:val="94"/>
        </w:numPr>
        <w:spacing w:before="120" w:after="120"/>
        <w:ind w:hanging="288" w:start="288"/>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If the list of notifiable diseases is available and regular reports</w:t>
      </w:r>
      <w:r>
        <w:rPr>
          <w:rFonts w:cs="Calibri" w:ascii="Calibri" w:hAnsi="Calibri" w:asciiTheme="minorHAnsi" w:cstheme="minorHAnsi" w:hAnsiTheme="minorHAnsi"/>
          <w:b/>
          <w:bCs/>
          <w:sz w:val="24"/>
          <w:szCs w:val="24"/>
        </w:rPr>
        <w:t xml:space="preserve"> </w:t>
      </w:r>
      <w:r>
        <w:rPr>
          <w:rFonts w:cs="Calibri" w:ascii="Calibri" w:hAnsi="Calibri" w:asciiTheme="minorHAnsi" w:cstheme="minorHAnsi" w:hAnsiTheme="minorHAnsi"/>
          <w:bCs/>
          <w:sz w:val="24"/>
          <w:szCs w:val="24"/>
        </w:rPr>
        <w:t>are being se</w:t>
      </w:r>
      <w:r>
        <w:rPr>
          <w:rFonts w:cs="Calibri" w:ascii="Calibri" w:hAnsi="Calibri" w:asciiTheme="minorHAnsi" w:cstheme="minorHAnsi" w:hAnsiTheme="minorHAnsi"/>
          <w:sz w:val="24"/>
          <w:szCs w:val="24"/>
        </w:rPr>
        <w:t xml:space="preserve">nt to relevant authorities, then score as </w:t>
      </w:r>
      <w:r>
        <w:rPr>
          <w:rFonts w:cs="Calibri" w:ascii="Calibri" w:hAnsi="Calibri" w:asciiTheme="minorHAnsi" w:cstheme="minorHAnsi" w:hAnsiTheme="minorHAnsi"/>
          <w:b/>
          <w:sz w:val="24"/>
          <w:szCs w:val="24"/>
          <w:u w:val="single"/>
        </w:rPr>
        <w:t>fully met.</w:t>
      </w:r>
    </w:p>
    <w:p>
      <w:pPr>
        <w:pStyle w:val="ListParagraph"/>
        <w:numPr>
          <w:ilvl w:val="0"/>
          <w:numId w:val="94"/>
        </w:numPr>
        <w:spacing w:before="120" w:after="120"/>
        <w:ind w:hanging="288" w:start="288"/>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no list or reporting system exits for notifiable diseases, then score as </w:t>
      </w:r>
      <w:r>
        <w:rPr>
          <w:rFonts w:cs="Calibri" w:ascii="Calibri" w:hAnsi="Calibri" w:asciiTheme="minorHAnsi" w:cstheme="minorHAnsi" w:hAnsiTheme="minorHAnsi"/>
          <w:b/>
          <w:sz w:val="24"/>
          <w:szCs w:val="24"/>
          <w:u w:val="single"/>
        </w:rPr>
        <w:t>not met.</w:t>
      </w:r>
    </w:p>
    <w:p>
      <w:pPr>
        <w:pStyle w:val="ListParagraph"/>
        <w:spacing w:before="120" w:after="120"/>
        <w:ind w:start="288"/>
        <w:jc w:val="both"/>
        <w:rPr>
          <w:rFonts w:ascii="Calibri" w:hAnsi="Calibri" w:cs="Calibri" w:asciiTheme="minorHAnsi" w:cstheme="minorHAnsi" w:hAnsiTheme="minorHAnsi"/>
          <w:sz w:val="24"/>
          <w:szCs w:val="24"/>
        </w:rPr>
      </w:pPr>
      <w:r>
        <w:rPr>
          <w:rFonts w:cs="Calibri" w:cstheme="minorHAnsi"/>
          <w:sz w:val="24"/>
          <w:szCs w:val="24"/>
        </w:rPr>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Normal"/>
              <w:widowControl/>
              <w:spacing w:lineRule="auto" w:line="240" w:before="0" w:after="0"/>
              <w:ind w:end="-144"/>
              <w:contextualSpacing/>
              <w:jc w:val="center"/>
              <w:rPr>
                <w:rFonts w:cs="Calibri" w:cstheme="minorHAnsi"/>
                <w:b/>
                <w:sz w:val="24"/>
                <w:lang w:val="en-GB"/>
              </w:rPr>
            </w:pPr>
            <w:r>
              <w:rPr>
                <w:rFonts w:eastAsia="Calibri" w:cs="Calibri" w:cstheme="minorHAnsi"/>
                <w:b/>
                <w:kern w:val="0"/>
                <w:sz w:val="32"/>
                <w:szCs w:val="22"/>
                <w:lang w:val="en-GB" w:eastAsia="en-US" w:bidi="ar-SA"/>
              </w:rPr>
              <w:t>Guidelines</w:t>
            </w:r>
          </w:p>
        </w:tc>
      </w:tr>
      <w:tr>
        <w:trPr>
          <w:trHeight w:val="47" w:hRule="atLeast"/>
        </w:trPr>
        <w:tc>
          <w:tcPr>
            <w:tcW w:w="9540" w:type="dxa"/>
            <w:tcBorders/>
          </w:tcPr>
          <w:p>
            <w:pPr>
              <w:pStyle w:val="Normal"/>
              <w:widowControl/>
              <w:spacing w:lineRule="auto" w:line="240" w:before="0" w:after="120"/>
              <w:contextualSpacing/>
              <w:jc w:val="both"/>
              <w:rPr>
                <w:rFonts w:cs="Calibri" w:cstheme="minorHAnsi"/>
                <w:sz w:val="24"/>
                <w:lang w:val="en-GB"/>
              </w:rPr>
            </w:pPr>
            <w:r>
              <w:rPr>
                <w:rFonts w:eastAsia="Calibri" w:cs="Calibri" w:cstheme="minorHAnsi"/>
                <w:kern w:val="0"/>
                <w:sz w:val="24"/>
                <w:szCs w:val="22"/>
                <w:lang w:val="en-GB" w:eastAsia="en-US" w:bidi="ar-SA"/>
              </w:rPr>
              <w:t>A laboratory information management system (LIMS) is a software based laboratory and information management system used for patient’s reporting and with features that support a modern Laboratory’s operations.</w:t>
            </w:r>
          </w:p>
          <w:p>
            <w:pPr>
              <w:pStyle w:val="Normal"/>
              <w:widowControl/>
              <w:spacing w:lineRule="auto" w:line="240" w:before="0" w:after="120"/>
              <w:contextualSpacing/>
              <w:jc w:val="both"/>
              <w:rPr>
                <w:rFonts w:cs="Calibri" w:cstheme="minorHAnsi"/>
                <w:sz w:val="24"/>
                <w:lang w:val="en-GB"/>
              </w:rPr>
            </w:pPr>
            <w:r>
              <w:rPr>
                <w:rFonts w:eastAsia="Calibri" w:cs="Calibri" w:cstheme="minorHAnsi"/>
                <w:kern w:val="0"/>
                <w:sz w:val="24"/>
                <w:szCs w:val="22"/>
                <w:lang w:val="en-GB" w:eastAsia="en-US" w:bidi="ar-SA"/>
              </w:rPr>
              <w:t>LIMS tends to have a base set of functionality which includes:</w:t>
            </w:r>
          </w:p>
          <w:p>
            <w:pPr>
              <w:pStyle w:val="ListParagraph"/>
              <w:widowControl/>
              <w:numPr>
                <w:ilvl w:val="0"/>
                <w:numId w:val="200"/>
              </w:numPr>
              <w:spacing w:lineRule="auto" w:line="240" w:before="0" w:after="120"/>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The reception and log in of a sample and its customer data</w:t>
            </w:r>
          </w:p>
          <w:p>
            <w:pPr>
              <w:pStyle w:val="ListParagraph"/>
              <w:widowControl/>
              <w:numPr>
                <w:ilvl w:val="0"/>
                <w:numId w:val="200"/>
              </w:numPr>
              <w:spacing w:lineRule="auto" w:line="240" w:before="0" w:after="120"/>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Tracking of a sample</w:t>
            </w:r>
          </w:p>
          <w:p>
            <w:pPr>
              <w:pStyle w:val="Normal"/>
              <w:widowControl/>
              <w:spacing w:lineRule="auto" w:line="240" w:before="0" w:after="0"/>
              <w:jc w:val="start"/>
              <w:rPr>
                <w:rFonts w:cs="Calibri" w:cstheme="minorHAnsi"/>
                <w:b/>
                <w:sz w:val="24"/>
                <w:u w:val="single"/>
              </w:rPr>
            </w:pPr>
            <w:r>
              <w:rPr>
                <w:rFonts w:eastAsia="Calibri" w:cs="Calibri" w:cstheme="minorHAnsi"/>
                <w:b/>
                <w:kern w:val="0"/>
                <w:sz w:val="24"/>
                <w:szCs w:val="22"/>
                <w:u w:val="single"/>
                <w:lang w:val="en-US" w:eastAsia="en-US" w:bidi="ar-SA"/>
              </w:rPr>
              <w:t>SOPs for Reporting Critical Laboratory Results</w:t>
            </w:r>
          </w:p>
          <w:p>
            <w:pPr>
              <w:pStyle w:val="ListParagraph"/>
              <w:widowControl/>
              <w:numPr>
                <w:ilvl w:val="0"/>
                <w:numId w:val="10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Critical test results are defined as any values/interpretations for which delays in reporting can result in serious adverse outcomes for patient care. </w:t>
            </w:r>
            <w:r>
              <w:rPr>
                <w:rFonts w:cs="Calibri" w:ascii="Calibri" w:hAnsi="Calibri" w:asciiTheme="minorHAnsi" w:cstheme="minorHAnsi" w:hAnsiTheme="minorHAnsi"/>
                <w:iCs/>
                <w:kern w:val="0"/>
                <w:sz w:val="24"/>
                <w:szCs w:val="24"/>
                <w:lang w:val="en-US" w:bidi="ar-SA"/>
              </w:rPr>
              <w:t>These values should be defined by the laboratory director, in consultation with the concerned clinicians.</w:t>
            </w:r>
            <w:r>
              <w:rPr>
                <w:rFonts w:cs="Calibri" w:ascii="Calibri" w:hAnsi="Calibri" w:asciiTheme="minorHAnsi" w:cstheme="minorHAnsi" w:hAnsiTheme="minorHAnsi"/>
                <w:kern w:val="0"/>
                <w:sz w:val="24"/>
                <w:szCs w:val="24"/>
                <w:lang w:val="en-US" w:bidi="ar-SA"/>
              </w:rPr>
              <w:t xml:space="preserve"> The scope includes laboratory, cardiology, radiology, and other diagnostic tests in the inpatient, emergency, and ambulatory settings</w:t>
            </w:r>
            <w:r>
              <w:rPr>
                <w:rStyle w:val="FootnoteReference"/>
                <w:rFonts w:cs="Calibri" w:ascii="Calibri" w:hAnsi="Calibri" w:asciiTheme="minorHAnsi" w:cstheme="minorHAnsi" w:hAnsiTheme="minorHAnsi"/>
                <w:kern w:val="0"/>
                <w:sz w:val="24"/>
                <w:szCs w:val="24"/>
                <w:lang w:val="en-US" w:bidi="ar-SA"/>
              </w:rPr>
              <w:footnoteReference w:id="13"/>
            </w:r>
            <w:r>
              <w:rPr>
                <w:rFonts w:cs="Calibri" w:ascii="Calibri" w:hAnsi="Calibri" w:asciiTheme="minorHAnsi" w:cstheme="minorHAnsi" w:hAnsiTheme="minorHAnsi"/>
                <w:kern w:val="0"/>
                <w:sz w:val="24"/>
                <w:szCs w:val="24"/>
                <w:lang w:val="en-US" w:bidi="ar-SA"/>
              </w:rPr>
              <w:t>.</w:t>
            </w:r>
          </w:p>
          <w:p>
            <w:pPr>
              <w:pStyle w:val="ListParagraph"/>
              <w:widowControl/>
              <w:numPr>
                <w:ilvl w:val="0"/>
                <w:numId w:val="10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All critical reports are verbally informed to the concerned consultant immediately by the pathologist. The laboratory should have procedures for immediate notification of a physician, or other clinical personnel responsible for patient care, when results of certain tests fall within established "alert" or "critical" ranges.</w:t>
            </w:r>
          </w:p>
          <w:p>
            <w:pPr>
              <w:pStyle w:val="ListParagraph"/>
              <w:widowControl/>
              <w:numPr>
                <w:ilvl w:val="0"/>
                <w:numId w:val="102"/>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As soon as the technical validity of the results has been established by a senior technician/technologist, the requesting doctor must be contacted without delay. If the identity of the requesting doctor is not obvious from the request form, his/her identity must be ascertained from the ward. If this fails, urgent results can be phoned to the ward or clinic sister or the most senior nurse on duty.</w:t>
            </w:r>
          </w:p>
          <w:p>
            <w:pPr>
              <w:pStyle w:val="ListParagraph"/>
              <w:widowControl/>
              <w:numPr>
                <w:ilvl w:val="0"/>
                <w:numId w:val="102"/>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When results are transmitted verbally, in all cases the request form must be signed to indicate when and to whom and by whom the results are communicated provisionally. This must always be followed by a report duly signed by the pathologist.</w:t>
            </w:r>
          </w:p>
          <w:p>
            <w:pPr>
              <w:pStyle w:val="ListParagraph"/>
              <w:widowControl/>
              <w:numPr>
                <w:ilvl w:val="0"/>
                <w:numId w:val="102"/>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 xml:space="preserve">Such results will be telephoned to any patient-care unit lacking a computer terminal. A written record of test results telephoned to patient care areas must be made by the physician, nurse or other individual who receives the report. </w:t>
            </w:r>
          </w:p>
          <w:p>
            <w:pPr>
              <w:pStyle w:val="ListParagraph"/>
              <w:widowControl/>
              <w:numPr>
                <w:ilvl w:val="0"/>
                <w:numId w:val="102"/>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 xml:space="preserve">The process developed by the organization for managing the critical results of diagnostic tests must include a definition of critical tests and critical values for each type of test, by whom and to whom the critical test results are reported, the established time frames for reporting and follow-up and an established method for monitoring compliance. </w:t>
            </w:r>
          </w:p>
          <w:p>
            <w:pPr>
              <w:pStyle w:val="ListParagraph"/>
              <w:widowControl/>
              <w:numPr>
                <w:ilvl w:val="0"/>
                <w:numId w:val="102"/>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 xml:space="preserve">Advanced technologies and innovations may be used for prompt reporting/communication of results to the requesting clinicians.  </w:t>
            </w:r>
          </w:p>
          <w:p>
            <w:pPr>
              <w:pStyle w:val="Normal"/>
              <w:widowControl/>
              <w:spacing w:lineRule="auto" w:line="240" w:before="0" w:after="120"/>
              <w:contextualSpacing/>
              <w:jc w:val="both"/>
              <w:rPr>
                <w:rFonts w:cs="Calibri" w:cstheme="minorHAnsi"/>
                <w:b/>
                <w:i/>
              </w:rPr>
            </w:pPr>
            <w:r>
              <w:rPr>
                <w:rFonts w:eastAsia="Calibri" w:cs="Calibri" w:cstheme="minorHAnsi"/>
                <w:b/>
                <w:kern w:val="0"/>
                <w:sz w:val="22"/>
                <w:szCs w:val="22"/>
                <w:lang w:val="en-US" w:eastAsia="en-US" w:bidi="ar-SA"/>
              </w:rPr>
              <w:t>Note</w:t>
            </w:r>
            <w:r>
              <w:rPr>
                <w:rFonts w:eastAsia="Calibri" w:cs="Calibri" w:cstheme="minorHAnsi"/>
                <w:b/>
                <w:i/>
                <w:kern w:val="0"/>
                <w:sz w:val="22"/>
                <w:szCs w:val="22"/>
                <w:lang w:val="en-US" w:eastAsia="en-US" w:bidi="ar-SA"/>
              </w:rPr>
              <w:t>: Blood Group results must never be given by telephone</w:t>
            </w:r>
          </w:p>
          <w:p>
            <w:pPr>
              <w:pStyle w:val="Normal"/>
              <w:widowControl/>
              <w:spacing w:lineRule="auto" w:line="240" w:before="0" w:after="120"/>
              <w:contextualSpacing/>
              <w:jc w:val="both"/>
              <w:rPr>
                <w:rFonts w:cs="Calibri" w:cstheme="minorHAnsi"/>
                <w:sz w:val="24"/>
                <w:lang w:val="en-GB"/>
              </w:rPr>
            </w:pPr>
            <w:r>
              <w:rPr>
                <w:rFonts w:eastAsia="Calibri" w:cs="Calibri" w:cstheme="minorHAnsi"/>
                <w:kern w:val="0"/>
                <w:sz w:val="24"/>
                <w:szCs w:val="22"/>
                <w:lang w:val="en-GB" w:eastAsia="en-US" w:bidi="ar-SA"/>
              </w:rPr>
            </w:r>
          </w:p>
        </w:tc>
      </w:tr>
    </w:tbl>
    <w:p>
      <w:pPr>
        <w:pStyle w:val="Heading3"/>
        <w:ind w:hanging="2970" w:start="2970"/>
        <w:rPr>
          <w:color w:themeColor="text2" w:themeTint="99" w:val="8496B0"/>
        </w:rPr>
      </w:pPr>
      <w:bookmarkStart w:id="262" w:name="_Toc483909868"/>
      <w:bookmarkStart w:id="263" w:name="_Toc514931051"/>
      <w:r>
        <w:rPr/>
        <w:t>Standard 18. RRS-3: The laboratory record supports continuity of patient care</w:t>
      </w:r>
      <w:bookmarkEnd w:id="262"/>
      <w:bookmarkEnd w:id="263"/>
      <w:r>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(61-62)</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264" w:name="_Toc514931052"/>
      <w:bookmarkStart w:id="265" w:name="_Toc483909869"/>
      <w:r>
        <w:rPr>
          <w:rFonts w:cs="Calibri" w:ascii="Calibri" w:hAnsi="Calibri" w:asciiTheme="minorHAnsi" w:cstheme="minorHAnsi" w:hAnsiTheme="minorHAnsi"/>
          <w:color w:themeColor="background1" w:val="FFFFFF"/>
        </w:rPr>
        <w:t>Ind. 61: Minimum reporting time for every test is documented</w:t>
      </w:r>
      <w:bookmarkEnd w:id="264"/>
      <w:bookmarkEnd w:id="265"/>
      <w:r>
        <w:rPr>
          <w:rFonts w:cs="Calibri" w:ascii="Calibri" w:hAnsi="Calibri" w:asciiTheme="minorHAnsi" w:cstheme="minorHAnsi" w:hAnsiTheme="minorHAnsi"/>
          <w:color w:themeColor="background1" w:val="FFFFFF"/>
        </w:rPr>
        <w:t xml:space="preserve"> </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 xml:space="preserve">The minimum reporting time for every test is documented so that the patient can access his/her reports after that specified time. Review documented minimum reporting time for every test. Check time of availability of reports of tests done in last one week and match their reporting time with specified minimum reporting time. </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The minimum reporting time for every test is documented and displayed for information of patients/clients. </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9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computerized reports are electronically or otherwise accessible after minimum reporting time, then score as </w:t>
      </w:r>
      <w:r>
        <w:rPr>
          <w:rFonts w:cs="Calibri" w:ascii="Calibri" w:hAnsi="Calibri" w:asciiTheme="minorHAnsi" w:cstheme="minorHAnsi" w:hAnsiTheme="minorHAnsi"/>
          <w:b/>
          <w:sz w:val="24"/>
          <w:szCs w:val="24"/>
          <w:u w:val="single"/>
        </w:rPr>
        <w:t>fully met.</w:t>
      </w:r>
    </w:p>
    <w:p>
      <w:pPr>
        <w:pStyle w:val="ListParagraph"/>
        <w:numPr>
          <w:ilvl w:val="0"/>
          <w:numId w:val="9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access to reports electronically or otherwise after minimum reporting time,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ind w:hanging="990" w:start="990"/>
        <w:rPr>
          <w:rFonts w:ascii="Calibri" w:hAnsi="Calibri" w:cs="Calibri" w:asciiTheme="minorHAnsi" w:cstheme="minorHAnsi" w:hAnsiTheme="minorHAnsi"/>
          <w:color w:themeColor="background1" w:val="FFFFFF"/>
        </w:rPr>
      </w:pPr>
      <w:bookmarkStart w:id="266" w:name="_Toc514931053"/>
      <w:bookmarkStart w:id="267" w:name="_Toc483909870"/>
      <w:r>
        <w:rPr>
          <w:rFonts w:cs="Calibri" w:ascii="Calibri" w:hAnsi="Calibri" w:asciiTheme="minorHAnsi" w:cstheme="minorHAnsi" w:hAnsiTheme="minorHAnsi"/>
          <w:color w:themeColor="background1" w:val="FFFFFF"/>
        </w:rPr>
        <w:t>Ind. 62: Reports are accessible to individual patients through a specific code</w:t>
      </w:r>
      <w:r>
        <w:rPr>
          <w:rStyle w:val="FootnoteReference"/>
          <w:rFonts w:eastAsia="" w:cs="Calibri" w:ascii="Calibri" w:hAnsi="Calibri" w:asciiTheme="minorHAnsi" w:cstheme="minorHAnsi" w:eastAsiaTheme="majorEastAsia" w:hAnsiTheme="minorHAnsi"/>
          <w:color w:themeColor="background1" w:val="FFFFFF"/>
        </w:rPr>
        <w:footnoteReference w:id="14"/>
      </w:r>
      <w:bookmarkEnd w:id="266"/>
      <w:bookmarkEnd w:id="267"/>
      <w:r>
        <w:rPr>
          <w:rFonts w:cs="Calibri" w:ascii="Calibri" w:hAnsi="Calibri" w:asciiTheme="minorHAnsi" w:cstheme="minorHAnsi" w:hAnsiTheme="minorHAnsi"/>
          <w:color w:themeColor="background1" w:val="FFFFFF"/>
        </w:rPr>
        <w:t xml:space="preserve"> </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The laboratory test record is accessible to patients electronically through specific code number given on receipt to a particular patient if they so require.  Review receipt copies if code number is available.</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The patients/clients/doctor can access the reports online through a given code. </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9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computerized reports are electronically accessible through given code number, then score as </w:t>
      </w:r>
      <w:r>
        <w:rPr>
          <w:rFonts w:cs="Calibri" w:ascii="Calibri" w:hAnsi="Calibri" w:asciiTheme="minorHAnsi" w:cstheme="minorHAnsi" w:hAnsiTheme="minorHAnsi"/>
          <w:b/>
          <w:sz w:val="24"/>
          <w:szCs w:val="24"/>
          <w:u w:val="single"/>
        </w:rPr>
        <w:t>fully met.</w:t>
      </w:r>
    </w:p>
    <w:p>
      <w:pPr>
        <w:pStyle w:val="ListParagraph"/>
        <w:numPr>
          <w:ilvl w:val="0"/>
          <w:numId w:val="9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no access to reports through codes electronically is available, then score as </w:t>
      </w:r>
      <w:r>
        <w:rPr>
          <w:rFonts w:cs="Calibri" w:ascii="Calibri" w:hAnsi="Calibri" w:asciiTheme="minorHAnsi" w:cstheme="minorHAnsi" w:hAnsiTheme="minorHAnsi"/>
          <w:b/>
          <w:sz w:val="24"/>
          <w:szCs w:val="24"/>
          <w:u w:val="single"/>
        </w:rPr>
        <w:t>not met.</w:t>
      </w:r>
      <w:bookmarkStart w:id="268" w:name="_Toc418494003"/>
      <w:bookmarkEnd w:id="268"/>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Normal"/>
              <w:widowControl/>
              <w:spacing w:lineRule="auto" w:line="240" w:before="0" w:after="0"/>
              <w:ind w:end="-144"/>
              <w:contextualSpacing/>
              <w:jc w:val="center"/>
              <w:rPr>
                <w:rFonts w:cs="Calibri" w:cstheme="minorHAnsi"/>
                <w:b/>
                <w:sz w:val="24"/>
                <w:lang w:val="en-GB"/>
              </w:rPr>
            </w:pPr>
            <w:r>
              <w:rPr>
                <w:rFonts w:eastAsia="Calibri" w:cs="Calibri" w:cstheme="minorHAnsi"/>
                <w:b/>
                <w:kern w:val="0"/>
                <w:sz w:val="32"/>
                <w:szCs w:val="22"/>
                <w:lang w:val="en-GB" w:eastAsia="en-US" w:bidi="ar-SA"/>
              </w:rPr>
              <w:t>Guidelines</w:t>
            </w:r>
          </w:p>
        </w:tc>
      </w:tr>
      <w:tr>
        <w:trPr>
          <w:trHeight w:val="554" w:hRule="atLeast"/>
        </w:trPr>
        <w:tc>
          <w:tcPr>
            <w:tcW w:w="9540" w:type="dxa"/>
            <w:tcBorders/>
          </w:tcPr>
          <w:p>
            <w:pPr>
              <w:pStyle w:val="Normal"/>
              <w:widowControl/>
              <w:spacing w:lineRule="auto" w:line="240" w:before="0" w:after="0"/>
              <w:jc w:val="start"/>
              <w:rPr>
                <w:rFonts w:cs="Calibri" w:cstheme="minorHAnsi"/>
                <w:b/>
                <w:u w:val="single"/>
              </w:rPr>
            </w:pPr>
            <w:r>
              <w:rPr>
                <w:rFonts w:eastAsia="Calibri" w:cs="Calibri" w:cstheme="minorHAnsi"/>
                <w:b/>
                <w:kern w:val="0"/>
                <w:sz w:val="22"/>
                <w:szCs w:val="22"/>
                <w:u w:val="single"/>
                <w:lang w:val="en-US" w:eastAsia="en-US" w:bidi="ar-SA"/>
              </w:rPr>
              <w:t>Timely Reporting of Laboratory Results</w:t>
            </w:r>
          </w:p>
          <w:p>
            <w:pPr>
              <w:pStyle w:val="ListParagraph"/>
              <w:widowControl/>
              <w:numPr>
                <w:ilvl w:val="0"/>
                <w:numId w:val="103"/>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The organization defines the time period for reporting laboratory test results. Results are reported within a time frame based on patient needs, services offered, and clinical staff needs. Emergency tests and after-hours and weekend testing needs are included. Results from urgent tests, such as those from the Emergency Department, Operating Theatres, and Intensive Care Units, are given special attention in the planning and monitoring process. In addition, when laboratory services are by contract with an outside organization, the reports must also be timely as set forth by organizational policy or the contract. </w:t>
            </w:r>
          </w:p>
          <w:p>
            <w:pPr>
              <w:pStyle w:val="ListParagraph"/>
              <w:widowControl/>
              <w:numPr>
                <w:ilvl w:val="0"/>
                <w:numId w:val="103"/>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Turnaround time is defined as the period of time from receipt of the specimen in the laboratory to release of the result. Results of routine tests drawn are generally available, on the following day. In some cases, owing to the complexity of the test or when the test is not performed on a daily basis, a longer turnaround time may be indicated.</w:t>
            </w:r>
          </w:p>
          <w:p>
            <w:pPr>
              <w:pStyle w:val="ListParagraph"/>
              <w:widowControl/>
              <w:numPr>
                <w:ilvl w:val="0"/>
                <w:numId w:val="103"/>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The head of the laboratory must establish a liaison with the clinical administration requesting for a test to ensure that specimens are delivered promptly to the laboratory and that there is no delay between dispatches of the reports from the laboratory until they reach their destination. Any delays that have occurred must be investigated and steps must be taken to solve the problems and avoid the problems in future. The HCE/Laboratory shall ensure availability of adequate staff, material and equipment to make the laboratory results available within a defined time line</w:t>
            </w:r>
          </w:p>
          <w:p>
            <w:pPr>
              <w:pStyle w:val="Normal"/>
              <w:widowControl/>
              <w:spacing w:lineRule="auto" w:line="240" w:before="0" w:after="0"/>
              <w:jc w:val="start"/>
              <w:rPr>
                <w:b/>
                <w:u w:val="single"/>
              </w:rPr>
            </w:pPr>
            <w:r>
              <w:rPr>
                <w:rFonts w:eastAsia="Calibri" w:cs=""/>
                <w:b/>
                <w:kern w:val="0"/>
                <w:sz w:val="22"/>
                <w:szCs w:val="22"/>
                <w:u w:val="single"/>
                <w:lang w:val="en-US" w:eastAsia="en-US" w:bidi="ar-SA"/>
              </w:rPr>
              <w:t>SOPs for Medical Record Documentation</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This indicator demands that every time an entry is made in the medical records, it is timed and dated along with the particulars of the person making the entry.</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Recording of Date and Time starts from the time a patient enters the hospital and seeks care. The first such record is the Register at the Reception and the receipt/</w:t>
            </w:r>
            <w:r>
              <w:rPr>
                <w:rFonts w:eastAsia="Calibri" w:cs="Calibri" w:cstheme="minorHAnsi"/>
                <w:i/>
                <w:kern w:val="0"/>
                <w:sz w:val="24"/>
                <w:szCs w:val="22"/>
                <w:lang w:val="en-US" w:eastAsia="en-US" w:bidi="ar-SA"/>
              </w:rPr>
              <w:t>'Parchi'</w:t>
            </w:r>
            <w:r>
              <w:rPr>
                <w:rFonts w:eastAsia="Calibri" w:cs="Calibri" w:cstheme="minorHAnsi"/>
                <w:kern w:val="0"/>
                <w:sz w:val="24"/>
                <w:szCs w:val="22"/>
                <w:lang w:val="en-US" w:eastAsia="en-US" w:bidi="ar-SA"/>
              </w:rPr>
              <w:t xml:space="preserve"> issued for consulting a doctor. Then it is the turn of the attending doctor at OPD/Emergency who examines the patient, prescribes medicine/s or refers the patient if required, while putting the date and time along with his/her signatures on the slip. The pharmacist also signs and puts the date and time after issuing the medicines. Similarly, in the indoor record, every entry is signed stamped, dated and timed by doctors, nurses and supervisors. </w:t>
            </w:r>
          </w:p>
          <w:p>
            <w:pPr>
              <w:pStyle w:val="Normal"/>
              <w:widowControl/>
              <w:spacing w:lineRule="auto" w:line="240" w:before="0" w:after="120"/>
              <w:contextualSpacing/>
              <w:jc w:val="both"/>
              <w:rPr>
                <w:rFonts w:eastAsia="Times New Roman" w:cs="Calibri" w:cstheme="minorHAnsi"/>
                <w:sz w:val="24"/>
                <w:szCs w:val="24"/>
              </w:rPr>
            </w:pPr>
            <w:r>
              <w:rPr>
                <w:rFonts w:eastAsia="Calibri" w:cs="Calibri" w:cstheme="minorHAnsi"/>
                <w:kern w:val="0"/>
                <w:sz w:val="24"/>
                <w:szCs w:val="22"/>
                <w:lang w:val="en-US" w:eastAsia="en-US" w:bidi="ar-SA"/>
              </w:rPr>
              <w:t>Accurate date and time recording is of paramount importance whenever there is a need to produce the documentation as a proof of certain action having been taken on time. It is a valuable source of data for coding, health research, a source of evidence and rationale for funding and resource management. Hospital authorities shall make strategies to ensure implementation of this requirement.</w:t>
            </w:r>
          </w:p>
        </w:tc>
      </w:tr>
    </w:tbl>
    <w:p>
      <w:pPr>
        <w:pStyle w:val="Normal"/>
        <w:jc w:val="both"/>
        <w:rPr>
          <w:rStyle w:val="IntenseReference"/>
          <w:rFonts w:cs="Calibri" w:cstheme="minorHAnsi"/>
          <w:b w:val="false"/>
          <w:sz w:val="24"/>
          <w:szCs w:val="24"/>
        </w:rPr>
      </w:pPr>
      <w:r>
        <w:rPr>
          <w:rFonts w:cs="Calibri" w:cstheme="minorHAnsi"/>
          <w:b w:val="false"/>
          <w:sz w:val="24"/>
          <w:szCs w:val="24"/>
        </w:rPr>
      </w:r>
    </w:p>
    <w:p>
      <w:pPr>
        <w:pStyle w:val="Heading1"/>
        <w:numPr>
          <w:ilvl w:val="1"/>
          <w:numId w:val="238"/>
        </w:numPr>
        <w:rPr>
          <w:rFonts w:ascii="Calibri" w:hAnsi="Calibri" w:cs="Calibri" w:asciiTheme="minorHAnsi" w:cstheme="minorHAnsi" w:hAnsiTheme="minorHAnsi"/>
          <w:b w:val="false"/>
        </w:rPr>
      </w:pPr>
      <w:bookmarkStart w:id="269" w:name="_Toc514931054"/>
      <w:bookmarkStart w:id="270" w:name="_Toc483909872"/>
      <w:r>
        <w:rPr>
          <w:rFonts w:cs="Calibri" w:ascii="Calibri" w:hAnsi="Calibri" w:asciiTheme="minorHAnsi" w:cstheme="minorHAnsi" w:hAnsiTheme="minorHAnsi"/>
        </w:rPr>
        <w:t>Quality Assurance (QA)</w:t>
      </w:r>
      <w:bookmarkEnd w:id="269"/>
    </w:p>
    <w:p>
      <w:pPr>
        <w:pStyle w:val="Normal"/>
        <w:spacing w:lineRule="auto" w:line="276" w:before="120" w:after="120"/>
        <w:jc w:val="both"/>
        <w:rPr>
          <w:rStyle w:val="IntenseReference"/>
          <w:rFonts w:cs="Calibri" w:cstheme="minorHAnsi"/>
          <w:b w:val="false"/>
          <w:bCs w:val="false"/>
          <w:caps w:val="false"/>
          <w:smallCaps w:val="false"/>
          <w:color w:val="auto"/>
          <w:sz w:val="24"/>
          <w:szCs w:val="24"/>
          <w:u w:val="none"/>
        </w:rPr>
      </w:pPr>
      <w:r>
        <w:rPr>
          <w:rStyle w:val="IntenseReference"/>
          <w:rFonts w:cs="Calibri" w:cstheme="minorHAnsi"/>
          <w:b w:val="false"/>
          <w:caps w:val="false"/>
          <w:smallCaps w:val="false"/>
          <w:color w:val="auto"/>
          <w:sz w:val="24"/>
          <w:szCs w:val="24"/>
          <w:u w:val="none"/>
        </w:rPr>
        <w:t xml:space="preserve">The processes of Quality Assurance (QA) and Continuous Quality Improvement (CQI) are employed to ensure precision in the functioning of the lab systems to deliver authentic and reliable tests results. The QA includes the Internal Quality Assurance (IQA) and External Quality Assurance (EQA). The basic techniques involved are observation of a phenomenon, subjecting to panel of tests, rechecking the test results isolating and taking action. If desired results are obtained after implementation of quality improvement (QI), continue with the change and look for the next area to improve. If the results are adverse, discard those and try some other technique. Continue to observe the results until a pattern of foreseeable positive results emerges from performing certain actions. QI is easy for healthcare professionals to learn since it is based on the basic scientific model of discovery. As healthcare professionals learn the concepts and strategies behind QI, they will infuse their background scientific and experience into the program. Innovative measures and positive results which include higher quality of service delivered and validated results follow quickly. These standards under the functional area of QA/CQI are a set of procedures and protocols to be persistently followed to achieve the expected quality in the reports (QA) and a systematic approach of using data to measure, assess and improve current performance i.e. QI. This continuous process focuses on outcomes of care, and must include reducing actual and potential risks to the patient safety. The standards emphasize documentation of processes, systems and individual behaviors that reduce the likelihood of unanticipated adverse events. </w:t>
      </w:r>
    </w:p>
    <w:p>
      <w:pPr>
        <w:pStyle w:val="Normal"/>
        <w:rPr>
          <w:rFonts w:eastAsia="Times New Roman" w:cs="Calibri" w:cstheme="minorHAnsi"/>
          <w:b/>
          <w:bCs/>
          <w:color w:val="C00000"/>
          <w:spacing w:val="2"/>
          <w:sz w:val="32"/>
          <w:szCs w:val="24"/>
          <w:lang w:val="en-GB" w:eastAsia="ar-SA"/>
        </w:rPr>
      </w:pPr>
      <w:r>
        <w:rPr>
          <w:rFonts w:eastAsia="Times New Roman" w:cs="Calibri" w:cstheme="minorHAnsi"/>
          <w:b/>
          <w:bCs/>
          <w:color w:val="C00000"/>
          <w:spacing w:val="2"/>
          <w:sz w:val="32"/>
          <w:szCs w:val="24"/>
          <w:lang w:val="en-GB" w:eastAsia="ar-SA"/>
        </w:rPr>
      </w:r>
      <w:r>
        <w:br w:type="page"/>
      </w:r>
    </w:p>
    <w:p>
      <w:pPr>
        <w:pStyle w:val="Heading3"/>
        <w:spacing w:before="0" w:after="240"/>
        <w:ind w:hanging="3060" w:start="3060"/>
        <w:rPr>
          <w:color w:themeColor="text2" w:themeTint="99" w:val="8496B0"/>
        </w:rPr>
      </w:pPr>
      <w:bookmarkStart w:id="271" w:name="_Toc483909872"/>
      <w:bookmarkStart w:id="272" w:name="_Toc514931055"/>
      <w:r>
        <w:rPr/>
        <w:t>Standard 19. QA-1: The laboratory has a comprehensive and documented Quality Assurance program.</w:t>
      </w:r>
      <w:bookmarkEnd w:id="271"/>
      <w:bookmarkEnd w:id="272"/>
      <w:r>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(63-65)</w:t>
      </w:r>
    </w:p>
    <w:p>
      <w:pPr>
        <w:pStyle w:val="Heading4"/>
        <w:shd w:val="clear" w:color="auto" w:fill="FFFF00"/>
        <w:spacing w:lineRule="auto" w:line="276"/>
        <w:rPr>
          <w:rFonts w:ascii="Calibri" w:hAnsi="Calibri" w:cs="Calibri" w:asciiTheme="minorHAnsi" w:cstheme="minorHAnsi" w:hAnsiTheme="minorHAnsi"/>
        </w:rPr>
      </w:pPr>
      <w:bookmarkStart w:id="273" w:name="_Toc514931056"/>
      <w:bookmarkStart w:id="274" w:name="_Toc483909873"/>
      <w:r>
        <w:rPr>
          <w:rFonts w:cs="Calibri" w:ascii="Calibri" w:hAnsi="Calibri" w:asciiTheme="minorHAnsi" w:cstheme="minorHAnsi" w:hAnsiTheme="minorHAnsi"/>
        </w:rPr>
        <w:t>Ind. 63:  The laboratory has Quality Assurance SOPs</w:t>
      </w:r>
      <w:bookmarkEnd w:id="273"/>
      <w:bookmarkEnd w:id="274"/>
      <w:r>
        <w:rPr>
          <w:rFonts w:cs="Calibri" w:ascii="Calibri" w:hAnsi="Calibri" w:asciiTheme="minorHAnsi" w:cstheme="minorHAnsi" w:hAnsiTheme="minorHAnsi"/>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Written SOPs for laboratory QA covering both, IQA and EQA components are necessary to ensure validity of laboratory results and continuous improvement. Check availability of QA SOPs and review the SOPs to ascertain  that these cover both EQA and IQA.</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Written SOPs on laboratory QA covering both IQA and EQA components.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are QA SOPs covering both, IQA and EQA components, then score as </w:t>
      </w:r>
      <w:r>
        <w:rPr>
          <w:rFonts w:cs="Calibri" w:ascii="Calibri" w:hAnsi="Calibri" w:asciiTheme="minorHAnsi" w:cstheme="minorHAnsi" w:hAnsiTheme="minorHAnsi"/>
          <w:b/>
          <w:sz w:val="24"/>
          <w:szCs w:val="24"/>
          <w:u w:val="single"/>
        </w:rPr>
        <w:t>fully met.</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are QA SOPs but do not contain both IQA and EQA components, then score as </w:t>
      </w:r>
      <w:r>
        <w:rPr>
          <w:rFonts w:cs="Calibri" w:ascii="Calibri" w:hAnsi="Calibri" w:asciiTheme="minorHAnsi" w:cstheme="minorHAnsi" w:hAnsiTheme="minorHAnsi"/>
          <w:b/>
          <w:sz w:val="24"/>
          <w:szCs w:val="24"/>
          <w:u w:val="single"/>
        </w:rPr>
        <w:t>partially met.</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are no QA SOPs,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ind w:hanging="990" w:start="990"/>
        <w:rPr>
          <w:rFonts w:ascii="Calibri" w:hAnsi="Calibri" w:cs="Calibri" w:asciiTheme="minorHAnsi" w:cstheme="minorHAnsi" w:hAnsiTheme="minorHAnsi"/>
          <w:color w:themeColor="background1" w:val="FFFFFF"/>
        </w:rPr>
      </w:pPr>
      <w:bookmarkStart w:id="275" w:name="_Toc514931057"/>
      <w:bookmarkStart w:id="276" w:name="_Toc483909874"/>
      <w:r>
        <w:rPr>
          <w:rFonts w:cs="Calibri" w:ascii="Calibri" w:hAnsi="Calibri" w:asciiTheme="minorHAnsi" w:cstheme="minorHAnsi" w:hAnsiTheme="minorHAnsi"/>
          <w:color w:themeColor="background1" w:val="FFFFFF"/>
        </w:rPr>
        <w:t>Ind. 64:  There is designated focal person responsible for Quality Assurance (QA) activities in laboratory</w:t>
      </w:r>
      <w:bookmarkEnd w:id="275"/>
      <w:bookmarkEnd w:id="276"/>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 xml:space="preserve">QA activities in laboratory are monitored by a focal person who is responsible for all coordination, reporting and implementation of QA. Check documented evidence of designated focal person for QA activities. </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Designation of focal person with clear responsibilities regarding QA in the laboratory. </w:t>
      </w:r>
    </w:p>
    <w:p>
      <w:pPr>
        <w:pStyle w:val="Normal"/>
        <w:spacing w:lineRule="auto" w:line="276" w:before="120" w:after="120"/>
        <w:jc w:val="both"/>
        <w:rPr>
          <w:rFonts w:cs="Calibri" w:cstheme="minorHAnsi"/>
          <w:b/>
          <w:sz w:val="24"/>
          <w:szCs w:val="24"/>
        </w:rPr>
      </w:pPr>
      <w:r>
        <w:rPr>
          <w:rFonts w:cs="Calibri" w:cstheme="minorHAnsi"/>
          <w:b/>
          <w:sz w:val="24"/>
          <w:szCs w:val="24"/>
        </w:rPr>
        <w:t>Scoring:</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designated focal person for QA activities, then score as </w:t>
      </w:r>
      <w:r>
        <w:rPr>
          <w:rFonts w:cs="Calibri" w:ascii="Calibri" w:hAnsi="Calibri" w:asciiTheme="minorHAnsi" w:cstheme="minorHAnsi" w:hAnsiTheme="minorHAnsi"/>
          <w:b/>
          <w:sz w:val="24"/>
          <w:szCs w:val="24"/>
          <w:u w:val="single"/>
        </w:rPr>
        <w:t>fully met.</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designated focal person for QA activities, then score as </w:t>
      </w:r>
      <w:r>
        <w:rPr>
          <w:rFonts w:cs="Calibri" w:ascii="Calibri" w:hAnsi="Calibri" w:asciiTheme="minorHAnsi" w:cstheme="minorHAnsi" w:hAnsiTheme="minorHAnsi"/>
          <w:b/>
          <w:sz w:val="24"/>
          <w:szCs w:val="24"/>
          <w:u w:val="single"/>
        </w:rPr>
        <w:t>not met.</w:t>
      </w:r>
    </w:p>
    <w:p>
      <w:pPr>
        <w:pStyle w:val="ListParagraph"/>
        <w:spacing w:before="120" w:after="120"/>
        <w:ind w:start="284"/>
        <w:jc w:val="both"/>
        <w:rPr>
          <w:rFonts w:ascii="Calibri" w:hAnsi="Calibri" w:cs="Calibri" w:asciiTheme="minorHAnsi" w:cstheme="minorHAnsi" w:hAnsiTheme="minorHAnsi"/>
          <w:b/>
          <w:sz w:val="24"/>
          <w:szCs w:val="24"/>
          <w:u w:val="single"/>
        </w:rPr>
      </w:pPr>
      <w:r>
        <w:rPr>
          <w:rFonts w:cs="Calibri" w:cstheme="minorHAnsi"/>
          <w:b/>
          <w:sz w:val="24"/>
          <w:szCs w:val="24"/>
          <w:u w:val="single"/>
        </w:rPr>
      </w:r>
    </w:p>
    <w:p>
      <w:pPr>
        <w:pStyle w:val="ListParagraph"/>
        <w:spacing w:before="120" w:after="120"/>
        <w:ind w:start="284"/>
        <w:jc w:val="both"/>
        <w:rPr>
          <w:rFonts w:ascii="Calibri" w:hAnsi="Calibri" w:cs="Calibri" w:asciiTheme="minorHAnsi" w:cstheme="minorHAnsi" w:hAnsiTheme="minorHAnsi"/>
          <w:sz w:val="24"/>
          <w:szCs w:val="24"/>
        </w:rPr>
      </w:pPr>
      <w:r>
        <w:rPr>
          <w:rFonts w:cs="Calibri" w:cstheme="minorHAnsi"/>
          <w:sz w:val="24"/>
          <w:szCs w:val="24"/>
        </w:rPr>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277" w:name="_Toc514931058"/>
      <w:bookmarkStart w:id="278" w:name="_Toc483909875"/>
      <w:r>
        <w:rPr>
          <w:rFonts w:cs="Calibri" w:ascii="Calibri" w:hAnsi="Calibri" w:asciiTheme="minorHAnsi" w:cstheme="minorHAnsi" w:hAnsiTheme="minorHAnsi"/>
          <w:bCs/>
          <w:iCs/>
          <w:color w:themeColor="background1" w:val="FFFFFF"/>
        </w:rPr>
        <w:t xml:space="preserve">Ind. 65: </w:t>
      </w:r>
      <w:r>
        <w:rPr>
          <w:rFonts w:cs="Calibri" w:ascii="Calibri" w:hAnsi="Calibri" w:asciiTheme="minorHAnsi" w:cstheme="minorHAnsi" w:hAnsiTheme="minorHAnsi"/>
          <w:color w:themeColor="background1" w:val="FFFFFF"/>
        </w:rPr>
        <w:t>QA SOPs are communicated and coordinated among the staff</w:t>
      </w:r>
      <w:bookmarkEnd w:id="277"/>
      <w:bookmarkEnd w:id="278"/>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QA SOPs are disseminated and awareness is imparted to all staff members. Roles and responsibilities for various QA activities are assigned and documented. Randomly check knowledge of 5-10 employees regarding QA SOPs.</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Dissemination of written SOPs on laboratory QA containing both IQA and EQA components to the staff.</w:t>
      </w:r>
    </w:p>
    <w:p>
      <w:pPr>
        <w:pStyle w:val="ListParagraph"/>
        <w:numPr>
          <w:ilvl w:val="0"/>
          <w:numId w:val="243"/>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Staff training/capacity building/orientation on the SOPs for coordination among the staff. </w:t>
      </w:r>
    </w:p>
    <w:p>
      <w:pPr>
        <w:pStyle w:val="Normal"/>
        <w:spacing w:lineRule="auto" w:line="276" w:before="120" w:after="120"/>
        <w:jc w:val="both"/>
        <w:rPr>
          <w:rFonts w:cs="Calibri" w:cstheme="minorHAnsi"/>
          <w:b/>
          <w:sz w:val="24"/>
          <w:szCs w:val="24"/>
        </w:rPr>
      </w:pPr>
      <w:r>
        <w:rPr>
          <w:rFonts w:cs="Calibri" w:cstheme="minorHAnsi"/>
          <w:sz w:val="24"/>
          <w:szCs w:val="24"/>
        </w:rPr>
        <w:t xml:space="preserve"> </w:t>
      </w:r>
      <w:r>
        <w:rPr>
          <w:rFonts w:cs="Calibri" w:cstheme="minorHAnsi"/>
          <w:b/>
          <w:sz w:val="24"/>
          <w:szCs w:val="24"/>
        </w:rPr>
        <w:t>Scoring:</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evidence of dissemination of SOPs among the staff and the knowledge of staff regarding QA SOPs is up to the mark, then score as </w:t>
      </w:r>
      <w:r>
        <w:rPr>
          <w:rFonts w:cs="Calibri" w:ascii="Calibri" w:hAnsi="Calibri" w:asciiTheme="minorHAnsi" w:cstheme="minorHAnsi" w:hAnsiTheme="minorHAnsi"/>
          <w:b/>
          <w:sz w:val="24"/>
          <w:szCs w:val="24"/>
          <w:u w:val="single"/>
        </w:rPr>
        <w:t>fully met.</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deficient knowledge of staff regarding QA SOPs, then score as </w:t>
      </w:r>
      <w:r>
        <w:rPr>
          <w:rFonts w:cs="Calibri" w:ascii="Calibri" w:hAnsi="Calibri" w:asciiTheme="minorHAnsi" w:cstheme="minorHAnsi" w:hAnsiTheme="minorHAnsi"/>
          <w:b/>
          <w:sz w:val="24"/>
          <w:szCs w:val="24"/>
          <w:u w:val="single"/>
        </w:rPr>
        <w:t>not met.</w:t>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ListParagraph"/>
              <w:widowControl/>
              <w:spacing w:before="0" w:after="20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540" w:type="dxa"/>
            <w:tcBorders/>
          </w:tcPr>
          <w:p>
            <w:pPr>
              <w:pStyle w:val="Normal"/>
              <w:widowControl/>
              <w:spacing w:lineRule="auto" w:line="276" w:before="0" w:after="0"/>
              <w:jc w:val="both"/>
              <w:rPr>
                <w:rFonts w:cs="Calibri" w:cstheme="minorHAnsi"/>
                <w:b/>
                <w:sz w:val="24"/>
                <w:szCs w:val="24"/>
                <w:u w:val="single"/>
              </w:rPr>
            </w:pPr>
            <w:r>
              <w:rPr>
                <w:rFonts w:eastAsia="Calibri" w:cs="Calibri" w:cstheme="minorHAnsi"/>
                <w:b/>
                <w:kern w:val="0"/>
                <w:sz w:val="24"/>
                <w:szCs w:val="24"/>
                <w:u w:val="single"/>
                <w:lang w:val="en-US" w:eastAsia="en-US" w:bidi="ar-SA"/>
              </w:rPr>
              <w:t>Comprehensive Quality Assurance Program of Lab</w:t>
            </w:r>
          </w:p>
          <w:p>
            <w:pPr>
              <w:pStyle w:val="NormalWeb"/>
              <w:widowControl/>
              <w:shd w:val="clear" w:color="auto" w:fill="FFFFFF"/>
              <w:spacing w:lineRule="auto" w:line="276" w:before="75" w:after="225"/>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Quality assurance is an ongoing, comprehensive program which analyzes every aspect of an entire operation; it involves determining a quality goal, deciding whether the goal has been achieved or not, and ensuring corrective actions accordingly.</w:t>
            </w:r>
          </w:p>
          <w:p>
            <w:pPr>
              <w:pStyle w:val="NormalWeb"/>
              <w:widowControl/>
              <w:shd w:val="clear" w:color="auto" w:fill="FFFFFF"/>
              <w:spacing w:lineRule="auto" w:line="276" w:before="75" w:after="225"/>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In the laboratory, quality assurance involves the entire testing process: pre-analytical, analytical (testing), and post-analytical processes.</w:t>
            </w:r>
          </w:p>
          <w:p>
            <w:pPr>
              <w:pStyle w:val="Normal"/>
              <w:widowControl/>
              <w:shd w:val="clear" w:color="auto" w:fill="FFFFFF"/>
              <w:spacing w:lineRule="auto" w:line="276" w:before="75" w:after="225"/>
              <w:jc w:val="both"/>
              <w:rPr>
                <w:rFonts w:eastAsia="Times New Roman" w:cs="Calibri" w:cstheme="minorHAnsi"/>
                <w:sz w:val="24"/>
                <w:szCs w:val="24"/>
              </w:rPr>
            </w:pPr>
            <w:r>
              <w:rPr>
                <w:rFonts w:eastAsia="Times New Roman" w:cs="Calibri" w:cstheme="minorHAnsi"/>
                <w:kern w:val="0"/>
                <w:sz w:val="24"/>
                <w:szCs w:val="24"/>
                <w:lang w:val="en-US" w:eastAsia="en-US" w:bidi="ar-SA"/>
              </w:rPr>
              <w:t>The QA program must:</w:t>
            </w:r>
          </w:p>
          <w:p>
            <w:pPr>
              <w:pStyle w:val="Normal"/>
              <w:widowControl/>
              <w:numPr>
                <w:ilvl w:val="0"/>
                <w:numId w:val="253"/>
              </w:numPr>
              <w:shd w:val="clear" w:color="auto" w:fill="FFFFFF"/>
              <w:spacing w:lineRule="auto" w:line="276" w:beforeAutospacing="1" w:after="0"/>
              <w:jc w:val="both"/>
              <w:rPr>
                <w:rFonts w:eastAsia="Times New Roman" w:cs="Calibri" w:cstheme="minorHAnsi"/>
                <w:sz w:val="24"/>
                <w:szCs w:val="24"/>
              </w:rPr>
            </w:pPr>
            <w:r>
              <w:rPr>
                <w:rFonts w:eastAsia="Times New Roman" w:cs="Calibri" w:cstheme="minorHAnsi"/>
                <w:kern w:val="0"/>
                <w:sz w:val="24"/>
                <w:szCs w:val="24"/>
                <w:lang w:val="en-US" w:eastAsia="en-US" w:bidi="ar-SA"/>
              </w:rPr>
              <w:t>Assess the effectiveness of the lab’s policies and procedures.</w:t>
            </w:r>
          </w:p>
          <w:p>
            <w:pPr>
              <w:pStyle w:val="Normal"/>
              <w:widowControl/>
              <w:numPr>
                <w:ilvl w:val="0"/>
                <w:numId w:val="253"/>
              </w:numPr>
              <w:shd w:val="clear" w:color="auto" w:fill="FFFFFF"/>
              <w:spacing w:lineRule="auto" w:line="276" w:before="0" w:after="0"/>
              <w:jc w:val="both"/>
              <w:rPr>
                <w:rFonts w:eastAsia="Times New Roman" w:cs="Calibri" w:cstheme="minorHAnsi"/>
                <w:sz w:val="24"/>
                <w:szCs w:val="24"/>
              </w:rPr>
            </w:pPr>
            <w:r>
              <w:rPr>
                <w:rFonts w:eastAsia="Times New Roman" w:cs="Calibri" w:cstheme="minorHAnsi"/>
                <w:kern w:val="0"/>
                <w:sz w:val="24"/>
                <w:szCs w:val="24"/>
                <w:lang w:val="en-US" w:eastAsia="en-US" w:bidi="ar-SA"/>
              </w:rPr>
              <w:t>Identify and correct problems.</w:t>
            </w:r>
          </w:p>
          <w:p>
            <w:pPr>
              <w:pStyle w:val="Normal"/>
              <w:widowControl/>
              <w:numPr>
                <w:ilvl w:val="0"/>
                <w:numId w:val="253"/>
              </w:numPr>
              <w:shd w:val="clear" w:color="auto" w:fill="FFFFFF"/>
              <w:spacing w:lineRule="auto" w:line="276" w:before="0" w:after="0"/>
              <w:jc w:val="both"/>
              <w:rPr>
                <w:rFonts w:eastAsia="Times New Roman" w:cs="Calibri" w:cstheme="minorHAnsi"/>
                <w:sz w:val="24"/>
                <w:szCs w:val="24"/>
              </w:rPr>
            </w:pPr>
            <w:r>
              <w:rPr>
                <w:rFonts w:eastAsia="Times New Roman" w:cs="Calibri" w:cstheme="minorHAnsi"/>
                <w:kern w:val="0"/>
                <w:sz w:val="24"/>
                <w:szCs w:val="24"/>
                <w:lang w:val="en-US" w:eastAsia="en-US" w:bidi="ar-SA"/>
              </w:rPr>
              <w:t>Assure the accurate, reliable, and prompt reporting of test results.</w:t>
            </w:r>
          </w:p>
          <w:p>
            <w:pPr>
              <w:pStyle w:val="Normal"/>
              <w:widowControl/>
              <w:numPr>
                <w:ilvl w:val="0"/>
                <w:numId w:val="253"/>
              </w:numPr>
              <w:shd w:val="clear" w:color="auto" w:fill="FFFFFF"/>
              <w:spacing w:lineRule="auto" w:line="276" w:before="0" w:afterAutospacing="1"/>
              <w:jc w:val="both"/>
              <w:rPr>
                <w:rFonts w:eastAsia="Times New Roman" w:cs="Calibri" w:cstheme="minorHAnsi"/>
                <w:sz w:val="24"/>
                <w:szCs w:val="24"/>
              </w:rPr>
            </w:pPr>
            <w:r>
              <w:rPr>
                <w:rFonts w:eastAsia="Times New Roman" w:cs="Calibri" w:cstheme="minorHAnsi"/>
                <w:kern w:val="0"/>
                <w:sz w:val="24"/>
                <w:szCs w:val="24"/>
                <w:lang w:val="en-US" w:eastAsia="en-US" w:bidi="ar-SA"/>
              </w:rPr>
              <w:t>Assure the adequacy and competency of the staff.</w:t>
            </w:r>
          </w:p>
          <w:p>
            <w:pPr>
              <w:pStyle w:val="Normal"/>
              <w:widowControl/>
              <w:shd w:val="clear" w:color="auto" w:fill="FFFFFF"/>
              <w:spacing w:lineRule="auto" w:line="276" w:before="75" w:after="225"/>
              <w:jc w:val="both"/>
              <w:rPr>
                <w:rFonts w:eastAsia="Times New Roman" w:cs="Calibri" w:cstheme="minorHAnsi"/>
                <w:sz w:val="24"/>
                <w:szCs w:val="24"/>
              </w:rPr>
            </w:pPr>
            <w:r>
              <w:rPr>
                <w:rFonts w:eastAsia="Times New Roman" w:cs="Calibri" w:cstheme="minorHAnsi"/>
                <w:kern w:val="0"/>
                <w:sz w:val="24"/>
                <w:szCs w:val="24"/>
                <w:lang w:val="en-US" w:eastAsia="en-US" w:bidi="ar-SA"/>
              </w:rPr>
              <w:t xml:space="preserve">The lab must also initiate corrective actions when problems occur and document all quality assurance activities. </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Quality assurance (QA) in clinical laboratories incorporates all the factors that may influence achieving the reliable results and comprises of two key components. First, the Internal Quality Control (IQC) that includes appropriate measures taken during day-to-day activities to control all possible variables that can influence the outcome of laboratory results. This is a continuous process that operates concurrently with analysis. Second, External Quality Assurance (EQA), which is necessary to ensure comparability of results among laboratories. This component is carried out retrospectively, preferably by an independent agency.</w:t>
            </w:r>
          </w:p>
          <w:p>
            <w:pPr>
              <w:pStyle w:val="Pa2"/>
              <w:widowControl/>
              <w:spacing w:lineRule="auto" w:line="276" w:before="0" w:after="0"/>
              <w:jc w:val="both"/>
              <w:rPr>
                <w:rFonts w:ascii="Calibri" w:hAnsi="Calibri" w:cs="Calibri" w:asciiTheme="minorHAnsi" w:cstheme="minorHAnsi" w:hAnsiTheme="minorHAnsi"/>
              </w:rPr>
            </w:pPr>
            <w:r>
              <w:rPr>
                <w:rFonts w:eastAsia="Calibri" w:cs="Calibri" w:cstheme="minorHAnsi" w:ascii="Calibri" w:hAnsi="Calibri"/>
                <w:kern w:val="0"/>
                <w:lang w:val="en-US" w:eastAsia="en-US" w:bidi="ar-SA"/>
              </w:rPr>
            </w:r>
          </w:p>
          <w:p>
            <w:pPr>
              <w:pStyle w:val="Normal"/>
              <w:widowControl/>
              <w:numPr>
                <w:ilvl w:val="0"/>
                <w:numId w:val="0"/>
              </w:numPr>
              <w:shd w:val="clear" w:color="auto" w:fill="FFFFFF"/>
              <w:spacing w:lineRule="auto" w:line="276" w:before="0" w:after="0"/>
              <w:ind w:end="300"/>
              <w:jc w:val="both"/>
              <w:textAlignment w:val="baseline"/>
              <w:outlineLvl w:val="4"/>
              <w:rPr>
                <w:rFonts w:eastAsia="Times New Roman" w:cs="Calibri" w:cstheme="minorHAnsi"/>
                <w:b/>
                <w:bCs/>
                <w:sz w:val="24"/>
                <w:szCs w:val="24"/>
              </w:rPr>
            </w:pPr>
            <w:r>
              <w:rPr>
                <w:rFonts w:eastAsia="Times New Roman" w:cs="Calibri" w:cstheme="minorHAnsi"/>
                <w:b/>
                <w:bCs/>
                <w:kern w:val="0"/>
                <w:sz w:val="24"/>
                <w:szCs w:val="24"/>
                <w:lang w:val="en-US" w:eastAsia="en-US" w:bidi="ar-SA"/>
              </w:rPr>
              <w:t>Quality control</w:t>
            </w:r>
          </w:p>
          <w:p>
            <w:pPr>
              <w:pStyle w:val="Normal"/>
              <w:widowControl/>
              <w:shd w:val="clear" w:color="auto" w:fill="FFFFFF"/>
              <w:spacing w:lineRule="auto" w:line="276" w:before="0" w:after="270"/>
              <w:ind w:end="300"/>
              <w:jc w:val="both"/>
              <w:textAlignment w:val="baseline"/>
              <w:rPr>
                <w:rFonts w:eastAsia="Times New Roman" w:cs="Calibri" w:cstheme="minorHAnsi"/>
                <w:sz w:val="24"/>
                <w:szCs w:val="24"/>
              </w:rPr>
            </w:pPr>
            <w:r>
              <w:rPr>
                <w:rFonts w:eastAsia="Times New Roman" w:cs="Calibri" w:cstheme="minorHAnsi"/>
                <w:kern w:val="0"/>
                <w:sz w:val="24"/>
                <w:szCs w:val="24"/>
                <w:lang w:val="en-US" w:eastAsia="en-US" w:bidi="ar-SA"/>
              </w:rPr>
              <w:t>Are procedures used in each assay to assure that a test run is valid and results are reliable:</w:t>
            </w:r>
          </w:p>
          <w:p>
            <w:pPr>
              <w:pStyle w:val="ListParagraph"/>
              <w:widowControl/>
              <w:numPr>
                <w:ilvl w:val="0"/>
                <w:numId w:val="105"/>
              </w:numPr>
              <w:shd w:val="clear" w:color="auto" w:fill="FFFFFF"/>
              <w:suppressAutoHyphens w:val="false"/>
              <w:spacing w:before="0" w:after="200"/>
              <w:ind w:hanging="360" w:start="720" w:end="300"/>
              <w:contextualSpacing/>
              <w:jc w:val="both"/>
              <w:textAlignment w:val="baseline"/>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Kit Controls</w:t>
            </w:r>
          </w:p>
          <w:p>
            <w:pPr>
              <w:pStyle w:val="ListParagraph"/>
              <w:widowControl/>
              <w:numPr>
                <w:ilvl w:val="0"/>
                <w:numId w:val="105"/>
              </w:numPr>
              <w:shd w:val="clear" w:color="auto" w:fill="FFFFFF"/>
              <w:suppressAutoHyphens w:val="false"/>
              <w:spacing w:before="0" w:after="200"/>
              <w:ind w:hanging="360" w:start="720" w:end="300"/>
              <w:contextualSpacing/>
              <w:jc w:val="both"/>
              <w:textAlignment w:val="baseline"/>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Quality Control Samples</w:t>
            </w:r>
          </w:p>
          <w:p>
            <w:pPr>
              <w:pStyle w:val="Normal"/>
              <w:widowControl/>
              <w:tabs>
                <w:tab w:val="clear" w:pos="720"/>
                <w:tab w:val="left" w:pos="165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There are many procedures and processes that are performed in the laboratory, and each of these must be carried out correctly in order to assure accuracy and reliability of testing. An error in any part of the cycle can produce a poor laboratory result. For assuring the quality, a method of detecting errors at each phase of testing is needed.</w:t>
            </w:r>
          </w:p>
          <w:p>
            <w:pPr>
              <w:pStyle w:val="Pa2"/>
              <w:widowControl/>
              <w:spacing w:lineRule="auto" w:line="276" w:before="0" w:after="0"/>
              <w:jc w:val="both"/>
              <w:rPr>
                <w:rFonts w:ascii="Calibri" w:hAnsi="Calibri" w:cs="Calibri" w:asciiTheme="minorHAnsi" w:cstheme="minorHAnsi" w:hAnsiTheme="minorHAnsi"/>
              </w:rPr>
            </w:pPr>
            <w:r>
              <w:rPr>
                <w:rFonts w:eastAsia="Calibri" w:cs="Calibri" w:ascii="Calibri" w:hAnsi="Calibri" w:asciiTheme="minorHAnsi" w:cstheme="minorHAnsi" w:hAnsiTheme="minorHAnsi"/>
                <w:kern w:val="0"/>
                <w:lang w:val="en-US" w:eastAsia="en-US" w:bidi="ar-SA"/>
              </w:rPr>
              <w:t xml:space="preserve">The entire set of operations that occur in testing is called the </w:t>
            </w:r>
            <w:r>
              <w:rPr>
                <w:rFonts w:eastAsia="Calibri" w:cs="Calibri" w:ascii="Calibri" w:hAnsi="Calibri" w:asciiTheme="minorHAnsi" w:cstheme="minorHAnsi" w:hAnsiTheme="minorHAnsi"/>
                <w:b/>
                <w:bCs/>
                <w:kern w:val="0"/>
                <w:lang w:val="en-US" w:eastAsia="en-US" w:bidi="ar-SA"/>
              </w:rPr>
              <w:t xml:space="preserve">path of workflow </w:t>
            </w:r>
            <w:r>
              <w:rPr>
                <w:rFonts w:eastAsia="Calibri" w:cs="Calibri" w:ascii="Calibri" w:hAnsi="Calibri" w:asciiTheme="minorHAnsi" w:cstheme="minorHAnsi" w:hAnsiTheme="minorHAnsi"/>
                <w:bCs/>
                <w:kern w:val="0"/>
                <w:lang w:val="en-US" w:eastAsia="en-US" w:bidi="ar-SA"/>
              </w:rPr>
              <w:t>which</w:t>
            </w:r>
            <w:r>
              <w:rPr>
                <w:rFonts w:eastAsia="Calibri" w:cs="Calibri" w:ascii="Calibri" w:hAnsi="Calibri" w:asciiTheme="minorHAnsi" w:cstheme="minorHAnsi" w:hAnsiTheme="minorHAnsi"/>
                <w:kern w:val="0"/>
                <w:lang w:val="en-US" w:eastAsia="en-US" w:bidi="ar-SA"/>
              </w:rPr>
              <w:t xml:space="preserve"> begins with the patient and ends in reporting and results interpretation. The concept of the path of workflow is a key to the quality control and must be considered when developing quality practices. For example, a sample that is damaged or altered as a result of improper collection or transport cannot provide a reliable result. </w:t>
            </w:r>
          </w:p>
          <w:p>
            <w:pPr>
              <w:pStyle w:val="Pa9"/>
              <w:widowControl/>
              <w:spacing w:lineRule="auto" w:line="276" w:before="100" w:after="0"/>
              <w:jc w:val="both"/>
              <w:rPr>
                <w:rFonts w:ascii="Calibri" w:hAnsi="Calibri" w:cs="Calibri" w:asciiTheme="minorHAnsi" w:cstheme="minorHAnsi" w:hAnsiTheme="minorHAnsi"/>
              </w:rPr>
            </w:pPr>
            <w:r>
              <w:rPr>
                <w:rFonts w:eastAsia="Calibri" w:cs="Calibri" w:ascii="Calibri" w:hAnsi="Calibri" w:asciiTheme="minorHAnsi" w:cstheme="minorHAnsi" w:hAnsiTheme="minorHAnsi"/>
                <w:kern w:val="0"/>
                <w:lang w:val="en-US" w:eastAsia="en-US" w:bidi="ar-SA"/>
              </w:rPr>
              <w:t xml:space="preserve">The complexity of the laboratory system requires that many factors including the following must be addressed to assure quality in the laboratory: </w:t>
            </w:r>
          </w:p>
          <w:p>
            <w:pPr>
              <w:pStyle w:val="Pa15"/>
              <w:widowControl/>
              <w:numPr>
                <w:ilvl w:val="0"/>
                <w:numId w:val="106"/>
              </w:numPr>
              <w:spacing w:lineRule="auto" w:line="276" w:before="0" w:after="0"/>
              <w:jc w:val="both"/>
              <w:rPr>
                <w:rFonts w:ascii="Calibri" w:hAnsi="Calibri" w:cs="Calibri" w:asciiTheme="minorHAnsi" w:cstheme="minorHAnsi" w:hAnsiTheme="minorHAnsi"/>
              </w:rPr>
            </w:pPr>
            <w:r>
              <w:rPr>
                <w:rFonts w:eastAsia="Calibri" w:cs="Calibri" w:ascii="Calibri" w:hAnsi="Calibri" w:asciiTheme="minorHAnsi" w:cstheme="minorHAnsi" w:hAnsiTheme="minorHAnsi"/>
                <w:kern w:val="0"/>
                <w:lang w:val="en-US" w:eastAsia="en-US" w:bidi="ar-SA"/>
              </w:rPr>
              <w:t xml:space="preserve">the laboratory environment </w:t>
            </w:r>
          </w:p>
          <w:p>
            <w:pPr>
              <w:pStyle w:val="Pa15"/>
              <w:widowControl/>
              <w:numPr>
                <w:ilvl w:val="0"/>
                <w:numId w:val="106"/>
              </w:numPr>
              <w:spacing w:lineRule="auto" w:line="276" w:before="0" w:after="0"/>
              <w:jc w:val="both"/>
              <w:rPr>
                <w:rFonts w:ascii="Calibri" w:hAnsi="Calibri" w:cs="Calibri" w:asciiTheme="minorHAnsi" w:cstheme="minorHAnsi" w:hAnsiTheme="minorHAnsi"/>
              </w:rPr>
            </w:pPr>
            <w:r>
              <w:rPr>
                <w:rFonts w:eastAsia="Calibri" w:cs="Calibri" w:ascii="Calibri" w:hAnsi="Calibri" w:asciiTheme="minorHAnsi" w:cstheme="minorHAnsi" w:hAnsiTheme="minorHAnsi"/>
                <w:kern w:val="0"/>
                <w:lang w:val="en-US" w:eastAsia="en-US" w:bidi="ar-SA"/>
              </w:rPr>
              <w:t xml:space="preserve">quality control procedures </w:t>
            </w:r>
          </w:p>
          <w:p>
            <w:pPr>
              <w:pStyle w:val="Pa15"/>
              <w:widowControl/>
              <w:numPr>
                <w:ilvl w:val="0"/>
                <w:numId w:val="106"/>
              </w:numPr>
              <w:spacing w:lineRule="auto" w:line="276" w:before="0" w:after="0"/>
              <w:jc w:val="both"/>
              <w:rPr>
                <w:rFonts w:ascii="Calibri" w:hAnsi="Calibri" w:cs="Calibri" w:asciiTheme="minorHAnsi" w:cstheme="minorHAnsi" w:hAnsiTheme="minorHAnsi"/>
              </w:rPr>
            </w:pPr>
            <w:r>
              <w:rPr>
                <w:rFonts w:eastAsia="Calibri" w:cs="Calibri" w:ascii="Calibri" w:hAnsi="Calibri" w:asciiTheme="minorHAnsi" w:cstheme="minorHAnsi" w:hAnsiTheme="minorHAnsi"/>
                <w:kern w:val="0"/>
                <w:lang w:val="en-US" w:eastAsia="en-US" w:bidi="ar-SA"/>
              </w:rPr>
              <w:t xml:space="preserve">communications </w:t>
            </w:r>
          </w:p>
          <w:p>
            <w:pPr>
              <w:pStyle w:val="Pa15"/>
              <w:widowControl/>
              <w:numPr>
                <w:ilvl w:val="0"/>
                <w:numId w:val="106"/>
              </w:numPr>
              <w:spacing w:lineRule="auto" w:line="276" w:before="0" w:after="0"/>
              <w:jc w:val="both"/>
              <w:rPr>
                <w:rFonts w:ascii="Calibri" w:hAnsi="Calibri" w:cs="Calibri" w:asciiTheme="minorHAnsi" w:cstheme="minorHAnsi" w:hAnsiTheme="minorHAnsi"/>
              </w:rPr>
            </w:pPr>
            <w:r>
              <w:rPr>
                <w:rFonts w:eastAsia="Calibri" w:cs="Calibri" w:ascii="Calibri" w:hAnsi="Calibri" w:asciiTheme="minorHAnsi" w:cstheme="minorHAnsi" w:hAnsiTheme="minorHAnsi"/>
                <w:kern w:val="0"/>
                <w:lang w:val="en-US" w:eastAsia="en-US" w:bidi="ar-SA"/>
              </w:rPr>
              <w:t xml:space="preserve">record keeping </w:t>
            </w:r>
          </w:p>
          <w:p>
            <w:pPr>
              <w:pStyle w:val="Pa15"/>
              <w:widowControl/>
              <w:numPr>
                <w:ilvl w:val="0"/>
                <w:numId w:val="106"/>
              </w:numPr>
              <w:spacing w:lineRule="auto" w:line="276" w:before="0" w:after="0"/>
              <w:jc w:val="both"/>
              <w:rPr>
                <w:rFonts w:ascii="Calibri" w:hAnsi="Calibri" w:cs="Calibri" w:asciiTheme="minorHAnsi" w:cstheme="minorHAnsi" w:hAnsiTheme="minorHAnsi"/>
              </w:rPr>
            </w:pPr>
            <w:r>
              <w:rPr>
                <w:rFonts w:eastAsia="Calibri" w:cs="Calibri" w:ascii="Calibri" w:hAnsi="Calibri" w:asciiTheme="minorHAnsi" w:cstheme="minorHAnsi" w:hAnsiTheme="minorHAnsi"/>
                <w:kern w:val="0"/>
                <w:lang w:val="en-US" w:eastAsia="en-US" w:bidi="ar-SA"/>
              </w:rPr>
              <w:t xml:space="preserve">competent and knowledgeable staff </w:t>
            </w:r>
          </w:p>
          <w:p>
            <w:pPr>
              <w:pStyle w:val="ListParagraph"/>
              <w:widowControl/>
              <w:numPr>
                <w:ilvl w:val="0"/>
                <w:numId w:val="106"/>
              </w:numPr>
              <w:suppressAutoHyphens w:val="false"/>
              <w:spacing w:before="0" w:after="16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Good-quality reagents and equipment.</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Assuring accuracy and reliability throughout the path of workflow depends on good management of all of the essentials of quality.</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p>
            <w:pPr>
              <w:pStyle w:val="ListParagraph"/>
              <w:widowControl/>
              <w:numPr>
                <w:ilvl w:val="0"/>
                <w:numId w:val="284"/>
              </w:numPr>
              <w:suppressAutoHyphens w:val="false"/>
              <w:spacing w:before="0" w:after="16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US" w:bidi="ar-SA"/>
              </w:rPr>
              <w:t>Organization</w:t>
            </w:r>
          </w:p>
          <w:p>
            <w:pPr>
              <w:pStyle w:val="Pa2"/>
              <w:widowControl/>
              <w:spacing w:lineRule="auto" w:line="276" w:before="0" w:after="0"/>
              <w:jc w:val="both"/>
              <w:rPr>
                <w:rFonts w:ascii="Calibri" w:hAnsi="Calibri" w:cs="Calibri" w:asciiTheme="minorHAnsi" w:cstheme="minorHAnsi" w:hAnsiTheme="minorHAnsi"/>
              </w:rPr>
            </w:pPr>
            <w:r>
              <w:rPr>
                <w:rFonts w:eastAsia="Calibri" w:cs="Calibri" w:ascii="Calibri" w:hAnsi="Calibri" w:asciiTheme="minorHAnsi" w:cstheme="minorHAnsi" w:hAnsiTheme="minorHAnsi"/>
                <w:kern w:val="0"/>
                <w:lang w:val="en-US" w:eastAsia="en-US" w:bidi="ar-SA"/>
              </w:rPr>
              <w:t xml:space="preserve">In order to have a functioning quality management system, the structure and management of the laboratory must be organized so that quality policies can be established and implemented. There must be a strong supporting organizational structure as the management commitment is crucial and there must be a mechanism for implementation and monitoring. </w:t>
            </w:r>
          </w:p>
          <w:p>
            <w:pPr>
              <w:pStyle w:val="Pa2"/>
              <w:widowControl/>
              <w:spacing w:lineRule="auto" w:line="276" w:before="0" w:after="0"/>
              <w:jc w:val="both"/>
              <w:rPr>
                <w:rFonts w:ascii="Calibri" w:hAnsi="Calibri" w:cs="Calibri" w:asciiTheme="minorHAnsi" w:cstheme="minorHAnsi" w:hAnsiTheme="minorHAnsi"/>
              </w:rPr>
            </w:pPr>
            <w:r>
              <w:rPr>
                <w:rFonts w:eastAsia="Calibri" w:cs="Calibri" w:cstheme="minorHAnsi" w:ascii="Calibri" w:hAnsi="Calibri"/>
                <w:kern w:val="0"/>
                <w:lang w:val="en-US" w:eastAsia="en-US" w:bidi="ar-SA"/>
              </w:rPr>
            </w:r>
          </w:p>
          <w:p>
            <w:pPr>
              <w:pStyle w:val="Pa2"/>
              <w:widowControl/>
              <w:numPr>
                <w:ilvl w:val="0"/>
                <w:numId w:val="107"/>
              </w:numPr>
              <w:spacing w:lineRule="auto" w:line="276" w:before="0" w:after="0"/>
              <w:jc w:val="both"/>
              <w:rPr>
                <w:rFonts w:ascii="Calibri" w:hAnsi="Calibri" w:cs="Calibri" w:asciiTheme="minorHAnsi" w:cstheme="minorHAnsi" w:hAnsiTheme="minorHAnsi"/>
                <w:b/>
              </w:rPr>
            </w:pPr>
            <w:r>
              <w:rPr>
                <w:rFonts w:eastAsia="Calibri" w:cs="Calibri" w:ascii="Calibri" w:hAnsi="Calibri" w:asciiTheme="minorHAnsi" w:cstheme="minorHAnsi" w:hAnsiTheme="minorHAnsi"/>
                <w:b/>
                <w:kern w:val="0"/>
                <w:lang w:val="en-US" w:eastAsia="en-US" w:bidi="ar-SA"/>
              </w:rPr>
              <w:t>Personnel</w:t>
            </w:r>
          </w:p>
          <w:p>
            <w:pPr>
              <w:pStyle w:val="Pa2"/>
              <w:widowControl/>
              <w:spacing w:lineRule="auto" w:line="276" w:before="0" w:after="0"/>
              <w:jc w:val="both"/>
              <w:rPr>
                <w:rFonts w:ascii="Calibri" w:hAnsi="Calibri" w:cs="Calibri" w:asciiTheme="minorHAnsi" w:cstheme="minorHAnsi" w:hAnsiTheme="minorHAnsi"/>
              </w:rPr>
            </w:pPr>
            <w:r>
              <w:rPr>
                <w:rFonts w:eastAsia="Calibri" w:cs="Calibri" w:ascii="Calibri" w:hAnsi="Calibri" w:asciiTheme="minorHAnsi" w:cstheme="minorHAnsi" w:hAnsiTheme="minorHAnsi"/>
                <w:kern w:val="0"/>
                <w:lang w:val="en-US" w:eastAsia="en-US" w:bidi="ar-SA"/>
              </w:rPr>
              <w:t xml:space="preserve">The most important laboratory resource is competent, motivated and committed staff. The quality management system addresses many elements of personnel management and oversight, and reminds of the importance of encouragement and motivation. </w:t>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ListParagraph"/>
              <w:widowControl/>
              <w:numPr>
                <w:ilvl w:val="0"/>
                <w:numId w:val="107"/>
              </w:numPr>
              <w:suppressAutoHyphens w:val="false"/>
              <w:spacing w:before="0" w:after="20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US" w:bidi="ar-SA"/>
              </w:rPr>
              <w:t>Equipment</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Each piece of equipment used in the laboratory must be functioning properly. Choosing the right equipment, installing it correctly, ensuring that new equipment works properly, and having a system for maintenance are important components of the equipment management program in a quality management system.</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p>
            <w:pPr>
              <w:pStyle w:val="ListParagraph"/>
              <w:widowControl/>
              <w:numPr>
                <w:ilvl w:val="0"/>
                <w:numId w:val="107"/>
              </w:numPr>
              <w:tabs>
                <w:tab w:val="clear" w:pos="720"/>
                <w:tab w:val="left" w:pos="930" w:leader="none"/>
              </w:tabs>
              <w:suppressAutoHyphens w:val="false"/>
              <w:spacing w:before="0" w:after="20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US" w:bidi="ar-SA"/>
              </w:rPr>
              <w:t>Purchasing &amp; Inventory</w:t>
            </w:r>
          </w:p>
          <w:p>
            <w:pPr>
              <w:pStyle w:val="Pa2"/>
              <w:widowControl/>
              <w:spacing w:lineRule="auto" w:line="276" w:before="0" w:after="0"/>
              <w:jc w:val="both"/>
              <w:rPr>
                <w:rFonts w:ascii="Calibri" w:hAnsi="Calibri" w:cs="Calibri" w:asciiTheme="minorHAnsi" w:cstheme="minorHAnsi" w:hAnsiTheme="minorHAnsi"/>
              </w:rPr>
            </w:pPr>
            <w:r>
              <w:rPr>
                <w:rFonts w:eastAsia="Calibri" w:cs="Calibri" w:ascii="Calibri" w:hAnsi="Calibri" w:asciiTheme="minorHAnsi" w:cstheme="minorHAnsi" w:hAnsiTheme="minorHAnsi"/>
                <w:kern w:val="0"/>
                <w:lang w:val="en-US" w:eastAsia="en-US" w:bidi="ar-SA"/>
              </w:rPr>
              <w:t xml:space="preserve">Proper management of purchasing and inventory of reagents and supplies in the laboratory is a challenging task and can produce cost savings in addition to ensuring supplies and reagents are available when needed. The procedures that are a part of management of purchasing and inventory are designed to ensure that all reagents and supplies are of good quality, and that they are used and stored in a manner that preserves quality and reliability. </w:t>
            </w:r>
          </w:p>
          <w:p>
            <w:pPr>
              <w:pStyle w:val="Normal"/>
              <w:widowControl/>
              <w:tabs>
                <w:tab w:val="clear" w:pos="720"/>
                <w:tab w:val="left" w:pos="93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p>
            <w:pPr>
              <w:pStyle w:val="ListParagraph"/>
              <w:widowControl/>
              <w:numPr>
                <w:ilvl w:val="0"/>
                <w:numId w:val="107"/>
              </w:numPr>
              <w:tabs>
                <w:tab w:val="clear" w:pos="720"/>
                <w:tab w:val="left" w:pos="930" w:leader="none"/>
              </w:tabs>
              <w:suppressAutoHyphens w:val="false"/>
              <w:spacing w:before="0" w:after="20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US" w:bidi="ar-SA"/>
              </w:rPr>
              <w:t>Process Control</w:t>
            </w:r>
          </w:p>
          <w:p>
            <w:pPr>
              <w:pStyle w:val="Normal"/>
              <w:widowControl/>
              <w:tabs>
                <w:tab w:val="clear" w:pos="720"/>
                <w:tab w:val="left" w:pos="93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 xml:space="preserve">Process control comprises of several factors that are important in ensuring the quality of the laboratory testing processes. These factors include </w:t>
            </w:r>
            <w:r>
              <w:rPr>
                <w:rFonts w:eastAsia="Calibri" w:cs="Calibri" w:cstheme="minorHAnsi"/>
                <w:b/>
                <w:bCs/>
                <w:kern w:val="0"/>
                <w:sz w:val="24"/>
                <w:szCs w:val="24"/>
                <w:lang w:val="en-US" w:eastAsia="en-US" w:bidi="ar-SA"/>
              </w:rPr>
              <w:t xml:space="preserve">quality control </w:t>
            </w:r>
            <w:r>
              <w:rPr>
                <w:rFonts w:eastAsia="Calibri" w:cs="Calibri" w:cstheme="minorHAnsi"/>
                <w:kern w:val="0"/>
                <w:sz w:val="24"/>
                <w:szCs w:val="24"/>
                <w:lang w:val="en-US" w:eastAsia="en-US" w:bidi="ar-SA"/>
              </w:rPr>
              <w:t xml:space="preserve">for testing, appropriate </w:t>
            </w:r>
            <w:r>
              <w:rPr>
                <w:rFonts w:eastAsia="Calibri" w:cs="Calibri" w:cstheme="minorHAnsi"/>
                <w:b/>
                <w:bCs/>
                <w:kern w:val="0"/>
                <w:sz w:val="24"/>
                <w:szCs w:val="24"/>
                <w:lang w:val="en-US" w:eastAsia="en-US" w:bidi="ar-SA"/>
              </w:rPr>
              <w:t>management of the sample</w:t>
            </w:r>
            <w:r>
              <w:rPr>
                <w:rFonts w:eastAsia="Calibri" w:cs="Calibri" w:cstheme="minorHAnsi"/>
                <w:kern w:val="0"/>
                <w:sz w:val="24"/>
                <w:szCs w:val="24"/>
                <w:lang w:val="en-US" w:eastAsia="en-US" w:bidi="ar-SA"/>
              </w:rPr>
              <w:t xml:space="preserve">, including collection and handling, and </w:t>
            </w:r>
            <w:r>
              <w:rPr>
                <w:rFonts w:eastAsia="Calibri" w:cs="Calibri" w:cstheme="minorHAnsi"/>
                <w:b/>
                <w:bCs/>
                <w:kern w:val="0"/>
                <w:sz w:val="24"/>
                <w:szCs w:val="24"/>
                <w:lang w:val="en-US" w:eastAsia="en-US" w:bidi="ar-SA"/>
              </w:rPr>
              <w:t>method verification and validation</w:t>
            </w:r>
            <w:r>
              <w:rPr>
                <w:rFonts w:eastAsia="Calibri" w:cs="Calibri" w:cstheme="minorHAnsi"/>
                <w:kern w:val="0"/>
                <w:sz w:val="24"/>
                <w:szCs w:val="24"/>
                <w:lang w:val="en-US" w:eastAsia="en-US" w:bidi="ar-SA"/>
              </w:rPr>
              <w:t>. The elements of process control are very familiar to laboratorians; quality control was one of the first quality practices to be used in the laboratory and continues to play a vital role in ensuring accuracy of testing.</w:t>
            </w:r>
          </w:p>
          <w:p>
            <w:pPr>
              <w:pStyle w:val="Normal"/>
              <w:widowControl/>
              <w:tabs>
                <w:tab w:val="clear" w:pos="720"/>
                <w:tab w:val="left" w:pos="93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p>
            <w:pPr>
              <w:pStyle w:val="ListParagraph"/>
              <w:widowControl/>
              <w:numPr>
                <w:ilvl w:val="0"/>
                <w:numId w:val="107"/>
              </w:numPr>
              <w:tabs>
                <w:tab w:val="clear" w:pos="720"/>
                <w:tab w:val="left" w:pos="930" w:leader="none"/>
              </w:tabs>
              <w:suppressAutoHyphens w:val="false"/>
              <w:spacing w:before="0" w:after="20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US" w:bidi="ar-SA"/>
              </w:rPr>
              <w:t>Information Management</w:t>
            </w:r>
          </w:p>
          <w:p>
            <w:pPr>
              <w:pStyle w:val="Normal"/>
              <w:widowControl/>
              <w:tabs>
                <w:tab w:val="clear" w:pos="720"/>
                <w:tab w:val="left" w:pos="93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The output of the laboratory is the information (data), primarily in the form of test reporting and needs to be carefully managed to ensure accuracy and confidentiality, as well as accessibility to the laboratory staff and to the health care providers. Information may be managed and conveyed either using paper systems or with computers.</w:t>
            </w:r>
          </w:p>
          <w:p>
            <w:pPr>
              <w:pStyle w:val="Normal"/>
              <w:widowControl/>
              <w:tabs>
                <w:tab w:val="clear" w:pos="720"/>
                <w:tab w:val="left" w:pos="93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p>
            <w:pPr>
              <w:pStyle w:val="ListParagraph"/>
              <w:widowControl/>
              <w:numPr>
                <w:ilvl w:val="0"/>
                <w:numId w:val="107"/>
              </w:numPr>
              <w:suppressAutoHyphens w:val="false"/>
              <w:spacing w:before="0" w:after="20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US" w:bidi="ar-SA"/>
              </w:rPr>
              <w:t>Error Management</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An ‘occurrence’ is an error or an event that should not have happened. A system is needed to detect these problems or occurrences, to handle them properly, and to learn from mistakes and take action so that they do not reoccur.</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p>
            <w:pPr>
              <w:pStyle w:val="ListParagraph"/>
              <w:widowControl/>
              <w:numPr>
                <w:ilvl w:val="0"/>
                <w:numId w:val="107"/>
              </w:numPr>
              <w:suppressAutoHyphens w:val="false"/>
              <w:spacing w:before="0" w:after="20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US" w:bidi="ar-SA"/>
              </w:rPr>
              <w:t>Assessment</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 xml:space="preserve">The process of assessment is a tool for examining laboratory performance and comparing it to standards, benchmarks or the performance of other laboratories. Assessment may be internal (performed within the laboratory using its own staff) or external (conducted by a group or agency from outside the laboratory). </w:t>
            </w:r>
            <w:r>
              <w:rPr>
                <w:rFonts w:eastAsia="Calibri" w:cs="Calibri" w:cstheme="minorHAnsi"/>
                <w:kern w:val="0"/>
                <w:sz w:val="24"/>
                <w:szCs w:val="24"/>
                <w:u w:val="single"/>
                <w:lang w:val="en-US" w:eastAsia="en-US" w:bidi="ar-SA"/>
              </w:rPr>
              <w:t>Laboratory quality standards are an important part of the assessment process, serving as benchmarks for the laboratory.</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p>
            <w:pPr>
              <w:pStyle w:val="ListParagraph"/>
              <w:widowControl/>
              <w:numPr>
                <w:ilvl w:val="0"/>
                <w:numId w:val="107"/>
              </w:numPr>
              <w:suppressAutoHyphens w:val="false"/>
              <w:spacing w:before="0" w:after="20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US" w:bidi="ar-SA"/>
              </w:rPr>
              <w:t>Process Improvement</w:t>
            </w:r>
          </w:p>
          <w:p>
            <w:pPr>
              <w:pStyle w:val="Pa2"/>
              <w:widowControl/>
              <w:spacing w:lineRule="auto" w:line="276" w:before="0" w:after="0"/>
              <w:jc w:val="both"/>
              <w:rPr>
                <w:rFonts w:ascii="Calibri" w:hAnsi="Calibri" w:cs="Calibri" w:asciiTheme="minorHAnsi" w:cstheme="minorHAnsi" w:hAnsiTheme="minorHAnsi"/>
              </w:rPr>
            </w:pPr>
            <w:r>
              <w:rPr>
                <w:rFonts w:eastAsia="Calibri" w:cs="Calibri" w:ascii="Calibri" w:hAnsi="Calibri" w:asciiTheme="minorHAnsi" w:cstheme="minorHAnsi" w:hAnsiTheme="minorHAnsi"/>
                <w:kern w:val="0"/>
                <w:lang w:val="en-US" w:eastAsia="en-US" w:bidi="ar-SA"/>
              </w:rPr>
              <w:t xml:space="preserve">The primary goal in a quality management system is continuous improvement of the laboratory processes, and this must be done in a systematic manner. There are a number of tools that are useful for process improvement. </w:t>
            </w:r>
          </w:p>
          <w:p>
            <w:pPr>
              <w:pStyle w:val="Normal"/>
              <w:widowControl/>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r>
          </w:p>
          <w:p>
            <w:pPr>
              <w:pStyle w:val="ListParagraph"/>
              <w:widowControl/>
              <w:numPr>
                <w:ilvl w:val="0"/>
                <w:numId w:val="107"/>
              </w:numPr>
              <w:suppressAutoHyphens w:val="false"/>
              <w:spacing w:before="0" w:after="20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US" w:bidi="ar-SA"/>
              </w:rPr>
              <w:t>Customer Services</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Work space and facilities must be such that the workload can be performed without compromising the quality of work and the safety of the laboratory staff, other health care personnel, patients and the community.</w:t>
            </w:r>
          </w:p>
          <w:p>
            <w:pPr>
              <w:pStyle w:val="Pa2"/>
              <w:widowControl/>
              <w:spacing w:lineRule="auto" w:line="276" w:before="0" w:after="0"/>
              <w:jc w:val="both"/>
              <w:rPr>
                <w:rFonts w:ascii="Calibri" w:hAnsi="Calibri" w:eastAsia="Times New Roman" w:cs="Calibri" w:asciiTheme="minorHAnsi" w:cstheme="minorHAnsi" w:hAnsiTheme="minorHAnsi"/>
              </w:rPr>
            </w:pPr>
            <w:r>
              <w:rPr>
                <w:rFonts w:eastAsia="Times New Roman" w:cs="Calibri" w:cstheme="minorHAnsi" w:ascii="Calibri" w:hAnsi="Calibri"/>
                <w:kern w:val="0"/>
                <w:lang w:val="en-US" w:eastAsia="en-US" w:bidi="ar-SA"/>
              </w:rPr>
            </w:r>
          </w:p>
          <w:p>
            <w:pPr>
              <w:pStyle w:val="Pa2"/>
              <w:widowControl/>
              <w:spacing w:lineRule="auto" w:line="276" w:before="0" w:after="0"/>
              <w:jc w:val="both"/>
              <w:rPr>
                <w:rFonts w:ascii="Calibri" w:hAnsi="Calibri" w:cs="Calibri" w:asciiTheme="minorHAnsi" w:cstheme="minorHAnsi" w:hAnsiTheme="minorHAnsi"/>
              </w:rPr>
            </w:pPr>
            <w:r>
              <w:rPr>
                <w:rFonts w:eastAsia="Calibri" w:cs="Calibri" w:ascii="Calibri" w:hAnsi="Calibri" w:asciiTheme="minorHAnsi" w:cstheme="minorHAnsi" w:hAnsiTheme="minorHAnsi"/>
                <w:kern w:val="0"/>
                <w:lang w:val="en-US" w:eastAsia="en-US" w:bidi="ar-SA"/>
              </w:rPr>
              <w:t xml:space="preserve">As a </w:t>
            </w:r>
            <w:r>
              <w:rPr>
                <w:rFonts w:eastAsia="Calibri" w:cs="Calibri" w:ascii="Calibri" w:hAnsi="Calibri" w:asciiTheme="minorHAnsi" w:cstheme="minorHAnsi" w:hAnsiTheme="minorHAnsi"/>
                <w:b/>
                <w:bCs/>
                <w:kern w:val="0"/>
                <w:lang w:val="en-US" w:eastAsia="en-US" w:bidi="ar-SA"/>
              </w:rPr>
              <w:t xml:space="preserve">quality control focal person </w:t>
            </w:r>
            <w:r>
              <w:rPr>
                <w:rFonts w:eastAsia="Calibri" w:cs="Calibri" w:ascii="Calibri" w:hAnsi="Calibri" w:asciiTheme="minorHAnsi" w:cstheme="minorHAnsi" w:hAnsiTheme="minorHAnsi"/>
                <w:kern w:val="0"/>
                <w:lang w:val="en-US" w:eastAsia="en-US" w:bidi="ar-SA"/>
              </w:rPr>
              <w:t xml:space="preserve">is responsible to: </w:t>
            </w:r>
          </w:p>
          <w:p>
            <w:pPr>
              <w:pStyle w:val="Pa15"/>
              <w:widowControl/>
              <w:numPr>
                <w:ilvl w:val="0"/>
                <w:numId w:val="108"/>
              </w:numPr>
              <w:spacing w:lineRule="auto" w:line="276" w:before="0" w:after="0"/>
              <w:jc w:val="both"/>
              <w:rPr>
                <w:rFonts w:ascii="Calibri" w:hAnsi="Calibri" w:cs="Calibri" w:asciiTheme="minorHAnsi" w:cstheme="minorHAnsi" w:hAnsiTheme="minorHAnsi"/>
              </w:rPr>
            </w:pPr>
            <w:r>
              <w:rPr>
                <w:rFonts w:eastAsia="Calibri" w:cs="Calibri" w:ascii="Calibri" w:hAnsi="Calibri" w:asciiTheme="minorHAnsi" w:cstheme="minorHAnsi" w:hAnsiTheme="minorHAnsi"/>
                <w:kern w:val="0"/>
                <w:lang w:val="en-US" w:eastAsia="en-US" w:bidi="ar-SA"/>
              </w:rPr>
              <w:t>Develop a complete and thorough description of Quality Assurance SOPs. The Focal person also ensures that all laboratory personnel are trained in their specific duties when new activities or techniques are introduced into the laboratory.</w:t>
            </w:r>
          </w:p>
          <w:p>
            <w:pPr>
              <w:pStyle w:val="Pa15"/>
              <w:widowControl/>
              <w:numPr>
                <w:ilvl w:val="0"/>
                <w:numId w:val="108"/>
              </w:numPr>
              <w:spacing w:lineRule="auto" w:line="276" w:before="0" w:after="0"/>
              <w:jc w:val="both"/>
              <w:rPr>
                <w:rFonts w:ascii="Calibri" w:hAnsi="Calibri" w:cs="Calibri" w:asciiTheme="minorHAnsi" w:cstheme="minorHAnsi" w:hAnsiTheme="minorHAnsi"/>
              </w:rPr>
            </w:pPr>
            <w:r>
              <w:rPr>
                <w:rFonts w:eastAsia="Calibri" w:cs="Calibri" w:ascii="Calibri" w:hAnsi="Calibri" w:asciiTheme="minorHAnsi" w:cstheme="minorHAnsi" w:hAnsiTheme="minorHAnsi"/>
                <w:kern w:val="0"/>
                <w:lang w:val="en-US" w:eastAsia="en-US" w:bidi="ar-SA"/>
              </w:rPr>
              <w:t xml:space="preserve">Develop quality assurance tools and train laboratory personnel on these tools.  </w:t>
            </w:r>
          </w:p>
          <w:p>
            <w:pPr>
              <w:pStyle w:val="Pa15"/>
              <w:widowControl/>
              <w:numPr>
                <w:ilvl w:val="0"/>
                <w:numId w:val="108"/>
              </w:numPr>
              <w:spacing w:lineRule="auto" w:line="276" w:before="0" w:after="0"/>
              <w:jc w:val="both"/>
              <w:rPr>
                <w:rFonts w:ascii="Calibri" w:hAnsi="Calibri" w:cs="Calibri" w:asciiTheme="minorHAnsi" w:cstheme="minorHAnsi" w:hAnsiTheme="minorHAnsi"/>
              </w:rPr>
            </w:pPr>
            <w:r>
              <w:rPr>
                <w:rFonts w:eastAsia="Calibri" w:cs="Calibri" w:ascii="Calibri" w:hAnsi="Calibri" w:asciiTheme="minorHAnsi" w:cstheme="minorHAnsi" w:hAnsiTheme="minorHAnsi"/>
                <w:kern w:val="0"/>
                <w:lang w:val="en-US" w:eastAsia="en-US" w:bidi="ar-SA"/>
              </w:rPr>
              <w:t>Know how to perform an extensive assessment when developing new activities in the laboratory.</w:t>
            </w:r>
          </w:p>
          <w:p>
            <w:pPr>
              <w:pStyle w:val="Pa15"/>
              <w:widowControl/>
              <w:numPr>
                <w:ilvl w:val="0"/>
                <w:numId w:val="108"/>
              </w:numPr>
              <w:spacing w:lineRule="auto" w:line="276" w:before="0" w:after="0"/>
              <w:jc w:val="both"/>
              <w:rPr>
                <w:rFonts w:ascii="Calibri" w:hAnsi="Calibri" w:cs="Calibri" w:asciiTheme="minorHAnsi" w:cstheme="minorHAnsi" w:hAnsiTheme="minorHAnsi"/>
              </w:rPr>
            </w:pPr>
            <w:r>
              <w:rPr>
                <w:rFonts w:eastAsia="Calibri" w:cs="Calibri" w:ascii="Calibri" w:hAnsi="Calibri" w:asciiTheme="minorHAnsi" w:cstheme="minorHAnsi" w:hAnsiTheme="minorHAnsi"/>
                <w:kern w:val="0"/>
                <w:lang w:val="en-US" w:eastAsia="en-US" w:bidi="ar-SA"/>
              </w:rPr>
              <w:t xml:space="preserve">Conduct laboratory quality assurance audits, identify errors and plan corrective actions. </w:t>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4"/>
                <w:szCs w:val="22"/>
                <w:lang w:val="en-US" w:eastAsia="en-US" w:bidi="ar-SA"/>
              </w:rPr>
              <w:t>Every employee entering a career in analytical clinical laboratory will have to abide by quality assurance QA/QC SOPs are communicated to the laboratory staff through a structured program. The training course includes the key components of QA/QC which will help the employees to understand the need to produce sound and authentic laboratory test results by using appropriate standards, controls, written SOPs and method validation.</w:t>
            </w:r>
          </w:p>
        </w:tc>
      </w:tr>
    </w:tbl>
    <w:p>
      <w:pPr>
        <w:pStyle w:val="Heading3"/>
        <w:ind w:hanging="3060" w:start="3060"/>
        <w:rPr>
          <w:color w:themeColor="text2" w:themeTint="99" w:val="8496B0"/>
        </w:rPr>
      </w:pPr>
      <w:bookmarkStart w:id="279" w:name="_Toc418494006"/>
      <w:bookmarkStart w:id="280" w:name="_Toc483909876"/>
      <w:bookmarkStart w:id="281" w:name="_Toc514931059"/>
      <w:r>
        <w:rPr/>
        <w:t>Standard 20. QA-2: EQA compliance procedures and tools are available in the laboratory.</w:t>
      </w:r>
      <w:bookmarkEnd w:id="279"/>
      <w:bookmarkEnd w:id="280"/>
      <w:bookmarkEnd w:id="281"/>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(66-67)</w:t>
      </w:r>
    </w:p>
    <w:p>
      <w:pPr>
        <w:pStyle w:val="Heading4"/>
        <w:shd w:val="clear" w:color="auto" w:fill="FF0000"/>
        <w:tabs>
          <w:tab w:val="clear" w:pos="900"/>
          <w:tab w:val="left" w:pos="1170" w:leader="none"/>
        </w:tabs>
        <w:spacing w:lineRule="auto" w:line="276"/>
        <w:ind w:hanging="1170" w:start="1170"/>
        <w:rPr>
          <w:rFonts w:ascii="Calibri" w:hAnsi="Calibri" w:cs="Calibri" w:asciiTheme="minorHAnsi" w:cstheme="minorHAnsi" w:hAnsiTheme="minorHAnsi"/>
          <w:color w:themeColor="background1" w:val="FFFFFF"/>
        </w:rPr>
      </w:pPr>
      <w:bookmarkStart w:id="282" w:name="_Toc483909877"/>
      <w:bookmarkStart w:id="283" w:name="_Toc514931060"/>
      <w:r>
        <w:rPr>
          <w:rFonts w:cs="Calibri" w:ascii="Calibri" w:hAnsi="Calibri" w:asciiTheme="minorHAnsi" w:cstheme="minorHAnsi" w:hAnsiTheme="minorHAnsi"/>
          <w:bCs/>
          <w:iCs/>
          <w:color w:themeColor="background1" w:val="FFFFFF"/>
        </w:rPr>
        <w:t xml:space="preserve">Ind. 66: </w:t>
      </w:r>
      <w:r>
        <w:rPr>
          <w:rFonts w:cs="Calibri" w:ascii="Calibri" w:hAnsi="Calibri" w:asciiTheme="minorHAnsi" w:cstheme="minorHAnsi" w:hAnsiTheme="minorHAnsi"/>
          <w:color w:themeColor="background1" w:val="FFFFFF"/>
        </w:rPr>
        <w:t xml:space="preserve"> EQA of the laboratory is ensured through external assessment by nationally / internationally recognised bodies</w:t>
      </w:r>
      <w:bookmarkEnd w:id="282"/>
      <w:bookmarkEnd w:id="283"/>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For implementing efficient QA system for the laboratory, EQA certification is required from any recognized institute/body which is authorized to do so. For ensuring EQA, at least one certificate from any other recognized institute issued in the last one year is required. Some institutes authorized to issue such certificates include NEQAS / Armed Forces Institute of Pathology (AFIP). Check for EQA certificate issued from NEQAS/ (AFIP)/.</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jc w:val="both"/>
        <w:rPr>
          <w:rFonts w:cs="Calibri" w:cstheme="minorHAnsi"/>
          <w:sz w:val="24"/>
          <w:szCs w:val="24"/>
        </w:rPr>
      </w:pPr>
      <w:r>
        <w:rPr>
          <w:rFonts w:cs="Calibri" w:cstheme="minorHAnsi"/>
          <w:sz w:val="24"/>
          <w:szCs w:val="24"/>
        </w:rPr>
        <w:t xml:space="preserve">EQA certification from NEQAS (AFIP)/any other recognized institute issued during last one year. </w:t>
      </w:r>
    </w:p>
    <w:p>
      <w:pPr>
        <w:pStyle w:val="Normal"/>
        <w:spacing w:lineRule="auto" w:line="276" w:before="120" w:after="120"/>
        <w:jc w:val="both"/>
        <w:rPr>
          <w:rFonts w:cs="Calibri" w:cstheme="minorHAnsi"/>
          <w:b/>
          <w:sz w:val="24"/>
          <w:szCs w:val="24"/>
        </w:rPr>
      </w:pPr>
      <w:r>
        <w:rPr>
          <w:rFonts w:cs="Calibri" w:cstheme="minorHAnsi"/>
          <w:sz w:val="24"/>
          <w:szCs w:val="24"/>
        </w:rPr>
        <w:t xml:space="preserve"> </w:t>
      </w:r>
      <w:r>
        <w:rPr>
          <w:rFonts w:cs="Calibri" w:cstheme="minorHAnsi"/>
          <w:b/>
          <w:sz w:val="24"/>
          <w:szCs w:val="24"/>
        </w:rPr>
        <w:t>Scoring:</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availability of at least one EQA certificate in last one year, then score as </w:t>
      </w:r>
      <w:r>
        <w:rPr>
          <w:rFonts w:cs="Calibri" w:ascii="Calibri" w:hAnsi="Calibri" w:asciiTheme="minorHAnsi" w:cstheme="minorHAnsi" w:hAnsiTheme="minorHAnsi"/>
          <w:b/>
          <w:sz w:val="24"/>
          <w:szCs w:val="24"/>
          <w:u w:val="single"/>
        </w:rPr>
        <w:t>fully met.</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EQA certificate in last one year,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284" w:name="_Toc514931061"/>
      <w:bookmarkStart w:id="285" w:name="_Toc483909878"/>
      <w:r>
        <w:rPr>
          <w:rFonts w:cs="Calibri" w:ascii="Calibri" w:hAnsi="Calibri" w:asciiTheme="minorHAnsi" w:cstheme="minorHAnsi" w:hAnsiTheme="minorHAnsi"/>
          <w:bCs/>
          <w:iCs/>
          <w:color w:themeColor="background1" w:val="FFFFFF"/>
        </w:rPr>
        <w:t xml:space="preserve">Ind. 67: </w:t>
      </w:r>
      <w:r>
        <w:rPr>
          <w:rFonts w:cs="Calibri" w:ascii="Calibri" w:hAnsi="Calibri" w:asciiTheme="minorHAnsi" w:cstheme="minorHAnsi" w:hAnsiTheme="minorHAnsi"/>
          <w:color w:themeColor="background1" w:val="FFFFFF"/>
        </w:rPr>
        <w:t xml:space="preserve"> Record of EQA reports is maintained</w:t>
      </w:r>
      <w:bookmarkEnd w:id="284"/>
      <w:bookmarkEnd w:id="285"/>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 xml:space="preserve">EQA reports received from authorized assessment bodies/institutes are maintained by the laboratory. Check for the availability of EQA reports at least for last one year. </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3"/>
        </w:numPr>
        <w:spacing w:before="120" w:after="120"/>
        <w:jc w:val="both"/>
        <w:rPr>
          <w:rFonts w:cs="Calibri" w:cstheme="minorHAnsi"/>
          <w:sz w:val="24"/>
          <w:szCs w:val="24"/>
        </w:rPr>
      </w:pPr>
      <w:r>
        <w:rPr>
          <w:rFonts w:cs="Calibri" w:ascii="Calibri" w:hAnsi="Calibri" w:asciiTheme="minorHAnsi" w:cstheme="minorHAnsi" w:hAnsiTheme="minorHAnsi"/>
          <w:sz w:val="24"/>
          <w:szCs w:val="24"/>
        </w:rPr>
        <w:t xml:space="preserve">EQA reports from NEQAS (AFIP)/any other recognized institute issued in last one year. </w:t>
      </w:r>
    </w:p>
    <w:p>
      <w:pPr>
        <w:pStyle w:val="Normal"/>
        <w:spacing w:lineRule="auto" w:line="276" w:before="120" w:after="120"/>
        <w:jc w:val="both"/>
        <w:rPr>
          <w:rFonts w:cs="Calibri" w:cstheme="minorHAnsi"/>
          <w:b/>
          <w:sz w:val="24"/>
          <w:szCs w:val="24"/>
        </w:rPr>
      </w:pPr>
      <w:r>
        <w:rPr>
          <w:rFonts w:cs="Calibri" w:cstheme="minorHAnsi"/>
          <w:b/>
          <w:sz w:val="24"/>
          <w:szCs w:val="24"/>
        </w:rPr>
        <w:t>Scoring:</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record of EQA reports of last one year is available, then score as </w:t>
      </w:r>
      <w:r>
        <w:rPr>
          <w:rFonts w:cs="Calibri" w:ascii="Calibri" w:hAnsi="Calibri" w:asciiTheme="minorHAnsi" w:cstheme="minorHAnsi" w:hAnsiTheme="minorHAnsi"/>
          <w:b/>
          <w:sz w:val="24"/>
          <w:szCs w:val="24"/>
          <w:u w:val="single"/>
        </w:rPr>
        <w:t>fully met.</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record of EQA reports or the record is deficient, then score as </w:t>
      </w:r>
      <w:r>
        <w:rPr>
          <w:rFonts w:cs="Calibri" w:ascii="Calibri" w:hAnsi="Calibri" w:asciiTheme="minorHAnsi" w:cstheme="minorHAnsi" w:hAnsiTheme="minorHAnsi"/>
          <w:b/>
          <w:sz w:val="24"/>
          <w:szCs w:val="24"/>
          <w:u w:val="single"/>
        </w:rPr>
        <w:t>not met.</w:t>
      </w:r>
    </w:p>
    <w:p>
      <w:pPr>
        <w:pStyle w:val="ListParagraph"/>
        <w:spacing w:before="120" w:after="120"/>
        <w:ind w:start="284"/>
        <w:jc w:val="both"/>
        <w:rPr>
          <w:rFonts w:ascii="Calibri" w:hAnsi="Calibri" w:cs="Calibri" w:asciiTheme="minorHAnsi" w:cstheme="minorHAnsi" w:hAnsiTheme="minorHAnsi"/>
          <w:b/>
          <w:sz w:val="24"/>
          <w:szCs w:val="24"/>
          <w:u w:val="single"/>
        </w:rPr>
      </w:pPr>
      <w:r>
        <w:rPr>
          <w:rFonts w:cs="Calibri" w:cstheme="minorHAnsi"/>
          <w:b/>
          <w:sz w:val="24"/>
          <w:szCs w:val="24"/>
          <w:u w:val="single"/>
        </w:rPr>
      </w:r>
    </w:p>
    <w:p>
      <w:pPr>
        <w:pStyle w:val="ListParagraph"/>
        <w:spacing w:before="120" w:after="120"/>
        <w:ind w:start="284"/>
        <w:jc w:val="both"/>
        <w:rPr>
          <w:rFonts w:ascii="Calibri" w:hAnsi="Calibri" w:cs="Calibri" w:asciiTheme="minorHAnsi" w:cstheme="minorHAnsi" w:hAnsiTheme="minorHAnsi"/>
          <w:sz w:val="24"/>
          <w:szCs w:val="24"/>
        </w:rPr>
      </w:pPr>
      <w:r>
        <w:rPr>
          <w:rFonts w:cs="Calibri" w:cstheme="minorHAnsi"/>
          <w:sz w:val="24"/>
          <w:szCs w:val="24"/>
        </w:rPr>
      </w:r>
    </w:p>
    <w:p>
      <w:pPr>
        <w:pStyle w:val="ListParagraph"/>
        <w:spacing w:before="120" w:after="120"/>
        <w:ind w:start="284"/>
        <w:jc w:val="both"/>
        <w:rPr>
          <w:rFonts w:ascii="Calibri" w:hAnsi="Calibri" w:cs="Calibri" w:asciiTheme="minorHAnsi" w:cstheme="minorHAnsi" w:hAnsiTheme="minorHAnsi"/>
          <w:sz w:val="24"/>
          <w:szCs w:val="24"/>
        </w:rPr>
      </w:pPr>
      <w:r>
        <w:rPr>
          <w:rFonts w:cs="Calibri" w:cstheme="minorHAnsi"/>
          <w:sz w:val="24"/>
          <w:szCs w:val="24"/>
        </w:rPr>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tcPr>
          <w:p>
            <w:pPr>
              <w:pStyle w:val="ListParagraph"/>
              <w:widowControl/>
              <w:spacing w:before="0" w:after="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540" w:type="dxa"/>
            <w:tcBorders/>
          </w:tcPr>
          <w:tbl>
            <w:tblPr>
              <w:tblStyle w:val="TableGrid"/>
              <w:tblW w:w="909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70"/>
              <w:gridCol w:w="5336"/>
              <w:gridCol w:w="483"/>
              <w:gridCol w:w="451"/>
              <w:gridCol w:w="450"/>
              <w:gridCol w:w="562"/>
              <w:gridCol w:w="1244"/>
            </w:tblGrid>
            <w:tr>
              <w:trPr/>
              <w:tc>
                <w:tcPr>
                  <w:tcW w:w="570" w:type="dxa"/>
                  <w:vMerge w:val="restart"/>
                  <w:tcBorders/>
                  <w:shd w:color="auto" w:fill="D9D9D9" w:themeFill="background1" w:themeFillShade="d9" w:val="clear"/>
                </w:tcPr>
                <w:p>
                  <w:pPr>
                    <w:pStyle w:val="Normal"/>
                    <w:widowControl/>
                    <w:tabs>
                      <w:tab w:val="clear" w:pos="720"/>
                      <w:tab w:val="left" w:pos="5610" w:leader="none"/>
                    </w:tabs>
                    <w:spacing w:lineRule="auto" w:line="276" w:before="0" w:after="0"/>
                    <w:jc w:val="center"/>
                    <w:rPr>
                      <w:rFonts w:cs="Calibri" w:cstheme="minorHAnsi"/>
                      <w:b/>
                      <w:sz w:val="24"/>
                      <w:szCs w:val="24"/>
                    </w:rPr>
                  </w:pPr>
                  <w:r>
                    <w:rPr>
                      <w:rFonts w:eastAsia="Calibri" w:cs="Calibri" w:cstheme="minorHAnsi"/>
                      <w:b/>
                      <w:kern w:val="0"/>
                      <w:sz w:val="24"/>
                      <w:szCs w:val="24"/>
                      <w:lang w:val="en-US" w:eastAsia="en-US" w:bidi="ar-SA"/>
                    </w:rPr>
                    <w:t>Sr. No.</w:t>
                  </w:r>
                </w:p>
              </w:tc>
              <w:tc>
                <w:tcPr>
                  <w:tcW w:w="5336" w:type="dxa"/>
                  <w:vMerge w:val="restart"/>
                  <w:tcBorders/>
                  <w:shd w:color="auto" w:fill="D9D9D9" w:themeFill="background1" w:themeFillShade="d9" w:val="clear"/>
                </w:tcPr>
                <w:p>
                  <w:pPr>
                    <w:pStyle w:val="Normal"/>
                    <w:widowControl/>
                    <w:tabs>
                      <w:tab w:val="clear" w:pos="720"/>
                      <w:tab w:val="left" w:pos="5610" w:leader="none"/>
                    </w:tabs>
                    <w:spacing w:lineRule="auto" w:line="276" w:before="0" w:after="0"/>
                    <w:jc w:val="center"/>
                    <w:rPr>
                      <w:rFonts w:cs="Calibri" w:cstheme="minorHAnsi"/>
                      <w:b/>
                      <w:sz w:val="24"/>
                      <w:szCs w:val="24"/>
                    </w:rPr>
                  </w:pPr>
                  <w:r>
                    <w:rPr>
                      <w:rFonts w:eastAsia="Calibri" w:cs="Calibri" w:cstheme="minorHAnsi"/>
                      <w:b/>
                      <w:kern w:val="0"/>
                      <w:sz w:val="24"/>
                      <w:szCs w:val="24"/>
                      <w:lang w:val="en-US" w:eastAsia="en-US" w:bidi="ar-SA"/>
                    </w:rPr>
                    <w:t>Sample Quality system</w:t>
                  </w:r>
                </w:p>
              </w:tc>
              <w:tc>
                <w:tcPr>
                  <w:tcW w:w="1946" w:type="dxa"/>
                  <w:gridSpan w:val="4"/>
                  <w:tcBorders/>
                  <w:shd w:color="auto" w:fill="D9D9D9" w:themeFill="background1" w:themeFillShade="d9" w:val="clear"/>
                </w:tcPr>
                <w:p>
                  <w:pPr>
                    <w:pStyle w:val="Normal"/>
                    <w:widowControl/>
                    <w:tabs>
                      <w:tab w:val="clear" w:pos="720"/>
                      <w:tab w:val="left" w:pos="5610" w:leader="none"/>
                    </w:tabs>
                    <w:spacing w:lineRule="auto" w:line="276" w:before="0" w:after="0"/>
                    <w:jc w:val="center"/>
                    <w:rPr>
                      <w:rFonts w:cs="Calibri" w:cstheme="minorHAnsi"/>
                      <w:b/>
                      <w:sz w:val="24"/>
                      <w:szCs w:val="24"/>
                    </w:rPr>
                  </w:pPr>
                  <w:r>
                    <w:rPr>
                      <w:rFonts w:eastAsia="Calibri" w:cs="Calibri" w:cstheme="minorHAnsi"/>
                      <w:b/>
                      <w:kern w:val="0"/>
                      <w:sz w:val="24"/>
                      <w:szCs w:val="24"/>
                      <w:lang w:val="en-US" w:eastAsia="en-US" w:bidi="ar-SA"/>
                    </w:rPr>
                    <w:t>Evaluation*</w:t>
                  </w:r>
                </w:p>
              </w:tc>
              <w:tc>
                <w:tcPr>
                  <w:tcW w:w="1244" w:type="dxa"/>
                  <w:vMerge w:val="restart"/>
                  <w:tcBorders/>
                  <w:shd w:color="auto" w:fill="D9D9D9" w:themeFill="background1" w:themeFillShade="d9" w:val="clear"/>
                </w:tcPr>
                <w:p>
                  <w:pPr>
                    <w:pStyle w:val="Normal"/>
                    <w:widowControl/>
                    <w:tabs>
                      <w:tab w:val="clear" w:pos="720"/>
                      <w:tab w:val="left" w:pos="5610" w:leader="none"/>
                    </w:tabs>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t>Remarks</w:t>
                  </w:r>
                </w:p>
              </w:tc>
            </w:tr>
            <w:tr>
              <w:trPr/>
              <w:tc>
                <w:tcPr>
                  <w:tcW w:w="570" w:type="dxa"/>
                  <w:vMerge w:val="continue"/>
                  <w:tcBorders/>
                  <w:vAlign w:val="center"/>
                </w:tcPr>
                <w:p>
                  <w:pPr>
                    <w:pStyle w:val="Normal"/>
                    <w:widowControl/>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r>
                </w:p>
              </w:tc>
              <w:tc>
                <w:tcPr>
                  <w:tcW w:w="5336" w:type="dxa"/>
                  <w:vMerge w:val="continue"/>
                  <w:tcBorders/>
                  <w:vAlign w:val="center"/>
                </w:tcPr>
                <w:p>
                  <w:pPr>
                    <w:pStyle w:val="Normal"/>
                    <w:widowControl/>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r>
                </w:p>
              </w:tc>
              <w:tc>
                <w:tcPr>
                  <w:tcW w:w="483" w:type="dxa"/>
                  <w:tcBorders/>
                  <w:shd w:color="auto" w:fill="D9D9D9" w:themeFill="background1" w:themeFillShade="d9" w:val="clear"/>
                </w:tcPr>
                <w:p>
                  <w:pPr>
                    <w:pStyle w:val="Normal"/>
                    <w:widowControl/>
                    <w:tabs>
                      <w:tab w:val="clear" w:pos="720"/>
                      <w:tab w:val="left" w:pos="5610" w:leader="none"/>
                    </w:tabs>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t xml:space="preserve">Y </w:t>
                  </w:r>
                </w:p>
              </w:tc>
              <w:tc>
                <w:tcPr>
                  <w:tcW w:w="451" w:type="dxa"/>
                  <w:tcBorders/>
                  <w:shd w:color="auto" w:fill="D9D9D9" w:themeFill="background1" w:themeFillShade="d9" w:val="clear"/>
                </w:tcPr>
                <w:p>
                  <w:pPr>
                    <w:pStyle w:val="Normal"/>
                    <w:widowControl/>
                    <w:tabs>
                      <w:tab w:val="clear" w:pos="720"/>
                      <w:tab w:val="left" w:pos="5610" w:leader="none"/>
                    </w:tabs>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t xml:space="preserve">P </w:t>
                  </w:r>
                </w:p>
              </w:tc>
              <w:tc>
                <w:tcPr>
                  <w:tcW w:w="450" w:type="dxa"/>
                  <w:tcBorders/>
                  <w:shd w:color="auto" w:fill="D9D9D9" w:themeFill="background1" w:themeFillShade="d9" w:val="clear"/>
                </w:tcPr>
                <w:p>
                  <w:pPr>
                    <w:pStyle w:val="Normal"/>
                    <w:widowControl/>
                    <w:tabs>
                      <w:tab w:val="clear" w:pos="720"/>
                      <w:tab w:val="left" w:pos="5610" w:leader="none"/>
                    </w:tabs>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t xml:space="preserve">N </w:t>
                  </w:r>
                </w:p>
              </w:tc>
              <w:tc>
                <w:tcPr>
                  <w:tcW w:w="562" w:type="dxa"/>
                  <w:tcBorders/>
                  <w:shd w:color="auto" w:fill="D9D9D9" w:themeFill="background1" w:themeFillShade="d9" w:val="clear"/>
                </w:tcPr>
                <w:p>
                  <w:pPr>
                    <w:pStyle w:val="Normal"/>
                    <w:widowControl/>
                    <w:tabs>
                      <w:tab w:val="clear" w:pos="720"/>
                      <w:tab w:val="left" w:pos="5610" w:leader="none"/>
                    </w:tabs>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t>NA</w:t>
                  </w:r>
                </w:p>
              </w:tc>
              <w:tc>
                <w:tcPr>
                  <w:tcW w:w="1244" w:type="dxa"/>
                  <w:vMerge w:val="continue"/>
                  <w:tcBorders/>
                  <w:vAlign w:val="center"/>
                </w:tcPr>
                <w:p>
                  <w:pPr>
                    <w:pStyle w:val="Normal"/>
                    <w:widowControl/>
                    <w:spacing w:lineRule="auto" w:line="276" w:before="0" w:after="0"/>
                    <w:jc w:val="both"/>
                    <w:rPr>
                      <w:rFonts w:cs="Calibri" w:cstheme="minorHAnsi"/>
                      <w:b/>
                      <w:sz w:val="24"/>
                      <w:szCs w:val="24"/>
                    </w:rPr>
                  </w:pPr>
                  <w:r>
                    <w:rPr>
                      <w:rFonts w:eastAsia="Calibri" w:cs="Calibri" w:cstheme="minorHAnsi"/>
                      <w:b/>
                      <w:kern w:val="0"/>
                      <w:sz w:val="24"/>
                      <w:szCs w:val="24"/>
                      <w:lang w:val="en-US" w:eastAsia="en-US" w:bidi="ar-SA"/>
                    </w:rPr>
                  </w:r>
                </w:p>
              </w:tc>
            </w:tr>
            <w:tr>
              <w:trPr/>
              <w:tc>
                <w:tcPr>
                  <w:tcW w:w="570"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1</w:t>
                  </w:r>
                </w:p>
              </w:tc>
              <w:tc>
                <w:tcPr>
                  <w:tcW w:w="5336" w:type="dxa"/>
                  <w:tcBorders/>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Laboratory shall define and document its policies and procedure for selection and use of purchased external services, equipment, consumable supplies that affect the quality of its services. There shall be procedures and criteria for inspection, acceptance/rejection, and storage of consumable materials.</w:t>
                  </w:r>
                </w:p>
              </w:tc>
              <w:tc>
                <w:tcPr>
                  <w:tcW w:w="483"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451"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450"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562"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1244"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r>
            <w:tr>
              <w:trPr/>
              <w:tc>
                <w:tcPr>
                  <w:tcW w:w="570"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2</w:t>
                  </w:r>
                </w:p>
              </w:tc>
              <w:tc>
                <w:tcPr>
                  <w:tcW w:w="5336" w:type="dxa"/>
                  <w:tcBorders/>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Laboratory shall participate in as inter-laboratory comparisons such as those organized by external quality assessment schemes.</w:t>
                  </w:r>
                </w:p>
              </w:tc>
              <w:tc>
                <w:tcPr>
                  <w:tcW w:w="483"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451"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450"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562"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1244"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r>
            <w:tr>
              <w:trPr/>
              <w:tc>
                <w:tcPr>
                  <w:tcW w:w="570"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3</w:t>
                  </w:r>
                </w:p>
              </w:tc>
              <w:tc>
                <w:tcPr>
                  <w:tcW w:w="5336" w:type="dxa"/>
                  <w:tcBorders/>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Laboratory management shall monitor the results of external quality assessment and participate in the implementation of corrective actions when control criteria are not fulfilled.</w:t>
                  </w:r>
                </w:p>
              </w:tc>
              <w:tc>
                <w:tcPr>
                  <w:tcW w:w="483"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451"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450"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562"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1244"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r>
            <w:tr>
              <w:trPr/>
              <w:tc>
                <w:tcPr>
                  <w:tcW w:w="570"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4</w:t>
                  </w:r>
                </w:p>
              </w:tc>
              <w:tc>
                <w:tcPr>
                  <w:tcW w:w="5336" w:type="dxa"/>
                  <w:tcBorders/>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Management review shall take account of follow-up</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previous management reviews, status of corrective and required preventive action, the outcome of recent internal audits, assessment by external body, outcome of external quality assessment, quality indicators, nonconformities, monitoring of turnaround time, results of continuous improvement processes and evaluation of suppliers.</w:t>
                  </w:r>
                </w:p>
              </w:tc>
              <w:tc>
                <w:tcPr>
                  <w:tcW w:w="483"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451"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450"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562"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c>
                <w:tcPr>
                  <w:tcW w:w="1244" w:type="dxa"/>
                  <w:tcBorders/>
                </w:tcPr>
                <w:p>
                  <w:pPr>
                    <w:pStyle w:val="Normal"/>
                    <w:widowControl/>
                    <w:tabs>
                      <w:tab w:val="clear" w:pos="720"/>
                      <w:tab w:val="left" w:pos="5610" w:leader="none"/>
                    </w:tabs>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tc>
            </w:tr>
          </w:tbl>
          <w:p>
            <w:pPr>
              <w:pStyle w:val="Normal"/>
              <w:tabs>
                <w:tab w:val="clear" w:pos="720"/>
                <w:tab w:val="left" w:pos="5610" w:leader="none"/>
              </w:tabs>
              <w:spacing w:lineRule="auto" w:line="276"/>
              <w:jc w:val="both"/>
              <w:rPr>
                <w:rFonts w:cs="Calibri" w:cstheme="minorHAnsi"/>
                <w:sz w:val="15"/>
                <w:szCs w:val="15"/>
              </w:rPr>
            </w:pPr>
            <w:r>
              <w:rPr>
                <w:rFonts w:cs="Calibri" w:cstheme="minorHAnsi"/>
                <w:sz w:val="15"/>
                <w:szCs w:val="15"/>
              </w:rPr>
            </w:r>
          </w:p>
          <w:p>
            <w:pPr>
              <w:pStyle w:val="Normal"/>
              <w:tabs>
                <w:tab w:val="clear" w:pos="720"/>
                <w:tab w:val="left" w:pos="5610" w:leader="none"/>
              </w:tabs>
              <w:spacing w:lineRule="auto" w:line="276" w:before="0" w:after="160"/>
              <w:jc w:val="both"/>
              <w:rPr>
                <w:rFonts w:cs="Calibri" w:cstheme="minorHAnsi"/>
                <w:i/>
                <w:sz w:val="24"/>
                <w:u w:val="single"/>
              </w:rPr>
            </w:pPr>
            <w:r>
              <w:rPr>
                <w:rFonts w:cs="Calibri" w:cstheme="minorHAnsi"/>
                <w:sz w:val="24"/>
                <w:szCs w:val="24"/>
              </w:rPr>
              <w:t>* Y = Yes, P = Partial, N = No, NA = not applicable</w:t>
            </w:r>
          </w:p>
        </w:tc>
      </w:tr>
    </w:tbl>
    <w:p>
      <w:pPr>
        <w:pStyle w:val="Normal"/>
        <w:jc w:val="both"/>
        <w:rPr>
          <w:rStyle w:val="IntenseReference"/>
          <w:rFonts w:cs="Calibri" w:cstheme="minorHAnsi"/>
          <w:b w:val="false"/>
          <w:sz w:val="24"/>
          <w:szCs w:val="24"/>
        </w:rPr>
      </w:pPr>
      <w:r>
        <w:rPr>
          <w:rFonts w:cs="Calibri" w:cstheme="minorHAnsi"/>
          <w:b w:val="false"/>
          <w:sz w:val="24"/>
          <w:szCs w:val="24"/>
        </w:rPr>
      </w:r>
    </w:p>
    <w:p>
      <w:pPr>
        <w:pStyle w:val="Normal"/>
        <w:rPr>
          <w:rFonts w:eastAsia="Times New Roman" w:cs="Calibri" w:cstheme="minorHAnsi"/>
          <w:b/>
          <w:bCs/>
          <w:color w:val="C00000"/>
          <w:spacing w:val="2"/>
          <w:sz w:val="32"/>
          <w:szCs w:val="20"/>
        </w:rPr>
      </w:pPr>
      <w:r>
        <w:rPr>
          <w:rFonts w:eastAsia="Times New Roman" w:cs="Calibri" w:cstheme="minorHAnsi"/>
          <w:b/>
          <w:bCs/>
          <w:color w:val="C00000"/>
          <w:spacing w:val="2"/>
          <w:sz w:val="32"/>
          <w:szCs w:val="20"/>
        </w:rPr>
      </w:r>
      <w:bookmarkStart w:id="286" w:name="_Toc483909879"/>
      <w:bookmarkStart w:id="287" w:name="_Toc483909879"/>
      <w:r>
        <w:br w:type="page"/>
      </w:r>
    </w:p>
    <w:p>
      <w:pPr>
        <w:pStyle w:val="Heading3"/>
        <w:spacing w:before="0" w:after="240"/>
        <w:ind w:hanging="2700" w:start="2700"/>
        <w:rPr/>
      </w:pPr>
      <w:bookmarkStart w:id="288" w:name="_Toc483909879"/>
      <w:bookmarkStart w:id="289" w:name="_Toc514931062"/>
      <w:r>
        <w:rPr/>
        <w:t>Standard 21. QA-3: IQA is ensured through standardized laboratory practices.</w:t>
      </w:r>
      <w:bookmarkEnd w:id="288"/>
      <w:bookmarkEnd w:id="289"/>
      <w:r>
        <w:rPr/>
        <w:t xml:space="preserve"> </w:t>
      </w:r>
    </w:p>
    <w:p>
      <w:pPr>
        <w:pStyle w:val="Normal"/>
        <w:spacing w:lineRule="auto" w:line="240" w:before="120" w:after="120"/>
        <w:ind w:hanging="284" w:start="284"/>
        <w:jc w:val="both"/>
        <w:rPr>
          <w:rFonts w:cs="Calibri" w:cstheme="minorHAnsi"/>
          <w:b/>
          <w:sz w:val="24"/>
          <w:szCs w:val="24"/>
        </w:rPr>
      </w:pPr>
      <w:r>
        <w:rPr>
          <w:rFonts w:cs="Calibri" w:cstheme="minorHAnsi"/>
          <w:b/>
          <w:sz w:val="24"/>
          <w:szCs w:val="24"/>
        </w:rPr>
        <w:t>Indicators (68-75)</w:t>
      </w:r>
    </w:p>
    <w:p>
      <w:pPr>
        <w:pStyle w:val="Heading4"/>
        <w:shd w:val="clear" w:color="auto" w:fill="FF0000"/>
        <w:rPr>
          <w:rFonts w:ascii="Calibri" w:hAnsi="Calibri" w:cs="Calibri" w:asciiTheme="minorHAnsi" w:cstheme="minorHAnsi" w:hAnsiTheme="minorHAnsi"/>
          <w:color w:themeColor="background1" w:val="FFFFFF"/>
        </w:rPr>
      </w:pPr>
      <w:bookmarkStart w:id="290" w:name="_Toc378604484"/>
      <w:bookmarkStart w:id="291" w:name="_Toc483909880"/>
      <w:bookmarkStart w:id="292" w:name="_Toc514931063"/>
      <w:r>
        <w:rPr>
          <w:rFonts w:cs="Calibri" w:ascii="Calibri" w:hAnsi="Calibri" w:asciiTheme="minorHAnsi" w:cstheme="minorHAnsi" w:hAnsiTheme="minorHAnsi"/>
          <w:color w:themeColor="background1" w:val="FFFFFF"/>
        </w:rPr>
        <w:t>Ind. 68: Policies and procedures guide the safe collection of specimens</w:t>
      </w:r>
      <w:bookmarkEnd w:id="290"/>
      <w:bookmarkEnd w:id="291"/>
      <w:bookmarkEnd w:id="292"/>
    </w:p>
    <w:p>
      <w:pPr>
        <w:pStyle w:val="Normal"/>
        <w:spacing w:lineRule="auto" w:line="240"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40" w:before="120" w:after="120"/>
        <w:jc w:val="both"/>
        <w:rPr>
          <w:rFonts w:cs="Calibri" w:cstheme="minorHAnsi"/>
          <w:sz w:val="24"/>
          <w:szCs w:val="24"/>
        </w:rPr>
      </w:pPr>
      <w:r>
        <w:rPr>
          <w:rFonts w:cs="Calibri" w:cstheme="minorHAnsi"/>
          <w:sz w:val="24"/>
          <w:szCs w:val="24"/>
        </w:rPr>
        <w:t xml:space="preserve">Review the laboratory policy and procedure manual to validate that it covers the SOPs for safe collection of specimens. </w:t>
      </w:r>
    </w:p>
    <w:p>
      <w:pPr>
        <w:pStyle w:val="Normal"/>
        <w:spacing w:lineRule="auto" w:line="240"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6"/>
        </w:numPr>
        <w:spacing w:lineRule="auto" w:line="240" w:before="120" w:after="120"/>
        <w:jc w:val="both"/>
        <w:rPr>
          <w:rFonts w:cs="Calibri" w:cstheme="minorHAnsi"/>
          <w:sz w:val="24"/>
          <w:szCs w:val="24"/>
        </w:rPr>
      </w:pPr>
      <w:r>
        <w:rPr>
          <w:rFonts w:cs="Calibri" w:cstheme="minorHAnsi"/>
          <w:sz w:val="24"/>
          <w:szCs w:val="24"/>
        </w:rPr>
        <w:t>SOPs for safe collection of specimens available.</w:t>
      </w:r>
    </w:p>
    <w:p>
      <w:pPr>
        <w:pStyle w:val="ListParagraph"/>
        <w:numPr>
          <w:ilvl w:val="0"/>
          <w:numId w:val="246"/>
        </w:numPr>
        <w:spacing w:lineRule="auto" w:line="240" w:before="120" w:after="120"/>
        <w:jc w:val="both"/>
        <w:rPr>
          <w:rFonts w:ascii="Calibri" w:hAnsi="Calibri" w:cs="Calibri" w:asciiTheme="minorHAnsi" w:cstheme="minorHAnsi" w:hAnsiTheme="minorHAnsi"/>
          <w:sz w:val="24"/>
          <w:szCs w:val="24"/>
        </w:rPr>
      </w:pPr>
      <w:r>
        <w:rPr>
          <w:rFonts w:cs="Calibri" w:cstheme="minorHAnsi"/>
          <w:sz w:val="24"/>
          <w:szCs w:val="24"/>
        </w:rPr>
        <w:t>Evidence that the SOPs for safe collection of specimens are being implemented.</w:t>
      </w:r>
    </w:p>
    <w:p>
      <w:pPr>
        <w:pStyle w:val="Normal"/>
        <w:spacing w:lineRule="auto" w:line="240"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109"/>
        </w:numPr>
        <w:spacing w:lineRule="auto" w:line="240"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SOPs for safe collection of specimens are available and being implemented, then score as </w:t>
      </w:r>
      <w:r>
        <w:rPr>
          <w:rFonts w:cs="Calibri" w:ascii="Calibri" w:hAnsi="Calibri" w:asciiTheme="minorHAnsi" w:cstheme="minorHAnsi" w:hAnsiTheme="minorHAnsi"/>
          <w:b/>
          <w:sz w:val="24"/>
          <w:szCs w:val="24"/>
          <w:u w:val="single"/>
        </w:rPr>
        <w:t>fully met.</w:t>
      </w:r>
    </w:p>
    <w:p>
      <w:pPr>
        <w:pStyle w:val="ListParagraph"/>
        <w:numPr>
          <w:ilvl w:val="0"/>
          <w:numId w:val="109"/>
        </w:numPr>
        <w:spacing w:lineRule="auto" w:line="240"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SOPs for safe collection of specimens are not being implemented, then score as </w:t>
      </w:r>
      <w:r>
        <w:rPr>
          <w:rFonts w:cs="Calibri" w:ascii="Calibri" w:hAnsi="Calibri" w:asciiTheme="minorHAnsi" w:cstheme="minorHAnsi" w:hAnsiTheme="minorHAnsi"/>
          <w:b/>
          <w:sz w:val="24"/>
          <w:szCs w:val="24"/>
          <w:u w:val="single"/>
        </w:rPr>
        <w:t>not met.</w:t>
      </w:r>
      <w:r>
        <w:rPr>
          <w:rFonts w:cs="Calibri" w:ascii="Calibri" w:hAnsi="Calibri" w:asciiTheme="minorHAnsi" w:cstheme="minorHAnsi" w:hAnsiTheme="minorHAnsi"/>
          <w:sz w:val="24"/>
          <w:szCs w:val="24"/>
        </w:rPr>
        <w:t xml:space="preserve"> </w:t>
      </w:r>
    </w:p>
    <w:p>
      <w:pPr>
        <w:pStyle w:val="Heading4"/>
        <w:shd w:val="clear" w:color="auto" w:fill="FF0000"/>
        <w:jc w:val="start"/>
        <w:rPr>
          <w:rFonts w:ascii="Calibri" w:hAnsi="Calibri" w:cs="Calibri" w:asciiTheme="minorHAnsi" w:cstheme="minorHAnsi" w:hAnsiTheme="minorHAnsi"/>
          <w:color w:themeColor="background1" w:val="FFFFFF"/>
        </w:rPr>
      </w:pPr>
      <w:bookmarkStart w:id="293" w:name="_Toc483909881"/>
      <w:bookmarkStart w:id="294" w:name="_Toc514931064"/>
      <w:r>
        <w:rPr>
          <w:rFonts w:cs="Calibri" w:ascii="Calibri" w:hAnsi="Calibri" w:asciiTheme="minorHAnsi" w:cstheme="minorHAnsi" w:hAnsiTheme="minorHAnsi"/>
          <w:color w:themeColor="background1" w:val="FFFFFF"/>
        </w:rPr>
        <w:t>Ind. 69: Policies and procedures guide the Identification and proper labelling of specimens</w:t>
      </w:r>
      <w:bookmarkEnd w:id="293"/>
      <w:bookmarkEnd w:id="294"/>
    </w:p>
    <w:p>
      <w:pPr>
        <w:pStyle w:val="Normal"/>
        <w:spacing w:lineRule="auto" w:line="240"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40" w:before="120" w:after="120"/>
        <w:jc w:val="both"/>
        <w:rPr>
          <w:rFonts w:cs="Calibri" w:cstheme="minorHAnsi"/>
          <w:sz w:val="24"/>
          <w:szCs w:val="24"/>
        </w:rPr>
      </w:pPr>
      <w:r>
        <w:rPr>
          <w:rFonts w:cs="Calibri" w:cstheme="minorHAnsi"/>
          <w:sz w:val="24"/>
          <w:szCs w:val="24"/>
        </w:rPr>
        <w:t>Review the laboratory policy and procedure manual to validate that it covers the SOPs for identification</w:t>
      </w:r>
      <w:r>
        <w:rPr>
          <w:rFonts w:cs="Calibri" w:cstheme="minorHAnsi"/>
          <w:color w:themeColor="background1" w:val="FFFFFF"/>
        </w:rPr>
        <w:t xml:space="preserve"> </w:t>
      </w:r>
      <w:r>
        <w:rPr>
          <w:rFonts w:cs="Calibri" w:cstheme="minorHAnsi"/>
          <w:sz w:val="24"/>
          <w:szCs w:val="24"/>
        </w:rPr>
        <w:t>of specimens. Then, by observation check for example, how a patient whose blood is being drawn was positively identified and how the specimen was labeled as these actions are taken simultaneously and have great significance for patient safety (misidentified patient and mislabeled specimens are a common source of laboratory errors)</w:t>
      </w:r>
    </w:p>
    <w:p>
      <w:pPr>
        <w:pStyle w:val="Normal"/>
        <w:spacing w:lineRule="auto" w:line="240"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lineRule="auto" w:line="240" w:before="120" w:after="120"/>
        <w:jc w:val="both"/>
        <w:rPr>
          <w:rFonts w:cs="Calibri" w:cstheme="minorHAnsi"/>
          <w:sz w:val="24"/>
          <w:szCs w:val="24"/>
        </w:rPr>
      </w:pPr>
      <w:r>
        <w:rPr>
          <w:rFonts w:cs="Calibri" w:cstheme="minorHAnsi"/>
          <w:sz w:val="24"/>
          <w:szCs w:val="24"/>
        </w:rPr>
        <w:t>SOPs for patient identification and labelling of specimens available.</w:t>
      </w:r>
    </w:p>
    <w:p>
      <w:pPr>
        <w:pStyle w:val="ListParagraph"/>
        <w:numPr>
          <w:ilvl w:val="0"/>
          <w:numId w:val="247"/>
        </w:numPr>
        <w:spacing w:lineRule="auto" w:line="240" w:before="120" w:after="120"/>
        <w:jc w:val="both"/>
        <w:rPr>
          <w:rFonts w:cs="Calibri" w:cstheme="minorHAnsi"/>
          <w:sz w:val="24"/>
          <w:szCs w:val="24"/>
        </w:rPr>
      </w:pPr>
      <w:r>
        <w:rPr>
          <w:rFonts w:cs="Calibri" w:cstheme="minorHAnsi"/>
          <w:sz w:val="24"/>
          <w:szCs w:val="24"/>
        </w:rPr>
        <w:t>SOPs for patient identification</w:t>
      </w:r>
      <w:r>
        <w:rPr>
          <w:rFonts w:cs="Calibri" w:ascii="Calibri" w:hAnsi="Calibri" w:asciiTheme="minorHAnsi" w:cstheme="minorHAnsi" w:hAnsiTheme="minorHAnsi"/>
          <w:color w:themeColor="background1" w:val="FFFFFF"/>
        </w:rPr>
        <w:t xml:space="preserve"> </w:t>
      </w:r>
      <w:r>
        <w:rPr>
          <w:rFonts w:cs="Calibri" w:cstheme="minorHAnsi"/>
          <w:sz w:val="24"/>
          <w:szCs w:val="24"/>
        </w:rPr>
        <w:t>and labelling</w:t>
      </w:r>
      <w:r>
        <w:rPr>
          <w:rFonts w:cs="Calibri" w:ascii="Calibri" w:hAnsi="Calibri" w:asciiTheme="minorHAnsi" w:cstheme="minorHAnsi" w:hAnsiTheme="minorHAnsi"/>
          <w:color w:themeColor="background1" w:val="FFFFFF"/>
        </w:rPr>
        <w:t xml:space="preserve"> </w:t>
      </w:r>
      <w:r>
        <w:rPr>
          <w:rFonts w:cs="Calibri" w:cstheme="minorHAnsi"/>
          <w:sz w:val="24"/>
          <w:szCs w:val="24"/>
        </w:rPr>
        <w:t>of specimens being implemented.</w:t>
      </w:r>
    </w:p>
    <w:p>
      <w:pPr>
        <w:pStyle w:val="Normal"/>
        <w:spacing w:lineRule="auto" w:line="240" w:before="120" w:after="120"/>
        <w:jc w:val="both"/>
        <w:rPr>
          <w:rFonts w:cs="Calibri" w:cstheme="minorHAnsi"/>
          <w:b/>
          <w:sz w:val="24"/>
          <w:szCs w:val="24"/>
        </w:rPr>
      </w:pPr>
      <w:r>
        <w:rPr>
          <w:rFonts w:cs="Calibri" w:cstheme="minorHAnsi"/>
          <w:sz w:val="24"/>
          <w:szCs w:val="24"/>
        </w:rPr>
        <w:t xml:space="preserve"> </w:t>
      </w:r>
      <w:r>
        <w:rPr>
          <w:rFonts w:cs="Calibri" w:cstheme="minorHAnsi"/>
          <w:b/>
          <w:sz w:val="24"/>
          <w:szCs w:val="24"/>
        </w:rPr>
        <w:t>Scoring:</w:t>
      </w:r>
    </w:p>
    <w:p>
      <w:pPr>
        <w:pStyle w:val="ListParagraph"/>
        <w:numPr>
          <w:ilvl w:val="0"/>
          <w:numId w:val="109"/>
        </w:numPr>
        <w:spacing w:lineRule="auto" w:line="240"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SOPs for specimen identification are available and being implemented, then score as </w:t>
      </w:r>
      <w:r>
        <w:rPr>
          <w:rFonts w:cs="Calibri" w:ascii="Calibri" w:hAnsi="Calibri" w:asciiTheme="minorHAnsi" w:cstheme="minorHAnsi" w:hAnsiTheme="minorHAnsi"/>
          <w:b/>
          <w:sz w:val="24"/>
          <w:szCs w:val="24"/>
          <w:u w:val="single"/>
        </w:rPr>
        <w:t>fully met.</w:t>
      </w:r>
    </w:p>
    <w:p>
      <w:pPr>
        <w:pStyle w:val="ListParagraph"/>
        <w:numPr>
          <w:ilvl w:val="0"/>
          <w:numId w:val="109"/>
        </w:numPr>
        <w:spacing w:lineRule="auto" w:line="240"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SOPs for sample identification </w:t>
      </w:r>
      <w:r>
        <w:rPr>
          <w:rFonts w:cs="Calibri" w:ascii="Calibri" w:hAnsi="Calibri" w:asciiTheme="minorHAnsi" w:cstheme="minorHAnsi" w:hAnsiTheme="minorHAnsi"/>
          <w:color w:themeColor="background1" w:val="FFFFFF"/>
        </w:rPr>
        <w:t xml:space="preserve">and proper labelling </w:t>
      </w:r>
      <w:r>
        <w:rPr>
          <w:rFonts w:cs="Calibri" w:ascii="Calibri" w:hAnsi="Calibri" w:asciiTheme="minorHAnsi" w:cstheme="minorHAnsi" w:hAnsiTheme="minorHAnsi"/>
          <w:sz w:val="24"/>
          <w:szCs w:val="24"/>
        </w:rPr>
        <w:t xml:space="preserve">are not being implemented, then score as </w:t>
      </w:r>
      <w:r>
        <w:rPr>
          <w:rFonts w:cs="Calibri" w:ascii="Calibri" w:hAnsi="Calibri" w:asciiTheme="minorHAnsi" w:cstheme="minorHAnsi" w:hAnsiTheme="minorHAnsi"/>
          <w:b/>
          <w:sz w:val="24"/>
          <w:szCs w:val="24"/>
          <w:u w:val="single"/>
        </w:rPr>
        <w:t>not met.</w:t>
      </w:r>
      <w:r>
        <w:rPr>
          <w:rFonts w:cs="Calibri" w:ascii="Calibri" w:hAnsi="Calibri" w:asciiTheme="minorHAnsi" w:cstheme="minorHAnsi" w:hAnsiTheme="minorHAnsi"/>
          <w:sz w:val="24"/>
          <w:szCs w:val="24"/>
        </w:rPr>
        <w:t xml:space="preserve"> </w:t>
      </w:r>
    </w:p>
    <w:p>
      <w:pPr>
        <w:pStyle w:val="ListParagraph"/>
        <w:spacing w:lineRule="auto" w:line="240" w:before="120" w:after="120"/>
        <w:ind w:start="284"/>
        <w:jc w:val="both"/>
        <w:rPr>
          <w:rFonts w:ascii="Calibri" w:hAnsi="Calibri" w:cs="Calibri" w:asciiTheme="minorHAnsi" w:cstheme="minorHAnsi" w:hAnsiTheme="minorHAnsi"/>
          <w:sz w:val="24"/>
          <w:szCs w:val="24"/>
        </w:rPr>
      </w:pPr>
      <w:r>
        <w:rPr>
          <w:rFonts w:cs="Calibri" w:cstheme="minorHAnsi"/>
          <w:sz w:val="24"/>
          <w:szCs w:val="24"/>
        </w:rPr>
      </w:r>
    </w:p>
    <w:p>
      <w:pPr>
        <w:pStyle w:val="Heading4"/>
        <w:shd w:val="clear" w:color="auto" w:fill="FF0000"/>
        <w:tabs>
          <w:tab w:val="clear" w:pos="900"/>
          <w:tab w:val="left" w:pos="1080" w:leader="none"/>
        </w:tabs>
        <w:spacing w:lineRule="auto" w:line="276"/>
        <w:ind w:hanging="1080" w:start="1080"/>
        <w:rPr>
          <w:rFonts w:ascii="Calibri" w:hAnsi="Calibri" w:cs="Calibri" w:asciiTheme="minorHAnsi" w:cstheme="minorHAnsi" w:hAnsiTheme="minorHAnsi"/>
          <w:color w:themeColor="background1" w:val="FFFFFF"/>
        </w:rPr>
      </w:pPr>
      <w:bookmarkStart w:id="295" w:name="_Toc514931065"/>
      <w:bookmarkStart w:id="296" w:name="_Toc378604486"/>
      <w:bookmarkStart w:id="297" w:name="_Toc483909882"/>
      <w:r>
        <w:rPr>
          <w:rFonts w:cs="Calibri" w:ascii="Calibri" w:hAnsi="Calibri" w:asciiTheme="minorHAnsi" w:cstheme="minorHAnsi" w:hAnsiTheme="minorHAnsi"/>
          <w:color w:themeColor="background1" w:val="FFFFFF"/>
        </w:rPr>
        <w:t>Ind. 70: Policies and procedures guide the safe handling of specimens</w:t>
      </w:r>
      <w:bookmarkEnd w:id="295"/>
      <w:bookmarkEnd w:id="296"/>
      <w:bookmarkEnd w:id="297"/>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Review the laboratory policy and procedure manual to validate that it covers the SOPs for safe handling of specimens. Then, by observation check how the specimen is handled safely.</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jc w:val="both"/>
        <w:rPr>
          <w:rFonts w:cs="Calibri" w:cstheme="minorHAnsi"/>
          <w:sz w:val="24"/>
          <w:szCs w:val="24"/>
        </w:rPr>
      </w:pPr>
      <w:r>
        <w:rPr>
          <w:rFonts w:cs="Calibri" w:cstheme="minorHAnsi"/>
          <w:sz w:val="24"/>
          <w:szCs w:val="24"/>
        </w:rPr>
        <w:t>SOPs for safe handling</w:t>
      </w:r>
      <w:r>
        <w:rPr>
          <w:rFonts w:cs="Calibri" w:ascii="Calibri" w:hAnsi="Calibri" w:asciiTheme="minorHAnsi" w:cstheme="minorHAnsi" w:hAnsiTheme="minorHAnsi"/>
          <w:color w:themeColor="background1" w:val="FFFFFF"/>
        </w:rPr>
        <w:t xml:space="preserve"> </w:t>
      </w:r>
      <w:r>
        <w:rPr>
          <w:rFonts w:cs="Calibri" w:cstheme="minorHAnsi"/>
          <w:sz w:val="24"/>
          <w:szCs w:val="24"/>
        </w:rPr>
        <w:t>of specimens available.</w:t>
      </w:r>
    </w:p>
    <w:p>
      <w:pPr>
        <w:pStyle w:val="ListParagraph"/>
        <w:numPr>
          <w:ilvl w:val="0"/>
          <w:numId w:val="247"/>
        </w:numPr>
        <w:spacing w:before="120" w:after="120"/>
        <w:jc w:val="both"/>
        <w:rPr>
          <w:rFonts w:ascii="Calibri" w:hAnsi="Calibri" w:cs="Calibri" w:asciiTheme="minorHAnsi" w:cstheme="minorHAnsi" w:hAnsiTheme="minorHAnsi"/>
          <w:sz w:val="24"/>
          <w:szCs w:val="24"/>
        </w:rPr>
      </w:pPr>
      <w:r>
        <w:rPr>
          <w:rFonts w:cs="Calibri" w:cstheme="minorHAnsi"/>
          <w:sz w:val="24"/>
          <w:szCs w:val="24"/>
        </w:rPr>
        <w:t>SOPs for safe handling</w:t>
      </w:r>
      <w:r>
        <w:rPr>
          <w:rFonts w:cs="Calibri" w:ascii="Calibri" w:hAnsi="Calibri" w:asciiTheme="minorHAnsi" w:cstheme="minorHAnsi" w:hAnsiTheme="minorHAnsi"/>
          <w:color w:themeColor="background1" w:val="FFFFFF"/>
        </w:rPr>
        <w:t xml:space="preserve"> </w:t>
      </w:r>
      <w:r>
        <w:rPr>
          <w:rFonts w:cs="Calibri" w:cstheme="minorHAnsi"/>
          <w:sz w:val="24"/>
          <w:szCs w:val="24"/>
        </w:rPr>
        <w:t>of specimens being practiced.</w:t>
      </w:r>
    </w:p>
    <w:p>
      <w:pPr>
        <w:pStyle w:val="Normal"/>
        <w:spacing w:lineRule="auto" w:line="276" w:before="120" w:after="120"/>
        <w:jc w:val="both"/>
        <w:rPr>
          <w:rFonts w:cs="Calibri" w:cstheme="minorHAnsi"/>
          <w:b/>
          <w:sz w:val="24"/>
          <w:szCs w:val="24"/>
        </w:rPr>
      </w:pPr>
      <w:r>
        <w:rPr>
          <w:rFonts w:cs="Calibri" w:cstheme="minorHAnsi"/>
          <w:sz w:val="24"/>
          <w:szCs w:val="24"/>
        </w:rPr>
        <w:t xml:space="preserve">  </w:t>
      </w:r>
      <w:r>
        <w:rPr>
          <w:rFonts w:cs="Calibri" w:cstheme="minorHAnsi"/>
          <w:b/>
          <w:sz w:val="24"/>
          <w:szCs w:val="24"/>
        </w:rPr>
        <w:t>Scoring:</w:t>
      </w:r>
    </w:p>
    <w:p>
      <w:pPr>
        <w:pStyle w:val="ListParagraph"/>
        <w:numPr>
          <w:ilvl w:val="0"/>
          <w:numId w:val="10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SOPs for safe handling of specimens are available and being implemented, then score as </w:t>
      </w:r>
      <w:r>
        <w:rPr>
          <w:rFonts w:cs="Calibri" w:ascii="Calibri" w:hAnsi="Calibri" w:asciiTheme="minorHAnsi" w:cstheme="minorHAnsi" w:hAnsiTheme="minorHAnsi"/>
          <w:b/>
          <w:sz w:val="24"/>
          <w:szCs w:val="24"/>
          <w:u w:val="single"/>
        </w:rPr>
        <w:t>fully met.</w:t>
      </w:r>
    </w:p>
    <w:p>
      <w:pPr>
        <w:pStyle w:val="ListParagraph"/>
        <w:numPr>
          <w:ilvl w:val="0"/>
          <w:numId w:val="10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SOPs for safe handling of specimens are missing or not being practiced, then score as </w:t>
      </w:r>
      <w:r>
        <w:rPr>
          <w:rFonts w:cs="Calibri" w:ascii="Calibri" w:hAnsi="Calibri" w:asciiTheme="minorHAnsi" w:cstheme="minorHAnsi" w:hAnsiTheme="minorHAnsi"/>
          <w:b/>
          <w:sz w:val="24"/>
          <w:szCs w:val="24"/>
          <w:u w:val="single"/>
        </w:rPr>
        <w:t>not met.</w:t>
      </w:r>
      <w:r>
        <w:rPr>
          <w:rFonts w:cs="Calibri" w:ascii="Calibri" w:hAnsi="Calibri" w:asciiTheme="minorHAnsi" w:cstheme="minorHAnsi" w:hAnsiTheme="minorHAnsi"/>
          <w:sz w:val="24"/>
          <w:szCs w:val="24"/>
        </w:rPr>
        <w:t xml:space="preserve"> </w:t>
      </w:r>
    </w:p>
    <w:p>
      <w:pPr>
        <w:pStyle w:val="Heading4"/>
        <w:shd w:val="clear" w:color="auto" w:fill="FF0000"/>
        <w:tabs>
          <w:tab w:val="clear" w:pos="900"/>
          <w:tab w:val="left" w:pos="990" w:leader="none"/>
        </w:tabs>
        <w:spacing w:lineRule="auto" w:line="276"/>
        <w:ind w:hanging="1170" w:start="1170"/>
        <w:rPr>
          <w:rFonts w:ascii="Calibri" w:hAnsi="Calibri" w:cs="Calibri" w:asciiTheme="minorHAnsi" w:cstheme="minorHAnsi" w:hAnsiTheme="minorHAnsi"/>
          <w:color w:themeColor="background1" w:val="FFFFFF"/>
        </w:rPr>
      </w:pPr>
      <w:bookmarkStart w:id="298" w:name="_Toc514931066"/>
      <w:bookmarkStart w:id="299" w:name="_Toc483909883"/>
      <w:bookmarkStart w:id="300" w:name="_Toc378604487"/>
      <w:r>
        <w:rPr>
          <w:rFonts w:cs="Calibri" w:ascii="Calibri" w:hAnsi="Calibri" w:asciiTheme="minorHAnsi" w:cstheme="minorHAnsi" w:hAnsiTheme="minorHAnsi"/>
          <w:color w:themeColor="background1" w:val="FFFFFF"/>
        </w:rPr>
        <w:t>Ind. 71: Policies and procedures guide the safe transportation of specimens</w:t>
      </w:r>
      <w:bookmarkEnd w:id="298"/>
      <w:bookmarkEnd w:id="299"/>
      <w:bookmarkEnd w:id="300"/>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 xml:space="preserve">Review the laboratory policy and procedure manual to validate that it covers the SOPs for safe transportation of specimens. Then, by observation check for example, how the specimen was safely sent to relevant section of laboratory or to a referral laboratory as mishandling of specimens during transportation are a common source of laboratory errors. </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jc w:val="both"/>
        <w:rPr>
          <w:rFonts w:cs="Calibri" w:cstheme="minorHAnsi"/>
          <w:sz w:val="24"/>
          <w:szCs w:val="24"/>
        </w:rPr>
      </w:pPr>
      <w:r>
        <w:rPr>
          <w:rFonts w:cs="Calibri" w:cstheme="minorHAnsi"/>
          <w:sz w:val="24"/>
          <w:szCs w:val="24"/>
        </w:rPr>
        <w:t>SOPs for safe internal and external transportation</w:t>
      </w:r>
      <w:r>
        <w:rPr>
          <w:rFonts w:cs="Calibri" w:ascii="Calibri" w:hAnsi="Calibri" w:asciiTheme="minorHAnsi" w:cstheme="minorHAnsi" w:hAnsiTheme="minorHAnsi"/>
          <w:color w:themeColor="background1" w:val="FFFFFF"/>
        </w:rPr>
        <w:t xml:space="preserve"> </w:t>
      </w:r>
      <w:r>
        <w:rPr>
          <w:rFonts w:cs="Calibri" w:cstheme="minorHAnsi"/>
          <w:sz w:val="24"/>
          <w:szCs w:val="24"/>
        </w:rPr>
        <w:t>of specimens available.</w:t>
      </w:r>
    </w:p>
    <w:p>
      <w:pPr>
        <w:pStyle w:val="ListParagraph"/>
        <w:numPr>
          <w:ilvl w:val="0"/>
          <w:numId w:val="247"/>
        </w:numPr>
        <w:spacing w:before="120" w:after="120"/>
        <w:jc w:val="both"/>
        <w:rPr>
          <w:rFonts w:ascii="Calibri" w:hAnsi="Calibri" w:cs="Calibri" w:asciiTheme="minorHAnsi" w:cstheme="minorHAnsi" w:hAnsiTheme="minorHAnsi"/>
          <w:sz w:val="24"/>
          <w:szCs w:val="24"/>
        </w:rPr>
      </w:pPr>
      <w:r>
        <w:rPr>
          <w:rFonts w:cs="Calibri" w:cstheme="minorHAnsi"/>
          <w:sz w:val="24"/>
          <w:szCs w:val="24"/>
        </w:rPr>
        <w:t>SOPs for safe transportation</w:t>
      </w:r>
      <w:r>
        <w:rPr>
          <w:rFonts w:cs="Calibri" w:ascii="Calibri" w:hAnsi="Calibri" w:asciiTheme="minorHAnsi" w:cstheme="minorHAnsi" w:hAnsiTheme="minorHAnsi"/>
          <w:color w:themeColor="background1" w:val="FFFFFF"/>
        </w:rPr>
        <w:t xml:space="preserve"> </w:t>
      </w:r>
      <w:r>
        <w:rPr>
          <w:rFonts w:cs="Calibri" w:cstheme="minorHAnsi"/>
          <w:sz w:val="24"/>
          <w:szCs w:val="24"/>
        </w:rPr>
        <w:t>of specimens being practiced.</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10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SOPs for safe transportation of specimens are available and being implemented, then score as </w:t>
      </w:r>
      <w:r>
        <w:rPr>
          <w:rFonts w:cs="Calibri" w:ascii="Calibri" w:hAnsi="Calibri" w:asciiTheme="minorHAnsi" w:cstheme="minorHAnsi" w:hAnsiTheme="minorHAnsi"/>
          <w:b/>
          <w:sz w:val="24"/>
          <w:szCs w:val="24"/>
          <w:u w:val="single"/>
        </w:rPr>
        <w:t>fully met.</w:t>
      </w:r>
    </w:p>
    <w:p>
      <w:pPr>
        <w:pStyle w:val="ListParagraph"/>
        <w:numPr>
          <w:ilvl w:val="0"/>
          <w:numId w:val="10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SOPs for safe transportation of specimens are not being implemented, then score as </w:t>
      </w:r>
      <w:r>
        <w:rPr>
          <w:rFonts w:cs="Calibri" w:ascii="Calibri" w:hAnsi="Calibri" w:asciiTheme="minorHAnsi" w:cstheme="minorHAnsi" w:hAnsiTheme="minorHAnsi"/>
          <w:b/>
          <w:sz w:val="24"/>
          <w:szCs w:val="24"/>
          <w:u w:val="single"/>
        </w:rPr>
        <w:t>not met.</w:t>
      </w:r>
      <w:r>
        <w:rPr>
          <w:rFonts w:cs="Calibri" w:ascii="Calibri" w:hAnsi="Calibri" w:asciiTheme="minorHAnsi" w:cstheme="minorHAnsi" w:hAnsiTheme="minorHAnsi"/>
          <w:sz w:val="24"/>
          <w:szCs w:val="24"/>
        </w:rPr>
        <w:t xml:space="preserve"> </w:t>
      </w:r>
    </w:p>
    <w:p>
      <w:pPr>
        <w:pStyle w:val="Heading4"/>
        <w:shd w:val="clear" w:color="auto" w:fill="FF0000"/>
        <w:tabs>
          <w:tab w:val="clear" w:pos="900"/>
          <w:tab w:val="left" w:pos="1260" w:leader="none"/>
        </w:tabs>
        <w:ind w:hanging="1260" w:start="1260"/>
        <w:rPr>
          <w:rFonts w:ascii="Calibri" w:hAnsi="Calibri" w:cs="Calibri" w:asciiTheme="minorHAnsi" w:cstheme="minorHAnsi" w:hAnsiTheme="minorHAnsi"/>
          <w:color w:themeColor="background1" w:val="FFFFFF"/>
        </w:rPr>
      </w:pPr>
      <w:bookmarkStart w:id="301" w:name="_Toc514931067"/>
      <w:bookmarkStart w:id="302" w:name="_Toc378604488"/>
      <w:bookmarkStart w:id="303" w:name="_Toc483909884"/>
      <w:r>
        <w:rPr>
          <w:rFonts w:cs="Calibri" w:ascii="Calibri" w:hAnsi="Calibri" w:asciiTheme="minorHAnsi" w:cstheme="minorHAnsi" w:hAnsiTheme="minorHAnsi"/>
          <w:color w:themeColor="background1" w:val="FFFFFF"/>
        </w:rPr>
        <w:t>Ind. 72: Policies and procedures guide the safe processing of specimens</w:t>
      </w:r>
      <w:bookmarkEnd w:id="301"/>
      <w:bookmarkEnd w:id="302"/>
      <w:bookmarkEnd w:id="303"/>
    </w:p>
    <w:p>
      <w:pPr>
        <w:pStyle w:val="Normal"/>
        <w:spacing w:lineRule="auto" w:line="240"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40" w:before="120" w:after="120"/>
        <w:jc w:val="both"/>
        <w:rPr>
          <w:rFonts w:cs="Calibri" w:cstheme="minorHAnsi"/>
          <w:sz w:val="24"/>
          <w:szCs w:val="24"/>
        </w:rPr>
      </w:pPr>
      <w:r>
        <w:rPr>
          <w:rFonts w:cs="Calibri" w:cstheme="minorHAnsi"/>
          <w:sz w:val="24"/>
          <w:szCs w:val="24"/>
        </w:rPr>
        <w:t xml:space="preserve">Review the laboratory policy and procedure manual to validate that it covers the SOPs for safe processing of specimens. Then, by observation check for example, how a specimen was processed. </w:t>
      </w:r>
    </w:p>
    <w:p>
      <w:pPr>
        <w:pStyle w:val="Normal"/>
        <w:spacing w:lineRule="auto" w:line="240"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lineRule="auto" w:line="240" w:before="120" w:after="120"/>
        <w:jc w:val="both"/>
        <w:rPr>
          <w:rFonts w:cs="Calibri" w:cstheme="minorHAnsi"/>
          <w:sz w:val="24"/>
          <w:szCs w:val="24"/>
        </w:rPr>
      </w:pPr>
      <w:r>
        <w:rPr>
          <w:rFonts w:cs="Calibri" w:cstheme="minorHAnsi"/>
          <w:sz w:val="24"/>
          <w:szCs w:val="24"/>
        </w:rPr>
        <w:t>SOPs for safe processing</w:t>
      </w:r>
      <w:r>
        <w:rPr>
          <w:rFonts w:cs="Calibri" w:ascii="Calibri" w:hAnsi="Calibri" w:asciiTheme="minorHAnsi" w:cstheme="minorHAnsi" w:hAnsiTheme="minorHAnsi"/>
          <w:color w:themeColor="background1" w:val="FFFFFF"/>
        </w:rPr>
        <w:t xml:space="preserve"> </w:t>
      </w:r>
      <w:r>
        <w:rPr>
          <w:rFonts w:cs="Calibri" w:cstheme="minorHAnsi"/>
          <w:sz w:val="24"/>
          <w:szCs w:val="24"/>
        </w:rPr>
        <w:t>of specimens available.</w:t>
      </w:r>
    </w:p>
    <w:p>
      <w:pPr>
        <w:pStyle w:val="ListParagraph"/>
        <w:numPr>
          <w:ilvl w:val="0"/>
          <w:numId w:val="247"/>
        </w:numPr>
        <w:spacing w:lineRule="auto" w:line="240" w:before="120" w:after="120"/>
        <w:jc w:val="both"/>
        <w:rPr>
          <w:rFonts w:ascii="Calibri" w:hAnsi="Calibri" w:cs="Calibri" w:asciiTheme="minorHAnsi" w:cstheme="minorHAnsi" w:hAnsiTheme="minorHAnsi"/>
          <w:sz w:val="24"/>
          <w:szCs w:val="24"/>
        </w:rPr>
      </w:pPr>
      <w:r>
        <w:rPr>
          <w:rFonts w:cs="Calibri" w:cstheme="minorHAnsi"/>
          <w:sz w:val="24"/>
          <w:szCs w:val="24"/>
        </w:rPr>
        <w:t>SOPs for safe processing being practiced.</w:t>
      </w:r>
    </w:p>
    <w:p>
      <w:pPr>
        <w:pStyle w:val="Normal"/>
        <w:spacing w:lineRule="auto" w:line="240"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109"/>
        </w:numPr>
        <w:spacing w:lineRule="auto" w:line="240"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SOPs for safe processing of specimens are available and being implemented, then score as </w:t>
      </w:r>
      <w:r>
        <w:rPr>
          <w:rFonts w:cs="Calibri" w:ascii="Calibri" w:hAnsi="Calibri" w:asciiTheme="minorHAnsi" w:cstheme="minorHAnsi" w:hAnsiTheme="minorHAnsi"/>
          <w:b/>
          <w:sz w:val="24"/>
          <w:szCs w:val="24"/>
          <w:u w:val="single"/>
        </w:rPr>
        <w:t>fully met.</w:t>
      </w:r>
    </w:p>
    <w:p>
      <w:pPr>
        <w:pStyle w:val="ListParagraph"/>
        <w:numPr>
          <w:ilvl w:val="0"/>
          <w:numId w:val="109"/>
        </w:numPr>
        <w:spacing w:lineRule="auto" w:line="240"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SOPs for processing of specimens are not being implemented, then score as </w:t>
      </w:r>
      <w:r>
        <w:rPr>
          <w:rFonts w:cs="Calibri" w:ascii="Calibri" w:hAnsi="Calibri" w:asciiTheme="minorHAnsi" w:cstheme="minorHAnsi" w:hAnsiTheme="minorHAnsi"/>
          <w:b/>
          <w:sz w:val="24"/>
          <w:szCs w:val="24"/>
          <w:u w:val="single"/>
        </w:rPr>
        <w:t>not met.</w:t>
      </w:r>
      <w:r>
        <w:rPr>
          <w:rFonts w:cs="Calibri" w:ascii="Calibri" w:hAnsi="Calibri" w:asciiTheme="minorHAnsi" w:cstheme="minorHAnsi" w:hAnsiTheme="minorHAnsi"/>
          <w:sz w:val="24"/>
          <w:szCs w:val="24"/>
        </w:rPr>
        <w:t xml:space="preserve"> </w:t>
      </w:r>
    </w:p>
    <w:p>
      <w:pPr>
        <w:pStyle w:val="Heading4"/>
        <w:shd w:val="clear" w:color="auto" w:fill="FF0000"/>
        <w:rPr>
          <w:rFonts w:ascii="Calibri" w:hAnsi="Calibri" w:cs="Calibri" w:asciiTheme="minorHAnsi" w:cstheme="minorHAnsi" w:hAnsiTheme="minorHAnsi"/>
          <w:color w:themeColor="background1" w:val="FFFFFF"/>
        </w:rPr>
      </w:pPr>
      <w:bookmarkStart w:id="304" w:name="_Toc378604489"/>
      <w:bookmarkStart w:id="305" w:name="_Toc514931068"/>
      <w:bookmarkStart w:id="306" w:name="_Toc483909885"/>
      <w:r>
        <w:rPr>
          <w:rFonts w:cs="Calibri" w:ascii="Calibri" w:hAnsi="Calibri" w:asciiTheme="minorHAnsi" w:cstheme="minorHAnsi" w:hAnsiTheme="minorHAnsi"/>
          <w:color w:themeColor="background1" w:val="FFFFFF"/>
        </w:rPr>
        <w:t>Ind. 73:  Policies and procedures guide the safe disposal of specimens</w:t>
      </w:r>
      <w:bookmarkEnd w:id="304"/>
      <w:bookmarkEnd w:id="305"/>
      <w:bookmarkEnd w:id="306"/>
    </w:p>
    <w:p>
      <w:pPr>
        <w:pStyle w:val="Normal"/>
        <w:spacing w:lineRule="auto" w:line="240"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40" w:before="120" w:after="120"/>
        <w:jc w:val="both"/>
        <w:rPr>
          <w:rFonts w:cs="Calibri" w:cstheme="minorHAnsi"/>
          <w:sz w:val="24"/>
          <w:szCs w:val="24"/>
        </w:rPr>
      </w:pPr>
      <w:r>
        <w:rPr>
          <w:rFonts w:cs="Calibri" w:cstheme="minorHAnsi"/>
          <w:sz w:val="24"/>
          <w:szCs w:val="24"/>
        </w:rPr>
        <w:t xml:space="preserve">Review the laboratory policy and procedure manual to validate that it covers the SOPs for safe disposal of specimens and the general waste. Laboratory specimen disposal should be in accordance with Hospital Waste Management Rules 2014 as amended from time to time based on EPA Act. Safe disposal has a great significance for safety of laboratory staff, the patients and the environment and in containing spread of infections. </w:t>
      </w:r>
    </w:p>
    <w:p>
      <w:pPr>
        <w:pStyle w:val="Normal"/>
        <w:spacing w:lineRule="auto" w:line="240"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lineRule="auto" w:line="240" w:before="120" w:after="120"/>
        <w:jc w:val="both"/>
        <w:rPr>
          <w:rFonts w:cs="Calibri" w:cstheme="minorHAnsi"/>
          <w:sz w:val="24"/>
          <w:szCs w:val="24"/>
        </w:rPr>
      </w:pPr>
      <w:r>
        <w:rPr>
          <w:rFonts w:cs="Calibri" w:cstheme="minorHAnsi"/>
          <w:sz w:val="24"/>
          <w:szCs w:val="24"/>
        </w:rPr>
        <w:t>SOPs for safe disposal</w:t>
      </w:r>
      <w:r>
        <w:rPr>
          <w:rFonts w:cs="Calibri" w:ascii="Calibri" w:hAnsi="Calibri" w:asciiTheme="minorHAnsi" w:cstheme="minorHAnsi" w:hAnsiTheme="minorHAnsi"/>
          <w:color w:themeColor="background1" w:val="FFFFFF"/>
        </w:rPr>
        <w:t xml:space="preserve"> </w:t>
      </w:r>
      <w:r>
        <w:rPr>
          <w:rFonts w:cs="Calibri" w:cstheme="minorHAnsi"/>
          <w:sz w:val="24"/>
          <w:szCs w:val="24"/>
        </w:rPr>
        <w:t>of specimens available.</w:t>
      </w:r>
    </w:p>
    <w:p>
      <w:pPr>
        <w:pStyle w:val="ListParagraph"/>
        <w:numPr>
          <w:ilvl w:val="0"/>
          <w:numId w:val="247"/>
        </w:numPr>
        <w:spacing w:lineRule="auto" w:line="240" w:before="120" w:after="120"/>
        <w:jc w:val="both"/>
        <w:rPr>
          <w:rFonts w:ascii="Calibri" w:hAnsi="Calibri" w:cs="Calibri" w:asciiTheme="minorHAnsi" w:cstheme="minorHAnsi" w:hAnsiTheme="minorHAnsi"/>
          <w:sz w:val="24"/>
          <w:szCs w:val="24"/>
        </w:rPr>
      </w:pPr>
      <w:r>
        <w:rPr>
          <w:rFonts w:cs="Calibri" w:cstheme="minorHAnsi"/>
          <w:sz w:val="24"/>
          <w:szCs w:val="24"/>
        </w:rPr>
        <w:t>SOPs for safe disposal</w:t>
      </w:r>
      <w:r>
        <w:rPr>
          <w:rFonts w:cs="Calibri" w:ascii="Calibri" w:hAnsi="Calibri" w:asciiTheme="minorHAnsi" w:cstheme="minorHAnsi" w:hAnsiTheme="minorHAnsi"/>
          <w:color w:themeColor="background1" w:val="FFFFFF"/>
        </w:rPr>
        <w:t xml:space="preserve"> </w:t>
      </w:r>
      <w:r>
        <w:rPr>
          <w:rFonts w:cs="Calibri" w:cstheme="minorHAnsi"/>
          <w:sz w:val="24"/>
          <w:szCs w:val="24"/>
        </w:rPr>
        <w:t>of specimens being practiced.</w:t>
      </w:r>
    </w:p>
    <w:p>
      <w:pPr>
        <w:pStyle w:val="Normal"/>
        <w:spacing w:lineRule="auto" w:line="240"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109"/>
        </w:numPr>
        <w:spacing w:lineRule="auto" w:line="240"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SOPs for safe disposal of specimens are available and being implemented, then score as </w:t>
      </w:r>
      <w:r>
        <w:rPr>
          <w:rFonts w:cs="Calibri" w:ascii="Calibri" w:hAnsi="Calibri" w:asciiTheme="minorHAnsi" w:cstheme="minorHAnsi" w:hAnsiTheme="minorHAnsi"/>
          <w:b/>
          <w:sz w:val="24"/>
          <w:szCs w:val="24"/>
          <w:u w:val="single"/>
        </w:rPr>
        <w:t>fully met.</w:t>
      </w:r>
    </w:p>
    <w:p>
      <w:pPr>
        <w:pStyle w:val="ListParagraph"/>
        <w:numPr>
          <w:ilvl w:val="0"/>
          <w:numId w:val="109"/>
        </w:numPr>
        <w:spacing w:lineRule="auto" w:line="240"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SOPs for safe disposal of specimens are not being implemented, then score as </w:t>
      </w:r>
      <w:r>
        <w:rPr>
          <w:rFonts w:cs="Calibri" w:ascii="Calibri" w:hAnsi="Calibri" w:asciiTheme="minorHAnsi" w:cstheme="minorHAnsi" w:hAnsiTheme="minorHAnsi"/>
          <w:b/>
          <w:sz w:val="24"/>
          <w:szCs w:val="24"/>
          <w:u w:val="single"/>
        </w:rPr>
        <w:t>not met.</w:t>
      </w:r>
      <w:r>
        <w:rPr>
          <w:rFonts w:cs="Calibri" w:ascii="Calibri" w:hAnsi="Calibri" w:asciiTheme="minorHAnsi" w:cstheme="minorHAnsi" w:hAnsiTheme="minorHAnsi"/>
          <w:sz w:val="24"/>
          <w:szCs w:val="24"/>
        </w:rPr>
        <w:t xml:space="preserve"> </w:t>
      </w:r>
    </w:p>
    <w:p>
      <w:pPr>
        <w:pStyle w:val="Heading4"/>
        <w:shd w:val="clear" w:color="auto" w:fill="FF0000"/>
        <w:rPr>
          <w:rFonts w:ascii="Calibri" w:hAnsi="Calibri" w:cs="Calibri" w:asciiTheme="minorHAnsi" w:cstheme="minorHAnsi" w:hAnsiTheme="minorHAnsi"/>
          <w:color w:themeColor="background1" w:val="FFFFFF"/>
        </w:rPr>
      </w:pPr>
      <w:bookmarkStart w:id="307" w:name="_Toc514931069"/>
      <w:bookmarkStart w:id="308" w:name="_Toc483909886"/>
      <w:r>
        <w:rPr>
          <w:rFonts w:cs="Calibri" w:ascii="Calibri" w:hAnsi="Calibri" w:asciiTheme="minorHAnsi" w:cstheme="minorHAnsi" w:hAnsiTheme="minorHAnsi"/>
          <w:color w:themeColor="background1" w:val="FFFFFF"/>
        </w:rPr>
        <w:t>Ind. 74:  Availability of controls for IQA is ensured</w:t>
      </w:r>
      <w:bookmarkEnd w:id="307"/>
      <w:bookmarkEnd w:id="308"/>
      <w:r>
        <w:rPr>
          <w:rFonts w:cs="Calibri" w:ascii="Calibri" w:hAnsi="Calibri" w:asciiTheme="minorHAnsi" w:cstheme="minorHAnsi" w:hAnsiTheme="minorHAnsi"/>
          <w:color w:themeColor="background1" w:val="FFFFFF"/>
        </w:rPr>
        <w:t xml:space="preserve">  </w:t>
      </w:r>
    </w:p>
    <w:p>
      <w:pPr>
        <w:pStyle w:val="Normal"/>
        <w:spacing w:lineRule="auto" w:line="240" w:before="120" w:after="120"/>
        <w:jc w:val="both"/>
        <w:rPr>
          <w:rFonts w:cs="Calibri" w:cstheme="minorHAnsi"/>
          <w:b/>
          <w:sz w:val="24"/>
          <w:szCs w:val="24"/>
        </w:rPr>
      </w:pPr>
      <w:r>
        <w:rPr>
          <w:rFonts w:cs="Calibri" w:cstheme="minorHAnsi"/>
          <w:b/>
          <w:sz w:val="24"/>
          <w:szCs w:val="24"/>
        </w:rPr>
        <w:t>Survey Process:</w:t>
      </w:r>
    </w:p>
    <w:p>
      <w:pPr>
        <w:pStyle w:val="Normal"/>
        <w:spacing w:lineRule="auto" w:line="240" w:before="120" w:after="120"/>
        <w:jc w:val="both"/>
        <w:rPr>
          <w:rFonts w:cs="Calibri" w:cstheme="minorHAnsi"/>
          <w:sz w:val="24"/>
          <w:szCs w:val="24"/>
        </w:rPr>
      </w:pPr>
      <w:r>
        <w:rPr>
          <w:rFonts w:cs="Calibri" w:cstheme="minorHAnsi"/>
          <w:sz w:val="24"/>
          <w:szCs w:val="24"/>
        </w:rPr>
        <w:t>Controls are the materials incorporated in or added to a reaction, which has predetermined results and are required to validate efficient working of kits, procedures and equipment. Check availability of controls for every test and review documented evidence for use of controls.</w:t>
      </w:r>
    </w:p>
    <w:p>
      <w:pPr>
        <w:pStyle w:val="Normal"/>
        <w:spacing w:lineRule="auto" w:line="240"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lineRule="auto" w:line="240" w:before="120" w:after="120"/>
        <w:jc w:val="both"/>
        <w:rPr>
          <w:rFonts w:cs="Calibri" w:cstheme="minorHAnsi"/>
          <w:sz w:val="24"/>
          <w:szCs w:val="24"/>
        </w:rPr>
      </w:pPr>
      <w:r>
        <w:rPr>
          <w:rFonts w:cs="Calibri" w:cstheme="minorHAnsi"/>
          <w:sz w:val="24"/>
          <w:szCs w:val="24"/>
        </w:rPr>
        <w:t>Controls are available for IQA.</w:t>
      </w:r>
    </w:p>
    <w:p>
      <w:pPr>
        <w:pStyle w:val="ListParagraph"/>
        <w:numPr>
          <w:ilvl w:val="0"/>
          <w:numId w:val="247"/>
        </w:numPr>
        <w:spacing w:lineRule="auto" w:line="240" w:before="120" w:after="120"/>
        <w:jc w:val="both"/>
        <w:rPr>
          <w:rFonts w:ascii="Calibri" w:hAnsi="Calibri" w:cs="Calibri" w:asciiTheme="minorHAnsi" w:cstheme="minorHAnsi" w:hAnsiTheme="minorHAnsi"/>
          <w:sz w:val="24"/>
          <w:szCs w:val="24"/>
        </w:rPr>
      </w:pPr>
      <w:r>
        <w:rPr>
          <w:rFonts w:cs="Calibri" w:cstheme="minorHAnsi"/>
          <w:sz w:val="24"/>
          <w:szCs w:val="24"/>
        </w:rPr>
        <w:t>Controls are used for IQA as per technical instructions.</w:t>
      </w:r>
    </w:p>
    <w:p>
      <w:pPr>
        <w:pStyle w:val="Normal"/>
        <w:spacing w:lineRule="auto" w:line="240" w:before="120" w:after="120"/>
        <w:jc w:val="both"/>
        <w:rPr>
          <w:rFonts w:cs="Calibri" w:cstheme="minorHAnsi"/>
          <w:b/>
          <w:sz w:val="24"/>
          <w:szCs w:val="24"/>
        </w:rPr>
      </w:pPr>
      <w:r>
        <w:rPr>
          <w:rFonts w:cs="Calibri" w:cstheme="minorHAnsi"/>
          <w:sz w:val="24"/>
          <w:szCs w:val="24"/>
        </w:rPr>
        <w:t xml:space="preserve"> </w:t>
      </w:r>
      <w:r>
        <w:rPr>
          <w:rFonts w:cs="Calibri" w:cstheme="minorHAnsi"/>
          <w:b/>
          <w:sz w:val="24"/>
          <w:szCs w:val="24"/>
        </w:rPr>
        <w:t>Scoring:</w:t>
      </w:r>
    </w:p>
    <w:p>
      <w:pPr>
        <w:pStyle w:val="ListParagraph"/>
        <w:numPr>
          <w:ilvl w:val="0"/>
          <w:numId w:val="104"/>
        </w:numPr>
        <w:spacing w:lineRule="auto" w:line="240"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availability of controls that are used properly in tests, then score as </w:t>
      </w:r>
      <w:r>
        <w:rPr>
          <w:rFonts w:cs="Calibri" w:ascii="Calibri" w:hAnsi="Calibri" w:asciiTheme="minorHAnsi" w:cstheme="minorHAnsi" w:hAnsiTheme="minorHAnsi"/>
          <w:b/>
          <w:sz w:val="24"/>
          <w:szCs w:val="24"/>
          <w:u w:val="single"/>
        </w:rPr>
        <w:t>fully met.</w:t>
      </w:r>
    </w:p>
    <w:p>
      <w:pPr>
        <w:pStyle w:val="ListParagraph"/>
        <w:numPr>
          <w:ilvl w:val="0"/>
          <w:numId w:val="104"/>
        </w:numPr>
        <w:spacing w:lineRule="auto" w:line="240"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are no controls being used in tests,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309" w:name="_Toc514931070"/>
      <w:bookmarkStart w:id="310" w:name="_Toc483909887"/>
      <w:r>
        <w:rPr>
          <w:rFonts w:cs="Calibri" w:ascii="Calibri" w:hAnsi="Calibri" w:asciiTheme="minorHAnsi" w:cstheme="minorHAnsi" w:hAnsiTheme="minorHAnsi"/>
          <w:color w:themeColor="background1" w:val="FFFFFF"/>
        </w:rPr>
        <w:t>Ind. 75:  Process cycle records are maintained</w:t>
      </w:r>
      <w:bookmarkEnd w:id="309"/>
      <w:bookmarkEnd w:id="310"/>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It is important that the process cycle records for each equipment are maintained properly. Surveyors are required to check the record accordingly.</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jc w:val="both"/>
        <w:rPr>
          <w:rFonts w:cs="Calibri" w:cstheme="minorHAnsi"/>
          <w:sz w:val="24"/>
          <w:szCs w:val="24"/>
        </w:rPr>
      </w:pPr>
      <w:r>
        <w:rPr>
          <w:rFonts w:cs="Calibri" w:cstheme="minorHAnsi"/>
          <w:sz w:val="24"/>
          <w:szCs w:val="24"/>
        </w:rPr>
        <w:t>Every Process Cycle record having following information are maintained:</w:t>
      </w:r>
    </w:p>
    <w:p>
      <w:pPr>
        <w:pStyle w:val="ListParagraph"/>
        <w:numPr>
          <w:ilvl w:val="0"/>
          <w:numId w:val="24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Date of process</w:t>
      </w:r>
    </w:p>
    <w:p>
      <w:pPr>
        <w:pStyle w:val="ListParagraph"/>
        <w:numPr>
          <w:ilvl w:val="0"/>
          <w:numId w:val="24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Process start and end time</w:t>
      </w:r>
    </w:p>
    <w:p>
      <w:pPr>
        <w:pStyle w:val="ListParagraph"/>
        <w:numPr>
          <w:ilvl w:val="0"/>
          <w:numId w:val="24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Sample identity</w:t>
      </w:r>
    </w:p>
    <w:p>
      <w:pPr>
        <w:pStyle w:val="ListParagraph"/>
        <w:numPr>
          <w:ilvl w:val="0"/>
          <w:numId w:val="248"/>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Total samples in each process</w:t>
      </w:r>
    </w:p>
    <w:p>
      <w:pPr>
        <w:pStyle w:val="ListParagraph"/>
        <w:numPr>
          <w:ilvl w:val="0"/>
          <w:numId w:val="248"/>
        </w:numPr>
        <w:spacing w:before="120" w:after="120"/>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sz w:val="24"/>
          <w:szCs w:val="24"/>
        </w:rPr>
        <w:t xml:space="preserve">Signatures of the person authorized to operate the machine on each process cycle record </w:t>
      </w:r>
    </w:p>
    <w:p>
      <w:pPr>
        <w:pStyle w:val="Normal"/>
        <w:spacing w:lineRule="auto" w:line="276" w:before="120" w:after="120"/>
        <w:jc w:val="both"/>
        <w:rPr>
          <w:rFonts w:cs="Calibri" w:cstheme="minorHAnsi"/>
          <w:b/>
          <w:sz w:val="24"/>
          <w:szCs w:val="24"/>
        </w:rPr>
      </w:pPr>
      <w:r>
        <w:rPr>
          <w:rFonts w:cs="Calibri" w:cstheme="minorHAnsi"/>
          <w:b/>
          <w:sz w:val="24"/>
          <w:szCs w:val="24"/>
        </w:rPr>
        <w:t>Scoring:</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availability of process cycle record fulfilling above requirements, then score as </w:t>
      </w:r>
      <w:r>
        <w:rPr>
          <w:rFonts w:cs="Calibri" w:ascii="Calibri" w:hAnsi="Calibri" w:asciiTheme="minorHAnsi" w:cstheme="minorHAnsi" w:hAnsiTheme="minorHAnsi"/>
          <w:b/>
          <w:sz w:val="24"/>
          <w:szCs w:val="24"/>
          <w:u w:val="single"/>
        </w:rPr>
        <w:t>fully met.</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process cycle record or it has deficient information, then score as </w:t>
      </w:r>
      <w:r>
        <w:rPr>
          <w:rFonts w:cs="Calibri" w:ascii="Calibri" w:hAnsi="Calibri" w:asciiTheme="minorHAnsi" w:cstheme="minorHAnsi" w:hAnsiTheme="minorHAnsi"/>
          <w:b/>
          <w:sz w:val="24"/>
          <w:szCs w:val="24"/>
          <w:u w:val="single"/>
        </w:rPr>
        <w:t>not met.</w:t>
      </w:r>
    </w:p>
    <w:p>
      <w:pPr>
        <w:pStyle w:val="Normal"/>
        <w:spacing w:lineRule="auto" w:line="276" w:before="120" w:after="120"/>
        <w:jc w:val="both"/>
        <w:rPr>
          <w:rFonts w:cs="Calibri" w:cstheme="minorHAnsi"/>
          <w:sz w:val="24"/>
          <w:szCs w:val="24"/>
        </w:rPr>
      </w:pPr>
      <w:r>
        <w:rPr>
          <w:rFonts w:cs="Calibri" w:cstheme="minorHAnsi"/>
          <w:sz w:val="24"/>
          <w:szCs w:val="24"/>
        </w:rPr>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ListParagraph"/>
              <w:widowControl/>
              <w:spacing w:before="0" w:after="20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11240" w:hRule="atLeast"/>
        </w:trPr>
        <w:tc>
          <w:tcPr>
            <w:tcW w:w="9540" w:type="dxa"/>
            <w:tcBorders/>
          </w:tcPr>
          <w:p>
            <w:pPr>
              <w:pStyle w:val="Normal"/>
              <w:widowControl/>
              <w:spacing w:lineRule="auto" w:line="240" w:before="0" w:after="0"/>
              <w:jc w:val="start"/>
              <w:rPr>
                <w:b/>
                <w:sz w:val="24"/>
                <w:u w:val="single"/>
              </w:rPr>
            </w:pPr>
            <w:r>
              <w:rPr>
                <w:rFonts w:eastAsia="Calibri" w:cs=""/>
                <w:b/>
                <w:kern w:val="0"/>
                <w:sz w:val="24"/>
                <w:szCs w:val="22"/>
                <w:u w:val="single"/>
                <w:lang w:val="en-US" w:eastAsia="en-US" w:bidi="ar-SA"/>
              </w:rPr>
              <w:t>SOPs for Handling of Specimens:</w:t>
            </w:r>
          </w:p>
          <w:p>
            <w:pPr>
              <w:pStyle w:val="Normal"/>
              <w:widowControl w:val="false"/>
              <w:tabs>
                <w:tab w:val="clear" w:pos="720"/>
                <w:tab w:val="left" w:pos="-720" w:leader="none"/>
              </w:tabs>
              <w:spacing w:lineRule="auto" w:line="276"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t>Sample Collection</w:t>
            </w:r>
          </w:p>
          <w:p>
            <w:pPr>
              <w:pStyle w:val="Normal"/>
              <w:widowControl/>
              <w:spacing w:lineRule="auto" w:line="276" w:before="0" w:after="0"/>
              <w:ind w:start="270"/>
              <w:jc w:val="both"/>
              <w:rPr>
                <w:rFonts w:cs="Calibri" w:cstheme="minorHAnsi"/>
                <w:sz w:val="24"/>
                <w:szCs w:val="24"/>
              </w:rPr>
            </w:pPr>
            <w:r>
              <w:rPr>
                <w:rFonts w:eastAsia="Calibri" w:cs="Calibri" w:cstheme="minorHAnsi"/>
                <w:kern w:val="0"/>
                <w:sz w:val="24"/>
                <w:szCs w:val="24"/>
                <w:lang w:val="en-US" w:eastAsia="en-US" w:bidi="ar-SA"/>
              </w:rPr>
              <w:t xml:space="preserve">Specimen collection is the first phase of interaction between the patient and the laboratory. Appropriate counseling should be done before specimen collection, and consent taken whenever needed. Attention should be paid to the patient's sensibilities during the entire process. Any error in specimen collection can lead to erroneous results. It is therefore considered an important step of good clinical laboratory practice and is referred to as </w:t>
            </w:r>
            <w:r>
              <w:rPr>
                <w:rFonts w:eastAsia="Calibri" w:cs="Calibri" w:cstheme="minorHAnsi"/>
                <w:b/>
                <w:kern w:val="0"/>
                <w:sz w:val="24"/>
                <w:szCs w:val="24"/>
                <w:lang w:val="en-US" w:eastAsia="en-US" w:bidi="ar-SA"/>
              </w:rPr>
              <w:t>"pre-analytic control"</w:t>
            </w:r>
            <w:r>
              <w:rPr>
                <w:rFonts w:eastAsia="Calibri" w:cs="Calibri" w:cstheme="minorHAnsi"/>
                <w:kern w:val="0"/>
                <w:sz w:val="24"/>
                <w:szCs w:val="24"/>
                <w:lang w:val="en-US" w:eastAsia="en-US" w:bidi="ar-SA"/>
              </w:rPr>
              <w:t>.</w:t>
            </w:r>
          </w:p>
          <w:p>
            <w:pPr>
              <w:pStyle w:val="ListParagraph"/>
              <w:widowControl/>
              <w:numPr>
                <w:ilvl w:val="0"/>
                <w:numId w:val="110"/>
              </w:numPr>
              <w:spacing w:before="0" w:after="20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A phlebotomist/laboratory technician will be responsible for collecting the sample.</w:t>
            </w:r>
          </w:p>
          <w:p>
            <w:pPr>
              <w:pStyle w:val="ListParagraph"/>
              <w:widowControl/>
              <w:numPr>
                <w:ilvl w:val="0"/>
                <w:numId w:val="110"/>
              </w:numPr>
              <w:suppressAutoHyphens w:val="false"/>
              <w:spacing w:before="0" w:after="120"/>
              <w:ind w:hanging="450" w:start="90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Specimen collection can be done at the patient's bedside, in the laboratory or in the field.</w:t>
            </w:r>
          </w:p>
          <w:p>
            <w:pPr>
              <w:pStyle w:val="ListParagraph"/>
              <w:widowControl/>
              <w:numPr>
                <w:ilvl w:val="0"/>
                <w:numId w:val="110"/>
              </w:numPr>
              <w:suppressAutoHyphens w:val="false"/>
              <w:spacing w:before="0" w:after="120"/>
              <w:ind w:hanging="450" w:start="90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Trained manpower should be employed for specimen collection.</w:t>
            </w:r>
          </w:p>
          <w:p>
            <w:pPr>
              <w:pStyle w:val="ListParagraph"/>
              <w:widowControl/>
              <w:numPr>
                <w:ilvl w:val="0"/>
                <w:numId w:val="110"/>
              </w:numPr>
              <w:suppressAutoHyphens w:val="false"/>
              <w:spacing w:before="0" w:after="120"/>
              <w:ind w:hanging="450" w:start="90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A Laboratory should have a "Primary Specimen Collection Manual", containing information on patient preparation before specimen collection (if any), and the exact methodology of specimen collection, labelling, handling, transportation and storage of the specimens. In addition, the laboratory should provide adequate and appropriate information/instructions to patients wherever necessary. All pre-analytical factors that may influence the test results should be identified. This manual should be available for reference and should be used for the training of staff engaged in specimen collection.</w:t>
            </w:r>
          </w:p>
          <w:p>
            <w:pPr>
              <w:pStyle w:val="BodyText"/>
              <w:widowControl/>
              <w:spacing w:lineRule="auto" w:line="276" w:before="0" w:after="120"/>
              <w:rPr>
                <w:rFonts w:ascii="Calibri" w:hAnsi="Calibri" w:cs="Calibri" w:asciiTheme="minorHAnsi" w:cstheme="minorHAnsi" w:hAnsiTheme="minorHAnsi"/>
                <w:b/>
                <w:sz w:val="24"/>
              </w:rPr>
            </w:pPr>
            <w:r>
              <w:rPr>
                <w:rFonts w:cs="Calibri" w:ascii="Calibri" w:hAnsi="Calibri" w:asciiTheme="minorHAnsi" w:cstheme="minorHAnsi" w:hAnsiTheme="minorHAnsi"/>
                <w:b/>
                <w:kern w:val="0"/>
                <w:sz w:val="24"/>
                <w:lang w:val="en-US" w:bidi="ar-SA"/>
              </w:rPr>
              <w:t>Guidelines for obtaining/collecting specimens:</w:t>
            </w:r>
          </w:p>
          <w:p>
            <w:pPr>
              <w:pStyle w:val="BodyText"/>
              <w:widowControl/>
              <w:numPr>
                <w:ilvl w:val="1"/>
                <w:numId w:val="254"/>
              </w:numPr>
              <w:suppressAutoHyphens w:val="false"/>
              <w:spacing w:before="0" w:after="120"/>
              <w:ind w:hanging="180" w:start="1155"/>
              <w:rPr>
                <w:rFonts w:ascii="Calibri" w:hAnsi="Calibri" w:cs="Calibri" w:asciiTheme="minorHAnsi" w:cstheme="minorHAnsi" w:hAnsiTheme="minorHAnsi"/>
                <w:sz w:val="24"/>
              </w:rPr>
            </w:pPr>
            <w:r>
              <w:rPr>
                <w:rFonts w:cs="Calibri" w:ascii="Calibri" w:hAnsi="Calibri" w:asciiTheme="minorHAnsi" w:cstheme="minorHAnsi" w:hAnsiTheme="minorHAnsi"/>
                <w:kern w:val="0"/>
                <w:sz w:val="24"/>
                <w:lang w:val="en-US" w:bidi="ar-SA"/>
              </w:rPr>
              <w:t>Collect the material from the site in which the etiologic agent will most likely be found.</w:t>
            </w:r>
          </w:p>
          <w:p>
            <w:pPr>
              <w:pStyle w:val="BodyText"/>
              <w:widowControl/>
              <w:numPr>
                <w:ilvl w:val="1"/>
                <w:numId w:val="254"/>
              </w:numPr>
              <w:suppressAutoHyphens w:val="false"/>
              <w:spacing w:before="0" w:after="120"/>
              <w:ind w:hanging="180" w:start="1155"/>
              <w:rPr>
                <w:rFonts w:ascii="Calibri" w:hAnsi="Calibri" w:cs="Calibri" w:asciiTheme="minorHAnsi" w:cstheme="minorHAnsi" w:hAnsiTheme="minorHAnsi"/>
                <w:sz w:val="24"/>
              </w:rPr>
            </w:pPr>
            <w:r>
              <w:rPr>
                <w:rFonts w:cs="Calibri" w:ascii="Calibri" w:hAnsi="Calibri" w:asciiTheme="minorHAnsi" w:cstheme="minorHAnsi" w:hAnsiTheme="minorHAnsi"/>
                <w:kern w:val="0"/>
                <w:sz w:val="24"/>
                <w:lang w:val="en-US" w:bidi="ar-SA"/>
              </w:rPr>
              <w:t>Collect the specimen at the optimum time (e.g., early morning sputum for acid-fast bacillus (AFB).</w:t>
            </w:r>
          </w:p>
          <w:p>
            <w:pPr>
              <w:pStyle w:val="BodyText"/>
              <w:widowControl/>
              <w:numPr>
                <w:ilvl w:val="1"/>
                <w:numId w:val="254"/>
              </w:numPr>
              <w:suppressAutoHyphens w:val="false"/>
              <w:spacing w:before="0" w:after="120"/>
              <w:ind w:hanging="180" w:start="1155"/>
              <w:rPr>
                <w:rFonts w:ascii="Calibri" w:hAnsi="Calibri" w:cs="Calibri" w:asciiTheme="minorHAnsi" w:cstheme="minorHAnsi" w:hAnsiTheme="minorHAnsi"/>
                <w:sz w:val="24"/>
              </w:rPr>
            </w:pPr>
            <w:r>
              <w:rPr>
                <w:rFonts w:cs="Calibri" w:ascii="Calibri" w:hAnsi="Calibri" w:asciiTheme="minorHAnsi" w:cstheme="minorHAnsi" w:hAnsiTheme="minorHAnsi"/>
                <w:kern w:val="0"/>
                <w:sz w:val="24"/>
                <w:lang w:val="en-US" w:bidi="ar-SA"/>
              </w:rPr>
              <w:t>Obtain cultures prior to administration of antibiotics whenever possible.</w:t>
            </w:r>
          </w:p>
          <w:p>
            <w:pPr>
              <w:pStyle w:val="BodyText"/>
              <w:widowControl/>
              <w:numPr>
                <w:ilvl w:val="1"/>
                <w:numId w:val="254"/>
              </w:numPr>
              <w:suppressAutoHyphens w:val="false"/>
              <w:spacing w:before="0" w:after="120"/>
              <w:ind w:hanging="180" w:start="1155"/>
              <w:rPr>
                <w:rFonts w:ascii="Calibri" w:hAnsi="Calibri" w:cs="Calibri" w:asciiTheme="minorHAnsi" w:cstheme="minorHAnsi" w:hAnsiTheme="minorHAnsi"/>
                <w:sz w:val="24"/>
              </w:rPr>
            </w:pPr>
            <w:r>
              <w:rPr>
                <w:rFonts w:cs="Calibri" w:ascii="Calibri" w:hAnsi="Calibri" w:asciiTheme="minorHAnsi" w:cstheme="minorHAnsi" w:hAnsiTheme="minorHAnsi"/>
                <w:kern w:val="0"/>
                <w:sz w:val="24"/>
                <w:lang w:val="en-US" w:bidi="ar-SA"/>
              </w:rPr>
              <w:t>Collect adequate volume of material. Inadequate amounts of specimen may yield false negative results.</w:t>
            </w:r>
          </w:p>
          <w:p>
            <w:pPr>
              <w:pStyle w:val="BodyText"/>
              <w:widowControl/>
              <w:numPr>
                <w:ilvl w:val="1"/>
                <w:numId w:val="254"/>
              </w:numPr>
              <w:suppressAutoHyphens w:val="false"/>
              <w:spacing w:before="0" w:after="120"/>
              <w:ind w:hanging="180" w:start="1155"/>
              <w:rPr>
                <w:rFonts w:ascii="Calibri" w:hAnsi="Calibri" w:cs="Calibri" w:asciiTheme="minorHAnsi" w:cstheme="minorHAnsi" w:hAnsiTheme="minorHAnsi"/>
                <w:sz w:val="24"/>
              </w:rPr>
            </w:pPr>
            <w:r>
              <w:rPr>
                <w:rFonts w:cs="Calibri" w:ascii="Calibri" w:hAnsi="Calibri" w:asciiTheme="minorHAnsi" w:cstheme="minorHAnsi" w:hAnsiTheme="minorHAnsi"/>
                <w:kern w:val="0"/>
                <w:sz w:val="24"/>
                <w:lang w:val="en-US" w:bidi="ar-SA"/>
              </w:rPr>
              <w:t>Collect the specimen in a manner that minimizes or eliminates contamination from indigenous flora as much as possible, to ensure that the sample will be representative of the infected site.</w:t>
            </w:r>
          </w:p>
          <w:p>
            <w:pPr>
              <w:pStyle w:val="BodyText"/>
              <w:widowControl/>
              <w:numPr>
                <w:ilvl w:val="1"/>
                <w:numId w:val="254"/>
              </w:numPr>
              <w:suppressAutoHyphens w:val="false"/>
              <w:spacing w:before="0" w:after="120"/>
              <w:ind w:hanging="180" w:start="1155"/>
              <w:rPr>
                <w:rFonts w:ascii="Calibri" w:hAnsi="Calibri" w:cs="Calibri" w:asciiTheme="minorHAnsi" w:cstheme="minorHAnsi" w:hAnsiTheme="minorHAnsi"/>
                <w:sz w:val="24"/>
              </w:rPr>
            </w:pPr>
            <w:r>
              <w:rPr>
                <w:rFonts w:cs="Calibri" w:ascii="Calibri" w:hAnsi="Calibri" w:asciiTheme="minorHAnsi" w:cstheme="minorHAnsi" w:hAnsiTheme="minorHAnsi"/>
                <w:kern w:val="0"/>
                <w:sz w:val="24"/>
                <w:lang w:val="en-US" w:bidi="ar-SA"/>
              </w:rPr>
              <w:t>Use appropriate collection devices, transport media and sterile, leak proof containers.</w:t>
            </w:r>
          </w:p>
          <w:p>
            <w:pPr>
              <w:pStyle w:val="BodyText"/>
              <w:widowControl/>
              <w:numPr>
                <w:ilvl w:val="1"/>
                <w:numId w:val="254"/>
              </w:numPr>
              <w:suppressAutoHyphens w:val="false"/>
              <w:spacing w:before="0" w:after="120"/>
              <w:ind w:hanging="180" w:start="1155"/>
              <w:rPr>
                <w:rFonts w:ascii="Calibri" w:hAnsi="Calibri" w:cs="Calibri" w:asciiTheme="minorHAnsi" w:cstheme="minorHAnsi" w:hAnsiTheme="minorHAnsi"/>
                <w:sz w:val="24"/>
              </w:rPr>
            </w:pPr>
            <w:r>
              <w:rPr>
                <w:rFonts w:cs="Calibri" w:ascii="Calibri" w:hAnsi="Calibri" w:asciiTheme="minorHAnsi" w:cstheme="minorHAnsi" w:hAnsiTheme="minorHAnsi"/>
                <w:kern w:val="0"/>
                <w:sz w:val="24"/>
                <w:lang w:val="en-US" w:bidi="ar-SA"/>
              </w:rPr>
              <w:t>Use sterile equipment and aseptic technique to collect the specimen, to prevent introduction of microorganisms during invasive procedures.</w:t>
            </w:r>
          </w:p>
          <w:p>
            <w:pPr>
              <w:pStyle w:val="BodyText"/>
              <w:widowControl/>
              <w:numPr>
                <w:ilvl w:val="1"/>
                <w:numId w:val="254"/>
              </w:numPr>
              <w:suppressAutoHyphens w:val="false"/>
              <w:spacing w:before="0" w:after="120"/>
              <w:ind w:hanging="180" w:start="1155"/>
              <w:rPr>
                <w:rFonts w:ascii="Calibri" w:hAnsi="Calibri" w:cs="Calibri" w:asciiTheme="minorHAnsi" w:cstheme="minorHAnsi" w:hAnsiTheme="minorHAnsi"/>
                <w:sz w:val="24"/>
              </w:rPr>
            </w:pPr>
            <w:r>
              <w:rPr>
                <w:rFonts w:cs="Calibri" w:ascii="Calibri" w:hAnsi="Calibri" w:asciiTheme="minorHAnsi" w:cstheme="minorHAnsi" w:hAnsiTheme="minorHAnsi"/>
                <w:kern w:val="0"/>
                <w:sz w:val="24"/>
                <w:lang w:val="en-US" w:bidi="ar-SA"/>
              </w:rPr>
              <w:t>Clearly label the specimen including specific information regarding the site of collection (e.g., blood obtained via blue lumen of right subclavian central catheter) and complete the ordering process.</w:t>
            </w:r>
          </w:p>
          <w:p>
            <w:pPr>
              <w:pStyle w:val="BodyText"/>
              <w:widowControl/>
              <w:numPr>
                <w:ilvl w:val="1"/>
                <w:numId w:val="254"/>
              </w:numPr>
              <w:suppressAutoHyphens w:val="false"/>
              <w:spacing w:before="0" w:after="120"/>
              <w:ind w:hanging="180" w:start="1155"/>
              <w:rPr>
                <w:rFonts w:ascii="Calibri" w:hAnsi="Calibri" w:cs="Calibri" w:asciiTheme="minorHAnsi" w:cstheme="minorHAnsi" w:hAnsiTheme="minorHAnsi"/>
                <w:sz w:val="24"/>
              </w:rPr>
            </w:pPr>
            <w:r>
              <w:rPr>
                <w:rFonts w:cs="Calibri" w:ascii="Calibri" w:hAnsi="Calibri" w:asciiTheme="minorHAnsi" w:cstheme="minorHAnsi" w:hAnsiTheme="minorHAnsi"/>
                <w:kern w:val="0"/>
                <w:sz w:val="24"/>
                <w:lang w:val="en-US" w:bidi="ar-SA"/>
              </w:rPr>
              <w:t>Identify the specimen source and/or specific site correctly so that proper processing methods and culture media will be selected by the laboratory personnel.</w:t>
            </w:r>
          </w:p>
          <w:p>
            <w:pPr>
              <w:pStyle w:val="BodyText"/>
              <w:widowControl/>
              <w:numPr>
                <w:ilvl w:val="1"/>
                <w:numId w:val="254"/>
              </w:numPr>
              <w:suppressAutoHyphens w:val="false"/>
              <w:spacing w:before="0" w:after="120"/>
              <w:ind w:hanging="180" w:start="1155"/>
              <w:rPr>
                <w:rFonts w:ascii="Calibri" w:hAnsi="Calibri" w:cs="Calibri" w:asciiTheme="minorHAnsi" w:cstheme="minorHAnsi" w:hAnsiTheme="minorHAnsi"/>
                <w:sz w:val="24"/>
              </w:rPr>
            </w:pPr>
            <w:r>
              <w:rPr>
                <w:rFonts w:cs="Calibri" w:ascii="Calibri" w:hAnsi="Calibri" w:asciiTheme="minorHAnsi" w:cstheme="minorHAnsi" w:hAnsiTheme="minorHAnsi"/>
                <w:kern w:val="0"/>
                <w:sz w:val="24"/>
                <w:lang w:val="en-US" w:bidi="ar-SA"/>
              </w:rPr>
              <w:t>If the specimen is collected through intact skin, cleanse the skin first with 70% alcohol followed by an iodine solution (e.g. povidone-iodine) or chlorxidine/alcohol combination.  If iodine is used, remove excess iodine after the specimen has been collected.</w:t>
            </w:r>
          </w:p>
          <w:p>
            <w:pPr>
              <w:pStyle w:val="BodyText"/>
              <w:widowControl/>
              <w:numPr>
                <w:ilvl w:val="1"/>
                <w:numId w:val="254"/>
              </w:numPr>
              <w:suppressAutoHyphens w:val="false"/>
              <w:spacing w:before="0" w:after="120"/>
              <w:ind w:hanging="180" w:start="1155"/>
              <w:rPr>
                <w:rFonts w:ascii="Calibri" w:hAnsi="Calibri" w:cs="Calibri" w:asciiTheme="minorHAnsi" w:cstheme="minorHAnsi" w:hAnsiTheme="minorHAnsi"/>
                <w:sz w:val="24"/>
              </w:rPr>
            </w:pPr>
            <w:r>
              <w:rPr>
                <w:rFonts w:cs="Calibri" w:ascii="Calibri" w:hAnsi="Calibri" w:asciiTheme="minorHAnsi" w:cstheme="minorHAnsi" w:hAnsiTheme="minorHAnsi"/>
                <w:kern w:val="0"/>
                <w:sz w:val="24"/>
                <w:lang w:val="en-US" w:bidi="ar-SA"/>
              </w:rPr>
              <w:t>Provide clear instructions to patients if they are collecting their own specimen (e.g., clean catch urine, or stool) in order to obtain the best quality specimen and allay their fears.</w:t>
            </w:r>
          </w:p>
          <w:p>
            <w:pPr>
              <w:pStyle w:val="BodyText"/>
              <w:widowControl/>
              <w:numPr>
                <w:ilvl w:val="1"/>
                <w:numId w:val="254"/>
              </w:numPr>
              <w:suppressAutoHyphens w:val="false"/>
              <w:spacing w:before="0" w:after="120"/>
              <w:ind w:hanging="180" w:start="1155"/>
              <w:rPr>
                <w:rFonts w:ascii="Calibri" w:hAnsi="Calibri" w:cs="Calibri" w:asciiTheme="minorHAnsi" w:cstheme="minorHAnsi" w:hAnsiTheme="minorHAnsi"/>
                <w:sz w:val="24"/>
              </w:rPr>
            </w:pPr>
            <w:r>
              <w:rPr>
                <w:rFonts w:cs="Calibri" w:ascii="Calibri" w:hAnsi="Calibri" w:asciiTheme="minorHAnsi" w:cstheme="minorHAnsi" w:hAnsiTheme="minorHAnsi"/>
                <w:kern w:val="0"/>
                <w:sz w:val="24"/>
                <w:lang w:val="en-US" w:bidi="ar-SA"/>
              </w:rPr>
              <w:t>Deliver the specimen promptly to the laboratory. Delay in transport may compromise the specimen.</w:t>
            </w:r>
          </w:p>
          <w:p>
            <w:pPr>
              <w:pStyle w:val="BodyText"/>
              <w:widowControl/>
              <w:numPr>
                <w:ilvl w:val="1"/>
                <w:numId w:val="254"/>
              </w:numPr>
              <w:suppressAutoHyphens w:val="false"/>
              <w:spacing w:before="0" w:after="120"/>
              <w:ind w:hanging="180" w:start="1155"/>
              <w:rPr>
                <w:rFonts w:ascii="Calibri" w:hAnsi="Calibri" w:cs="Calibri" w:asciiTheme="minorHAnsi" w:cstheme="minorHAnsi" w:hAnsiTheme="minorHAnsi"/>
                <w:sz w:val="24"/>
              </w:rPr>
            </w:pPr>
            <w:r>
              <w:rPr>
                <w:rFonts w:cs="Calibri" w:ascii="Calibri" w:hAnsi="Calibri" w:asciiTheme="minorHAnsi" w:cstheme="minorHAnsi" w:hAnsiTheme="minorHAnsi"/>
                <w:kern w:val="0"/>
                <w:sz w:val="24"/>
                <w:lang w:val="en-US" w:bidi="ar-SA"/>
              </w:rPr>
              <w:t>As with all patient contact episodes, consistent attention must be given to hand hygiene and use of appropriate personal protective equipment (PPE).</w:t>
            </w:r>
          </w:p>
          <w:p>
            <w:pPr>
              <w:pStyle w:val="BodyText"/>
              <w:widowControl/>
              <w:numPr>
                <w:ilvl w:val="1"/>
                <w:numId w:val="254"/>
              </w:numPr>
              <w:suppressAutoHyphens w:val="false"/>
              <w:spacing w:before="0" w:after="120"/>
              <w:ind w:hanging="180" w:start="1155"/>
              <w:rPr>
                <w:rFonts w:ascii="Calibri" w:hAnsi="Calibri" w:cs="Calibri" w:asciiTheme="minorHAnsi" w:cstheme="minorHAnsi" w:hAnsiTheme="minorHAnsi"/>
                <w:sz w:val="24"/>
              </w:rPr>
            </w:pPr>
            <w:r>
              <w:rPr>
                <w:rFonts w:cs="Calibri" w:ascii="Calibri" w:hAnsi="Calibri" w:asciiTheme="minorHAnsi" w:cstheme="minorHAnsi" w:hAnsiTheme="minorHAnsi"/>
                <w:kern w:val="0"/>
                <w:sz w:val="24"/>
                <w:lang w:val="en-US" w:bidi="ar-SA"/>
              </w:rPr>
              <w:t xml:space="preserve">Use appropriate safety devices to minimize risk of accidental needle stick, cut or puncture. It is advisable to make sure the user is knowledgeable about how the safety device works prior to its use.  </w:t>
            </w:r>
          </w:p>
          <w:p>
            <w:pPr>
              <w:pStyle w:val="BodyText"/>
              <w:widowControl/>
              <w:spacing w:lineRule="auto" w:line="276" w:before="0" w:after="120"/>
              <w:rPr>
                <w:rFonts w:ascii="Calibri" w:hAnsi="Calibri" w:cs="Calibri" w:asciiTheme="minorHAnsi" w:cstheme="minorHAnsi" w:hAnsiTheme="minorHAnsi"/>
                <w:sz w:val="24"/>
              </w:rPr>
            </w:pPr>
            <w:r>
              <w:rPr>
                <w:rFonts w:cs="Calibri" w:ascii="Calibri" w:hAnsi="Calibri" w:asciiTheme="minorHAnsi" w:cstheme="minorHAnsi" w:hAnsiTheme="minorHAnsi"/>
                <w:kern w:val="0"/>
                <w:sz w:val="24"/>
                <w:lang w:val="en-US" w:bidi="ar-SA"/>
              </w:rPr>
              <w:t>Every laboratory should make a Lab Safety Manual according to the following guidelines:</w:t>
            </w:r>
          </w:p>
          <w:p>
            <w:pPr>
              <w:pStyle w:val="style21"/>
              <w:widowControl/>
              <w:spacing w:lineRule="auto" w:line="276" w:before="280" w:after="120"/>
              <w:jc w:val="both"/>
              <w:rPr>
                <w:rFonts w:ascii="Calibri" w:hAnsi="Calibri" w:cs="Calibri" w:asciiTheme="minorHAnsi" w:cstheme="minorHAnsi" w:hAnsiTheme="minorHAnsi"/>
                <w:b/>
              </w:rPr>
            </w:pPr>
            <w:r>
              <w:rPr>
                <w:rFonts w:cs="Calibri" w:ascii="Calibri" w:hAnsi="Calibri" w:asciiTheme="minorHAnsi" w:cstheme="minorHAnsi" w:hAnsiTheme="minorHAnsi"/>
                <w:b/>
                <w:kern w:val="0"/>
                <w:lang w:val="en-US" w:eastAsia="en-US" w:bidi="ar-SA"/>
              </w:rPr>
              <w:t xml:space="preserve">Laboratory Safety Procedures </w:t>
            </w:r>
          </w:p>
          <w:p>
            <w:pPr>
              <w:pStyle w:val="style21"/>
              <w:widowControl/>
              <w:spacing w:lineRule="auto" w:line="276" w:before="280" w:after="120"/>
              <w:jc w:val="both"/>
              <w:rPr>
                <w:rFonts w:ascii="Calibri" w:hAnsi="Calibri" w:cs="Calibri" w:asciiTheme="minorHAnsi" w:cstheme="minorHAnsi" w:hAnsiTheme="minorHAnsi"/>
              </w:rPr>
            </w:pPr>
            <w:r>
              <w:rPr>
                <w:rFonts w:cs="Calibri" w:ascii="Calibri" w:hAnsi="Calibri" w:asciiTheme="minorHAnsi" w:cstheme="minorHAnsi" w:hAnsiTheme="minorHAnsi"/>
                <w:b/>
                <w:kern w:val="0"/>
                <w:lang w:val="en-US" w:eastAsia="en-US" w:bidi="ar-SA"/>
              </w:rPr>
              <w:t>A. GENERAL</w:t>
            </w:r>
          </w:p>
          <w:p>
            <w:pPr>
              <w:pStyle w:val="NormalWeb"/>
              <w:widowControl/>
              <w:numPr>
                <w:ilvl w:val="0"/>
                <w:numId w:val="111"/>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Work carefully and cautiously in the laboratory, using common sense and good judgment at all times.</w:t>
            </w:r>
          </w:p>
          <w:p>
            <w:pPr>
              <w:pStyle w:val="NormalWeb"/>
              <w:widowControl/>
              <w:numPr>
                <w:ilvl w:val="0"/>
                <w:numId w:val="111"/>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EATING, DRINKING AND SMOKING IS PROHIBITED in the laboratory and in the laboratory space of a combined lecture/laboratory room.</w:t>
            </w:r>
          </w:p>
          <w:p>
            <w:pPr>
              <w:pStyle w:val="NormalWeb"/>
              <w:widowControl/>
              <w:numPr>
                <w:ilvl w:val="0"/>
                <w:numId w:val="111"/>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Long hair must be tied back during laboratory sessions.</w:t>
            </w:r>
          </w:p>
          <w:p>
            <w:pPr>
              <w:pStyle w:val="NormalWeb"/>
              <w:widowControl/>
              <w:numPr>
                <w:ilvl w:val="0"/>
                <w:numId w:val="111"/>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 xml:space="preserve">Open toed shoes are prohibited. </w:t>
            </w:r>
          </w:p>
          <w:p>
            <w:pPr>
              <w:pStyle w:val="NormalWeb"/>
              <w:widowControl/>
              <w:numPr>
                <w:ilvl w:val="0"/>
                <w:numId w:val="111"/>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No sleeveless tops are permitted. Thighs and midriffs must be covered with protective clothing while working in the laboratory. Lab coats must be worn when directed by the instructor.</w:t>
            </w:r>
          </w:p>
          <w:p>
            <w:pPr>
              <w:pStyle w:val="NormalWeb"/>
              <w:widowControl/>
              <w:numPr>
                <w:ilvl w:val="0"/>
                <w:numId w:val="111"/>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Identify the location of all exits from the laboratory and from the building.</w:t>
            </w:r>
          </w:p>
          <w:p>
            <w:pPr>
              <w:pStyle w:val="NormalWeb"/>
              <w:widowControl/>
              <w:numPr>
                <w:ilvl w:val="0"/>
                <w:numId w:val="111"/>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Be familiar with the location and proper use of fire extinguishers, fire blankets, first aid kits, spill response kits and eye wash stations in each laboratory.</w:t>
            </w:r>
          </w:p>
          <w:p>
            <w:pPr>
              <w:pStyle w:val="NormalWeb"/>
              <w:widowControl/>
              <w:numPr>
                <w:ilvl w:val="0"/>
                <w:numId w:val="111"/>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 xml:space="preserve">Note the location of the red phones (if available) that provide direct access to the Office of Management. In the event of an emergency, pick up the red receiver and state the location and the nature of the emergency. Identify the location of the nearest desk phones. </w:t>
            </w:r>
          </w:p>
          <w:p>
            <w:pPr>
              <w:pStyle w:val="NormalWeb"/>
              <w:widowControl/>
              <w:numPr>
                <w:ilvl w:val="0"/>
                <w:numId w:val="111"/>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Report all injuries, spills, breakage of glass or other items, unsafe conditions, and accidents of any kind, no matter how minor, to the instructor immediately.</w:t>
            </w:r>
          </w:p>
          <w:p>
            <w:pPr>
              <w:pStyle w:val="NormalWeb"/>
              <w:widowControl/>
              <w:numPr>
                <w:ilvl w:val="0"/>
                <w:numId w:val="111"/>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Keep sinks free of paper or any debris that could interfere with drainage.</w:t>
            </w:r>
          </w:p>
          <w:p>
            <w:pPr>
              <w:pStyle w:val="NormalWeb"/>
              <w:widowControl/>
              <w:numPr>
                <w:ilvl w:val="0"/>
                <w:numId w:val="111"/>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Lab tables must be clear of all items that are not necessary for the lab exercise.</w:t>
            </w:r>
          </w:p>
          <w:p>
            <w:pPr>
              <w:pStyle w:val="NormalWeb"/>
              <w:widowControl/>
              <w:numPr>
                <w:ilvl w:val="0"/>
                <w:numId w:val="111"/>
              </w:numPr>
              <w:spacing w:lineRule="auto" w:line="276" w:beforeAutospacing="0" w:before="0" w:afterAutospacing="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Wash hands and the lab tables with the appropriate cleaning agents before and after every laboratory session.</w:t>
            </w:r>
          </w:p>
          <w:p>
            <w:pPr>
              <w:pStyle w:val="style21"/>
              <w:widowControl/>
              <w:spacing w:lineRule="auto" w:line="276" w:before="280" w:after="120"/>
              <w:jc w:val="both"/>
              <w:rPr>
                <w:rFonts w:ascii="Calibri" w:hAnsi="Calibri" w:cs="Calibri" w:asciiTheme="minorHAnsi" w:cstheme="minorHAnsi" w:hAnsiTheme="minorHAnsi"/>
              </w:rPr>
            </w:pPr>
            <w:r>
              <w:rPr>
                <w:rFonts w:cs="Calibri" w:ascii="Calibri" w:hAnsi="Calibri" w:asciiTheme="minorHAnsi" w:cstheme="minorHAnsi" w:hAnsiTheme="minorHAnsi"/>
                <w:b/>
                <w:kern w:val="0"/>
                <w:lang w:val="en-US" w:eastAsia="en-US" w:bidi="ar-SA"/>
              </w:rPr>
              <w:t>B. OPEN FLAMES - FIRE HAZARD</w:t>
            </w:r>
          </w:p>
          <w:p>
            <w:pPr>
              <w:pStyle w:val="NormalWeb"/>
              <w:widowControl/>
              <w:numPr>
                <w:ilvl w:val="0"/>
                <w:numId w:val="201"/>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Identify and be familiar with the use of dry chemical fire extinguishers that are located in the hallways and laboratory rooms.</w:t>
            </w:r>
          </w:p>
          <w:p>
            <w:pPr>
              <w:pStyle w:val="NormalWeb"/>
              <w:widowControl/>
              <w:numPr>
                <w:ilvl w:val="0"/>
                <w:numId w:val="201"/>
              </w:numPr>
              <w:spacing w:lineRule="auto" w:line="276" w:beforeAutospacing="0" w:before="0" w:afterAutospacing="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Flames are only to be used under the supervision of the instructor.</w:t>
            </w:r>
          </w:p>
          <w:p>
            <w:pPr>
              <w:pStyle w:val="style21"/>
              <w:widowControl/>
              <w:spacing w:lineRule="auto" w:line="276" w:before="280" w:after="120"/>
              <w:jc w:val="both"/>
              <w:rPr>
                <w:rFonts w:ascii="Calibri" w:hAnsi="Calibri" w:cs="Calibri" w:asciiTheme="minorHAnsi" w:cstheme="minorHAnsi" w:hAnsiTheme="minorHAnsi"/>
              </w:rPr>
            </w:pPr>
            <w:r>
              <w:rPr>
                <w:rFonts w:cs="Calibri" w:ascii="Calibri" w:hAnsi="Calibri" w:asciiTheme="minorHAnsi" w:cstheme="minorHAnsi" w:hAnsiTheme="minorHAnsi"/>
                <w:b/>
                <w:kern w:val="0"/>
                <w:lang w:val="en-US" w:eastAsia="en-US" w:bidi="ar-SA"/>
              </w:rPr>
              <w:t>C. SHARP OBJECTS AND BROKEN GLASS</w:t>
            </w:r>
          </w:p>
          <w:p>
            <w:pPr>
              <w:pStyle w:val="NormalWeb"/>
              <w:widowControl/>
              <w:numPr>
                <w:ilvl w:val="0"/>
                <w:numId w:val="112"/>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 xml:space="preserve">Pointed dissection probes, scalpels, razor blades, scissors, and microtome knives must be used with great care, and placed in a safe position when not in use. </w:t>
            </w:r>
          </w:p>
          <w:p>
            <w:pPr>
              <w:pStyle w:val="NormalWeb"/>
              <w:widowControl/>
              <w:numPr>
                <w:ilvl w:val="0"/>
                <w:numId w:val="112"/>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Containers designated for the disposal of sharps (scalpel blades, razor blades, needles, dissection pins, etc.) and containers designated for broken glass are present in each laboratory. Never dispose of any sharp object in the regular trash containers.</w:t>
            </w:r>
          </w:p>
          <w:p>
            <w:pPr>
              <w:pStyle w:val="NormalWeb"/>
              <w:widowControl/>
              <w:numPr>
                <w:ilvl w:val="0"/>
                <w:numId w:val="112"/>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 xml:space="preserve">Report all cuts, no matter how minor, to the senior. </w:t>
            </w:r>
          </w:p>
          <w:p>
            <w:pPr>
              <w:pStyle w:val="NormalWeb"/>
              <w:widowControl/>
              <w:numPr>
                <w:ilvl w:val="0"/>
                <w:numId w:val="112"/>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 xml:space="preserve">All labs and the preparation room house a first aid kit containing antiseptics, bandages, Band-Aids and gloves to care for minor cuts. </w:t>
            </w:r>
          </w:p>
          <w:p>
            <w:pPr>
              <w:pStyle w:val="NormalWeb"/>
              <w:widowControl/>
              <w:numPr>
                <w:ilvl w:val="0"/>
                <w:numId w:val="112"/>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Do not touch the broken glass with bare hands. Put on gloves and use a broom and dustpan to clean up glass. Dispose of ALL broken glass in the specific container marked for glass. Do not place broken glass in the regular trash.</w:t>
            </w:r>
          </w:p>
          <w:p>
            <w:pPr>
              <w:pStyle w:val="NormalWeb"/>
              <w:widowControl/>
              <w:numPr>
                <w:ilvl w:val="0"/>
                <w:numId w:val="112"/>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When cutting with a scalpel or other sharp instrument, forceps may be used to help hold the specimen. Never use fingers to hold a part of the specimen while cutting.</w:t>
            </w:r>
          </w:p>
          <w:p>
            <w:pPr>
              <w:pStyle w:val="NormalWeb"/>
              <w:widowControl/>
              <w:numPr>
                <w:ilvl w:val="0"/>
                <w:numId w:val="112"/>
              </w:numPr>
              <w:spacing w:lineRule="auto" w:line="276" w:beforeAutospacing="0" w:before="0" w:afterAutospacing="0" w:after="120"/>
              <w:jc w:val="both"/>
              <w:rPr>
                <w:rFonts w:ascii="Calibri" w:hAnsi="Calibri" w:cs="Calibri" w:asciiTheme="minorHAnsi" w:cstheme="minorHAnsi" w:hAnsiTheme="minorHAnsi"/>
                <w:b/>
                <w:bCs/>
              </w:rPr>
            </w:pPr>
            <w:r>
              <w:rPr>
                <w:rFonts w:cs="Calibri" w:ascii="Calibri" w:hAnsi="Calibri" w:asciiTheme="minorHAnsi" w:cstheme="minorHAnsi" w:hAnsiTheme="minorHAnsi"/>
                <w:kern w:val="0"/>
                <w:lang w:val="en-US" w:eastAsia="en-US" w:bidi="ar-SA"/>
              </w:rPr>
              <w:t>Scalpels and other sharp instruments are only to be used to make cuts in the specimen, never as a probe or a pointer.</w:t>
            </w:r>
          </w:p>
          <w:p>
            <w:pPr>
              <w:pStyle w:val="style21"/>
              <w:widowControl/>
              <w:spacing w:lineRule="auto" w:line="276" w:before="280" w:after="120"/>
              <w:jc w:val="both"/>
              <w:rPr>
                <w:rFonts w:ascii="Calibri" w:hAnsi="Calibri" w:cs="Calibri" w:asciiTheme="minorHAnsi" w:cstheme="minorHAnsi" w:hAnsiTheme="minorHAnsi"/>
              </w:rPr>
            </w:pPr>
            <w:r>
              <w:rPr>
                <w:rFonts w:cs="Calibri" w:ascii="Calibri" w:hAnsi="Calibri" w:asciiTheme="minorHAnsi" w:cstheme="minorHAnsi" w:hAnsiTheme="minorHAnsi"/>
                <w:b/>
                <w:kern w:val="0"/>
                <w:lang w:val="en-US" w:eastAsia="en-US" w:bidi="ar-SA"/>
              </w:rPr>
              <w:t>D. NOXIOUS CHEMICALS</w:t>
            </w:r>
          </w:p>
          <w:p>
            <w:pPr>
              <w:pStyle w:val="NormalWeb"/>
              <w:widowControl/>
              <w:numPr>
                <w:ilvl w:val="0"/>
                <w:numId w:val="113"/>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Material Safety Data Sheets should be available in a yellow binder mounted on the door of the laboratory. In case of a spill, an accident or a safety question, staff can find chemical safety information in the Data Sheets.</w:t>
            </w:r>
          </w:p>
          <w:p>
            <w:pPr>
              <w:pStyle w:val="NormalWeb"/>
              <w:widowControl/>
              <w:numPr>
                <w:ilvl w:val="0"/>
                <w:numId w:val="113"/>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 xml:space="preserve">The lab should be equipped with a portable safety exhaust hood for the handling of noxious fumes. </w:t>
            </w:r>
          </w:p>
          <w:p>
            <w:pPr>
              <w:pStyle w:val="NormalWeb"/>
              <w:widowControl/>
              <w:numPr>
                <w:ilvl w:val="0"/>
                <w:numId w:val="113"/>
              </w:numPr>
              <w:spacing w:lineRule="auto" w:line="276" w:beforeAutospacing="0" w:before="0" w:afterAutospacing="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Chemical spill clean-up kits should be available in every lab.</w:t>
            </w:r>
          </w:p>
          <w:p>
            <w:pPr>
              <w:pStyle w:val="style21"/>
              <w:widowControl/>
              <w:spacing w:lineRule="auto" w:line="276" w:before="280" w:after="120"/>
              <w:jc w:val="both"/>
              <w:rPr>
                <w:rFonts w:ascii="Calibri" w:hAnsi="Calibri" w:cs="Calibri" w:asciiTheme="minorHAnsi" w:cstheme="minorHAnsi" w:hAnsiTheme="minorHAnsi"/>
              </w:rPr>
            </w:pPr>
            <w:r>
              <w:rPr>
                <w:rFonts w:cs="Calibri" w:ascii="Calibri" w:hAnsi="Calibri" w:asciiTheme="minorHAnsi" w:cstheme="minorHAnsi" w:hAnsiTheme="minorHAnsi"/>
                <w:b/>
                <w:kern w:val="0"/>
                <w:lang w:val="en-US" w:eastAsia="en-US" w:bidi="ar-SA"/>
              </w:rPr>
              <w:t>E. INSTRUMENTS AND EQUIPMENT</w:t>
            </w:r>
          </w:p>
          <w:p>
            <w:pPr>
              <w:pStyle w:val="style21"/>
              <w:widowControl/>
              <w:spacing w:lineRule="auto" w:line="276" w:before="28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Care must be used when handling any equipment in the laboratory. The staff is responsible for being familiar with and following correct safety practices for all instruments and equipment used in the laboratory.</w:t>
            </w:r>
          </w:p>
          <w:p>
            <w:pPr>
              <w:pStyle w:val="style21"/>
              <w:widowControl/>
              <w:numPr>
                <w:ilvl w:val="0"/>
                <w:numId w:val="119"/>
              </w:numPr>
              <w:spacing w:lineRule="auto" w:line="276" w:beforeAutospacing="0" w:before="0" w:afterAutospacing="0" w:after="120"/>
              <w:jc w:val="both"/>
              <w:rPr>
                <w:rFonts w:ascii="Calibri" w:hAnsi="Calibri" w:cs="Calibri" w:asciiTheme="minorHAnsi" w:cstheme="minorHAnsi" w:hAnsiTheme="minorHAnsi"/>
              </w:rPr>
            </w:pPr>
            <w:r>
              <w:rPr>
                <w:rFonts w:cs="Calibri" w:ascii="Calibri" w:hAnsi="Calibri" w:asciiTheme="minorHAnsi" w:cstheme="minorHAnsi" w:hAnsiTheme="minorHAnsi"/>
                <w:b/>
                <w:i/>
                <w:iCs/>
                <w:kern w:val="0"/>
                <w:lang w:val="en-US" w:eastAsia="en-US" w:bidi="ar-SA"/>
              </w:rPr>
              <w:t xml:space="preserve">Microscope Handling </w:t>
            </w:r>
          </w:p>
          <w:p>
            <w:pPr>
              <w:pStyle w:val="NormalWeb"/>
              <w:widowControl/>
              <w:numPr>
                <w:ilvl w:val="0"/>
                <w:numId w:val="114"/>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 xml:space="preserve">Microscopes must be carried upright, with one hand supporting the arm of the microscope and the other hand supporting the base. Nothing else should be carried at the same time. </w:t>
            </w:r>
          </w:p>
          <w:p>
            <w:pPr>
              <w:pStyle w:val="NormalWeb"/>
              <w:widowControl/>
              <w:numPr>
                <w:ilvl w:val="0"/>
                <w:numId w:val="114"/>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Microscopes must be positioned safely on the table, NOT near the edge.</w:t>
            </w:r>
          </w:p>
          <w:p>
            <w:pPr>
              <w:pStyle w:val="NormalWeb"/>
              <w:widowControl/>
              <w:numPr>
                <w:ilvl w:val="0"/>
                <w:numId w:val="114"/>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 xml:space="preserve">After plugging the microscope into the electrical outlet, the cord should be draped carefully up onto the table and never allowed to dangle dangerously to the floor. </w:t>
            </w:r>
          </w:p>
          <w:p>
            <w:pPr>
              <w:pStyle w:val="NormalWeb"/>
              <w:widowControl/>
              <w:numPr>
                <w:ilvl w:val="0"/>
                <w:numId w:val="114"/>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The coarse adjustment must NEVER be used to focus a specimen when the 40x or oil immersion lens is in place.</w:t>
            </w:r>
          </w:p>
          <w:p>
            <w:pPr>
              <w:pStyle w:val="NormalWeb"/>
              <w:widowControl/>
              <w:numPr>
                <w:ilvl w:val="0"/>
                <w:numId w:val="114"/>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When finished with the microscope, the cord should be carefully wrapped/secured before returning it to the cabinet.</w:t>
            </w:r>
          </w:p>
          <w:p>
            <w:pPr>
              <w:pStyle w:val="NormalWeb"/>
              <w:widowControl/>
              <w:numPr>
                <w:ilvl w:val="0"/>
                <w:numId w:val="114"/>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The microscope must be placed upright and in the appropriate numbered slot in the cabinet.</w:t>
            </w:r>
          </w:p>
          <w:p>
            <w:pPr>
              <w:pStyle w:val="NormalWeb"/>
              <w:widowControl/>
              <w:numPr>
                <w:ilvl w:val="0"/>
                <w:numId w:val="114"/>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All prepared microscope glass slides are to be returned to their appropriate slide trays; wet mount preparations are to be disposed of properly.</w:t>
            </w:r>
          </w:p>
          <w:p>
            <w:pPr>
              <w:pStyle w:val="NormalWeb"/>
              <w:widowControl/>
              <w:numPr>
                <w:ilvl w:val="0"/>
                <w:numId w:val="114"/>
              </w:numPr>
              <w:spacing w:lineRule="auto" w:line="276" w:beforeAutospacing="0" w:before="0" w:afterAutospacing="0" w:after="120"/>
              <w:jc w:val="both"/>
              <w:rPr>
                <w:rFonts w:ascii="Calibri" w:hAnsi="Calibri" w:cs="Calibri" w:asciiTheme="minorHAnsi" w:cstheme="minorHAnsi" w:hAnsiTheme="minorHAnsi"/>
                <w:b/>
                <w:bCs/>
                <w:i/>
                <w:iCs/>
              </w:rPr>
            </w:pPr>
            <w:r>
              <w:rPr>
                <w:rFonts w:cs="Calibri" w:ascii="Calibri" w:hAnsi="Calibri" w:asciiTheme="minorHAnsi" w:cstheme="minorHAnsi" w:hAnsiTheme="minorHAnsi"/>
                <w:kern w:val="0"/>
                <w:lang w:val="en-US" w:eastAsia="en-US" w:bidi="ar-SA"/>
              </w:rPr>
              <w:t>Malfunctioning microscopes should be reported to the instructor.</w:t>
            </w:r>
          </w:p>
          <w:p>
            <w:pPr>
              <w:pStyle w:val="NormalWeb"/>
              <w:widowControl/>
              <w:numPr>
                <w:ilvl w:val="0"/>
                <w:numId w:val="119"/>
              </w:numPr>
              <w:spacing w:lineRule="auto" w:line="276" w:beforeAutospacing="0" w:before="0" w:afterAutospacing="0" w:after="120"/>
              <w:jc w:val="both"/>
              <w:rPr>
                <w:rFonts w:ascii="Calibri" w:hAnsi="Calibri" w:cs="Calibri" w:asciiTheme="minorHAnsi" w:cstheme="minorHAnsi" w:hAnsiTheme="minorHAnsi"/>
              </w:rPr>
            </w:pPr>
            <w:r>
              <w:rPr>
                <w:rFonts w:cs="Calibri" w:ascii="Calibri" w:hAnsi="Calibri" w:asciiTheme="minorHAnsi" w:cstheme="minorHAnsi" w:hAnsiTheme="minorHAnsi"/>
                <w:b/>
                <w:i/>
                <w:iCs/>
                <w:kern w:val="0"/>
                <w:lang w:val="en-US" w:eastAsia="en-US" w:bidi="ar-SA"/>
              </w:rPr>
              <w:t>Hot Plates and Water Baths</w:t>
            </w:r>
          </w:p>
          <w:p>
            <w:pPr>
              <w:pStyle w:val="NormalWeb"/>
              <w:widowControl/>
              <w:numPr>
                <w:ilvl w:val="0"/>
                <w:numId w:val="115"/>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The instructor will regulate the temperature of hot plates and water baths with a thermometer.</w:t>
            </w:r>
          </w:p>
          <w:p>
            <w:pPr>
              <w:pStyle w:val="NormalWeb"/>
              <w:widowControl/>
              <w:numPr>
                <w:ilvl w:val="0"/>
                <w:numId w:val="115"/>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This equipment must be placed in a safe place.</w:t>
            </w:r>
          </w:p>
          <w:p>
            <w:pPr>
              <w:pStyle w:val="NormalWeb"/>
              <w:widowControl/>
              <w:numPr>
                <w:ilvl w:val="0"/>
                <w:numId w:val="115"/>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Use insulated gloves or tongs to move beakers or test tubes in and out of the water baths.</w:t>
            </w:r>
          </w:p>
          <w:p>
            <w:pPr>
              <w:pStyle w:val="NormalWeb"/>
              <w:widowControl/>
              <w:numPr>
                <w:ilvl w:val="0"/>
                <w:numId w:val="115"/>
              </w:numPr>
              <w:spacing w:lineRule="auto" w:line="276" w:beforeAutospacing="0" w:before="0" w:afterAutospacing="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Use care when working near hot plates and water baths, as they may still be hot even after being turned off.</w:t>
            </w:r>
          </w:p>
          <w:p>
            <w:pPr>
              <w:pStyle w:val="style21"/>
              <w:widowControl/>
              <w:spacing w:lineRule="auto" w:line="276" w:before="280" w:after="120"/>
              <w:jc w:val="both"/>
              <w:rPr>
                <w:rFonts w:ascii="Calibri" w:hAnsi="Calibri" w:cs="Calibri" w:asciiTheme="minorHAnsi" w:cstheme="minorHAnsi" w:hAnsiTheme="minorHAnsi"/>
              </w:rPr>
            </w:pPr>
            <w:r>
              <w:rPr>
                <w:rFonts w:cs="Calibri" w:ascii="Calibri" w:hAnsi="Calibri" w:asciiTheme="minorHAnsi" w:cstheme="minorHAnsi" w:hAnsiTheme="minorHAnsi"/>
                <w:b/>
                <w:kern w:val="0"/>
                <w:lang w:val="en-US" w:eastAsia="en-US" w:bidi="ar-SA"/>
              </w:rPr>
              <w:t>F. PRESERVED SPECIMENS</w:t>
            </w:r>
          </w:p>
          <w:p>
            <w:pPr>
              <w:pStyle w:val="NormalWeb"/>
              <w:widowControl/>
              <w:numPr>
                <w:ilvl w:val="0"/>
                <w:numId w:val="116"/>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Gloves (latex and non-latex) are provided to handle preserved specimens.</w:t>
            </w:r>
          </w:p>
          <w:p>
            <w:pPr>
              <w:pStyle w:val="NormalWeb"/>
              <w:widowControl/>
              <w:numPr>
                <w:ilvl w:val="0"/>
                <w:numId w:val="116"/>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When larger specimens are being dissected, the part of the specimen that is not being dissected should be kept enclosed in the plastic bag.</w:t>
            </w:r>
          </w:p>
          <w:p>
            <w:pPr>
              <w:pStyle w:val="NormalWeb"/>
              <w:widowControl/>
              <w:numPr>
                <w:ilvl w:val="0"/>
                <w:numId w:val="116"/>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When dissecting smaller specimens, seal the bag after removing the specimen, so as to confine the preservative in the specimen bag.</w:t>
            </w:r>
          </w:p>
          <w:p>
            <w:pPr>
              <w:pStyle w:val="NormalWeb"/>
              <w:widowControl/>
              <w:numPr>
                <w:ilvl w:val="0"/>
                <w:numId w:val="116"/>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Notify the instructor if there is a spill of preservative.</w:t>
            </w:r>
          </w:p>
          <w:p>
            <w:pPr>
              <w:pStyle w:val="NormalWeb"/>
              <w:widowControl/>
              <w:numPr>
                <w:ilvl w:val="0"/>
                <w:numId w:val="116"/>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Body parts or scraps of the specimen are NOT to be disposed of in the sink.</w:t>
            </w:r>
          </w:p>
          <w:p>
            <w:pPr>
              <w:pStyle w:val="NormalWeb"/>
              <w:widowControl/>
              <w:numPr>
                <w:ilvl w:val="0"/>
                <w:numId w:val="116"/>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Dispose of dissecting pins or other sharp objects in the red sharps containers, NOT in the regular trash.</w:t>
            </w:r>
          </w:p>
          <w:p>
            <w:pPr>
              <w:pStyle w:val="NormalWeb"/>
              <w:widowControl/>
              <w:numPr>
                <w:ilvl w:val="0"/>
                <w:numId w:val="116"/>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Specimens are to be clearly labelled and stored in designated containers or cabinets when not in use.</w:t>
            </w:r>
          </w:p>
          <w:p>
            <w:pPr>
              <w:pStyle w:val="NormalWeb"/>
              <w:widowControl/>
              <w:numPr>
                <w:ilvl w:val="0"/>
                <w:numId w:val="116"/>
              </w:numPr>
              <w:spacing w:lineRule="auto" w:line="276" w:beforeAutospacing="0" w:before="0" w:afterAutospacing="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Follow the directions of the instructor concerning the proper disposal of preserved specimens after they are finished being used.</w:t>
            </w:r>
          </w:p>
          <w:p>
            <w:pPr>
              <w:pStyle w:val="style21"/>
              <w:widowControl/>
              <w:spacing w:lineRule="auto" w:line="276" w:before="280" w:after="120"/>
              <w:jc w:val="both"/>
              <w:rPr>
                <w:rFonts w:ascii="Calibri" w:hAnsi="Calibri" w:cs="Calibri" w:asciiTheme="minorHAnsi" w:cstheme="minorHAnsi" w:hAnsiTheme="minorHAnsi"/>
              </w:rPr>
            </w:pPr>
            <w:r>
              <w:rPr>
                <w:rFonts w:cs="Calibri" w:ascii="Calibri" w:hAnsi="Calibri" w:asciiTheme="minorHAnsi" w:cstheme="minorHAnsi" w:hAnsiTheme="minorHAnsi"/>
                <w:b/>
                <w:kern w:val="0"/>
                <w:lang w:val="en-US" w:eastAsia="en-US" w:bidi="ar-SA"/>
              </w:rPr>
              <w:t>G. BODY FLUIDS</w:t>
            </w:r>
          </w:p>
          <w:p>
            <w:pPr>
              <w:pStyle w:val="style21"/>
              <w:widowControl/>
              <w:spacing w:lineRule="auto" w:line="276" w:before="28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 xml:space="preserve">Special precautions are to be followed in all laboratories using any body fluids, such as blood, saliva, and urine because of the potential to transmit disease-causing organisms. </w:t>
            </w:r>
          </w:p>
          <w:p>
            <w:pPr>
              <w:pStyle w:val="NormalWeb"/>
              <w:widowControl/>
              <w:numPr>
                <w:ilvl w:val="0"/>
                <w:numId w:val="117"/>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Follow all instructions carefully.</w:t>
            </w:r>
          </w:p>
          <w:p>
            <w:pPr>
              <w:pStyle w:val="NormalWeb"/>
              <w:widowControl/>
              <w:numPr>
                <w:ilvl w:val="0"/>
                <w:numId w:val="117"/>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Use gloves and goggles in all laboratory experiments that involve the use of body fluids.</w:t>
            </w:r>
          </w:p>
          <w:p>
            <w:pPr>
              <w:pStyle w:val="NormalWeb"/>
              <w:widowControl/>
              <w:numPr>
                <w:ilvl w:val="0"/>
                <w:numId w:val="117"/>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All contaminated material, such as slides, cover slips, toothpicks, lancets, alcohol swabs etc., must be placed in a biohazard bag for proper disposal and should never be reused.</w:t>
            </w:r>
          </w:p>
          <w:p>
            <w:pPr>
              <w:pStyle w:val="NormalWeb"/>
              <w:widowControl/>
              <w:numPr>
                <w:ilvl w:val="0"/>
                <w:numId w:val="117"/>
              </w:numPr>
              <w:spacing w:lineRule="auto" w:line="276" w:beforeAutospacing="0" w:before="0" w:afterAutospacing="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No samples of body fluids are to be brought into the laboratory from outside sources.</w:t>
            </w:r>
          </w:p>
          <w:p>
            <w:pPr>
              <w:pStyle w:val="style21"/>
              <w:widowControl/>
              <w:spacing w:lineRule="auto" w:line="276" w:before="280" w:after="120"/>
              <w:jc w:val="both"/>
              <w:rPr>
                <w:rFonts w:ascii="Calibri" w:hAnsi="Calibri" w:cs="Calibri" w:asciiTheme="minorHAnsi" w:cstheme="minorHAnsi" w:hAnsiTheme="minorHAnsi"/>
              </w:rPr>
            </w:pPr>
            <w:r>
              <w:rPr>
                <w:rFonts w:cs="Calibri" w:ascii="Calibri" w:hAnsi="Calibri" w:asciiTheme="minorHAnsi" w:cstheme="minorHAnsi" w:hAnsiTheme="minorHAnsi"/>
                <w:b/>
                <w:kern w:val="0"/>
                <w:lang w:val="en-US" w:eastAsia="en-US" w:bidi="ar-SA"/>
              </w:rPr>
              <w:t>HISTOLOGY &amp; CYTOLOGY LABORATORY SAFETY PROCEDURES</w:t>
            </w:r>
          </w:p>
          <w:p>
            <w:pPr>
              <w:pStyle w:val="style21"/>
              <w:widowControl/>
              <w:spacing w:lineRule="auto" w:line="276" w:before="28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The following laboratory safety guidelines for Histology and Cytology are in addition to the laboratory safety procedures to be followed for all sorts of laboratories:</w:t>
            </w:r>
          </w:p>
          <w:p>
            <w:pPr>
              <w:pStyle w:val="NormalWeb"/>
              <w:widowControl/>
              <w:numPr>
                <w:ilvl w:val="0"/>
                <w:numId w:val="118"/>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Students are only permitted to work on the preparation of histology slides (including infiltration and embedding, sectioning, and staining) during the scheduled class time and under the guidance of the instructor.</w:t>
            </w:r>
          </w:p>
          <w:p>
            <w:pPr>
              <w:pStyle w:val="NormalWeb"/>
              <w:widowControl/>
              <w:numPr>
                <w:ilvl w:val="0"/>
                <w:numId w:val="118"/>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Staff should wear protective gloves when handling fixatives, embedding solutions, and staining solutions.</w:t>
            </w:r>
          </w:p>
          <w:p>
            <w:pPr>
              <w:pStyle w:val="NormalWeb"/>
              <w:widowControl/>
              <w:numPr>
                <w:ilvl w:val="0"/>
                <w:numId w:val="118"/>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Only water is to be poured down the sinks; all chemical solutions should be collected in labelled waste containers.</w:t>
            </w:r>
          </w:p>
          <w:p>
            <w:pPr>
              <w:pStyle w:val="NormalWeb"/>
              <w:widowControl/>
              <w:numPr>
                <w:ilvl w:val="0"/>
                <w:numId w:val="118"/>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Xylene must be used under the hood.</w:t>
            </w:r>
          </w:p>
          <w:p>
            <w:pPr>
              <w:pStyle w:val="NormalWeb"/>
              <w:widowControl/>
              <w:numPr>
                <w:ilvl w:val="0"/>
                <w:numId w:val="118"/>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Any spills should be reported immediately to the instructor or laboratory technician.</w:t>
            </w:r>
          </w:p>
          <w:p>
            <w:pPr>
              <w:pStyle w:val="NormalWeb"/>
              <w:widowControl/>
              <w:numPr>
                <w:ilvl w:val="0"/>
                <w:numId w:val="118"/>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Staff must use forceps to transfer slides from one coplin jar to the next.</w:t>
            </w:r>
          </w:p>
          <w:p>
            <w:pPr>
              <w:pStyle w:val="NormalWeb"/>
              <w:widowControl/>
              <w:numPr>
                <w:ilvl w:val="0"/>
                <w:numId w:val="118"/>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 xml:space="preserve"> </w:t>
            </w:r>
            <w:r>
              <w:rPr>
                <w:rFonts w:cs="Calibri" w:ascii="Calibri" w:hAnsi="Calibri" w:asciiTheme="minorHAnsi" w:cstheme="minorHAnsi" w:hAnsiTheme="minorHAnsi"/>
                <w:kern w:val="0"/>
                <w:lang w:val="en-US" w:eastAsia="en-US" w:bidi="ar-SA"/>
              </w:rPr>
              <w:t>All lids on the coplin jars must be secured except when transferring slides from one jar to the next.</w:t>
            </w:r>
          </w:p>
          <w:p>
            <w:pPr>
              <w:pStyle w:val="NormalWeb"/>
              <w:widowControl/>
              <w:numPr>
                <w:ilvl w:val="0"/>
                <w:numId w:val="118"/>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All sharp instruments (e.g., razor blades and microtome blades) must be handled with extreme care and disposed of in designated sharps containers.</w:t>
            </w:r>
          </w:p>
          <w:p>
            <w:pPr>
              <w:pStyle w:val="NormalWeb"/>
              <w:widowControl/>
              <w:numPr>
                <w:ilvl w:val="0"/>
                <w:numId w:val="118"/>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Before removing a paraffin block from the microtome, the microtome wheel must be locked in position and the microtome blade must be removed from the blade holder.</w:t>
            </w:r>
          </w:p>
          <w:p>
            <w:pPr>
              <w:pStyle w:val="NormalWeb"/>
              <w:widowControl/>
              <w:numPr>
                <w:ilvl w:val="0"/>
                <w:numId w:val="118"/>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All scraps of paraffin must be swept from the floor and the microtome table, using a dustpan and brush.</w:t>
            </w:r>
          </w:p>
          <w:p>
            <w:pPr>
              <w:pStyle w:val="NormalWeb"/>
              <w:widowControl/>
              <w:numPr>
                <w:ilvl w:val="0"/>
                <w:numId w:val="118"/>
              </w:numPr>
              <w:spacing w:lineRule="auto" w:line="276" w:beforeAutospacing="0" w:before="0" w:afterAutospacing="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 xml:space="preserve">Microtomes must be covered when not in use. </w:t>
            </w:r>
          </w:p>
          <w:p>
            <w:pPr>
              <w:pStyle w:val="NormalWeb"/>
              <w:widowControl/>
              <w:numPr>
                <w:ilvl w:val="0"/>
                <w:numId w:val="118"/>
              </w:numPr>
              <w:spacing w:lineRule="auto" w:line="276" w:beforeAutospacing="0" w:before="0" w:afterAutospacing="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The specimen should be secured properly so that there is no leakage, spillage or contamination. A Biohazard symbol should be used on the containers during transportation. Appropriate specimen transportation kits (such as use of dry ice, etc.) should be used wherever required. The specimen should be sent to the laboratory along with the requisition form.</w:t>
            </w:r>
            <w:bookmarkStart w:id="311" w:name="_Toc405466675"/>
            <w:bookmarkEnd w:id="311"/>
          </w:p>
          <w:p>
            <w:pPr>
              <w:pStyle w:val="NormalWeb"/>
              <w:widowControl/>
              <w:spacing w:lineRule="auto" w:line="276" w:beforeAutospacing="0" w:before="0" w:afterAutospacing="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 xml:space="preserve">There is clearly a difference between the hazards posed by packages sent to a specialist or reference laboratory and those to a routine diagnostic laboratory. The former are likely to contain cultures or concentrates of infectious agents whereas the bulk of the latter is not particularly infectious. It is advisable that cultures and such specialized materials are unpacked in the laboratory by professional staff. There is concern over the use of clerical staff for receiving and documenting specimens. It is not unusual to see food and drink being consumed by clerical staff near the specimens. The disturbingly large numbers of untrained staff who acquire infections in the laboratory undoubtedly include clerical and reception staff. Therefore, </w:t>
            </w:r>
            <w:r>
              <w:rPr>
                <w:rFonts w:cs="Calibri" w:ascii="Calibri" w:hAnsi="Calibri" w:asciiTheme="minorHAnsi" w:cstheme="minorHAnsi" w:hAnsiTheme="minorHAnsi"/>
                <w:b/>
                <w:kern w:val="0"/>
                <w:lang w:val="en-US" w:eastAsia="en-US" w:bidi="ar-SA"/>
              </w:rPr>
              <w:t>it is essential that clerical staff handling specimens should be given some form of training in the safe handling of specimens (Fig-1).</w:t>
            </w:r>
            <w:r>
              <w:rPr>
                <w:rFonts w:cs="Calibri" w:ascii="Calibri" w:hAnsi="Calibri" w:asciiTheme="minorHAnsi" w:cstheme="minorHAnsi" w:hAnsiTheme="minorHAnsi"/>
                <w:kern w:val="0"/>
                <w:lang w:val="en-US" w:eastAsia="en-US" w:bidi="ar-SA"/>
              </w:rPr>
              <w:t xml:space="preserve">  Any specimen in a plastic bag which carries a “Danger of Infection” label should not be removed from that bag. The </w:t>
            </w:r>
            <w:r>
              <w:rPr>
                <w:rFonts w:cs="Calibri" w:ascii="Calibri" w:hAnsi="Calibri" w:asciiTheme="minorHAnsi" w:cstheme="minorHAnsi" w:hAnsiTheme="minorHAnsi"/>
                <w:b/>
                <w:kern w:val="0"/>
                <w:lang w:val="en-US" w:eastAsia="en-US" w:bidi="ar-SA"/>
              </w:rPr>
              <w:t>accession number</w:t>
            </w:r>
            <w:r>
              <w:rPr>
                <w:rFonts w:cs="Calibri" w:ascii="Calibri" w:hAnsi="Calibri" w:asciiTheme="minorHAnsi" w:cstheme="minorHAnsi" w:hAnsiTheme="minorHAnsi"/>
                <w:kern w:val="0"/>
                <w:lang w:val="en-US" w:eastAsia="en-US" w:bidi="ar-SA"/>
              </w:rPr>
              <w:t xml:space="preserve"> can be put on the outside of that bag. Leaking or broken specimens should not be touched. Provision should be made for a member of the professional staff to deal with such samples. These specimens should not be allowed to be moved to other parts of the room.</w:t>
            </w:r>
          </w:p>
          <w:p>
            <w:pPr>
              <w:pStyle w:val="Caption"/>
              <w:widowControl/>
              <w:spacing w:lineRule="auto" w:line="276"/>
              <w:rPr>
                <w:rFonts w:ascii="Calibri" w:hAnsi="Calibri" w:cs="Calibri" w:asciiTheme="minorHAnsi" w:cstheme="minorHAnsi" w:hAnsiTheme="minorHAnsi"/>
                <w:b/>
              </w:rPr>
            </w:pPr>
            <w:r>
              <w:drawing>
                <wp:anchor distT="0" distB="0" distL="114300" distR="114300" simplePos="0" relativeHeight="495" behindDoc="0" locked="0" layoutInCell="1" allowOverlap="1">
                  <wp:simplePos x="0" y="0"/>
                  <wp:positionH relativeFrom="column">
                    <wp:posOffset>1917065</wp:posOffset>
                  </wp:positionH>
                  <wp:positionV relativeFrom="paragraph">
                    <wp:posOffset>12065</wp:posOffset>
                  </wp:positionV>
                  <wp:extent cx="1979295" cy="1746250"/>
                  <wp:effectExtent l="0" t="0" r="0" b="0"/>
                  <wp:wrapTight wrapText="bothSides">
                    <wp:wrapPolygon edited="0">
                      <wp:start x="-2" y="0"/>
                      <wp:lineTo x="-2" y="21443"/>
                      <wp:lineTo x="21414" y="21443"/>
                      <wp:lineTo x="21414" y="0"/>
                      <wp:lineTo x="-2" y="0"/>
                    </wp:wrapPolygon>
                  </wp:wrapTight>
                  <wp:docPr id="21" name="Picture 28" descr="C:\Users\Amina\Desktop\DR. AJMAL- Pictures Reference Manual - EDITED\Pictures Reference Manual - EDITED\handling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8" descr="C:\Users\Amina\Desktop\DR. AJMAL- Pictures Reference Manual - EDITED\Pictures Reference Manual - EDITED\handling_01.jpg"/>
                          <pic:cNvPicPr>
                            <a:picLocks noChangeAspect="1" noChangeArrowheads="1"/>
                          </pic:cNvPicPr>
                        </pic:nvPicPr>
                        <pic:blipFill>
                          <a:blip r:embed="rId33"/>
                          <a:stretch>
                            <a:fillRect/>
                          </a:stretch>
                        </pic:blipFill>
                        <pic:spPr bwMode="auto">
                          <a:xfrm>
                            <a:off x="0" y="0"/>
                            <a:ext cx="1979295" cy="1746250"/>
                          </a:xfrm>
                          <a:prstGeom prst="rect">
                            <a:avLst/>
                          </a:prstGeom>
                          <a:noFill/>
                        </pic:spPr>
                      </pic:pic>
                    </a:graphicData>
                  </a:graphic>
                </wp:anchor>
              </w:drawing>
            </w:r>
            <w:r>
              <w:rPr>
                <w:rFonts w:cs="Calibri" w:ascii="Calibri" w:hAnsi="Calibri" w:asciiTheme="minorHAnsi" w:cstheme="minorHAnsi" w:hAnsiTheme="minorHAnsi"/>
                <w:b/>
                <w:kern w:val="0"/>
                <w:lang w:val="en-US" w:bidi="ar-SA"/>
              </w:rPr>
              <w:t xml:space="preserve"> </w:t>
            </w:r>
          </w:p>
          <w:p>
            <w:pPr>
              <w:pStyle w:val="NormalWeb"/>
              <w:widowControl/>
              <w:spacing w:lineRule="auto" w:line="276" w:before="280" w:after="120"/>
              <w:jc w:val="both"/>
              <w:rPr>
                <w:rFonts w:ascii="Calibri" w:hAnsi="Calibri" w:cs="Calibri" w:asciiTheme="minorHAnsi" w:cstheme="minorHAnsi" w:hAnsiTheme="minorHAnsi"/>
              </w:rPr>
            </w:pPr>
            <w:r>
              <w:rPr>
                <w:rFonts w:cs="Calibri" w:cstheme="minorHAnsi" w:ascii="Calibri" w:hAnsi="Calibri"/>
                <w:kern w:val="0"/>
                <w:lang w:val="en-US" w:eastAsia="en-US" w:bidi="ar-SA"/>
              </w:rPr>
            </w:r>
          </w:p>
          <w:p>
            <w:pPr>
              <w:pStyle w:val="NormalWeb"/>
              <w:widowControl/>
              <w:spacing w:lineRule="auto" w:line="276" w:before="280" w:after="120"/>
              <w:jc w:val="both"/>
              <w:rPr>
                <w:rFonts w:ascii="Calibri" w:hAnsi="Calibri" w:cs="Calibri" w:asciiTheme="minorHAnsi" w:cstheme="minorHAnsi" w:hAnsiTheme="minorHAnsi"/>
              </w:rPr>
            </w:pPr>
            <w:r>
              <w:rPr>
                <w:rFonts w:cs="Calibri" w:cstheme="minorHAnsi" w:ascii="Calibri" w:hAnsi="Calibri"/>
                <w:kern w:val="0"/>
                <w:lang w:val="en-US" w:eastAsia="en-US" w:bidi="ar-SA"/>
              </w:rPr>
            </w:r>
          </w:p>
          <w:p>
            <w:pPr>
              <w:pStyle w:val="NormalWeb"/>
              <w:widowControl/>
              <w:spacing w:lineRule="auto" w:line="276" w:before="280" w:after="120"/>
              <w:jc w:val="both"/>
              <w:rPr>
                <w:rFonts w:ascii="Calibri" w:hAnsi="Calibri" w:cs="Calibri" w:asciiTheme="minorHAnsi" w:cstheme="minorHAnsi" w:hAnsiTheme="minorHAnsi"/>
              </w:rPr>
            </w:pPr>
            <w:r>
              <w:rPr>
                <w:rFonts w:cs="Calibri" w:cstheme="minorHAnsi" w:ascii="Calibri" w:hAnsi="Calibri"/>
                <w:kern w:val="0"/>
                <w:lang w:val="en-US" w:eastAsia="en-US" w:bidi="ar-SA"/>
              </w:rPr>
            </w:r>
          </w:p>
          <w:p>
            <w:pPr>
              <w:pStyle w:val="NormalWeb"/>
              <w:widowControl/>
              <w:spacing w:lineRule="auto" w:line="276" w:before="280" w:after="120"/>
              <w:jc w:val="both"/>
              <w:rPr>
                <w:rFonts w:ascii="Calibri" w:hAnsi="Calibri" w:cs="Calibri" w:asciiTheme="minorHAnsi" w:cstheme="minorHAnsi" w:hAnsiTheme="minorHAnsi"/>
              </w:rPr>
            </w:pPr>
            <w:r>
              <w:rPr>
                <w:rFonts w:cs="Calibri" w:cstheme="minorHAnsi" w:ascii="Calibri" w:hAnsi="Calibri"/>
                <w:kern w:val="0"/>
                <w:lang w:val="en-US" w:eastAsia="en-US" w:bidi="ar-SA"/>
              </w:rPr>
            </w:r>
          </w:p>
          <w:p>
            <w:pPr>
              <w:pStyle w:val="Caption"/>
              <w:widowControl/>
              <w:spacing w:lineRule="auto" w:line="276"/>
              <w:jc w:val="center"/>
              <w:rPr>
                <w:rFonts w:ascii="Calibri" w:hAnsi="Calibri" w:cs="Calibri" w:asciiTheme="minorHAnsi" w:cstheme="minorHAnsi" w:hAnsiTheme="minorHAnsi"/>
                <w:b/>
              </w:rPr>
            </w:pPr>
            <w:r>
              <w:rPr>
                <w:rFonts w:cs="Calibri" w:ascii="Calibri" w:hAnsi="Calibri" w:asciiTheme="minorHAnsi" w:cstheme="minorHAnsi" w:hAnsiTheme="minorHAnsi"/>
                <w:b/>
                <w:kern w:val="0"/>
                <w:lang w:val="en-US" w:bidi="ar-SA"/>
              </w:rPr>
              <w:t>Figure 1 Protective Measures</w:t>
            </w:r>
          </w:p>
          <w:p>
            <w:pPr>
              <w:pStyle w:val="Normal"/>
              <w:widowControl/>
              <w:spacing w:lineRule="auto" w:line="240" w:before="0" w:after="0"/>
              <w:jc w:val="start"/>
              <w:rPr>
                <w:b/>
                <w:sz w:val="24"/>
                <w:u w:val="single"/>
              </w:rPr>
            </w:pPr>
            <w:r>
              <w:rPr>
                <w:rFonts w:eastAsia="Calibri" w:cs=""/>
                <w:b/>
                <w:kern w:val="0"/>
                <w:sz w:val="24"/>
                <w:szCs w:val="22"/>
                <w:u w:val="single"/>
                <w:lang w:val="en-US" w:eastAsia="en-US" w:bidi="ar-SA"/>
              </w:rPr>
              <w:t>SOPs for Safe Handling and proper labelling of Specimens</w:t>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t>Identification and Labelling :</w:t>
            </w:r>
            <w:hyperlink r:id="rId34">
              <w:r>
                <w:rPr>
                  <w:rFonts w:eastAsia="Calibri" w:cs="Calibri" w:cstheme="minorHAnsi"/>
                  <w:kern w:val="0"/>
                  <w:sz w:val="22"/>
                  <w:szCs w:val="22"/>
                  <w:lang w:val="en-US" w:eastAsia="en-US" w:bidi="ar-SA"/>
                </w:rPr>
                <w:t xml:space="preserve"> </w:t>
              </w:r>
            </w:hyperlink>
          </w:p>
          <w:p>
            <w:pPr>
              <w:pStyle w:val="Normal"/>
              <w:widowControl w:val="false"/>
              <w:tabs>
                <w:tab w:val="clear" w:pos="720"/>
                <w:tab w:val="left" w:pos="-720" w:leader="none"/>
              </w:tabs>
              <w:spacing w:lineRule="auto" w:line="276" w:before="0" w:after="0"/>
              <w:jc w:val="both"/>
              <w:rPr>
                <w:rFonts w:cs="Calibri" w:cstheme="minorHAnsi"/>
                <w:b/>
                <w:sz w:val="24"/>
              </w:rPr>
            </w:pPr>
            <w:r>
              <w:rPr>
                <w:rFonts w:eastAsia="Calibri" w:cs="Calibri" w:cstheme="minorHAnsi"/>
                <w:kern w:val="0"/>
                <w:sz w:val="24"/>
                <w:szCs w:val="22"/>
                <w:lang w:val="en-US" w:eastAsia="en-US" w:bidi="ar-SA"/>
              </w:rPr>
              <w:t>A properly labelled sample is essential so that the results of the test match the patient. The key elements in labelling are:</w:t>
            </w:r>
          </w:p>
          <w:p>
            <w:pPr>
              <w:pStyle w:val="ListParagraph"/>
              <w:widowControl/>
              <w:numPr>
                <w:ilvl w:val="0"/>
                <w:numId w:val="120"/>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Patient's surname, first and middle.</w:t>
            </w:r>
          </w:p>
          <w:p>
            <w:pPr>
              <w:pStyle w:val="ListParagraph"/>
              <w:widowControl/>
              <w:numPr>
                <w:ilvl w:val="0"/>
                <w:numId w:val="120"/>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Patient's ID number.</w:t>
            </w:r>
          </w:p>
          <w:p>
            <w:pPr>
              <w:pStyle w:val="ListParagraph"/>
              <w:widowControl/>
              <w:spacing w:before="0" w:after="120"/>
              <w:ind w:start="360"/>
              <w:jc w:val="both"/>
              <w:rPr>
                <w:rFonts w:ascii="Calibri" w:hAnsi="Calibri" w:cs="Calibri" w:asciiTheme="minorHAnsi" w:cstheme="minorHAnsi" w:hAnsiTheme="minorHAnsi"/>
                <w:i/>
                <w:sz w:val="24"/>
                <w:szCs w:val="24"/>
                <w:u w:val="single"/>
              </w:rPr>
            </w:pPr>
            <w:r>
              <w:rPr>
                <w:rFonts w:cs="Calibri" w:ascii="Calibri" w:hAnsi="Calibri" w:asciiTheme="minorHAnsi" w:cstheme="minorHAnsi" w:hAnsiTheme="minorHAnsi"/>
                <w:b/>
                <w:kern w:val="0"/>
                <w:sz w:val="24"/>
                <w:szCs w:val="24"/>
                <w:lang w:val="en-US" w:bidi="ar-SA"/>
              </w:rPr>
              <w:t xml:space="preserve">NOTE: </w:t>
            </w:r>
            <w:r>
              <w:rPr>
                <w:rFonts w:cs="Calibri" w:ascii="Calibri" w:hAnsi="Calibri" w:asciiTheme="minorHAnsi" w:cstheme="minorHAnsi" w:hAnsiTheme="minorHAnsi"/>
                <w:b/>
                <w:i/>
                <w:kern w:val="0"/>
                <w:sz w:val="24"/>
                <w:szCs w:val="24"/>
                <w:lang w:val="en-US" w:bidi="ar-SA"/>
              </w:rPr>
              <w:t>Both of the above MUST match the same on the requisition form</w:t>
            </w:r>
            <w:r>
              <w:rPr>
                <w:rFonts w:cs="Calibri" w:ascii="Calibri" w:hAnsi="Calibri" w:asciiTheme="minorHAnsi" w:cstheme="minorHAnsi" w:hAnsiTheme="minorHAnsi"/>
                <w:kern w:val="0"/>
                <w:sz w:val="24"/>
                <w:szCs w:val="24"/>
                <w:lang w:val="en-US" w:bidi="ar-SA"/>
              </w:rPr>
              <w:t>.</w:t>
            </w:r>
          </w:p>
          <w:p>
            <w:pPr>
              <w:pStyle w:val="ListParagraph"/>
              <w:widowControl/>
              <w:numPr>
                <w:ilvl w:val="0"/>
                <w:numId w:val="120"/>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Date, time and initials of the sample collector must be on the label of EACH tube.</w:t>
            </w:r>
          </w:p>
          <w:p>
            <w:pPr>
              <w:pStyle w:val="ListParagraph"/>
              <w:widowControl/>
              <w:numPr>
                <w:ilvl w:val="0"/>
                <w:numId w:val="120"/>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Automated</w:t>
            </w:r>
            <w:r>
              <w:rPr>
                <w:rFonts w:eastAsia="Times New Roman" w:cs="Calibri" w:ascii="Calibri" w:hAnsi="Calibri" w:asciiTheme="minorHAnsi" w:cstheme="minorHAnsi" w:hAnsiTheme="minorHAnsi"/>
                <w:kern w:val="0"/>
                <w:sz w:val="24"/>
                <w:szCs w:val="24"/>
                <w:lang w:val="en-US" w:bidi="ar-SA"/>
              </w:rPr>
              <w:t xml:space="preserve"> systems may include labels with bar codes.</w:t>
            </w:r>
          </w:p>
          <w:p>
            <w:pPr>
              <w:pStyle w:val="NormalWeb"/>
              <w:widowControl/>
              <w:spacing w:lineRule="auto" w:line="276" w:before="28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 xml:space="preserve">The date and signature/initials of the collector must be recorded after the specimen has been collected and after verifying that the patient’s name and ID on the label agrees with that on the test requisition. This is the single most important factor in preventing errors in a patient’s specimen identification. </w:t>
            </w:r>
            <w:r>
              <w:rPr>
                <w:rFonts w:cs="Calibri" w:ascii="Calibri" w:hAnsi="Calibri" w:asciiTheme="minorHAnsi" w:cstheme="minorHAnsi" w:hAnsiTheme="minorHAnsi"/>
                <w:b/>
                <w:i/>
                <w:kern w:val="0"/>
                <w:lang w:val="en-US" w:eastAsia="en-US" w:bidi="ar-SA"/>
              </w:rPr>
              <w:t>Use of a request form wrapped around the container is not acceptable as a specimen label (Fig-2)</w:t>
            </w:r>
            <w:r>
              <w:rPr>
                <w:rFonts w:cs="Calibri" w:ascii="Calibri" w:hAnsi="Calibri" w:asciiTheme="minorHAnsi" w:cstheme="minorHAnsi" w:hAnsiTheme="minorHAnsi"/>
                <w:kern w:val="0"/>
                <w:lang w:val="en-US" w:eastAsia="en-US" w:bidi="ar-SA"/>
              </w:rPr>
              <w:t>. Specimens will not be accepted if the information on the specimen label does not match the information on the accompanying requisition.</w:t>
            </w:r>
          </w:p>
          <w:p>
            <w:pPr>
              <w:pStyle w:val="NormalWeb"/>
              <w:widowControl/>
              <w:spacing w:lineRule="auto" w:line="276" w:before="280" w:after="120"/>
              <w:jc w:val="both"/>
              <w:rPr>
                <w:rFonts w:ascii="Calibri" w:hAnsi="Calibri" w:cs="Calibri" w:asciiTheme="minorHAnsi" w:cstheme="minorHAnsi" w:hAnsiTheme="minorHAnsi"/>
              </w:rPr>
            </w:pPr>
            <w:r>
              <w:rPr>
                <w:rFonts w:cs="Calibri" w:cstheme="minorHAnsi" w:ascii="Calibri" w:hAnsi="Calibri"/>
                <w:kern w:val="0"/>
                <w:lang w:val="en-US" w:eastAsia="en-US" w:bidi="ar-SA"/>
              </w:rPr>
              <w:drawing>
                <wp:anchor distT="0" distB="0" distL="114300" distR="114300" simplePos="0" relativeHeight="496" behindDoc="0" locked="0" layoutInCell="1" allowOverlap="1">
                  <wp:simplePos x="0" y="0"/>
                  <wp:positionH relativeFrom="column">
                    <wp:posOffset>1741170</wp:posOffset>
                  </wp:positionH>
                  <wp:positionV relativeFrom="paragraph">
                    <wp:posOffset>19050</wp:posOffset>
                  </wp:positionV>
                  <wp:extent cx="2406650" cy="1567180"/>
                  <wp:effectExtent l="0" t="0" r="0" b="0"/>
                  <wp:wrapTight wrapText="bothSides">
                    <wp:wrapPolygon edited="0">
                      <wp:start x="-57" y="0"/>
                      <wp:lineTo x="-57" y="21188"/>
                      <wp:lineTo x="21368" y="21188"/>
                      <wp:lineTo x="21368" y="0"/>
                      <wp:lineTo x="-57" y="0"/>
                    </wp:wrapPolygon>
                  </wp:wrapTight>
                  <wp:docPr id="22" name="Picture 22" descr="C:\Users\Amina\Desktop\DR. AJMAL- Pictures Reference Manual - EDITED\Pictures Reference Manual - EDITED\labelling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Users\Amina\Desktop\DR. AJMAL- Pictures Reference Manual - EDITED\Pictures Reference Manual - EDITED\labelling_01.jpg"/>
                          <pic:cNvPicPr>
                            <a:picLocks noChangeAspect="1" noChangeArrowheads="1"/>
                          </pic:cNvPicPr>
                        </pic:nvPicPr>
                        <pic:blipFill>
                          <a:blip r:embed="rId35"/>
                          <a:stretch>
                            <a:fillRect/>
                          </a:stretch>
                        </pic:blipFill>
                        <pic:spPr bwMode="auto">
                          <a:xfrm>
                            <a:off x="0" y="0"/>
                            <a:ext cx="2406650" cy="1567180"/>
                          </a:xfrm>
                          <a:prstGeom prst="rect">
                            <a:avLst/>
                          </a:prstGeom>
                          <a:noFill/>
                        </pic:spPr>
                      </pic:pic>
                    </a:graphicData>
                  </a:graphic>
                </wp:anchor>
              </w:drawing>
            </w:r>
          </w:p>
          <w:p>
            <w:pPr>
              <w:pStyle w:val="NormalWeb"/>
              <w:widowControl/>
              <w:spacing w:lineRule="auto" w:line="276" w:before="280" w:after="120"/>
              <w:jc w:val="both"/>
              <w:rPr>
                <w:rFonts w:ascii="Calibri" w:hAnsi="Calibri" w:cs="Calibri" w:asciiTheme="minorHAnsi" w:cstheme="minorHAnsi" w:hAnsiTheme="minorHAnsi"/>
              </w:rPr>
            </w:pPr>
            <w:r>
              <w:rPr>
                <w:rFonts w:cs="Calibri" w:cstheme="minorHAnsi" w:ascii="Calibri" w:hAnsi="Calibri"/>
                <w:kern w:val="0"/>
                <w:lang w:val="en-US" w:eastAsia="en-US" w:bidi="ar-SA"/>
              </w:rPr>
            </w:r>
          </w:p>
          <w:p>
            <w:pPr>
              <w:pStyle w:val="NormalWeb"/>
              <w:widowControl/>
              <w:spacing w:lineRule="auto" w:line="276" w:before="280" w:after="120"/>
              <w:jc w:val="both"/>
              <w:rPr>
                <w:rFonts w:ascii="Calibri" w:hAnsi="Calibri" w:cs="Calibri" w:asciiTheme="minorHAnsi" w:cstheme="minorHAnsi" w:hAnsiTheme="minorHAnsi"/>
              </w:rPr>
            </w:pPr>
            <w:r>
              <w:rPr>
                <w:rFonts w:cs="Calibri" w:cstheme="minorHAnsi" w:ascii="Calibri" w:hAnsi="Calibri"/>
                <w:kern w:val="0"/>
                <w:lang w:val="en-US" w:eastAsia="en-US" w:bidi="ar-SA"/>
              </w:rPr>
            </w:r>
          </w:p>
          <w:p>
            <w:pPr>
              <w:pStyle w:val="NormalWeb"/>
              <w:widowControl/>
              <w:spacing w:lineRule="auto" w:line="276" w:before="280" w:after="120"/>
              <w:jc w:val="both"/>
              <w:rPr>
                <w:rFonts w:ascii="Calibri" w:hAnsi="Calibri" w:cs="Calibri" w:asciiTheme="minorHAnsi" w:cstheme="minorHAnsi" w:hAnsiTheme="minorHAnsi"/>
              </w:rPr>
            </w:pPr>
            <w:r>
              <w:rPr>
                <w:rFonts w:cs="Calibri" w:cstheme="minorHAnsi" w:ascii="Calibri" w:hAnsi="Calibri"/>
                <w:kern w:val="0"/>
                <w:lang w:val="en-US" w:eastAsia="en-US" w:bidi="ar-SA"/>
              </w:rPr>
            </w:r>
          </w:p>
          <w:p>
            <w:pPr>
              <w:pStyle w:val="NormalWeb"/>
              <w:widowControl/>
              <w:spacing w:lineRule="auto" w:line="276" w:before="280" w:after="120"/>
              <w:jc w:val="both"/>
              <w:rPr>
                <w:rFonts w:ascii="Calibri" w:hAnsi="Calibri" w:cs="Calibri" w:asciiTheme="minorHAnsi" w:cstheme="minorHAnsi" w:hAnsiTheme="minorHAnsi"/>
              </w:rPr>
            </w:pPr>
            <w:r>
              <w:rPr>
                <w:rFonts w:cs="Calibri" w:cstheme="minorHAnsi" w:ascii="Calibri" w:hAnsi="Calibri"/>
                <w:kern w:val="0"/>
                <w:lang w:val="en-US" w:eastAsia="en-US" w:bidi="ar-SA"/>
              </w:rPr>
            </w:r>
          </w:p>
          <w:p>
            <w:pPr>
              <w:pStyle w:val="Caption"/>
              <w:widowControl/>
              <w:spacing w:lineRule="auto" w:line="276"/>
              <w:jc w:val="center"/>
              <w:rPr>
                <w:rFonts w:ascii="Calibri" w:hAnsi="Calibri" w:cs="Calibri" w:asciiTheme="minorHAnsi" w:cstheme="minorHAnsi" w:hAnsiTheme="minorHAnsi"/>
                <w:b/>
              </w:rPr>
            </w:pPr>
            <w:r>
              <w:rPr>
                <w:rFonts w:cs="Calibri" w:ascii="Calibri" w:hAnsi="Calibri" w:asciiTheme="minorHAnsi" w:cstheme="minorHAnsi" w:hAnsiTheme="minorHAnsi"/>
                <w:b/>
                <w:kern w:val="0"/>
                <w:lang w:val="en-US" w:bidi="ar-SA"/>
              </w:rPr>
              <w:t>Figure 2 Labelling Sample Tube</w:t>
            </w:r>
          </w:p>
          <w:p>
            <w:pPr>
              <w:pStyle w:val="NormalWeb"/>
              <w:widowControl/>
              <w:spacing w:lineRule="auto" w:line="276" w:before="28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Examples of labelled collection tubes are shown below (Fig-3):</w:t>
            </w:r>
          </w:p>
          <w:p>
            <w:pPr>
              <w:pStyle w:val="NormalWeb"/>
              <w:widowControl/>
              <w:spacing w:lineRule="auto" w:line="276" w:before="280" w:after="120"/>
              <w:jc w:val="both"/>
              <w:rPr>
                <w:rFonts w:ascii="Calibri" w:hAnsi="Calibri" w:cs="Calibri" w:asciiTheme="minorHAnsi" w:cstheme="minorHAnsi" w:hAnsiTheme="minorHAnsi"/>
              </w:rPr>
            </w:pPr>
            <w:r>
              <w:rPr>
                <w:rFonts w:cs="Calibri" w:cstheme="minorHAnsi" w:ascii="Calibri" w:hAnsi="Calibri"/>
                <w:kern w:val="0"/>
                <w:lang w:val="en-US" w:eastAsia="en-US" w:bidi="ar-SA"/>
              </w:rPr>
            </w:r>
          </w:p>
          <w:p>
            <w:pPr>
              <w:pStyle w:val="NormalWeb"/>
              <w:widowControl/>
              <w:spacing w:lineRule="auto" w:line="276" w:before="280" w:after="120"/>
              <w:jc w:val="both"/>
              <w:rPr>
                <w:rFonts w:ascii="Calibri" w:hAnsi="Calibri" w:cs="Calibri" w:asciiTheme="minorHAnsi" w:cstheme="minorHAnsi" w:hAnsiTheme="minorHAnsi"/>
              </w:rPr>
            </w:pPr>
            <w:r>
              <w:rPr>
                <w:rFonts w:cs="Calibri" w:cstheme="minorHAnsi" w:ascii="Calibri" w:hAnsi="Calibri"/>
                <w:kern w:val="0"/>
                <w:lang w:val="en-US" w:eastAsia="en-US" w:bidi="ar-SA"/>
              </w:rPr>
              <mc:AlternateContent>
                <mc:Choice Requires="wps">
                  <w:drawing>
                    <wp:anchor distT="7620" distB="17780" distL="113665" distR="114300" simplePos="0" relativeHeight="497" behindDoc="0" locked="0" layoutInCell="1" allowOverlap="1" wp14:anchorId="04B39603">
                      <wp:simplePos x="0" y="0"/>
                      <wp:positionH relativeFrom="column">
                        <wp:posOffset>7835265</wp:posOffset>
                      </wp:positionH>
                      <wp:positionV relativeFrom="paragraph">
                        <wp:posOffset>400685</wp:posOffset>
                      </wp:positionV>
                      <wp:extent cx="2882900" cy="1533525"/>
                      <wp:effectExtent l="0" t="0" r="0" b="0"/>
                      <wp:wrapTight wrapText="bothSides">
                        <wp:wrapPolygon edited="0">
                          <wp:start x="59" y="21712"/>
                          <wp:lineTo x="21469" y="21712"/>
                          <wp:lineTo x="21469" y="246"/>
                          <wp:lineTo x="59" y="246"/>
                          <wp:lineTo x="59" y="21712"/>
                        </wp:wrapPolygon>
                      </wp:wrapTight>
                      <wp:docPr id="23" name="Picture 25" descr="C:\Users\Amina\Desktop\DR. AJMAL- Pictures Reference Manual - EDITED\Pictures Reference Manual - EDITED\tubes_01.jpg"/>
                      <a:graphic xmlns:a="http://schemas.openxmlformats.org/drawingml/2006/main">
                        <a:graphicData uri="http://schemas.openxmlformats.org/drawingml/2006/picture">
                          <pic:pic xmlns:pic="http://schemas.openxmlformats.org/drawingml/2006/picture">
                            <pic:nvPicPr>
                              <pic:cNvPr id="24" name="Picture 25" descr="C:\Users\Amina\Desktop\DR. AJMAL- Pictures Reference Manual - EDITED\Pictures Reference Manual - EDITED\tubes_01.jpg"/>
                              <pic:cNvPicPr/>
                            </pic:nvPicPr>
                            <pic:blipFill>
                              <a:blip r:embed="rId36"/>
                              <a:stretch/>
                            </pic:blipFill>
                            <pic:spPr>
                              <a:xfrm rot="5400000">
                                <a:off x="0" y="0"/>
                                <a:ext cx="2882880" cy="153360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616.95pt;margin-top:31.5pt;width:226.95pt;height:120.7pt;mso-wrap-style:none;v-text-anchor:middle;rotation:90" wp14:anchorId="04B39603" type="_x0000_t75">
                      <v:imagedata r:id="rId37" o:detectmouseclick="t"/>
                      <v:stroke color="#3465a4" joinstyle="round" endcap="flat"/>
                      <w10:wrap type="square"/>
                    </v:shape>
                  </w:pict>
                </mc:Fallback>
              </mc:AlternateContent>
              <w:drawing>
                <wp:anchor distT="0" distB="0" distL="114300" distR="114300" simplePos="0" relativeHeight="503" behindDoc="0" locked="0" layoutInCell="1" allowOverlap="1">
                  <wp:simplePos x="0" y="0"/>
                  <wp:positionH relativeFrom="column">
                    <wp:posOffset>2237740</wp:posOffset>
                  </wp:positionH>
                  <wp:positionV relativeFrom="paragraph">
                    <wp:posOffset>320040</wp:posOffset>
                  </wp:positionV>
                  <wp:extent cx="2852420" cy="1555750"/>
                  <wp:effectExtent l="0" t="0" r="0" b="0"/>
                  <wp:wrapTight wrapText="bothSides">
                    <wp:wrapPolygon edited="0">
                      <wp:start x="-1" y="0"/>
                      <wp:lineTo x="-1" y="21422"/>
                      <wp:lineTo x="21492" y="21422"/>
                      <wp:lineTo x="21492" y="0"/>
                      <wp:lineTo x="-1" y="0"/>
                    </wp:wrapPolygon>
                  </wp:wrapTight>
                  <wp:docPr id="25" name="Picture 21" descr="Image result for sample labe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descr="Image result for sample labelling"/>
                          <pic:cNvPicPr>
                            <a:picLocks noChangeAspect="1" noChangeArrowheads="1"/>
                          </pic:cNvPicPr>
                        </pic:nvPicPr>
                        <pic:blipFill>
                          <a:blip r:embed="rId38"/>
                          <a:stretch>
                            <a:fillRect/>
                          </a:stretch>
                        </pic:blipFill>
                        <pic:spPr bwMode="auto">
                          <a:xfrm>
                            <a:off x="0" y="0"/>
                            <a:ext cx="2852420" cy="1555750"/>
                          </a:xfrm>
                          <a:prstGeom prst="rect">
                            <a:avLst/>
                          </a:prstGeom>
                          <a:noFill/>
                        </pic:spPr>
                      </pic:pic>
                    </a:graphicData>
                  </a:graphic>
                </wp:anchor>
              </w:drawing>
            </w:r>
          </w:p>
          <w:p>
            <w:pPr>
              <w:pStyle w:val="NormalWeb"/>
              <w:widowControl/>
              <w:spacing w:lineRule="auto" w:line="276" w:before="280" w:after="120"/>
              <w:jc w:val="both"/>
              <w:rPr>
                <w:rFonts w:ascii="Calibri" w:hAnsi="Calibri" w:cs="Calibri" w:asciiTheme="minorHAnsi" w:cstheme="minorHAnsi" w:hAnsiTheme="minorHAnsi"/>
              </w:rPr>
            </w:pPr>
            <w:r>
              <w:rPr>
                <w:rFonts w:cs="Calibri" w:cstheme="minorHAnsi" w:ascii="Calibri" w:hAnsi="Calibri"/>
                <w:kern w:val="0"/>
                <w:lang w:val="en-US" w:eastAsia="en-US" w:bidi="ar-SA"/>
              </w:rPr>
            </w:r>
          </w:p>
          <w:p>
            <w:pPr>
              <w:pStyle w:val="NormalWeb"/>
              <w:widowControl/>
              <w:spacing w:lineRule="auto" w:line="276" w:before="280" w:after="120"/>
              <w:jc w:val="both"/>
              <w:rPr>
                <w:rFonts w:ascii="Calibri" w:hAnsi="Calibri" w:cs="Calibri" w:asciiTheme="minorHAnsi" w:cstheme="minorHAnsi" w:hAnsiTheme="minorHAnsi"/>
              </w:rPr>
            </w:pPr>
            <w:r>
              <w:rPr>
                <w:rFonts w:cs="Calibri" w:cstheme="minorHAnsi" w:ascii="Calibri" w:hAnsi="Calibri"/>
                <w:kern w:val="0"/>
                <w:lang w:val="en-US" w:eastAsia="en-US" w:bidi="ar-SA"/>
              </w:rPr>
            </w:r>
          </w:p>
          <w:p>
            <w:pPr>
              <w:pStyle w:val="Caption"/>
              <w:widowControl/>
              <w:spacing w:lineRule="auto" w:line="276"/>
              <w:jc w:val="center"/>
              <w:rPr>
                <w:rFonts w:ascii="Calibri" w:hAnsi="Calibri" w:cs="Calibri" w:asciiTheme="minorHAnsi" w:cstheme="minorHAnsi" w:hAnsiTheme="minorHAnsi"/>
                <w:b/>
              </w:rPr>
            </w:pPr>
            <w:r>
              <w:rPr>
                <w:rFonts w:cs="Calibri" w:cstheme="minorHAnsi" w:ascii="Calibri" w:hAnsi="Calibri"/>
                <w:b/>
                <w:kern w:val="0"/>
                <w:lang w:val="en-US" w:bidi="ar-SA"/>
              </w:rPr>
            </w:r>
          </w:p>
          <w:p>
            <w:pPr>
              <w:pStyle w:val="Caption"/>
              <w:widowControl/>
              <w:spacing w:lineRule="auto" w:line="276"/>
              <w:jc w:val="center"/>
              <w:rPr>
                <w:rFonts w:ascii="Calibri" w:hAnsi="Calibri" w:cs="Calibri" w:asciiTheme="minorHAnsi" w:cstheme="minorHAnsi" w:hAnsiTheme="minorHAnsi"/>
                <w:b/>
              </w:rPr>
            </w:pPr>
            <w:r>
              <w:rPr>
                <w:rFonts w:cs="Calibri" w:cstheme="minorHAnsi" w:ascii="Calibri" w:hAnsi="Calibri"/>
                <w:b/>
                <w:kern w:val="0"/>
                <w:lang w:val="en-US" w:bidi="ar-SA"/>
              </w:rPr>
            </w:r>
          </w:p>
          <w:p>
            <w:pPr>
              <w:pStyle w:val="Caption"/>
              <w:widowControl/>
              <w:spacing w:lineRule="auto" w:line="276"/>
              <w:jc w:val="center"/>
              <w:rPr>
                <w:rFonts w:ascii="Calibri" w:hAnsi="Calibri" w:cs="Calibri" w:asciiTheme="minorHAnsi" w:cstheme="minorHAnsi" w:hAnsiTheme="minorHAnsi"/>
                <w:b/>
              </w:rPr>
            </w:pPr>
            <w:r>
              <w:rPr>
                <w:rFonts w:cs="Calibri" w:cstheme="minorHAnsi" w:ascii="Calibri" w:hAnsi="Calibri"/>
                <w:b/>
                <w:kern w:val="0"/>
                <w:lang w:val="en-US" w:bidi="ar-SA"/>
              </w:rPr>
            </w:r>
          </w:p>
          <w:p>
            <w:pPr>
              <w:pStyle w:val="Caption"/>
              <w:widowControl/>
              <w:spacing w:lineRule="auto" w:line="276"/>
              <w:jc w:val="center"/>
              <w:rPr>
                <w:rFonts w:ascii="Calibri" w:hAnsi="Calibri" w:cs="Calibri" w:asciiTheme="minorHAnsi" w:cstheme="minorHAnsi" w:hAnsiTheme="minorHAnsi"/>
                <w:b/>
              </w:rPr>
            </w:pPr>
            <w:r>
              <w:rPr>
                <w:rFonts w:cs="Calibri" w:cstheme="minorHAnsi" w:ascii="Calibri" w:hAnsi="Calibri"/>
                <w:b/>
                <w:kern w:val="0"/>
                <w:lang w:val="en-US" w:bidi="ar-SA"/>
              </w:rPr>
            </w:r>
          </w:p>
          <w:p>
            <w:pPr>
              <w:pStyle w:val="Caption"/>
              <w:widowControl/>
              <w:spacing w:lineRule="auto" w:line="276"/>
              <w:jc w:val="center"/>
              <w:rPr>
                <w:rFonts w:ascii="Calibri" w:hAnsi="Calibri" w:cs="Calibri" w:asciiTheme="minorHAnsi" w:cstheme="minorHAnsi" w:hAnsiTheme="minorHAnsi"/>
                <w:b/>
              </w:rPr>
            </w:pPr>
            <w:r>
              <w:rPr>
                <w:rFonts w:cs="Calibri" w:cstheme="minorHAnsi" w:ascii="Calibri" w:hAnsi="Calibri"/>
                <w:b/>
                <w:kern w:val="0"/>
                <w:lang w:val="en-US" w:bidi="ar-SA"/>
              </w:rPr>
            </w:r>
          </w:p>
          <w:p>
            <w:pPr>
              <w:pStyle w:val="Caption"/>
              <w:widowControl/>
              <w:spacing w:lineRule="auto" w:line="276"/>
              <w:jc w:val="center"/>
              <w:rPr>
                <w:rFonts w:ascii="Calibri" w:hAnsi="Calibri" w:cs="Calibri" w:asciiTheme="minorHAnsi" w:cstheme="minorHAnsi" w:hAnsiTheme="minorHAnsi"/>
                <w:b/>
              </w:rPr>
            </w:pPr>
            <w:r>
              <w:rPr>
                <w:rFonts w:cs="Calibri" w:cstheme="minorHAnsi" w:ascii="Calibri" w:hAnsi="Calibri"/>
                <w:b/>
                <w:kern w:val="0"/>
                <w:lang w:val="en-US" w:bidi="ar-SA"/>
              </w:rPr>
            </w:r>
          </w:p>
          <w:p>
            <w:pPr>
              <w:pStyle w:val="Caption"/>
              <w:widowControl/>
              <w:spacing w:lineRule="auto" w:line="276"/>
              <w:jc w:val="center"/>
              <w:rPr>
                <w:rFonts w:ascii="Calibri" w:hAnsi="Calibri" w:cs="Calibri" w:asciiTheme="minorHAnsi" w:cstheme="minorHAnsi" w:hAnsiTheme="minorHAnsi"/>
                <w:b/>
              </w:rPr>
            </w:pPr>
            <w:r>
              <w:rPr>
                <w:rFonts w:cs="Calibri" w:cstheme="minorHAnsi" w:ascii="Calibri" w:hAnsi="Calibri"/>
                <w:b/>
                <w:kern w:val="0"/>
                <w:lang w:val="en-US" w:bidi="ar-SA"/>
              </w:rPr>
            </w:r>
          </w:p>
          <w:p>
            <w:pPr>
              <w:pStyle w:val="Caption"/>
              <w:widowControl/>
              <w:spacing w:lineRule="auto" w:line="276"/>
              <w:jc w:val="center"/>
              <w:rPr>
                <w:rFonts w:ascii="Calibri" w:hAnsi="Calibri" w:cs="Calibri" w:asciiTheme="minorHAnsi" w:cstheme="minorHAnsi" w:hAnsiTheme="minorHAnsi"/>
                <w:b/>
              </w:rPr>
            </w:pPr>
            <w:r>
              <w:rPr>
                <w:rFonts w:cs="Calibri" w:ascii="Calibri" w:hAnsi="Calibri" w:asciiTheme="minorHAnsi" w:cstheme="minorHAnsi" w:hAnsiTheme="minorHAnsi"/>
                <w:b/>
                <w:kern w:val="0"/>
                <w:lang w:val="en-US" w:bidi="ar-SA"/>
              </w:rPr>
              <w:t>Figure 3  Labelling Sample Tubes</w:t>
            </w:r>
            <w:r>
              <w:rPr>
                <w:rFonts w:cs="Calibri" w:ascii="Calibri" w:hAnsi="Calibri" w:asciiTheme="minorHAnsi" w:cstheme="minorHAnsi" w:hAnsiTheme="minorHAnsi"/>
                <w:kern w:val="0"/>
                <w:lang w:val="en-US" w:bidi="ar-SA"/>
              </w:rPr>
              <w:t xml:space="preserve"> </w:t>
            </w:r>
          </w:p>
          <w:p>
            <w:pPr>
              <w:pStyle w:val="ListParagraph"/>
              <w:widowControl w:val="false"/>
              <w:numPr>
                <w:ilvl w:val="0"/>
                <w:numId w:val="121"/>
              </w:numPr>
              <w:tabs>
                <w:tab w:val="clear" w:pos="720"/>
                <w:tab w:val="left" w:pos="-720" w:leader="none"/>
              </w:tabs>
              <w:suppressAutoHyphens w:val="false"/>
              <w:spacing w:before="0" w:after="120"/>
              <w:contextualSpacing/>
              <w:jc w:val="both"/>
              <w:rPr>
                <w:rFonts w:ascii="Calibri" w:hAnsi="Calibri" w:cs="Calibri" w:asciiTheme="minorHAnsi" w:cstheme="minorHAnsi" w:hAnsiTheme="minorHAnsi"/>
                <w:b/>
                <w:spacing w:val="-3"/>
                <w:sz w:val="24"/>
                <w:szCs w:val="24"/>
              </w:rPr>
            </w:pPr>
            <w:r>
              <w:rPr>
                <w:rFonts w:cs="Calibri" w:ascii="Calibri" w:hAnsi="Calibri" w:asciiTheme="minorHAnsi" w:cstheme="minorHAnsi" w:hAnsiTheme="minorHAnsi"/>
                <w:b/>
                <w:spacing w:val="-3"/>
                <w:kern w:val="0"/>
                <w:sz w:val="24"/>
                <w:szCs w:val="24"/>
                <w:lang w:val="en-US" w:bidi="ar-SA"/>
              </w:rPr>
              <w:t>Handling</w:t>
            </w:r>
          </w:p>
          <w:p>
            <w:pPr>
              <w:pStyle w:val="NormalWeb"/>
              <w:widowControl/>
              <w:spacing w:lineRule="auto" w:line="276" w:before="28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 xml:space="preserve">There is clearly a difference between the hazards posed by packages sent to a specialist or reference laboratory and those to a routine diagnostic laboratory. The former are likely to contain cultures or concentrates of infectious agents whereas the bulk of the latter is not particularly infectious. It is advisable that cultures and such specialized materials are unpacked in the laboratory by professional staff. There is concern over the use of clerical staff for receiving and documenting specimens. It is not unusual to see food and drink being consumed by clerical staff near the specimens. The large numbers of untrained staff who acquire infection in the laboratory undoubtedly include clerical and reception staff. Therefore, </w:t>
            </w:r>
            <w:r>
              <w:rPr>
                <w:rFonts w:cs="Calibri" w:ascii="Calibri" w:hAnsi="Calibri" w:asciiTheme="minorHAnsi" w:cstheme="minorHAnsi" w:hAnsiTheme="minorHAnsi"/>
                <w:b/>
                <w:kern w:val="0"/>
                <w:lang w:val="en-US" w:eastAsia="en-US" w:bidi="ar-SA"/>
              </w:rPr>
              <w:t>it is essential that clerical staff handling specimens should be given some form of training in the safe handling of specimens.</w:t>
            </w:r>
            <w:r>
              <w:rPr>
                <w:rFonts w:cs="Calibri" w:ascii="Calibri" w:hAnsi="Calibri" w:asciiTheme="minorHAnsi" w:cstheme="minorHAnsi" w:hAnsiTheme="minorHAnsi"/>
                <w:kern w:val="0"/>
                <w:lang w:val="en-US" w:eastAsia="en-US" w:bidi="ar-SA"/>
              </w:rPr>
              <w:t xml:space="preserve">  Any specimen in a plastic bag which carries a “Danger of Infection” label should not be removed from that bag. The </w:t>
            </w:r>
            <w:r>
              <w:rPr>
                <w:rFonts w:cs="Calibri" w:ascii="Calibri" w:hAnsi="Calibri" w:asciiTheme="minorHAnsi" w:cstheme="minorHAnsi" w:hAnsiTheme="minorHAnsi"/>
                <w:b/>
                <w:kern w:val="0"/>
                <w:lang w:val="en-US" w:eastAsia="en-US" w:bidi="ar-SA"/>
              </w:rPr>
              <w:t>accession number</w:t>
            </w:r>
            <w:r>
              <w:rPr>
                <w:rFonts w:cs="Calibri" w:ascii="Calibri" w:hAnsi="Calibri" w:asciiTheme="minorHAnsi" w:cstheme="minorHAnsi" w:hAnsiTheme="minorHAnsi"/>
                <w:kern w:val="0"/>
                <w:lang w:val="en-US" w:eastAsia="en-US" w:bidi="ar-SA"/>
              </w:rPr>
              <w:t xml:space="preserve"> can be put on the outside of that bag. Leaking or broken specimens should not be touched. Provision should be made for a member of the professional staff to deal with such samples. These specimens should not be allowed to be moved to other parts of the room.</w:t>
            </w:r>
          </w:p>
          <w:p>
            <w:pPr>
              <w:pStyle w:val="NormalWeb"/>
              <w:widowControl/>
              <w:spacing w:lineRule="auto" w:line="276" w:before="280" w:after="120"/>
              <w:jc w:val="both"/>
              <w:rPr>
                <w:rFonts w:ascii="Calibri" w:hAnsi="Calibri" w:cs="Calibri" w:asciiTheme="minorHAnsi" w:cstheme="minorHAnsi" w:hAnsiTheme="minorHAnsi"/>
                <w:b/>
                <w:i/>
              </w:rPr>
            </w:pPr>
            <w:r>
              <w:rPr>
                <w:rFonts w:cs="Calibri" w:ascii="Calibri" w:hAnsi="Calibri" w:asciiTheme="minorHAnsi" w:cstheme="minorHAnsi" w:hAnsiTheme="minorHAnsi"/>
                <w:b/>
                <w:kern w:val="0"/>
                <w:lang w:val="en-US" w:eastAsia="en-US" w:bidi="ar-SA"/>
              </w:rPr>
              <w:t>Note</w:t>
            </w:r>
            <w:r>
              <w:rPr>
                <w:rFonts w:cs="Calibri" w:ascii="Calibri" w:hAnsi="Calibri" w:asciiTheme="minorHAnsi" w:cstheme="minorHAnsi" w:hAnsiTheme="minorHAnsi"/>
                <w:b/>
                <w:i/>
                <w:kern w:val="0"/>
                <w:lang w:val="en-US" w:eastAsia="en-US" w:bidi="ar-SA"/>
              </w:rPr>
              <w:t>: Handle all samples as if infectious.</w:t>
            </w:r>
          </w:p>
          <w:p>
            <w:pPr>
              <w:pStyle w:val="Normal"/>
              <w:widowControl/>
              <w:spacing w:lineRule="auto" w:line="240" w:before="0" w:after="0"/>
              <w:jc w:val="start"/>
              <w:rPr>
                <w:b/>
                <w:sz w:val="24"/>
                <w:u w:val="single"/>
              </w:rPr>
            </w:pPr>
            <w:r>
              <w:rPr>
                <w:rFonts w:eastAsia="Calibri" w:cs=""/>
                <w:b/>
                <w:kern w:val="0"/>
                <w:sz w:val="24"/>
                <w:szCs w:val="22"/>
                <w:u w:val="single"/>
                <w:lang w:val="en-US" w:eastAsia="en-US" w:bidi="ar-SA"/>
              </w:rPr>
              <w:t>SOPs for Safe Transportation of Specimens</w:t>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t>Safe Transportation</w:t>
            </w:r>
          </w:p>
          <w:p>
            <w:pPr>
              <w:pStyle w:val="NormalWeb"/>
              <w:widowControl/>
              <w:spacing w:lineRule="auto" w:line="276" w:before="280" w:after="120"/>
              <w:jc w:val="both"/>
              <w:rPr>
                <w:rFonts w:ascii="Calibri" w:hAnsi="Calibri" w:cs="Calibri" w:asciiTheme="minorHAnsi" w:cstheme="minorHAnsi" w:hAnsiTheme="minorHAnsi"/>
              </w:rPr>
            </w:pPr>
            <w:r>
              <w:rPr>
                <w:rFonts w:cs="Calibri" w:cstheme="minorHAnsi" w:ascii="Calibri" w:hAnsi="Calibri"/>
                <w:kern w:val="0"/>
                <w:lang w:val="en-US" w:eastAsia="en-US" w:bidi="ar-SA"/>
              </w:rPr>
              <w:drawing>
                <wp:anchor distT="0" distB="0" distL="114300" distR="114300" simplePos="0" relativeHeight="498" behindDoc="0" locked="0" layoutInCell="1" allowOverlap="1">
                  <wp:simplePos x="0" y="0"/>
                  <wp:positionH relativeFrom="column">
                    <wp:posOffset>231140</wp:posOffset>
                  </wp:positionH>
                  <wp:positionV relativeFrom="paragraph">
                    <wp:posOffset>211455</wp:posOffset>
                  </wp:positionV>
                  <wp:extent cx="2142490" cy="2265680"/>
                  <wp:effectExtent l="0" t="0" r="0" b="0"/>
                  <wp:wrapTight wrapText="bothSides">
                    <wp:wrapPolygon edited="0">
                      <wp:start x="-2" y="0"/>
                      <wp:lineTo x="-2" y="21430"/>
                      <wp:lineTo x="21316" y="21430"/>
                      <wp:lineTo x="21316" y="0"/>
                      <wp:lineTo x="-2" y="0"/>
                    </wp:wrapPolygon>
                  </wp:wrapTight>
                  <wp:docPr id="26" name="Picture 54" descr="C:\Users\Amina\Desktop\MAJID-Updated MSDS Images\Updated MSDS Images\transpor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4" descr="C:\Users\Amina\Desktop\MAJID-Updated MSDS Images\Updated MSDS Images\transportation.jpg"/>
                          <pic:cNvPicPr>
                            <a:picLocks noChangeAspect="1" noChangeArrowheads="1"/>
                          </pic:cNvPicPr>
                        </pic:nvPicPr>
                        <pic:blipFill>
                          <a:blip r:embed="rId39"/>
                          <a:stretch>
                            <a:fillRect/>
                          </a:stretch>
                        </pic:blipFill>
                        <pic:spPr bwMode="auto">
                          <a:xfrm>
                            <a:off x="0" y="0"/>
                            <a:ext cx="2142490" cy="2265680"/>
                          </a:xfrm>
                          <a:prstGeom prst="rect">
                            <a:avLst/>
                          </a:prstGeom>
                          <a:noFill/>
                        </pic:spPr>
                      </pic:pic>
                    </a:graphicData>
                  </a:graphic>
                </wp:anchor>
              </w:drawing>
              <w:drawing>
                <wp:anchor distT="0" distB="0" distL="114300" distR="114300" simplePos="0" relativeHeight="504" behindDoc="0" locked="0" layoutInCell="1" allowOverlap="1">
                  <wp:simplePos x="0" y="0"/>
                  <wp:positionH relativeFrom="column">
                    <wp:posOffset>2851785</wp:posOffset>
                  </wp:positionH>
                  <wp:positionV relativeFrom="paragraph">
                    <wp:posOffset>198120</wp:posOffset>
                  </wp:positionV>
                  <wp:extent cx="2248535" cy="2248535"/>
                  <wp:effectExtent l="0" t="0" r="0" b="0"/>
                  <wp:wrapTight wrapText="bothSides">
                    <wp:wrapPolygon edited="0">
                      <wp:start x="-61" y="0"/>
                      <wp:lineTo x="-61" y="21353"/>
                      <wp:lineTo x="21413" y="21353"/>
                      <wp:lineTo x="21413" y="0"/>
                      <wp:lineTo x="-61" y="0"/>
                    </wp:wrapPolygon>
                  </wp:wrapTight>
                  <wp:docPr id="27" name="Picture 24" descr="Image result for sample transportation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descr="Image result for sample transportation box"/>
                          <pic:cNvPicPr>
                            <a:picLocks noChangeAspect="1" noChangeArrowheads="1"/>
                          </pic:cNvPicPr>
                        </pic:nvPicPr>
                        <pic:blipFill>
                          <a:blip r:embed="rId40"/>
                          <a:stretch>
                            <a:fillRect/>
                          </a:stretch>
                        </pic:blipFill>
                        <pic:spPr bwMode="auto">
                          <a:xfrm>
                            <a:off x="0" y="0"/>
                            <a:ext cx="2248535" cy="2248535"/>
                          </a:xfrm>
                          <a:prstGeom prst="rect">
                            <a:avLst/>
                          </a:prstGeom>
                          <a:noFill/>
                        </pic:spPr>
                      </pic:pic>
                    </a:graphicData>
                  </a:graphic>
                </wp:anchor>
              </w:drawing>
            </w:r>
          </w:p>
          <w:p>
            <w:pPr>
              <w:pStyle w:val="NormalWeb"/>
              <w:widowControl/>
              <w:spacing w:lineRule="auto" w:line="276" w:before="280" w:after="120"/>
              <w:jc w:val="both"/>
              <w:rPr>
                <w:rFonts w:ascii="Calibri" w:hAnsi="Calibri" w:cs="Calibri" w:asciiTheme="minorHAnsi" w:cstheme="minorHAnsi" w:hAnsiTheme="minorHAnsi"/>
              </w:rPr>
            </w:pPr>
            <w:r>
              <w:rPr>
                <w:rFonts w:cs="Calibri" w:cstheme="minorHAnsi" w:ascii="Calibri" w:hAnsi="Calibri"/>
                <w:kern w:val="0"/>
                <w:lang w:val="en-US" w:eastAsia="en-US" w:bidi="ar-SA"/>
              </w:rPr>
            </w:r>
          </w:p>
          <w:p>
            <w:pPr>
              <w:pStyle w:val="NormalWeb"/>
              <w:widowControl/>
              <w:spacing w:lineRule="auto" w:line="276" w:before="280" w:after="120"/>
              <w:jc w:val="both"/>
              <w:rPr>
                <w:rFonts w:ascii="Calibri" w:hAnsi="Calibri" w:cs="Calibri" w:asciiTheme="minorHAnsi" w:cstheme="minorHAnsi" w:hAnsiTheme="minorHAnsi"/>
              </w:rPr>
            </w:pPr>
            <w:r>
              <w:rPr>
                <w:rFonts w:cs="Calibri" w:cstheme="minorHAnsi" w:ascii="Calibri" w:hAnsi="Calibri"/>
                <w:kern w:val="0"/>
                <w:lang w:val="en-US" w:eastAsia="en-US" w:bidi="ar-SA"/>
              </w:rPr>
            </w:r>
          </w:p>
          <w:p>
            <w:pPr>
              <w:pStyle w:val="NormalWeb"/>
              <w:widowControl/>
              <w:spacing w:lineRule="auto" w:line="276" w:before="280" w:after="120"/>
              <w:jc w:val="both"/>
              <w:rPr>
                <w:rFonts w:ascii="Calibri" w:hAnsi="Calibri" w:cs="Calibri" w:asciiTheme="minorHAnsi" w:cstheme="minorHAnsi" w:hAnsiTheme="minorHAnsi"/>
              </w:rPr>
            </w:pPr>
            <w:r>
              <w:rPr>
                <w:rFonts w:cs="Calibri" w:cstheme="minorHAnsi" w:ascii="Calibri" w:hAnsi="Calibri"/>
                <w:kern w:val="0"/>
                <w:lang w:val="en-US" w:eastAsia="en-US" w:bidi="ar-SA"/>
              </w:rPr>
            </w:r>
          </w:p>
          <w:p>
            <w:pPr>
              <w:pStyle w:val="NormalWeb"/>
              <w:widowControl/>
              <w:spacing w:lineRule="auto" w:line="276" w:before="280" w:after="120"/>
              <w:jc w:val="both"/>
              <w:rPr>
                <w:rFonts w:ascii="Calibri" w:hAnsi="Calibri" w:cs="Calibri" w:asciiTheme="minorHAnsi" w:cstheme="minorHAnsi" w:hAnsiTheme="minorHAnsi"/>
              </w:rPr>
            </w:pPr>
            <w:r>
              <w:rPr>
                <w:rFonts w:cs="Calibri" w:cstheme="minorHAnsi" w:ascii="Calibri" w:hAnsi="Calibri"/>
                <w:kern w:val="0"/>
                <w:lang w:val="en-US" w:eastAsia="en-US" w:bidi="ar-SA"/>
              </w:rPr>
            </w:r>
          </w:p>
          <w:p>
            <w:pPr>
              <w:pStyle w:val="NormalWeb"/>
              <w:widowControl/>
              <w:spacing w:lineRule="auto" w:line="276" w:before="280" w:after="120"/>
              <w:jc w:val="both"/>
              <w:rPr>
                <w:rFonts w:ascii="Calibri" w:hAnsi="Calibri" w:cs="Calibri" w:asciiTheme="minorHAnsi" w:cstheme="minorHAnsi" w:hAnsiTheme="minorHAnsi"/>
              </w:rPr>
            </w:pPr>
            <w:r>
              <w:rPr>
                <w:rFonts w:cs="Calibri" w:cstheme="minorHAnsi" w:ascii="Calibri" w:hAnsi="Calibri"/>
                <w:kern w:val="0"/>
                <w:lang w:val="en-US" w:eastAsia="en-US" w:bidi="ar-SA"/>
              </w:rPr>
            </w:r>
          </w:p>
          <w:p>
            <w:pPr>
              <w:pStyle w:val="NormalWeb"/>
              <w:widowControl/>
              <w:spacing w:lineRule="auto" w:line="276" w:before="280" w:after="120"/>
              <w:jc w:val="both"/>
              <w:rPr>
                <w:rFonts w:ascii="Calibri" w:hAnsi="Calibri" w:cs="Calibri" w:asciiTheme="minorHAnsi" w:cstheme="minorHAnsi" w:hAnsiTheme="minorHAnsi"/>
                <w:b/>
              </w:rPr>
            </w:pPr>
            <w:r>
              <w:rPr>
                <w:rFonts w:cs="Calibri" w:cstheme="minorHAnsi" w:ascii="Calibri" w:hAnsi="Calibri"/>
                <w:b/>
                <w:kern w:val="0"/>
                <w:lang w:val="en-US" w:eastAsia="en-US" w:bidi="ar-SA"/>
              </w:rPr>
            </w:r>
          </w:p>
          <w:p>
            <w:pPr>
              <w:pStyle w:val="Caption"/>
              <w:widowControl/>
              <w:spacing w:lineRule="auto" w:line="276"/>
              <w:jc w:val="center"/>
              <w:rPr>
                <w:rFonts w:ascii="Calibri" w:hAnsi="Calibri" w:cs="Calibri" w:asciiTheme="minorHAnsi" w:cstheme="minorHAnsi" w:hAnsiTheme="minorHAnsi"/>
                <w:b/>
              </w:rPr>
            </w:pPr>
            <w:r>
              <w:rPr>
                <w:rFonts w:cs="Calibri" w:ascii="Calibri" w:hAnsi="Calibri" w:asciiTheme="minorHAnsi" w:cstheme="minorHAnsi" w:hAnsiTheme="minorHAnsi"/>
                <w:b/>
                <w:kern w:val="0"/>
                <w:lang w:val="en-US" w:bidi="ar-SA"/>
              </w:rPr>
              <w:t>Figure 4 Safe Transportation</w:t>
            </w:r>
          </w:p>
          <w:p>
            <w:pPr>
              <w:pStyle w:val="Normal"/>
              <w:widowControl w:val="false"/>
              <w:tabs>
                <w:tab w:val="clear" w:pos="720"/>
                <w:tab w:val="left" w:pos="-720" w:leader="none"/>
                <w:tab w:val="left" w:pos="1091" w:leader="none"/>
              </w:tabs>
              <w:spacing w:lineRule="auto" w:line="276" w:before="0" w:after="0"/>
              <w:jc w:val="both"/>
              <w:rPr>
                <w:rFonts w:cs="Calibri" w:cstheme="minorHAnsi"/>
                <w:b/>
                <w:bCs/>
                <w:sz w:val="24"/>
              </w:rPr>
            </w:pPr>
            <w:r>
              <w:rPr>
                <w:rFonts w:eastAsia="Calibri" w:cs="Calibri" w:cstheme="minorHAnsi"/>
                <w:b/>
                <w:kern w:val="0"/>
                <w:sz w:val="24"/>
                <w:szCs w:val="22"/>
                <w:lang w:val="en-US" w:eastAsia="en-US" w:bidi="ar-SA"/>
              </w:rPr>
              <w:t>Transport within hospitals and to referral labs.</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 xml:space="preserve">All employees are required to take reasonable care of their own health and safety as well as that of all other persons who may be affected by their acts or omissions at work. Responsibility for the safe collection and packaging of clinical samples shall rest entirely upon the sender, it is therefore imperative that all areas where clinical materials are generated remain conversant with up to date safety codes of practice. </w:t>
            </w:r>
          </w:p>
          <w:p>
            <w:pPr>
              <w:pStyle w:val="Normal"/>
              <w:widowControl/>
              <w:spacing w:lineRule="auto" w:line="276" w:before="0" w:after="0"/>
              <w:jc w:val="both"/>
              <w:rPr>
                <w:rFonts w:cs="Calibri" w:cstheme="minorHAnsi"/>
                <w:b/>
                <w:sz w:val="24"/>
              </w:rPr>
            </w:pPr>
            <w:r>
              <w:rPr>
                <w:rFonts w:eastAsia="Calibri" w:cs="Calibri" w:cstheme="minorHAnsi"/>
                <w:b/>
                <w:kern w:val="0"/>
                <w:sz w:val="24"/>
                <w:szCs w:val="22"/>
                <w:lang w:val="en-US" w:eastAsia="en-US" w:bidi="ar-SA"/>
              </w:rPr>
              <w:t>All laboratory specimens are potentially hazardous.</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It is important that care is taken when collecting and handling clinical samples to ensure that the risk of infection to staff is kept to an absolute minimum. These rules must be observed at all times and never allowed to lapse at busy periods or because of a failure to maintain adequate supplies of bags or containers. Members of staff employed within the laboratory must not be put at risk because of ignorance, negligence or bad technique.</w:t>
            </w:r>
          </w:p>
          <w:p>
            <w:pPr>
              <w:pStyle w:val="Normal"/>
              <w:widowControl/>
              <w:spacing w:lineRule="auto" w:line="276" w:before="0" w:after="0"/>
              <w:jc w:val="both"/>
              <w:rPr>
                <w:rFonts w:cs="Calibri" w:cstheme="minorHAnsi"/>
                <w:b/>
                <w:i/>
                <w:sz w:val="24"/>
              </w:rPr>
            </w:pPr>
            <w:r>
              <w:rPr>
                <w:rFonts w:eastAsia="Calibri" w:cs="Calibri" w:cstheme="minorHAnsi"/>
                <w:b/>
                <w:kern w:val="0"/>
                <w:sz w:val="24"/>
                <w:szCs w:val="22"/>
                <w:lang w:val="en-US" w:eastAsia="en-US" w:bidi="ar-SA"/>
              </w:rPr>
              <w:t>Note</w:t>
            </w:r>
            <w:r>
              <w:rPr>
                <w:rFonts w:eastAsia="Calibri" w:cs="Calibri" w:cstheme="minorHAnsi"/>
                <w:b/>
                <w:i/>
                <w:kern w:val="0"/>
                <w:sz w:val="24"/>
                <w:szCs w:val="22"/>
                <w:lang w:val="en-US" w:eastAsia="en-US" w:bidi="ar-SA"/>
              </w:rPr>
              <w:t>: Never leave samples unattended in a public area.</w:t>
            </w:r>
          </w:p>
          <w:p>
            <w:pPr>
              <w:pStyle w:val="NormalWeb"/>
              <w:widowControl/>
              <w:spacing w:lineRule="auto" w:line="276" w:before="280" w:after="120"/>
              <w:jc w:val="both"/>
              <w:rPr>
                <w:rFonts w:ascii="Calibri" w:hAnsi="Calibri" w:cs="Calibri" w:asciiTheme="minorHAnsi" w:cstheme="minorHAnsi" w:hAnsiTheme="minorHAnsi"/>
                <w:b/>
                <w:bCs/>
              </w:rPr>
            </w:pPr>
            <w:r>
              <w:rPr>
                <w:rFonts w:cs="Calibri" w:ascii="Calibri" w:hAnsi="Calibri" w:asciiTheme="minorHAnsi" w:cstheme="minorHAnsi" w:hAnsiTheme="minorHAnsi"/>
                <w:b/>
                <w:kern w:val="0"/>
                <w:lang w:val="en-US" w:eastAsia="en-US" w:bidi="ar-SA"/>
              </w:rPr>
              <w:t>Transport of Samples using Courier Services</w:t>
            </w:r>
          </w:p>
          <w:p>
            <w:pPr>
              <w:pStyle w:val="ListParagraph"/>
              <w:widowControl/>
              <w:numPr>
                <w:ilvl w:val="0"/>
                <w:numId w:val="12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Samples must always be carried in closed boxes, which are clearly marked as </w:t>
            </w:r>
            <w:r>
              <w:rPr>
                <w:rFonts w:cs="Calibri" w:ascii="Calibri" w:hAnsi="Calibri" w:asciiTheme="minorHAnsi" w:cstheme="minorHAnsi" w:hAnsiTheme="minorHAnsi"/>
                <w:b/>
                <w:i/>
                <w:iCs/>
                <w:kern w:val="0"/>
                <w:sz w:val="24"/>
                <w:szCs w:val="24"/>
                <w:lang w:val="en-US" w:bidi="ar-SA"/>
              </w:rPr>
              <w:t>Biological Substance</w:t>
            </w:r>
            <w:r>
              <w:rPr>
                <w:rFonts w:cs="Calibri" w:ascii="Calibri" w:hAnsi="Calibri" w:asciiTheme="minorHAnsi" w:cstheme="minorHAnsi" w:hAnsiTheme="minorHAnsi"/>
                <w:kern w:val="0"/>
                <w:sz w:val="24"/>
                <w:szCs w:val="24"/>
                <w:lang w:val="en-US" w:bidi="ar-SA"/>
              </w:rPr>
              <w:t xml:space="preserve">. </w:t>
            </w:r>
          </w:p>
          <w:p>
            <w:pPr>
              <w:pStyle w:val="ListParagraph"/>
              <w:widowControl/>
              <w:numPr>
                <w:ilvl w:val="0"/>
                <w:numId w:val="12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Samples must be individually bagged, placed in a secondary bag containing absorbent material, sealed and carefully placed in the transport container.</w:t>
            </w:r>
          </w:p>
          <w:p>
            <w:pPr>
              <w:pStyle w:val="ListParagraph"/>
              <w:widowControl/>
              <w:numPr>
                <w:ilvl w:val="0"/>
                <w:numId w:val="12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Two storage boxes will be provided for each surgery or clinic, one for holding blood specimens and one for non-blood specimens.</w:t>
            </w:r>
          </w:p>
          <w:p>
            <w:pPr>
              <w:pStyle w:val="ListParagraph"/>
              <w:widowControl/>
              <w:numPr>
                <w:ilvl w:val="0"/>
                <w:numId w:val="12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On collection by the couriers, the samples will be transferred by the couriers into two separate transport boxes, one for blood, and one for non-blood, lined with a clear plastic bag containing absorbent material and which can be secured with a cable tie when full.</w:t>
            </w:r>
          </w:p>
          <w:p>
            <w:pPr>
              <w:pStyle w:val="ListParagraph"/>
              <w:widowControl/>
              <w:numPr>
                <w:ilvl w:val="1"/>
                <w:numId w:val="12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Where a patient’s pathology request requires both blood and non-blood samples, these should be placed in the non-blood containers.</w:t>
            </w:r>
          </w:p>
          <w:p>
            <w:pPr>
              <w:pStyle w:val="ListParagraph"/>
              <w:widowControl/>
              <w:numPr>
                <w:ilvl w:val="1"/>
                <w:numId w:val="12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Blood and tissue slides should be regarded as sharps and placed in an appropriate plastic slide transport box before packaging.</w:t>
            </w:r>
          </w:p>
          <w:p>
            <w:pPr>
              <w:pStyle w:val="ListParagraph"/>
              <w:widowControl/>
              <w:numPr>
                <w:ilvl w:val="1"/>
                <w:numId w:val="12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Handle specimen containers gently at all times.</w:t>
            </w:r>
          </w:p>
          <w:p>
            <w:pPr>
              <w:pStyle w:val="ListParagraph"/>
              <w:widowControl/>
              <w:numPr>
                <w:ilvl w:val="1"/>
                <w:numId w:val="12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Samples must never be carried unprotected in the open hand or given to other members of staff in this way.</w:t>
            </w:r>
          </w:p>
          <w:p>
            <w:pPr>
              <w:pStyle w:val="ListParagraph"/>
              <w:widowControl/>
              <w:numPr>
                <w:ilvl w:val="1"/>
                <w:numId w:val="12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Samples must not be left unattended when not secured in the van.</w:t>
            </w:r>
          </w:p>
          <w:p>
            <w:pPr>
              <w:pStyle w:val="ListParagraph"/>
              <w:widowControl/>
              <w:numPr>
                <w:ilvl w:val="0"/>
                <w:numId w:val="12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The patient’s confidentiality must be preserved at all times.</w:t>
            </w:r>
          </w:p>
          <w:p>
            <w:pPr>
              <w:pStyle w:val="ListParagraph"/>
              <w:widowControl/>
              <w:numPr>
                <w:ilvl w:val="0"/>
                <w:numId w:val="12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In the event of a vehicle breakdown or a road traffic accident, do not allow persons other than courier or laboratory staff to handle specimens.</w:t>
            </w:r>
          </w:p>
          <w:p>
            <w:pPr>
              <w:pStyle w:val="ListParagraph"/>
              <w:widowControl/>
              <w:numPr>
                <w:ilvl w:val="1"/>
                <w:numId w:val="12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Any spillage must be reported immediately to a designated senior member of the department concerned.</w:t>
            </w:r>
          </w:p>
          <w:p>
            <w:pPr>
              <w:pStyle w:val="ListParagraph"/>
              <w:widowControl/>
              <w:numPr>
                <w:ilvl w:val="1"/>
                <w:numId w:val="12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Decontamination materials shall be carried in each vehicle to enable small spillages to be contained. In the event of major contamination, the Pathology Support Services must be contacted before any material is touched.</w:t>
            </w:r>
          </w:p>
          <w:p>
            <w:pPr>
              <w:pStyle w:val="ListParagraph"/>
              <w:widowControl/>
              <w:numPr>
                <w:ilvl w:val="0"/>
                <w:numId w:val="12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The response by the Pathology laboratory staff will depend upon the size and extent of the spillage and upon the level of contamination.</w:t>
            </w:r>
          </w:p>
          <w:p>
            <w:pPr>
              <w:pStyle w:val="ListParagraph"/>
              <w:widowControl/>
              <w:numPr>
                <w:ilvl w:val="0"/>
                <w:numId w:val="122"/>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All decontamination shall be in accordance with the Pathology Safety Policy which should be available as SOPs. Always wash hands thoroughly before rest breaks and at the end of a work period.</w:t>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t>Sample Processing</w:t>
            </w:r>
          </w:p>
          <w:p>
            <w:pPr>
              <w:pStyle w:val="ListParagraph"/>
              <w:widowControl/>
              <w:numPr>
                <w:ilvl w:val="1"/>
                <w:numId w:val="118"/>
              </w:numPr>
              <w:spacing w:before="0" w:after="12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Collect the required amount of specimen.  While small amounts of blood are now used for many automated tests, there are minimum requirements. Optimum collection volumes allow for the test to be repeated and verified, if necessary.</w:t>
            </w:r>
          </w:p>
          <w:p>
            <w:pPr>
              <w:pStyle w:val="ListParagraph"/>
              <w:widowControl/>
              <w:numPr>
                <w:ilvl w:val="1"/>
                <w:numId w:val="118"/>
              </w:numPr>
              <w:spacing w:before="0" w:after="12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 xml:space="preserve">Minimum volumes are to be used for patients where unnecessary blood loss may affect the patient’s status. </w:t>
            </w:r>
          </w:p>
          <w:p>
            <w:pPr>
              <w:pStyle w:val="ListParagraph"/>
              <w:widowControl/>
              <w:numPr>
                <w:ilvl w:val="1"/>
                <w:numId w:val="118"/>
              </w:numPr>
              <w:spacing w:before="0" w:after="12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When difficulties are encountered with blood volumes, consult the laboratory.</w:t>
              <w:br/>
              <w:t xml:space="preserve">Avoid hemolysis, which can elevate certain analytes (e.g., LDH, K, AST). </w:t>
            </w:r>
          </w:p>
          <w:p>
            <w:pPr>
              <w:pStyle w:val="ListParagraph"/>
              <w:widowControl/>
              <w:numPr>
                <w:ilvl w:val="1"/>
                <w:numId w:val="118"/>
              </w:numPr>
              <w:spacing w:before="0" w:after="12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Follow specific specimen processing instructions. The laboratory should develop its SOPs in this regard.</w:t>
            </w:r>
          </w:p>
          <w:p>
            <w:pPr>
              <w:pStyle w:val="ListParagraph"/>
              <w:widowControl/>
              <w:numPr>
                <w:ilvl w:val="1"/>
                <w:numId w:val="118"/>
              </w:numPr>
              <w:spacing w:before="0" w:after="12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A Quality Control manual should be developed by each laboratory.</w:t>
            </w:r>
          </w:p>
          <w:p>
            <w:pPr>
              <w:pStyle w:val="ListParagraph"/>
              <w:widowControl/>
              <w:numPr>
                <w:ilvl w:val="1"/>
                <w:numId w:val="118"/>
              </w:numPr>
              <w:spacing w:before="0" w:after="12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Instrument and method of testing for each test should be defined.</w:t>
            </w:r>
          </w:p>
          <w:p>
            <w:pPr>
              <w:pStyle w:val="ListParagraph"/>
              <w:widowControl/>
              <w:numPr>
                <w:ilvl w:val="1"/>
                <w:numId w:val="118"/>
              </w:numPr>
              <w:spacing w:before="0" w:after="12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Periodic calibration of equipment as per laboratory/manufacturer guidelines should be conducted and records should be documented.</w:t>
            </w:r>
          </w:p>
          <w:p>
            <w:pPr>
              <w:pStyle w:val="ListParagraph"/>
              <w:widowControl/>
              <w:numPr>
                <w:ilvl w:val="1"/>
                <w:numId w:val="118"/>
              </w:numPr>
              <w:spacing w:before="0" w:after="12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Never decant or aliquot the specimen from one type of container to another.</w:t>
            </w:r>
          </w:p>
          <w:p>
            <w:pPr>
              <w:pStyle w:val="ListParagraph"/>
              <w:widowControl/>
              <w:numPr>
                <w:ilvl w:val="1"/>
                <w:numId w:val="118"/>
              </w:numPr>
              <w:spacing w:before="0" w:after="12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Unusual specimens (lipemic, icteric, hemolyzed) may require a repeat specimen.</w:t>
            </w:r>
          </w:p>
          <w:p>
            <w:pPr>
              <w:pStyle w:val="ListParagraph"/>
              <w:widowControl/>
              <w:numPr>
                <w:ilvl w:val="1"/>
                <w:numId w:val="118"/>
              </w:numPr>
              <w:spacing w:before="0" w:after="12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 xml:space="preserve">When using tubes with anticoagulants, especially for coagulation tests, a sufficient fill volume is required to ensure the appropriate specimen dilution. </w:t>
            </w:r>
          </w:p>
          <w:p>
            <w:pPr>
              <w:pStyle w:val="ListParagraph"/>
              <w:widowControl/>
              <w:numPr>
                <w:ilvl w:val="1"/>
                <w:numId w:val="118"/>
              </w:numPr>
              <w:spacing w:before="0" w:after="12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Use the proper container and mix all specimens containing anticoagulant or preservative by gentle inversion 8 to 10 times.</w:t>
            </w:r>
          </w:p>
          <w:p>
            <w:pPr>
              <w:pStyle w:val="ListParagraph"/>
              <w:widowControl/>
              <w:numPr>
                <w:ilvl w:val="1"/>
                <w:numId w:val="118"/>
              </w:numPr>
              <w:spacing w:before="0" w:after="120"/>
              <w:jc w:val="both"/>
              <w:rPr>
                <w:rFonts w:ascii="Calibri" w:hAnsi="Calibri" w:cs="Calibri" w:asciiTheme="minorHAnsi" w:cstheme="minorHAnsi" w:hAnsiTheme="minorHAnsi"/>
                <w:sz w:val="24"/>
              </w:rPr>
            </w:pPr>
            <w:r>
              <w:drawing>
                <wp:anchor distT="0" distB="0" distL="114300" distR="114300" simplePos="0" relativeHeight="499" behindDoc="0" locked="0" layoutInCell="1" allowOverlap="1">
                  <wp:simplePos x="0" y="0"/>
                  <wp:positionH relativeFrom="column">
                    <wp:posOffset>1785620</wp:posOffset>
                  </wp:positionH>
                  <wp:positionV relativeFrom="paragraph">
                    <wp:posOffset>227965</wp:posOffset>
                  </wp:positionV>
                  <wp:extent cx="2576830" cy="1405255"/>
                  <wp:effectExtent l="0" t="0" r="0" b="0"/>
                  <wp:wrapTight wrapText="bothSides">
                    <wp:wrapPolygon edited="0">
                      <wp:start x="-1" y="0"/>
                      <wp:lineTo x="-1" y="21376"/>
                      <wp:lineTo x="21397" y="21376"/>
                      <wp:lineTo x="21397" y="0"/>
                      <wp:lineTo x="-1" y="0"/>
                    </wp:wrapPolygon>
                  </wp:wrapTight>
                  <wp:docPr id="28" name="Picture 117" descr="C:\Users\Amina\Desktop\MAJID-Updated MSDS Images\Updated MSDS Images\l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7" descr="C:\Users\Amina\Desktop\MAJID-Updated MSDS Images\Updated MSDS Images\lab.jpg"/>
                          <pic:cNvPicPr>
                            <a:picLocks noChangeAspect="1" noChangeArrowheads="1"/>
                          </pic:cNvPicPr>
                        </pic:nvPicPr>
                        <pic:blipFill>
                          <a:blip r:embed="rId41"/>
                          <a:stretch>
                            <a:fillRect/>
                          </a:stretch>
                        </pic:blipFill>
                        <pic:spPr bwMode="auto">
                          <a:xfrm>
                            <a:off x="0" y="0"/>
                            <a:ext cx="2576830" cy="1405255"/>
                          </a:xfrm>
                          <a:prstGeom prst="rect">
                            <a:avLst/>
                          </a:prstGeom>
                          <a:noFill/>
                        </pic:spPr>
                      </pic:pic>
                    </a:graphicData>
                  </a:graphic>
                </wp:anchor>
              </w:drawing>
            </w:r>
            <w:r>
              <w:rPr>
                <w:rFonts w:cs="Calibri" w:ascii="Calibri" w:hAnsi="Calibri" w:asciiTheme="minorHAnsi" w:cstheme="minorHAnsi" w:hAnsiTheme="minorHAnsi"/>
                <w:kern w:val="0"/>
                <w:sz w:val="24"/>
                <w:szCs w:val="22"/>
                <w:lang w:val="en-US" w:bidi="ar-SA"/>
              </w:rPr>
              <w:t>Reference ranges and critical values should be defined for each test.</w:t>
            </w:r>
          </w:p>
          <w:p>
            <w:pPr>
              <w:pStyle w:val="Normal"/>
              <w:widowControl/>
              <w:spacing w:lineRule="auto" w:line="276"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76"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76"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76"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76"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76"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76"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76" w:before="0" w:after="0"/>
              <w:jc w:val="both"/>
              <w:rPr>
                <w:rFonts w:cs="Calibri" w:cstheme="minorHAnsi"/>
              </w:rPr>
            </w:pPr>
            <w:r>
              <w:rPr>
                <w:rFonts w:eastAsia="Calibri" w:cs="Calibri" w:cstheme="minorHAnsi"/>
                <w:kern w:val="0"/>
                <w:sz w:val="22"/>
                <w:szCs w:val="22"/>
                <w:lang w:val="en-US" w:eastAsia="en-US" w:bidi="ar-SA"/>
              </w:rPr>
            </w:r>
          </w:p>
          <w:p>
            <w:pPr>
              <w:pStyle w:val="Caption"/>
              <w:widowControl/>
              <w:spacing w:lineRule="auto" w:line="276"/>
              <w:jc w:val="center"/>
              <w:rPr>
                <w:rFonts w:ascii="Calibri" w:hAnsi="Calibri" w:cs="Calibri" w:asciiTheme="minorHAnsi" w:cstheme="minorHAnsi" w:hAnsiTheme="minorHAnsi"/>
                <w:b/>
              </w:rPr>
            </w:pPr>
            <w:r>
              <w:rPr>
                <w:rFonts w:cs="Calibri" w:ascii="Calibri" w:hAnsi="Calibri" w:asciiTheme="minorHAnsi" w:cstheme="minorHAnsi" w:hAnsiTheme="minorHAnsi"/>
                <w:b/>
                <w:kern w:val="0"/>
                <w:lang w:val="en-US" w:bidi="ar-SA"/>
              </w:rPr>
              <w:t>Figure 5  A View of Laboratory</w:t>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t>Sample Disposal</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 xml:space="preserve">Make an inventory of toxic compounds in the laboratory and prepare a protocol for their collection and disposal. </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Waste sample remains should never be disposed of by washing down a drain. Use proper receptacles for this purpose. Nevertheless, sinks and gullies should be fitted with removable SILT TRAPS which should be emptied regularly. In certain cases, heavily polluted samples may have to be treated as toxic chemical waste (Fig-6).</w:t>
            </w:r>
          </w:p>
          <w:p>
            <w:pPr>
              <w:pStyle w:val="NormalWeb"/>
              <w:widowControl/>
              <w:spacing w:lineRule="auto" w:line="276" w:before="280" w:after="120"/>
              <w:jc w:val="both"/>
              <w:rPr>
                <w:rFonts w:ascii="Calibri" w:hAnsi="Calibri" w:cs="Calibri" w:asciiTheme="minorHAnsi" w:cstheme="minorHAnsi" w:hAnsiTheme="minorHAnsi"/>
              </w:rPr>
            </w:pPr>
            <w:r>
              <w:rPr>
                <w:rFonts w:cs="Calibri" w:cstheme="minorHAnsi" w:ascii="Calibri" w:hAnsi="Calibri"/>
                <w:kern w:val="0"/>
                <w:lang w:val="en-US" w:eastAsia="en-US" w:bidi="ar-SA"/>
              </w:rPr>
            </w:r>
          </w:p>
          <w:tbl>
            <w:tblPr>
              <w:tblW w:w="7812" w:type="dxa"/>
              <w:jc w:val="center"/>
              <w:tblInd w:w="0" w:type="dxa"/>
              <w:tblLayout w:type="fixed"/>
              <w:tblCellMar>
                <w:top w:w="15" w:type="dxa"/>
                <w:start w:w="15" w:type="dxa"/>
                <w:bottom w:w="15" w:type="dxa"/>
                <w:end w:w="15" w:type="dxa"/>
              </w:tblCellMar>
              <w:tblLook w:val="04a0" w:noHBand="0" w:noVBand="1" w:firstColumn="1" w:lastRow="0" w:lastColumn="0" w:firstRow="1"/>
            </w:tblPr>
            <w:tblGrid>
              <w:gridCol w:w="2755"/>
              <w:gridCol w:w="2668"/>
              <w:gridCol w:w="2389"/>
            </w:tblGrid>
            <w:tr>
              <w:trPr>
                <w:trHeight w:val="1361" w:hRule="atLeast"/>
              </w:trPr>
              <w:tc>
                <w:tcPr>
                  <w:tcW w:w="2755" w:type="dxa"/>
                  <w:tcBorders/>
                </w:tcPr>
                <w:p>
                  <w:pPr>
                    <w:pStyle w:val="Normal"/>
                    <w:spacing w:lineRule="auto" w:line="276" w:before="0" w:after="160"/>
                    <w:jc w:val="both"/>
                    <w:rPr>
                      <w:rFonts w:cs="Calibri" w:cstheme="minorHAnsi"/>
                      <w:sz w:val="24"/>
                    </w:rPr>
                  </w:pPr>
                  <w:r>
                    <w:rPr/>
                    <w:drawing>
                      <wp:inline distT="0" distB="0" distL="0" distR="0">
                        <wp:extent cx="1702435" cy="1518920"/>
                        <wp:effectExtent l="0" t="0" r="0" b="0"/>
                        <wp:docPr id="29" name="Picture 552" descr="C:\Users\Amina\Desktop\MAJID-Updated MSDS Images\Updated MSDS Images\dang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52" descr="C:\Users\Amina\Desktop\MAJID-Updated MSDS Images\Updated MSDS Images\danger.jpg"/>
                                <pic:cNvPicPr>
                                  <a:picLocks noChangeAspect="1" noChangeArrowheads="1"/>
                                </pic:cNvPicPr>
                              </pic:nvPicPr>
                              <pic:blipFill>
                                <a:blip r:embed="rId42"/>
                                <a:stretch>
                                  <a:fillRect/>
                                </a:stretch>
                              </pic:blipFill>
                              <pic:spPr bwMode="auto">
                                <a:xfrm>
                                  <a:off x="0" y="0"/>
                                  <a:ext cx="1702435" cy="1518920"/>
                                </a:xfrm>
                                <a:prstGeom prst="rect">
                                  <a:avLst/>
                                </a:prstGeom>
                                <a:noFill/>
                              </pic:spPr>
                            </pic:pic>
                          </a:graphicData>
                        </a:graphic>
                      </wp:inline>
                    </w:drawing>
                  </w:r>
                </w:p>
              </w:tc>
              <w:tc>
                <w:tcPr>
                  <w:tcW w:w="2668" w:type="dxa"/>
                  <w:tcBorders/>
                </w:tcPr>
                <w:p>
                  <w:pPr>
                    <w:pStyle w:val="Normal"/>
                    <w:spacing w:lineRule="auto" w:line="276" w:before="0" w:after="160"/>
                    <w:jc w:val="both"/>
                    <w:rPr>
                      <w:rFonts w:cs="Calibri" w:cstheme="minorHAnsi"/>
                      <w:sz w:val="24"/>
                    </w:rPr>
                  </w:pPr>
                  <w:r>
                    <w:rPr/>
                    <w:drawing>
                      <wp:inline distT="0" distB="0" distL="0" distR="0">
                        <wp:extent cx="1656715" cy="1449070"/>
                        <wp:effectExtent l="0" t="0" r="0" b="0"/>
                        <wp:docPr id="30" name="Picture 553" descr="C:\Users\Amina\Desktop\DR. AJMAL- Pictures Reference Manual - EDITED\Pictures Reference Manual - EDITED\BiohazardSign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53" descr="C:\Users\Amina\Desktop\DR. AJMAL- Pictures Reference Manual - EDITED\Pictures Reference Manual - EDITED\BiohazardSign_01.jpg"/>
                                <pic:cNvPicPr>
                                  <a:picLocks noChangeAspect="1" noChangeArrowheads="1"/>
                                </pic:cNvPicPr>
                              </pic:nvPicPr>
                              <pic:blipFill>
                                <a:blip r:embed="rId43"/>
                                <a:stretch>
                                  <a:fillRect/>
                                </a:stretch>
                              </pic:blipFill>
                              <pic:spPr bwMode="auto">
                                <a:xfrm>
                                  <a:off x="0" y="0"/>
                                  <a:ext cx="1656715" cy="1449070"/>
                                </a:xfrm>
                                <a:prstGeom prst="rect">
                                  <a:avLst/>
                                </a:prstGeom>
                                <a:noFill/>
                              </pic:spPr>
                            </pic:pic>
                          </a:graphicData>
                        </a:graphic>
                      </wp:inline>
                    </w:drawing>
                  </w:r>
                </w:p>
              </w:tc>
              <w:tc>
                <w:tcPr>
                  <w:tcW w:w="2389" w:type="dxa"/>
                  <w:tcBorders/>
                </w:tcPr>
                <w:p>
                  <w:pPr>
                    <w:pStyle w:val="Normal"/>
                    <w:spacing w:lineRule="auto" w:line="276" w:before="0" w:after="160"/>
                    <w:jc w:val="both"/>
                    <w:rPr>
                      <w:rFonts w:cs="Calibri" w:cstheme="minorHAnsi"/>
                      <w:sz w:val="24"/>
                    </w:rPr>
                  </w:pPr>
                  <w:r>
                    <w:rPr/>
                    <w:drawing>
                      <wp:inline distT="0" distB="0" distL="0" distR="0">
                        <wp:extent cx="1468755" cy="1468755"/>
                        <wp:effectExtent l="0" t="0" r="0" b="0"/>
                        <wp:docPr id="31" name="Picture 554" descr="C:\Users\Amina\Desktop\MAJID-Updated MSDS Images\Updated MSDS Images\radiation cau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54" descr="C:\Users\Amina\Desktop\MAJID-Updated MSDS Images\Updated MSDS Images\radiation caution.jpg"/>
                                <pic:cNvPicPr>
                                  <a:picLocks noChangeAspect="1" noChangeArrowheads="1"/>
                                </pic:cNvPicPr>
                              </pic:nvPicPr>
                              <pic:blipFill>
                                <a:blip r:embed="rId44"/>
                                <a:stretch>
                                  <a:fillRect/>
                                </a:stretch>
                              </pic:blipFill>
                              <pic:spPr bwMode="auto">
                                <a:xfrm>
                                  <a:off x="0" y="0"/>
                                  <a:ext cx="1468755" cy="1468755"/>
                                </a:xfrm>
                                <a:prstGeom prst="rect">
                                  <a:avLst/>
                                </a:prstGeom>
                                <a:noFill/>
                              </pic:spPr>
                            </pic:pic>
                          </a:graphicData>
                        </a:graphic>
                      </wp:inline>
                    </w:drawing>
                  </w:r>
                </w:p>
              </w:tc>
            </w:tr>
          </w:tbl>
          <w:p>
            <w:pPr>
              <w:pStyle w:val="Caption"/>
              <w:widowControl/>
              <w:spacing w:lineRule="auto" w:line="276"/>
              <w:jc w:val="center"/>
              <w:rPr>
                <w:rFonts w:ascii="Calibri" w:hAnsi="Calibri" w:cs="Calibri" w:asciiTheme="minorHAnsi" w:cstheme="minorHAnsi" w:hAnsiTheme="minorHAnsi"/>
                <w:sz w:val="8"/>
              </w:rPr>
            </w:pPr>
            <w:r>
              <w:rPr>
                <w:rFonts w:cs="Calibri" w:ascii="Calibri" w:hAnsi="Calibri" w:asciiTheme="minorHAnsi" w:cstheme="minorHAnsi" w:hAnsiTheme="minorHAnsi"/>
                <w:kern w:val="0"/>
                <w:lang w:val="en-US" w:bidi="ar-SA"/>
              </w:rPr>
              <w:t>Figure 6  Hazardous Materials Warning Signs</w:t>
            </w:r>
          </w:p>
          <w:p>
            <w:pPr>
              <w:pStyle w:val="NormalWeb"/>
              <w:widowControl/>
              <w:spacing w:lineRule="auto" w:line="276" w:before="280" w:after="12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General guidelines for hazardous materials disposal are given on the following page.</w:t>
            </w:r>
          </w:p>
          <w:p>
            <w:pPr>
              <w:pStyle w:val="ListParagraph"/>
              <w:widowControl/>
              <w:numPr>
                <w:ilvl w:val="1"/>
                <w:numId w:val="124"/>
              </w:numPr>
              <w:suppressAutoHyphens w:val="false"/>
              <w:spacing w:before="0" w:after="120"/>
              <w:ind w:hanging="450" w:start="72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US" w:bidi="ar-SA"/>
              </w:rPr>
              <w:t>INFECTIOUS WASTE</w:t>
            </w:r>
          </w:p>
          <w:p>
            <w:pPr>
              <w:pStyle w:val="ListParagraph"/>
              <w:widowControl/>
              <w:numPr>
                <w:ilvl w:val="0"/>
                <w:numId w:val="156"/>
              </w:numPr>
              <w:suppressAutoHyphens w:val="false"/>
              <w:spacing w:before="0" w:after="12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kern w:val="0"/>
                <w:sz w:val="24"/>
                <w:szCs w:val="24"/>
                <w:lang w:val="en-US" w:bidi="ar-SA"/>
              </w:rPr>
              <w:t>GENERAL</w:t>
            </w:r>
          </w:p>
          <w:p>
            <w:pPr>
              <w:pStyle w:val="Normal"/>
              <w:widowControl/>
              <w:numPr>
                <w:ilvl w:val="0"/>
                <w:numId w:val="125"/>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Infectious waste must be disposed of in a carefully controlled manner in accordance with National Guidelines on Hospital Management.</w:t>
            </w:r>
          </w:p>
          <w:p>
            <w:pPr>
              <w:pStyle w:val="Normal"/>
              <w:widowControl/>
              <w:numPr>
                <w:ilvl w:val="0"/>
                <w:numId w:val="125"/>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Infectious waste has been defined to include biological waste, cultures and stocks, pathological waste, and sharps.</w:t>
            </w:r>
          </w:p>
          <w:p>
            <w:pPr>
              <w:pStyle w:val="Normal"/>
              <w:widowControl/>
              <w:numPr>
                <w:ilvl w:val="0"/>
                <w:numId w:val="125"/>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Infectious waste must either be incinerated or treated prior to disposal. </w:t>
            </w:r>
          </w:p>
          <w:p>
            <w:pPr>
              <w:pStyle w:val="Normal"/>
              <w:widowControl/>
              <w:numPr>
                <w:ilvl w:val="0"/>
                <w:numId w:val="125"/>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The term infectious waste is synonymous with biohazard; it </w:t>
            </w:r>
            <w:r>
              <w:rPr>
                <w:rFonts w:eastAsia="Calibri" w:cs="Calibri" w:cstheme="minorHAnsi"/>
                <w:b/>
                <w:i/>
                <w:iCs/>
                <w:kern w:val="0"/>
                <w:sz w:val="24"/>
                <w:szCs w:val="22"/>
                <w:lang w:val="en-US" w:eastAsia="en-US" w:bidi="ar-SA"/>
              </w:rPr>
              <w:t>does NOT include</w:t>
            </w:r>
            <w:r>
              <w:rPr>
                <w:rFonts w:eastAsia="Calibri" w:cs="Calibri" w:cstheme="minorHAnsi"/>
                <w:kern w:val="0"/>
                <w:sz w:val="24"/>
                <w:szCs w:val="22"/>
                <w:lang w:val="en-US" w:eastAsia="en-US" w:bidi="ar-SA"/>
              </w:rPr>
              <w:t xml:space="preserve"> chemical agents, such as carcinogens, which affect living organisms through chemical means. </w:t>
            </w:r>
          </w:p>
          <w:p>
            <w:pPr>
              <w:pStyle w:val="Heading6"/>
              <w:widowControl/>
              <w:numPr>
                <w:ilvl w:val="0"/>
                <w:numId w:val="157"/>
              </w:numPr>
              <w:suppressAutoHyphens w:val="false"/>
              <w:spacing w:lineRule="auto" w:line="276" w:before="0" w:after="120"/>
              <w:rPr>
                <w:rFonts w:ascii="Calibri" w:hAnsi="Calibri" w:cs="Calibri" w:asciiTheme="minorHAnsi" w:cstheme="minorHAnsi" w:hAnsiTheme="minorHAnsi"/>
                <w:b/>
                <w:color w:val="auto"/>
                <w:sz w:val="24"/>
              </w:rPr>
            </w:pPr>
            <w:r>
              <w:rPr>
                <w:rFonts w:cs="Calibri" w:ascii="Calibri" w:hAnsi="Calibri" w:asciiTheme="minorHAnsi" w:cstheme="minorHAnsi" w:hAnsiTheme="minorHAnsi"/>
                <w:b/>
                <w:color w:val="auto"/>
                <w:kern w:val="0"/>
                <w:sz w:val="24"/>
                <w:lang w:val="en-US" w:bidi="ar-SA"/>
              </w:rPr>
              <w:t>DEFINITIONS</w:t>
            </w:r>
          </w:p>
          <w:p>
            <w:pPr>
              <w:pStyle w:val="ListParagraph"/>
              <w:widowControl/>
              <w:numPr>
                <w:ilvl w:val="0"/>
                <w:numId w:val="150"/>
              </w:numPr>
              <w:tabs>
                <w:tab w:val="left" w:pos="720" w:leader="none"/>
              </w:tabs>
              <w:suppressAutoHyphens w:val="false"/>
              <w:spacing w:before="0" w:after="120"/>
              <w:contextualSpacing/>
              <w:jc w:val="both"/>
              <w:rPr>
                <w:rFonts w:ascii="Calibri" w:hAnsi="Calibri" w:eastAsia="Times New Roman" w:cs="Calibri" w:asciiTheme="minorHAnsi" w:cstheme="minorHAnsi" w:hAnsiTheme="minorHAnsi"/>
                <w:b/>
                <w:i/>
                <w:sz w:val="24"/>
                <w:szCs w:val="24"/>
              </w:rPr>
            </w:pPr>
            <w:r>
              <w:rPr>
                <w:rFonts w:eastAsia="Times New Roman" w:cs="Calibri" w:ascii="Calibri" w:hAnsi="Calibri" w:asciiTheme="minorHAnsi" w:cstheme="minorHAnsi" w:hAnsiTheme="minorHAnsi"/>
                <w:b/>
                <w:i/>
                <w:kern w:val="0"/>
                <w:sz w:val="24"/>
                <w:szCs w:val="24"/>
                <w:lang w:val="en-US" w:bidi="ar-SA"/>
              </w:rPr>
              <w:t>Biological Waste</w:t>
            </w:r>
          </w:p>
          <w:p>
            <w:pPr>
              <w:pStyle w:val="Normal"/>
              <w:widowControl/>
              <w:numPr>
                <w:ilvl w:val="0"/>
                <w:numId w:val="126"/>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Includes blood and blood products, excretions, exudates, secretions, suctions and other body fluids that cannot be directly discarded into the municipal sewer system.</w:t>
            </w:r>
          </w:p>
          <w:p>
            <w:pPr>
              <w:pStyle w:val="Normal"/>
              <w:widowControl/>
              <w:numPr>
                <w:ilvl w:val="0"/>
                <w:numId w:val="126"/>
              </w:numPr>
              <w:spacing w:lineRule="auto" w:line="276" w:before="0" w:after="120"/>
              <w:jc w:val="both"/>
              <w:rPr>
                <w:rFonts w:cs="Calibri" w:cstheme="minorHAnsi"/>
                <w:sz w:val="24"/>
              </w:rPr>
            </w:pPr>
            <w:r>
              <w:rPr>
                <w:rFonts w:eastAsia="Calibri" w:cs="Calibri" w:cstheme="minorHAnsi"/>
                <w:b/>
                <w:kern w:val="0"/>
                <w:sz w:val="24"/>
                <w:szCs w:val="22"/>
                <w:lang w:val="en-US" w:eastAsia="en-US" w:bidi="ar-SA"/>
              </w:rPr>
              <w:t>EXCLUDES</w:t>
            </w:r>
            <w:r>
              <w:rPr>
                <w:rFonts w:eastAsia="Calibri" w:cs="Calibri" w:cstheme="minorHAnsi"/>
                <w:kern w:val="0"/>
                <w:sz w:val="24"/>
                <w:szCs w:val="22"/>
                <w:lang w:val="en-US" w:eastAsia="en-US" w:bidi="ar-SA"/>
              </w:rPr>
              <w:t xml:space="preserve"> articles contaminated with fully absorbed or dried blood. </w:t>
            </w:r>
          </w:p>
          <w:p>
            <w:pPr>
              <w:pStyle w:val="Normal"/>
              <w:widowControl/>
              <w:numPr>
                <w:ilvl w:val="0"/>
                <w:numId w:val="126"/>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Biological waste must either be incinerated or sterilized with steam in a dedicated autoclave. </w:t>
            </w:r>
          </w:p>
          <w:p>
            <w:pPr>
              <w:pStyle w:val="Normal"/>
              <w:widowControl/>
              <w:numPr>
                <w:ilvl w:val="0"/>
                <w:numId w:val="126"/>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After treatment, biological waste may be treated as normal refuse. </w:t>
            </w:r>
          </w:p>
          <w:p>
            <w:pPr>
              <w:pStyle w:val="ListParagraph"/>
              <w:widowControl/>
              <w:numPr>
                <w:ilvl w:val="0"/>
                <w:numId w:val="151"/>
              </w:numPr>
              <w:suppressAutoHyphens w:val="false"/>
              <w:spacing w:before="0" w:after="120"/>
              <w:contextualSpacing/>
              <w:jc w:val="both"/>
              <w:rPr>
                <w:rFonts w:ascii="Calibri" w:hAnsi="Calibri" w:eastAsia="Times New Roman" w:cs="Calibri" w:asciiTheme="minorHAnsi" w:cstheme="minorHAnsi" w:hAnsiTheme="minorHAnsi"/>
                <w:b/>
                <w:i/>
                <w:sz w:val="24"/>
                <w:szCs w:val="24"/>
              </w:rPr>
            </w:pPr>
            <w:r>
              <w:rPr>
                <w:rFonts w:eastAsia="Times New Roman" w:cs="Calibri" w:ascii="Calibri" w:hAnsi="Calibri" w:asciiTheme="minorHAnsi" w:cstheme="minorHAnsi" w:hAnsiTheme="minorHAnsi"/>
                <w:b/>
                <w:i/>
                <w:kern w:val="0"/>
                <w:sz w:val="24"/>
                <w:szCs w:val="24"/>
                <w:lang w:val="en-US" w:bidi="ar-SA"/>
              </w:rPr>
              <w:t>Cultures and Stocks</w:t>
            </w:r>
          </w:p>
          <w:p>
            <w:pPr>
              <w:pStyle w:val="Normal"/>
              <w:widowControl/>
              <w:numPr>
                <w:ilvl w:val="0"/>
                <w:numId w:val="127"/>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Includes etiologic agents and associated biologicals, including specimen cultures and dishes and devices used to transfer, inoculate and mix cultures. </w:t>
            </w:r>
          </w:p>
          <w:p>
            <w:pPr>
              <w:pStyle w:val="Normal"/>
              <w:widowControl/>
              <w:numPr>
                <w:ilvl w:val="0"/>
                <w:numId w:val="127"/>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Includes wastes from the production of biologicals, serums, and discarded live or attenuated vaccines. </w:t>
            </w:r>
          </w:p>
          <w:p>
            <w:pPr>
              <w:pStyle w:val="Normal"/>
              <w:widowControl/>
              <w:numPr>
                <w:ilvl w:val="0"/>
                <w:numId w:val="127"/>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Cultures and stocks must be treated in the same way as biological waste. </w:t>
            </w:r>
          </w:p>
          <w:p>
            <w:pPr>
              <w:pStyle w:val="ListParagraph"/>
              <w:widowControl/>
              <w:numPr>
                <w:ilvl w:val="0"/>
                <w:numId w:val="152"/>
              </w:numPr>
              <w:suppressAutoHyphens w:val="false"/>
              <w:spacing w:before="0" w:after="120"/>
              <w:contextualSpacing/>
              <w:jc w:val="both"/>
              <w:rPr>
                <w:rFonts w:ascii="Calibri" w:hAnsi="Calibri" w:eastAsia="Times New Roman" w:cs="Calibri" w:asciiTheme="minorHAnsi" w:cstheme="minorHAnsi" w:hAnsiTheme="minorHAnsi"/>
                <w:b/>
                <w:i/>
                <w:sz w:val="24"/>
                <w:szCs w:val="24"/>
              </w:rPr>
            </w:pPr>
            <w:r>
              <w:rPr>
                <w:rFonts w:eastAsia="Times New Roman" w:cs="Calibri" w:ascii="Calibri" w:hAnsi="Calibri" w:asciiTheme="minorHAnsi" w:cstheme="minorHAnsi" w:hAnsiTheme="minorHAnsi"/>
                <w:b/>
                <w:i/>
                <w:kern w:val="0"/>
                <w:sz w:val="24"/>
                <w:szCs w:val="24"/>
                <w:lang w:val="en-US" w:bidi="ar-SA"/>
              </w:rPr>
              <w:t>Pathological Waste</w:t>
            </w:r>
          </w:p>
          <w:p>
            <w:pPr>
              <w:pStyle w:val="Normal"/>
              <w:widowControl/>
              <w:numPr>
                <w:ilvl w:val="0"/>
                <w:numId w:val="128"/>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Includes biopsy materials, all human tissues and anatomical parts from surgery and other procedures. </w:t>
            </w:r>
          </w:p>
          <w:p>
            <w:pPr>
              <w:pStyle w:val="Normal"/>
              <w:widowControl/>
              <w:numPr>
                <w:ilvl w:val="0"/>
                <w:numId w:val="128"/>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Includes carcasses and bedding from animals exposed to pathogens in research, but does NOT include teeth or preservative agents such as formaldehyde. </w:t>
            </w:r>
          </w:p>
          <w:p>
            <w:pPr>
              <w:pStyle w:val="Normal"/>
              <w:widowControl/>
              <w:numPr>
                <w:ilvl w:val="0"/>
                <w:numId w:val="128"/>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Pathological waste must be incinerated. </w:t>
            </w:r>
          </w:p>
          <w:p>
            <w:pPr>
              <w:pStyle w:val="Normal"/>
              <w:widowControl/>
              <w:tabs>
                <w:tab w:val="left" w:pos="720" w:leader="none"/>
              </w:tabs>
              <w:spacing w:lineRule="auto" w:line="276" w:before="0" w:after="0"/>
              <w:jc w:val="both"/>
              <w:rPr>
                <w:rFonts w:cs="Calibri" w:cstheme="minorHAnsi"/>
                <w:sz w:val="24"/>
              </w:rPr>
            </w:pPr>
            <w:r>
              <w:rPr>
                <w:rFonts w:eastAsia="Calibri" w:cs="Calibri" w:cstheme="minorHAnsi"/>
                <w:b/>
                <w:i/>
                <w:kern w:val="0"/>
                <w:sz w:val="24"/>
                <w:szCs w:val="22"/>
                <w:lang w:val="en-US" w:eastAsia="en-US" w:bidi="ar-SA"/>
              </w:rPr>
              <w:t>Sharps</w:t>
            </w:r>
          </w:p>
          <w:p>
            <w:pPr>
              <w:pStyle w:val="Normal"/>
              <w:widowControl/>
              <w:numPr>
                <w:ilvl w:val="0"/>
                <w:numId w:val="129"/>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Includes needles, scalpel blades, lancets and syringes that have been removed from their original sterile containers. </w:t>
            </w:r>
          </w:p>
          <w:p>
            <w:pPr>
              <w:pStyle w:val="Normal"/>
              <w:widowControl/>
              <w:numPr>
                <w:ilvl w:val="0"/>
                <w:numId w:val="129"/>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Sharps must be incinerated. </w:t>
            </w:r>
          </w:p>
          <w:p>
            <w:pPr>
              <w:pStyle w:val="Normal"/>
              <w:widowControl/>
              <w:numPr>
                <w:ilvl w:val="0"/>
                <w:numId w:val="129"/>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The definition </w:t>
            </w:r>
            <w:r>
              <w:rPr>
                <w:rFonts w:eastAsia="Calibri" w:cs="Calibri" w:cstheme="minorHAnsi"/>
                <w:b/>
                <w:kern w:val="0"/>
                <w:sz w:val="24"/>
                <w:szCs w:val="22"/>
                <w:lang w:val="en-US" w:eastAsia="en-US" w:bidi="ar-SA"/>
              </w:rPr>
              <w:t>DOES NOT EXEMPT</w:t>
            </w:r>
            <w:r>
              <w:rPr>
                <w:rFonts w:eastAsia="Calibri" w:cs="Calibri" w:cstheme="minorHAnsi"/>
                <w:kern w:val="0"/>
                <w:sz w:val="24"/>
                <w:szCs w:val="22"/>
                <w:lang w:val="en-US" w:eastAsia="en-US" w:bidi="ar-SA"/>
              </w:rPr>
              <w:t xml:space="preserve"> needles or syringes used for non-infectious materials, such as transferring chemical solutions. </w:t>
            </w:r>
          </w:p>
          <w:p>
            <w:pPr>
              <w:pStyle w:val="Heading6"/>
              <w:widowControl/>
              <w:numPr>
                <w:ilvl w:val="0"/>
                <w:numId w:val="157"/>
              </w:numPr>
              <w:suppressAutoHyphens w:val="false"/>
              <w:spacing w:lineRule="auto" w:line="276" w:before="0" w:after="120"/>
              <w:rPr>
                <w:rFonts w:ascii="Calibri" w:hAnsi="Calibri" w:cs="Calibri" w:asciiTheme="minorHAnsi" w:cstheme="minorHAnsi" w:hAnsiTheme="minorHAnsi"/>
                <w:b/>
                <w:color w:val="auto"/>
                <w:sz w:val="24"/>
              </w:rPr>
            </w:pPr>
            <w:r>
              <w:rPr>
                <w:rFonts w:cs="Calibri" w:ascii="Calibri" w:hAnsi="Calibri" w:asciiTheme="minorHAnsi" w:cstheme="minorHAnsi" w:hAnsiTheme="minorHAnsi"/>
                <w:b/>
                <w:color w:val="auto"/>
                <w:kern w:val="0"/>
                <w:sz w:val="24"/>
                <w:lang w:val="en-US" w:bidi="ar-SA"/>
              </w:rPr>
              <w:t>DISPOSAL</w:t>
            </w:r>
          </w:p>
          <w:p>
            <w:pPr>
              <w:pStyle w:val="Normal"/>
              <w:widowControl/>
              <w:numPr>
                <w:ilvl w:val="0"/>
                <w:numId w:val="130"/>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Waste which is to be incinerated must be collected and taken to an infectious waste incinerator. </w:t>
            </w:r>
          </w:p>
          <w:p>
            <w:pPr>
              <w:pStyle w:val="Normal"/>
              <w:widowControl/>
              <w:numPr>
                <w:ilvl w:val="0"/>
                <w:numId w:val="130"/>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Waste which may be disposed in the ordinary trash should be clearly marked "NON-INFECTIOUS" or "STERILE" and put inside outer packaging which is </w:t>
            </w:r>
            <w:r>
              <w:rPr>
                <w:rFonts w:eastAsia="Calibri" w:cs="Calibri" w:cstheme="minorHAnsi"/>
                <w:b/>
                <w:kern w:val="0"/>
                <w:sz w:val="24"/>
                <w:szCs w:val="22"/>
                <w:lang w:val="en-US" w:eastAsia="en-US" w:bidi="ar-SA"/>
              </w:rPr>
              <w:t>NOT</w:t>
            </w:r>
            <w:r>
              <w:rPr>
                <w:rFonts w:eastAsia="Calibri" w:cs="Calibri" w:cstheme="minorHAnsi"/>
                <w:kern w:val="0"/>
                <w:sz w:val="24"/>
                <w:szCs w:val="22"/>
                <w:lang w:val="en-US" w:eastAsia="en-US" w:bidi="ar-SA"/>
              </w:rPr>
              <w:t xml:space="preserve"> red or orange in color. </w:t>
            </w:r>
          </w:p>
          <w:p>
            <w:pPr>
              <w:pStyle w:val="Normal"/>
              <w:widowControl/>
              <w:numPr>
                <w:ilvl w:val="0"/>
                <w:numId w:val="130"/>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Autoclaves used for infectious waste treatment must be designated and tested. </w:t>
            </w:r>
          </w:p>
          <w:p>
            <w:pPr>
              <w:pStyle w:val="Normal"/>
              <w:widowControl/>
              <w:numPr>
                <w:ilvl w:val="0"/>
                <w:numId w:val="130"/>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Autoclave users must develop written operating procedures to keep records with detailed parameters for treatment, methods for monitoring, methods for indicating adequate sterilization conditions during each treatment, and monthly tests of sterilization conditions using a specified biological indicator. </w:t>
            </w:r>
          </w:p>
          <w:p>
            <w:pPr>
              <w:pStyle w:val="Heading6"/>
              <w:widowControl/>
              <w:numPr>
                <w:ilvl w:val="0"/>
                <w:numId w:val="157"/>
              </w:numPr>
              <w:suppressAutoHyphens w:val="false"/>
              <w:spacing w:lineRule="auto" w:line="276" w:before="0" w:after="120"/>
              <w:rPr>
                <w:rFonts w:ascii="Calibri" w:hAnsi="Calibri" w:cs="Calibri" w:asciiTheme="minorHAnsi" w:cstheme="minorHAnsi" w:hAnsiTheme="minorHAnsi"/>
                <w:b/>
                <w:color w:val="auto"/>
                <w:sz w:val="24"/>
              </w:rPr>
            </w:pPr>
            <w:r>
              <w:rPr>
                <w:rFonts w:cs="Calibri" w:ascii="Calibri" w:hAnsi="Calibri" w:asciiTheme="minorHAnsi" w:cstheme="minorHAnsi" w:hAnsiTheme="minorHAnsi"/>
                <w:b/>
                <w:color w:val="auto"/>
                <w:kern w:val="0"/>
                <w:sz w:val="24"/>
                <w:lang w:val="en-US" w:bidi="ar-SA"/>
              </w:rPr>
              <w:t>STORAGE</w:t>
            </w:r>
          </w:p>
          <w:p>
            <w:pPr>
              <w:pStyle w:val="Normal"/>
              <w:widowControl/>
              <w:numPr>
                <w:ilvl w:val="0"/>
                <w:numId w:val="131"/>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Infectious waste should be segregated from other wastes by putting it in separate colour coded containers at the point of generation. </w:t>
            </w:r>
          </w:p>
          <w:p>
            <w:pPr>
              <w:pStyle w:val="Normal"/>
              <w:widowControl/>
              <w:numPr>
                <w:ilvl w:val="0"/>
                <w:numId w:val="131"/>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Locate containers to minimize access by unauthorized persons and clearly identify as containing infectious waste. </w:t>
            </w:r>
          </w:p>
          <w:p>
            <w:pPr>
              <w:pStyle w:val="Normal"/>
              <w:widowControl/>
              <w:numPr>
                <w:ilvl w:val="0"/>
                <w:numId w:val="131"/>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Except for sharps, store infectious waste in red plastic bags </w:t>
            </w:r>
            <w:r>
              <w:rPr>
                <w:rFonts w:eastAsia="Calibri" w:cs="Calibri" w:cstheme="minorHAnsi"/>
                <w:i/>
                <w:kern w:val="0"/>
                <w:sz w:val="24"/>
                <w:szCs w:val="22"/>
                <w:u w:val="single"/>
                <w:lang w:val="en-US" w:eastAsia="en-US" w:bidi="ar-SA"/>
              </w:rPr>
              <w:t>OR</w:t>
            </w:r>
            <w:r>
              <w:rPr>
                <w:rFonts w:eastAsia="Calibri" w:cs="Calibri" w:cstheme="minorHAnsi"/>
                <w:kern w:val="0"/>
                <w:sz w:val="24"/>
                <w:szCs w:val="22"/>
                <w:lang w:val="en-US" w:eastAsia="en-US" w:bidi="ar-SA"/>
              </w:rPr>
              <w:t xml:space="preserve"> containers made of other materials impervious to moisture and strong enough to prevent tearing under normal use conditions. </w:t>
            </w:r>
          </w:p>
          <w:p>
            <w:pPr>
              <w:pStyle w:val="Normal"/>
              <w:widowControl/>
              <w:numPr>
                <w:ilvl w:val="0"/>
                <w:numId w:val="131"/>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Pathological, biological and culture/stock wastes should be treated or disposed within 7 days of generation, or within 30 days if refrigerated or frozen. </w:t>
            </w:r>
          </w:p>
          <w:p>
            <w:pPr>
              <w:pStyle w:val="Normal"/>
              <w:widowControl/>
              <w:numPr>
                <w:ilvl w:val="0"/>
                <w:numId w:val="131"/>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If a generator (laboratory or department) produces less than 50 pounds of waste in a calendar month, the 7 day storage limitation does not apply. </w:t>
            </w:r>
          </w:p>
          <w:p>
            <w:pPr>
              <w:pStyle w:val="Normal"/>
              <w:widowControl/>
              <w:numPr>
                <w:ilvl w:val="0"/>
                <w:numId w:val="131"/>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Sharps should be contained in leak proof, rigid, puncture resistant RED containers which have tight lids or are taped closed. </w:t>
            </w:r>
          </w:p>
          <w:p>
            <w:pPr>
              <w:pStyle w:val="Normal"/>
              <w:widowControl/>
              <w:numPr>
                <w:ilvl w:val="0"/>
                <w:numId w:val="131"/>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There is no limit on the length of storage for sharps.</w:t>
            </w:r>
          </w:p>
          <w:p>
            <w:pPr>
              <w:pStyle w:val="ListParagraph"/>
              <w:widowControl/>
              <w:numPr>
                <w:ilvl w:val="0"/>
                <w:numId w:val="158"/>
              </w:numPr>
              <w:suppressAutoHyphens w:val="false"/>
              <w:spacing w:before="0" w:after="120"/>
              <w:contextualSpacing/>
              <w:jc w:val="both"/>
              <w:rPr>
                <w:rFonts w:ascii="Calibri" w:hAnsi="Calibri" w:eastAsia="Times New Roman" w:cs="Calibri" w:asciiTheme="minorHAnsi" w:cstheme="minorHAnsi" w:hAnsiTheme="minorHAnsi"/>
                <w:b/>
                <w:kern w:val="2"/>
                <w:sz w:val="24"/>
                <w:szCs w:val="24"/>
              </w:rPr>
            </w:pPr>
            <w:r>
              <w:rPr>
                <w:rFonts w:eastAsia="Times New Roman" w:cs="Calibri" w:ascii="Calibri" w:hAnsi="Calibri" w:asciiTheme="minorHAnsi" w:cstheme="minorHAnsi" w:hAnsiTheme="minorHAnsi"/>
                <w:b/>
                <w:kern w:val="2"/>
                <w:sz w:val="24"/>
                <w:szCs w:val="24"/>
                <w:lang w:val="en-US" w:bidi="ar-SA"/>
              </w:rPr>
              <w:t>CHEMICAL WASTE</w:t>
            </w:r>
          </w:p>
          <w:p>
            <w:pPr>
              <w:pStyle w:val="ListParagraph"/>
              <w:widowControl/>
              <w:spacing w:before="0" w:after="120"/>
              <w:jc w:val="both"/>
              <w:rPr>
                <w:rFonts w:ascii="Calibri" w:hAnsi="Calibri" w:eastAsia="Times New Roman" w:cs="Calibri" w:asciiTheme="minorHAnsi" w:cstheme="minorHAnsi" w:hAnsiTheme="minorHAnsi"/>
                <w:b/>
                <w:kern w:val="2"/>
                <w:sz w:val="24"/>
                <w:szCs w:val="24"/>
              </w:rPr>
            </w:pPr>
            <w:r>
              <w:rPr>
                <w:rFonts w:eastAsia="Times New Roman" w:cs="Calibri" w:ascii="Calibri" w:hAnsi="Calibri" w:asciiTheme="minorHAnsi" w:cstheme="minorHAnsi" w:hAnsiTheme="minorHAnsi"/>
                <w:b/>
                <w:kern w:val="0"/>
                <w:sz w:val="24"/>
                <w:szCs w:val="24"/>
                <w:lang w:val="en-US" w:bidi="ar-SA"/>
              </w:rPr>
              <w:t>GENERAL</w:t>
            </w:r>
          </w:p>
          <w:p>
            <w:pPr>
              <w:pStyle w:val="Normal"/>
              <w:widowControl/>
              <w:numPr>
                <w:ilvl w:val="0"/>
                <w:numId w:val="132"/>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Prior to disposal of any chemical waste, a designated person must perform an </w:t>
            </w:r>
            <w:r>
              <w:rPr>
                <w:rFonts w:eastAsia="Calibri" w:cs="Calibri" w:cstheme="minorHAnsi"/>
                <w:b/>
                <w:kern w:val="0"/>
                <w:sz w:val="24"/>
                <w:szCs w:val="22"/>
                <w:lang w:val="en-US" w:eastAsia="en-US" w:bidi="ar-SA"/>
              </w:rPr>
              <w:t>official hazardous waste determination</w:t>
            </w:r>
            <w:r>
              <w:rPr>
                <w:rFonts w:eastAsia="Calibri" w:cs="Calibri" w:cstheme="minorHAnsi"/>
                <w:kern w:val="0"/>
                <w:sz w:val="24"/>
                <w:szCs w:val="22"/>
                <w:lang w:val="en-US" w:eastAsia="en-US" w:bidi="ar-SA"/>
              </w:rPr>
              <w:t xml:space="preserve"> to see if the waste is hazardous. </w:t>
            </w:r>
          </w:p>
          <w:p>
            <w:pPr>
              <w:pStyle w:val="Normal"/>
              <w:widowControl/>
              <w:numPr>
                <w:ilvl w:val="0"/>
                <w:numId w:val="132"/>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A short list of non-hazardous chemicals can be notified; all others should be considered hazardous until the determination has been made. </w:t>
            </w:r>
          </w:p>
          <w:p>
            <w:pPr>
              <w:pStyle w:val="Normal"/>
              <w:widowControl/>
              <w:numPr>
                <w:ilvl w:val="0"/>
                <w:numId w:val="132"/>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Hazardous waste is incinerated, at off-site locations, whenever possible. Departments are encouraged to employ waste reduction procedures to limit costs. Use these guidelines to prepare and request disposal of hazardous chemical waste. </w:t>
            </w:r>
          </w:p>
          <w:p>
            <w:pPr>
              <w:pStyle w:val="Normal"/>
              <w:widowControl/>
              <w:spacing w:lineRule="auto" w:line="276" w:before="0" w:after="0"/>
              <w:jc w:val="both"/>
              <w:rPr>
                <w:rFonts w:cs="Calibri" w:cstheme="minorHAnsi"/>
                <w:sz w:val="24"/>
              </w:rPr>
            </w:pPr>
            <w:r>
              <w:rPr>
                <w:rFonts w:eastAsia="Calibri" w:cs="Calibri" w:cstheme="minorHAnsi"/>
                <w:b/>
                <w:kern w:val="0"/>
                <w:sz w:val="24"/>
                <w:szCs w:val="22"/>
                <w:lang w:val="en-US" w:eastAsia="en-US" w:bidi="ar-SA"/>
              </w:rPr>
              <w:t xml:space="preserve">Hazardous chemical waste </w:t>
            </w:r>
            <w:r>
              <w:rPr>
                <w:rFonts w:eastAsia="Calibri" w:cs="Calibri" w:cstheme="minorHAnsi"/>
                <w:kern w:val="0"/>
                <w:sz w:val="24"/>
                <w:szCs w:val="22"/>
                <w:lang w:val="en-US" w:eastAsia="en-US" w:bidi="ar-SA"/>
              </w:rPr>
              <w:t xml:space="preserve">refers to any material substance that is; </w:t>
            </w:r>
          </w:p>
          <w:p>
            <w:pPr>
              <w:pStyle w:val="Normal"/>
              <w:widowControl/>
              <w:numPr>
                <w:ilvl w:val="0"/>
                <w:numId w:val="133"/>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CORROSIVE (pH&lt;2 or pH&gt;12)</w:t>
            </w:r>
          </w:p>
          <w:p>
            <w:pPr>
              <w:pStyle w:val="Normal"/>
              <w:widowControl/>
              <w:numPr>
                <w:ilvl w:val="0"/>
                <w:numId w:val="133"/>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REACTIVE (oxidizers, water reactive)</w:t>
            </w:r>
          </w:p>
          <w:p>
            <w:pPr>
              <w:pStyle w:val="Normal"/>
              <w:widowControl/>
              <w:numPr>
                <w:ilvl w:val="0"/>
                <w:numId w:val="133"/>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FLAMMABLE (flash point &lt;140 F)</w:t>
            </w:r>
          </w:p>
          <w:p>
            <w:pPr>
              <w:pStyle w:val="Normal"/>
              <w:widowControl/>
              <w:numPr>
                <w:ilvl w:val="0"/>
                <w:numId w:val="133"/>
              </w:numPr>
              <w:spacing w:lineRule="auto" w:line="276" w:before="0" w:after="120"/>
              <w:jc w:val="both"/>
              <w:rPr>
                <w:rFonts w:cs="Calibri" w:cstheme="minorHAnsi"/>
                <w:bCs/>
                <w:sz w:val="24"/>
              </w:rPr>
            </w:pPr>
            <w:r>
              <w:rPr>
                <w:rFonts w:eastAsia="Calibri" w:cs="Calibri" w:cstheme="minorHAnsi"/>
                <w:kern w:val="0"/>
                <w:sz w:val="24"/>
                <w:szCs w:val="22"/>
                <w:lang w:val="en-US" w:eastAsia="en-US" w:bidi="ar-SA"/>
              </w:rPr>
              <w:t xml:space="preserve">TOXIC </w:t>
            </w:r>
          </w:p>
          <w:p>
            <w:pPr>
              <w:pStyle w:val="Normal"/>
              <w:widowControl/>
              <w:spacing w:lineRule="auto" w:line="276" w:before="0" w:after="0"/>
              <w:jc w:val="both"/>
              <w:rPr>
                <w:rFonts w:cs="Calibri" w:cstheme="minorHAnsi"/>
                <w:sz w:val="24"/>
              </w:rPr>
            </w:pPr>
            <w:r>
              <w:rPr>
                <w:rFonts w:eastAsia="Calibri" w:cs="Calibri" w:cstheme="minorHAnsi"/>
                <w:b/>
                <w:kern w:val="0"/>
                <w:sz w:val="24"/>
                <w:szCs w:val="22"/>
                <w:lang w:val="en-US" w:eastAsia="en-US" w:bidi="ar-SA"/>
              </w:rPr>
              <w:t>Containers</w:t>
            </w:r>
          </w:p>
          <w:p>
            <w:pPr>
              <w:pStyle w:val="Normal"/>
              <w:widowControl/>
              <w:numPr>
                <w:ilvl w:val="0"/>
                <w:numId w:val="123"/>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All waste must be in appropriate </w:t>
            </w:r>
            <w:r>
              <w:rPr>
                <w:rFonts w:eastAsia="Calibri" w:cs="Calibri" w:cstheme="minorHAnsi"/>
                <w:b/>
                <w:i/>
                <w:iCs/>
                <w:kern w:val="0"/>
                <w:sz w:val="24"/>
                <w:szCs w:val="22"/>
                <w:lang w:val="en-US" w:eastAsia="en-US" w:bidi="ar-SA"/>
              </w:rPr>
              <w:t>NON-LEAKING</w:t>
            </w:r>
            <w:r>
              <w:rPr>
                <w:rFonts w:eastAsia="Calibri" w:cs="Calibri" w:cstheme="minorHAnsi"/>
                <w:kern w:val="0"/>
                <w:sz w:val="24"/>
                <w:szCs w:val="22"/>
                <w:lang w:val="en-US" w:eastAsia="en-US" w:bidi="ar-SA"/>
              </w:rPr>
              <w:t xml:space="preserve"> colour coded containers with </w:t>
            </w:r>
            <w:r>
              <w:rPr>
                <w:rFonts w:eastAsia="Calibri" w:cs="Calibri" w:cstheme="minorHAnsi"/>
                <w:b/>
                <w:kern w:val="0"/>
                <w:sz w:val="24"/>
                <w:szCs w:val="22"/>
                <w:lang w:val="en-US" w:eastAsia="en-US" w:bidi="ar-SA"/>
              </w:rPr>
              <w:t>lids that are</w:t>
            </w:r>
            <w:r>
              <w:rPr>
                <w:rFonts w:eastAsia="Calibri" w:cs="Calibri" w:cstheme="minorHAnsi"/>
                <w:kern w:val="0"/>
                <w:sz w:val="24"/>
                <w:szCs w:val="22"/>
                <w:lang w:val="en-US" w:eastAsia="en-US" w:bidi="ar-SA"/>
              </w:rPr>
              <w:t xml:space="preserve"> </w:t>
            </w:r>
            <w:r>
              <w:rPr>
                <w:rFonts w:eastAsia="Calibri" w:cs="Calibri" w:cstheme="minorHAnsi"/>
                <w:b/>
                <w:kern w:val="0"/>
                <w:sz w:val="24"/>
                <w:szCs w:val="22"/>
                <w:lang w:val="en-US" w:eastAsia="en-US" w:bidi="ar-SA"/>
              </w:rPr>
              <w:t>non-leaking, tight fitting</w:t>
            </w:r>
            <w:r>
              <w:rPr>
                <w:rFonts w:eastAsia="Calibri" w:cs="Calibri" w:cstheme="minorHAnsi"/>
                <w:kern w:val="0"/>
                <w:sz w:val="24"/>
                <w:szCs w:val="22"/>
                <w:lang w:val="en-US" w:eastAsia="en-US" w:bidi="ar-SA"/>
              </w:rPr>
              <w:t xml:space="preserve"> and are </w:t>
            </w:r>
            <w:r>
              <w:rPr>
                <w:rFonts w:eastAsia="Calibri" w:cs="Calibri" w:cstheme="minorHAnsi"/>
                <w:b/>
                <w:kern w:val="0"/>
                <w:sz w:val="24"/>
                <w:szCs w:val="22"/>
                <w:lang w:val="en-US" w:eastAsia="en-US" w:bidi="ar-SA"/>
              </w:rPr>
              <w:t>not cracked, broken</w:t>
            </w:r>
            <w:r>
              <w:rPr>
                <w:rFonts w:eastAsia="Calibri" w:cs="Calibri" w:cstheme="minorHAnsi"/>
                <w:kern w:val="0"/>
                <w:sz w:val="24"/>
                <w:szCs w:val="22"/>
                <w:lang w:val="en-US" w:eastAsia="en-US" w:bidi="ar-SA"/>
              </w:rPr>
              <w:t xml:space="preserve">, or </w:t>
            </w:r>
            <w:r>
              <w:rPr>
                <w:rFonts w:eastAsia="Calibri" w:cs="Calibri" w:cstheme="minorHAnsi"/>
                <w:b/>
                <w:kern w:val="0"/>
                <w:sz w:val="24"/>
                <w:szCs w:val="22"/>
                <w:lang w:val="en-US" w:eastAsia="en-US" w:bidi="ar-SA"/>
              </w:rPr>
              <w:t>chemically damaged</w:t>
            </w:r>
            <w:r>
              <w:rPr>
                <w:rFonts w:eastAsia="Calibri" w:cs="Calibri" w:cstheme="minorHAnsi"/>
                <w:kern w:val="0"/>
                <w:sz w:val="24"/>
                <w:szCs w:val="22"/>
                <w:lang w:val="en-US" w:eastAsia="en-US" w:bidi="ar-SA"/>
              </w:rPr>
              <w:t xml:space="preserve">. </w:t>
            </w:r>
          </w:p>
          <w:p>
            <w:pPr>
              <w:pStyle w:val="Normal"/>
              <w:widowControl/>
              <w:numPr>
                <w:ilvl w:val="0"/>
                <w:numId w:val="123"/>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The container size should match the amount of waste. </w:t>
            </w:r>
          </w:p>
          <w:p>
            <w:pPr>
              <w:pStyle w:val="Normal"/>
              <w:widowControl/>
              <w:numPr>
                <w:ilvl w:val="0"/>
                <w:numId w:val="123"/>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Containers must be compatible with the waste contained. </w:t>
            </w:r>
          </w:p>
          <w:p>
            <w:pPr>
              <w:pStyle w:val="Normal"/>
              <w:widowControl/>
              <w:numPr>
                <w:ilvl w:val="0"/>
                <w:numId w:val="123"/>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Liquid containers must be less than 5 gallons and weigh less than 45 pounds. </w:t>
            </w:r>
          </w:p>
          <w:p>
            <w:pPr>
              <w:pStyle w:val="Normal"/>
              <w:widowControl/>
              <w:numPr>
                <w:ilvl w:val="0"/>
                <w:numId w:val="123"/>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Paper or cardboard primary containers should be put into sealed plastic bags. </w:t>
            </w:r>
          </w:p>
          <w:p>
            <w:pPr>
              <w:pStyle w:val="Normal"/>
              <w:widowControl/>
              <w:numPr>
                <w:ilvl w:val="0"/>
                <w:numId w:val="123"/>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Except for common solvents which can be bulked together, waste disposal charges are related to container volume rather than solely a weight basis; a partially full container may cost the same as a full one. </w:t>
            </w:r>
          </w:p>
          <w:p>
            <w:pPr>
              <w:pStyle w:val="Normal"/>
              <w:widowControl/>
              <w:spacing w:lineRule="auto" w:line="276" w:before="0" w:after="0"/>
              <w:jc w:val="both"/>
              <w:rPr>
                <w:rFonts w:cs="Calibri" w:cstheme="minorHAnsi"/>
                <w:sz w:val="24"/>
              </w:rPr>
            </w:pPr>
            <w:r>
              <w:rPr>
                <w:rFonts w:eastAsia="Calibri" w:cs="Calibri" w:cstheme="minorHAnsi"/>
                <w:b/>
                <w:kern w:val="0"/>
                <w:sz w:val="24"/>
                <w:szCs w:val="22"/>
                <w:lang w:val="en-US" w:eastAsia="en-US" w:bidi="ar-SA"/>
              </w:rPr>
              <w:t>Labels</w:t>
            </w:r>
          </w:p>
          <w:p>
            <w:pPr>
              <w:pStyle w:val="Normal"/>
              <w:widowControl/>
              <w:numPr>
                <w:ilvl w:val="0"/>
                <w:numId w:val="134"/>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All unused chemicals in original non-leaking containers with the manufacturer's label will be accepted as it is. </w:t>
            </w:r>
          </w:p>
          <w:p>
            <w:pPr>
              <w:pStyle w:val="Normal"/>
              <w:widowControl/>
              <w:numPr>
                <w:ilvl w:val="0"/>
                <w:numId w:val="134"/>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All other waste requires a hazardous waste label. The labels must be completed and attached to each waste container, except for very small containers. </w:t>
            </w:r>
          </w:p>
          <w:p>
            <w:pPr>
              <w:pStyle w:val="Normal"/>
              <w:widowControl/>
              <w:numPr>
                <w:ilvl w:val="0"/>
                <w:numId w:val="134"/>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Labels should be affixed in a manner that does not cover existing labels or markings. </w:t>
            </w:r>
          </w:p>
          <w:p>
            <w:pPr>
              <w:pStyle w:val="Normal"/>
              <w:widowControl/>
              <w:numPr>
                <w:ilvl w:val="0"/>
                <w:numId w:val="134"/>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Solvent labels should preferably be put onto string tags attached to containers. </w:t>
            </w:r>
          </w:p>
          <w:p>
            <w:pPr>
              <w:pStyle w:val="Normal"/>
              <w:widowControl/>
              <w:numPr>
                <w:ilvl w:val="0"/>
                <w:numId w:val="134"/>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Complete the LOWER part of the label with your name, building, room number, department, and identification of contents. Include total weight or volume and percent ranges for all constituents. </w:t>
            </w:r>
          </w:p>
          <w:p>
            <w:pPr>
              <w:pStyle w:val="Normal"/>
              <w:widowControl/>
              <w:spacing w:lineRule="auto" w:line="276" w:before="0" w:after="0"/>
              <w:ind w:start="720"/>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76" w:before="0" w:after="0"/>
              <w:jc w:val="both"/>
              <w:rPr>
                <w:rFonts w:cs="Calibri" w:cstheme="minorHAnsi"/>
                <w:sz w:val="24"/>
              </w:rPr>
            </w:pPr>
            <w:r>
              <w:rPr>
                <w:rFonts w:eastAsia="Calibri" w:cs="Calibri" w:cstheme="minorHAnsi"/>
                <w:b/>
                <w:kern w:val="0"/>
                <w:sz w:val="24"/>
                <w:szCs w:val="22"/>
                <w:lang w:val="en-US" w:eastAsia="en-US" w:bidi="ar-SA"/>
              </w:rPr>
              <w:t>Packing</w:t>
            </w:r>
          </w:p>
          <w:p>
            <w:pPr>
              <w:pStyle w:val="Normal"/>
              <w:widowControl/>
              <w:numPr>
                <w:ilvl w:val="0"/>
                <w:numId w:val="135"/>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Generators should find cardboard boxes and make them available to the designated staff at the time of waste removal. </w:t>
            </w:r>
          </w:p>
          <w:p>
            <w:pPr>
              <w:pStyle w:val="Normal"/>
              <w:widowControl/>
              <w:numPr>
                <w:ilvl w:val="0"/>
                <w:numId w:val="135"/>
              </w:numPr>
              <w:spacing w:lineRule="auto" w:line="276" w:before="0" w:after="120"/>
              <w:jc w:val="both"/>
              <w:rPr>
                <w:rFonts w:cs="Calibri" w:cstheme="minorHAnsi"/>
                <w:sz w:val="24"/>
              </w:rPr>
            </w:pPr>
            <w:r>
              <w:rPr>
                <w:rFonts w:eastAsia="Calibri" w:cs="Calibri" w:cstheme="minorHAnsi"/>
                <w:b/>
                <w:kern w:val="0"/>
                <w:sz w:val="24"/>
                <w:szCs w:val="22"/>
                <w:lang w:val="en-US" w:eastAsia="en-US" w:bidi="ar-SA"/>
              </w:rPr>
              <w:t>DO NOT pack waste in boxes</w:t>
            </w:r>
            <w:r>
              <w:rPr>
                <w:rFonts w:eastAsia="Calibri" w:cs="Calibri" w:cstheme="minorHAnsi"/>
                <w:kern w:val="0"/>
                <w:sz w:val="24"/>
                <w:szCs w:val="22"/>
                <w:lang w:val="en-US" w:eastAsia="en-US" w:bidi="ar-SA"/>
              </w:rPr>
              <w:t xml:space="preserve">, since waste containers will be examined by visual inspection. </w:t>
            </w:r>
          </w:p>
          <w:p>
            <w:pPr>
              <w:pStyle w:val="Normal"/>
              <w:widowControl/>
              <w:numPr>
                <w:ilvl w:val="0"/>
                <w:numId w:val="135"/>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Sanitary staff will pack waste in boxes according to compatibility. </w:t>
            </w:r>
          </w:p>
          <w:p>
            <w:pPr>
              <w:pStyle w:val="Normal"/>
              <w:widowControl/>
              <w:numPr>
                <w:ilvl w:val="0"/>
                <w:numId w:val="135"/>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Boxes should be sealable when necessary, and sturdy enough to transport the material. </w:t>
            </w:r>
          </w:p>
          <w:p>
            <w:pPr>
              <w:pStyle w:val="Normal"/>
              <w:widowControl/>
              <w:numPr>
                <w:ilvl w:val="0"/>
                <w:numId w:val="135"/>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Boxes exceeding 45 pounds or 18 inches on a side cannot be safely handled by one person, and will not be picked up. </w:t>
            </w:r>
          </w:p>
          <w:p>
            <w:pPr>
              <w:pStyle w:val="ListParagraph"/>
              <w:widowControl/>
              <w:numPr>
                <w:ilvl w:val="0"/>
                <w:numId w:val="158"/>
              </w:numPr>
              <w:suppressAutoHyphens w:val="false"/>
              <w:spacing w:before="0" w:after="120"/>
              <w:contextualSpacing/>
              <w:jc w:val="both"/>
              <w:rPr>
                <w:rFonts w:ascii="Calibri" w:hAnsi="Calibri" w:eastAsia="Times New Roman" w:cs="Calibri" w:asciiTheme="minorHAnsi" w:cstheme="minorHAnsi" w:hAnsiTheme="minorHAnsi"/>
                <w:kern w:val="2"/>
                <w:sz w:val="24"/>
                <w:szCs w:val="24"/>
              </w:rPr>
            </w:pPr>
            <w:r>
              <w:rPr>
                <w:rFonts w:eastAsia="Times New Roman" w:cs="Calibri" w:ascii="Calibri" w:hAnsi="Calibri" w:asciiTheme="minorHAnsi" w:cstheme="minorHAnsi" w:hAnsiTheme="minorHAnsi"/>
                <w:b/>
                <w:kern w:val="2"/>
                <w:sz w:val="24"/>
                <w:szCs w:val="24"/>
                <w:lang w:val="en-US" w:bidi="ar-SA"/>
              </w:rPr>
              <w:t>EMERGENCIES</w:t>
            </w:r>
          </w:p>
          <w:p>
            <w:pPr>
              <w:pStyle w:val="ListParagraph"/>
              <w:widowControl/>
              <w:numPr>
                <w:ilvl w:val="0"/>
                <w:numId w:val="136"/>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i/>
                <w:iCs/>
                <w:kern w:val="0"/>
                <w:sz w:val="24"/>
                <w:szCs w:val="24"/>
                <w:lang w:val="en-US" w:bidi="ar-SA"/>
              </w:rPr>
              <w:t>HAZARDOUS MATERIAL SPILLS</w:t>
            </w:r>
            <w:r>
              <w:rPr>
                <w:rFonts w:eastAsia="Times New Roman" w:cs="Calibri" w:ascii="Calibri" w:hAnsi="Calibri" w:asciiTheme="minorHAnsi" w:cstheme="minorHAnsi" w:hAnsiTheme="minorHAnsi"/>
                <w:kern w:val="0"/>
                <w:sz w:val="24"/>
                <w:szCs w:val="24"/>
                <w:lang w:val="en-US" w:bidi="ar-SA"/>
              </w:rPr>
              <w:t xml:space="preserve"> are an inevitable part of most work environments. To effectively combat spills, it is necessary to prepare for them beforehand. Whenever employees work with a substance, they should be aware of its characteristics, and should have formulated plans of what to do in case of a spill, including what steps to take, who to call for assistance, what PPE is necessary, and what material is appropriate to contend with a spill, and where to find appropriate spill-response equipment. Departments are encouraged to have spill response kits at strategic locations. </w:t>
            </w:r>
          </w:p>
          <w:p>
            <w:pPr>
              <w:pStyle w:val="ListParagraph"/>
              <w:widowControl/>
              <w:numPr>
                <w:ilvl w:val="0"/>
                <w:numId w:val="136"/>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i/>
                <w:iCs/>
                <w:kern w:val="0"/>
                <w:sz w:val="24"/>
                <w:szCs w:val="24"/>
                <w:lang w:val="en-US" w:bidi="ar-SA"/>
              </w:rPr>
              <w:t>GENERAL GUIDELINES</w:t>
            </w:r>
            <w:r>
              <w:rPr>
                <w:rFonts w:eastAsia="Times New Roman" w:cs="Calibri" w:ascii="Calibri" w:hAnsi="Calibri" w:asciiTheme="minorHAnsi" w:cstheme="minorHAnsi" w:hAnsiTheme="minorHAnsi"/>
                <w:kern w:val="0"/>
                <w:sz w:val="24"/>
                <w:szCs w:val="24"/>
                <w:lang w:val="en-US" w:bidi="ar-SA"/>
              </w:rPr>
              <w:t xml:space="preserve"> The first step in dealing with any chemical spill is to assess the magnitude of spilled material and the associated level of hazard. No one should attempt to deal with a spill until properly equipped with adequate PPE and spill treatment materials. Risk assessment is successful only if personnel are familiar with the hazardous properties of the material they are handling and have developed methods to follow in the event of a spill. </w:t>
            </w:r>
          </w:p>
          <w:p>
            <w:pPr>
              <w:pStyle w:val="ListParagraph"/>
              <w:widowControl/>
              <w:numPr>
                <w:ilvl w:val="0"/>
                <w:numId w:val="136"/>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i/>
                <w:iCs/>
                <w:kern w:val="0"/>
                <w:sz w:val="24"/>
                <w:szCs w:val="24"/>
                <w:lang w:val="en-US" w:bidi="ar-SA"/>
              </w:rPr>
              <w:t>PROCEDURES</w:t>
            </w:r>
            <w:r>
              <w:rPr>
                <w:rFonts w:eastAsia="Times New Roman" w:cs="Calibri" w:ascii="Calibri" w:hAnsi="Calibri" w:asciiTheme="minorHAnsi" w:cstheme="minorHAnsi" w:hAnsiTheme="minorHAnsi"/>
                <w:kern w:val="0"/>
                <w:sz w:val="24"/>
                <w:szCs w:val="24"/>
                <w:lang w:val="en-US" w:bidi="ar-SA"/>
              </w:rPr>
              <w:t xml:space="preserve"> If the risk assessment suggests you can safely and properly clean up the spill:</w:t>
            </w:r>
          </w:p>
          <w:p>
            <w:pPr>
              <w:pStyle w:val="ListParagraph"/>
              <w:widowControl/>
              <w:numPr>
                <w:ilvl w:val="0"/>
                <w:numId w:val="137"/>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kern w:val="0"/>
                <w:sz w:val="24"/>
                <w:szCs w:val="24"/>
                <w:lang w:val="en-US" w:bidi="ar-SA"/>
              </w:rPr>
              <w:t>Get personal protective equipment</w:t>
            </w:r>
            <w:r>
              <w:rPr>
                <w:rFonts w:eastAsia="Times New Roman" w:cs="Calibri" w:ascii="Calibri" w:hAnsi="Calibri" w:asciiTheme="minorHAnsi" w:cstheme="minorHAnsi" w:hAnsiTheme="minorHAnsi"/>
                <w:kern w:val="0"/>
                <w:sz w:val="24"/>
                <w:szCs w:val="24"/>
                <w:lang w:val="en-US" w:bidi="ar-SA"/>
              </w:rPr>
              <w:t xml:space="preserve">. Do not attempt spill response until you have put on PPE appropriate for the situation. Available equipment may include respiratory protection, goggles, gloves, impervious shoes/boots, and body protection. All equipment will not be necessary for every situation, but should be available. If you are unsure about your ability to control a spill, get assistance. Any spill for which respiratory protection is needed must not be conducted without backup personnel equipped in the same manner. </w:t>
            </w:r>
          </w:p>
          <w:p>
            <w:pPr>
              <w:pStyle w:val="ListParagraph"/>
              <w:widowControl/>
              <w:numPr>
                <w:ilvl w:val="0"/>
                <w:numId w:val="137"/>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kern w:val="0"/>
                <w:sz w:val="24"/>
                <w:szCs w:val="24"/>
                <w:lang w:val="en-US" w:bidi="ar-SA"/>
              </w:rPr>
              <w:t>Get spill control equipment</w:t>
            </w:r>
            <w:r>
              <w:rPr>
                <w:rFonts w:eastAsia="Times New Roman" w:cs="Calibri" w:ascii="Calibri" w:hAnsi="Calibri" w:asciiTheme="minorHAnsi" w:cstheme="minorHAnsi" w:hAnsiTheme="minorHAnsi"/>
                <w:kern w:val="0"/>
                <w:sz w:val="24"/>
                <w:szCs w:val="24"/>
                <w:lang w:val="en-US" w:bidi="ar-SA"/>
              </w:rPr>
              <w:t xml:space="preserve"> from your department's spill kit. Spill control materials are sold in two general forms: loose materials (vermiculite, cat litter) and spill control pillows, which are produced in various shapes and contain different types of absorbents. Spill control pillows are preferred because they are much easier to pick up when finished. Also available are materials designed for specific types of chemical spills such as acids or solvents. In general, spilled liquids present more danger than solids, and quick response is therefore critical. For flammable liquids, special attention should be paid to potential ignition sources in the vicinity.</w:t>
            </w:r>
          </w:p>
          <w:p>
            <w:pPr>
              <w:pStyle w:val="ListParagraph"/>
              <w:widowControl/>
              <w:numPr>
                <w:ilvl w:val="0"/>
                <w:numId w:val="137"/>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kern w:val="0"/>
                <w:sz w:val="24"/>
                <w:szCs w:val="24"/>
                <w:lang w:val="en-US" w:bidi="ar-SA"/>
              </w:rPr>
              <w:t>Absorb</w:t>
            </w:r>
            <w:r>
              <w:rPr>
                <w:rFonts w:eastAsia="Times New Roman" w:cs="Calibri" w:ascii="Calibri" w:hAnsi="Calibri" w:asciiTheme="minorHAnsi" w:cstheme="minorHAnsi" w:hAnsiTheme="minorHAnsi"/>
                <w:kern w:val="0"/>
                <w:sz w:val="24"/>
                <w:szCs w:val="24"/>
                <w:lang w:val="en-US" w:bidi="ar-SA"/>
              </w:rPr>
              <w:t xml:space="preserve"> the spill. If there is danger the spill may spread, dike the perimeter with absorbent, then absorb. "Floor chemistry" should not be attempted. If you desire to perform simple neutralization/treatment schemes, first absorb and contain the material. </w:t>
            </w:r>
          </w:p>
          <w:p>
            <w:pPr>
              <w:pStyle w:val="ListParagraph"/>
              <w:widowControl/>
              <w:numPr>
                <w:ilvl w:val="0"/>
                <w:numId w:val="137"/>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kern w:val="0"/>
                <w:sz w:val="24"/>
                <w:szCs w:val="24"/>
                <w:lang w:val="en-US" w:bidi="ar-SA"/>
              </w:rPr>
              <w:t>Collect</w:t>
            </w:r>
            <w:r>
              <w:rPr>
                <w:rFonts w:eastAsia="Times New Roman" w:cs="Calibri" w:ascii="Calibri" w:hAnsi="Calibri" w:asciiTheme="minorHAnsi" w:cstheme="minorHAnsi" w:hAnsiTheme="minorHAnsi"/>
                <w:kern w:val="0"/>
                <w:sz w:val="24"/>
                <w:szCs w:val="24"/>
                <w:lang w:val="en-US" w:bidi="ar-SA"/>
              </w:rPr>
              <w:t xml:space="preserve"> the contaminated absorbent and put into a sturdy leak proof container. Close the container if there are volatile substances which may continue to pose a threat. </w:t>
            </w:r>
          </w:p>
          <w:p>
            <w:pPr>
              <w:pStyle w:val="ListParagraph"/>
              <w:widowControl/>
              <w:numPr>
                <w:ilvl w:val="0"/>
                <w:numId w:val="137"/>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kern w:val="0"/>
                <w:sz w:val="24"/>
                <w:szCs w:val="24"/>
                <w:lang w:val="en-US" w:bidi="ar-SA"/>
              </w:rPr>
              <w:t>Dispose</w:t>
            </w:r>
            <w:r>
              <w:rPr>
                <w:rFonts w:eastAsia="Times New Roman" w:cs="Calibri" w:ascii="Calibri" w:hAnsi="Calibri" w:asciiTheme="minorHAnsi" w:cstheme="minorHAnsi" w:hAnsiTheme="minorHAnsi"/>
                <w:kern w:val="0"/>
                <w:sz w:val="24"/>
                <w:szCs w:val="24"/>
                <w:lang w:val="en-US" w:bidi="ar-SA"/>
              </w:rPr>
              <w:t xml:space="preserve"> of the contaminated absorbent in the same manner you would dispose of the substance that was spilled. If the spilled chemical is hazardous, do not put the clean-up residue in the dumpster. If hazardous, contact professionals to dispose. </w:t>
            </w:r>
          </w:p>
          <w:p>
            <w:pPr>
              <w:pStyle w:val="ListParagraph"/>
              <w:widowControl/>
              <w:numPr>
                <w:ilvl w:val="0"/>
                <w:numId w:val="158"/>
              </w:numPr>
              <w:suppressAutoHyphens w:val="false"/>
              <w:spacing w:before="0" w:after="120"/>
              <w:contextualSpacing/>
              <w:jc w:val="both"/>
              <w:rPr>
                <w:rFonts w:ascii="Calibri" w:hAnsi="Calibri" w:eastAsia="Times New Roman" w:cs="Calibri" w:asciiTheme="minorHAnsi" w:cstheme="minorHAnsi" w:hAnsiTheme="minorHAnsi"/>
                <w:b/>
                <w:kern w:val="2"/>
                <w:sz w:val="24"/>
                <w:szCs w:val="24"/>
              </w:rPr>
            </w:pPr>
            <w:r>
              <w:rPr>
                <w:rFonts w:eastAsia="Times New Roman" w:cs="Calibri" w:ascii="Calibri" w:hAnsi="Calibri" w:asciiTheme="minorHAnsi" w:cstheme="minorHAnsi" w:hAnsiTheme="minorHAnsi"/>
                <w:b/>
                <w:kern w:val="2"/>
                <w:sz w:val="24"/>
                <w:szCs w:val="24"/>
                <w:lang w:val="en-US" w:bidi="ar-SA"/>
              </w:rPr>
              <w:t>EMPTY CONTAINERS AND GLASS</w:t>
            </w:r>
          </w:p>
          <w:p>
            <w:pPr>
              <w:pStyle w:val="ListParagraph"/>
              <w:widowControl/>
              <w:numPr>
                <w:ilvl w:val="0"/>
                <w:numId w:val="153"/>
              </w:numPr>
              <w:suppressAutoHyphens w:val="false"/>
              <w:spacing w:before="0" w:after="120"/>
              <w:contextualSpacing/>
              <w:jc w:val="both"/>
              <w:rPr>
                <w:rFonts w:ascii="Calibri" w:hAnsi="Calibri" w:eastAsia="Times New Roman" w:cs="Calibri" w:asciiTheme="minorHAnsi" w:cstheme="minorHAnsi" w:hAnsiTheme="minorHAnsi"/>
                <w:b/>
                <w:sz w:val="24"/>
                <w:szCs w:val="24"/>
              </w:rPr>
            </w:pPr>
            <w:r>
              <w:rPr>
                <w:rFonts w:eastAsia="Times New Roman" w:cs="Calibri" w:ascii="Calibri" w:hAnsi="Calibri" w:asciiTheme="minorHAnsi" w:cstheme="minorHAnsi" w:hAnsiTheme="minorHAnsi"/>
                <w:b/>
                <w:kern w:val="0"/>
                <w:sz w:val="24"/>
                <w:szCs w:val="24"/>
                <w:lang w:val="en-US" w:bidi="ar-SA"/>
              </w:rPr>
              <w:t>EMPTY CONTAINERS</w:t>
            </w:r>
          </w:p>
          <w:p>
            <w:pPr>
              <w:pStyle w:val="ListParagraph"/>
              <w:widowControl/>
              <w:numPr>
                <w:ilvl w:val="0"/>
                <w:numId w:val="138"/>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 xml:space="preserve">Containers that have held hazardous substances are empty by definition when one of two following conditions is met. For one group of materials, a container is empty when all contents have been removed by techniques ordinarily used for that type of material (e.g., pouring for liquids), and the container has less than 3% of the original contents. For another group, a container is only empty when it has been triple rinsed with a solvent capable of removing the remaining contents. Contact the manufacturer for specific discussions of which group a material falls into. </w:t>
            </w:r>
          </w:p>
          <w:p>
            <w:pPr>
              <w:pStyle w:val="ListParagraph"/>
              <w:widowControl/>
              <w:numPr>
                <w:ilvl w:val="0"/>
                <w:numId w:val="138"/>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kern w:val="0"/>
                <w:sz w:val="24"/>
                <w:szCs w:val="24"/>
                <w:lang w:val="en-US" w:bidi="ar-SA"/>
              </w:rPr>
              <w:t>In all cases, remove as much of the contents as possible before disposal (including recycling). For liquids, this would be turning the container upside down and letting it drain until no more drops will come out. For low viscosity liquids such as aqueous solutions, let drip no less than 60 seconds.</w:t>
            </w:r>
          </w:p>
          <w:p>
            <w:pPr>
              <w:pStyle w:val="ListParagraph"/>
              <w:widowControl/>
              <w:numPr>
                <w:ilvl w:val="0"/>
                <w:numId w:val="153"/>
              </w:numPr>
              <w:suppressAutoHyphens w:val="false"/>
              <w:spacing w:before="0" w:after="120"/>
              <w:contextualSpacing/>
              <w:jc w:val="both"/>
              <w:rPr>
                <w:rFonts w:ascii="Calibri" w:hAnsi="Calibri" w:eastAsia="Times New Roman" w:cs="Calibri" w:asciiTheme="minorHAnsi" w:cstheme="minorHAnsi" w:hAnsiTheme="minorHAnsi"/>
                <w:b/>
                <w:sz w:val="24"/>
                <w:szCs w:val="24"/>
              </w:rPr>
            </w:pPr>
            <w:r>
              <w:rPr>
                <w:rFonts w:eastAsia="Times New Roman" w:cs="Calibri" w:ascii="Calibri" w:hAnsi="Calibri" w:asciiTheme="minorHAnsi" w:cstheme="minorHAnsi" w:hAnsiTheme="minorHAnsi"/>
                <w:b/>
                <w:kern w:val="0"/>
                <w:sz w:val="24"/>
                <w:szCs w:val="24"/>
                <w:lang w:val="en-US" w:bidi="ar-SA"/>
              </w:rPr>
              <w:t>NON-HAZARDOUS CHEMICALS</w:t>
            </w:r>
          </w:p>
          <w:p>
            <w:pPr>
              <w:pStyle w:val="Normal"/>
              <w:widowControl/>
              <w:numPr>
                <w:ilvl w:val="0"/>
                <w:numId w:val="139"/>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A designated person must perform an official hazardous waste determination for disposal of all chemicals. </w:t>
            </w:r>
          </w:p>
          <w:p>
            <w:pPr>
              <w:pStyle w:val="Normal"/>
              <w:widowControl/>
              <w:numPr>
                <w:ilvl w:val="0"/>
                <w:numId w:val="139"/>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Collect solids in disposable, non-leaking containers, labelled with contents, clearly marked as non-hazardous, and prepared for disposal. </w:t>
            </w:r>
          </w:p>
          <w:p>
            <w:pPr>
              <w:pStyle w:val="Normal"/>
              <w:widowControl/>
              <w:numPr>
                <w:ilvl w:val="0"/>
                <w:numId w:val="139"/>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Solutions containing only non-hazardous, water miscible liquid materials, with pH between 6 and 9.5, can be disposed through the sewer system. </w:t>
            </w:r>
          </w:p>
          <w:p>
            <w:pPr>
              <w:pStyle w:val="Normal"/>
              <w:widowControl/>
              <w:numPr>
                <w:ilvl w:val="0"/>
                <w:numId w:val="139"/>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Remember: </w:t>
            </w:r>
            <w:r>
              <w:rPr>
                <w:rFonts w:eastAsia="Calibri" w:cs="Calibri" w:cstheme="minorHAnsi"/>
                <w:b/>
                <w:kern w:val="0"/>
                <w:sz w:val="24"/>
                <w:szCs w:val="22"/>
                <w:lang w:val="en-US" w:eastAsia="en-US" w:bidi="ar-SA"/>
              </w:rPr>
              <w:t>"hazardous" includes flammable liquids even if water soluble.</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The items listed below are considered NON hazardous:</w:t>
            </w:r>
          </w:p>
          <w:p>
            <w:pPr>
              <w:pStyle w:val="Normal"/>
              <w:widowControl/>
              <w:numPr>
                <w:ilvl w:val="0"/>
                <w:numId w:val="140"/>
              </w:numPr>
              <w:spacing w:lineRule="auto" w:line="276" w:before="0" w:after="0"/>
              <w:jc w:val="both"/>
              <w:rPr>
                <w:rFonts w:cs="Calibri" w:cstheme="minorHAnsi"/>
                <w:sz w:val="24"/>
              </w:rPr>
            </w:pPr>
            <w:r>
              <w:rPr>
                <w:rFonts w:eastAsia="Calibri" w:cs="Calibri" w:cstheme="minorHAnsi"/>
                <w:kern w:val="0"/>
                <w:sz w:val="24"/>
                <w:szCs w:val="22"/>
                <w:lang w:val="en-US" w:eastAsia="en-US" w:bidi="ar-SA"/>
              </w:rPr>
              <w:t>Acetates: Ca, K, Na, K, Mg, NH</w:t>
            </w:r>
            <w:r>
              <w:rPr>
                <w:rFonts w:eastAsia="Calibri" w:cs="Calibri" w:cstheme="minorHAnsi"/>
                <w:kern w:val="0"/>
                <w:sz w:val="24"/>
                <w:szCs w:val="22"/>
                <w:vertAlign w:val="subscript"/>
                <w:lang w:val="en-US" w:eastAsia="en-US" w:bidi="ar-SA"/>
              </w:rPr>
              <w:t>4</w:t>
            </w:r>
          </w:p>
          <w:p>
            <w:pPr>
              <w:pStyle w:val="Normal"/>
              <w:widowControl/>
              <w:numPr>
                <w:ilvl w:val="0"/>
                <w:numId w:val="140"/>
              </w:numPr>
              <w:spacing w:lineRule="auto" w:line="276" w:before="0" w:after="0"/>
              <w:jc w:val="both"/>
              <w:rPr>
                <w:rFonts w:cs="Calibri" w:cstheme="minorHAnsi"/>
                <w:sz w:val="24"/>
              </w:rPr>
            </w:pPr>
            <w:r>
              <w:rPr>
                <w:rFonts w:eastAsia="Calibri" w:cs="Calibri" w:cstheme="minorHAnsi"/>
                <w:kern w:val="0"/>
                <w:sz w:val="24"/>
                <w:szCs w:val="22"/>
                <w:lang w:val="en-US" w:eastAsia="en-US" w:bidi="ar-SA"/>
              </w:rPr>
              <w:t>Naturally occurring amino acids and salts</w:t>
            </w:r>
          </w:p>
          <w:p>
            <w:pPr>
              <w:pStyle w:val="Normal"/>
              <w:widowControl/>
              <w:numPr>
                <w:ilvl w:val="0"/>
                <w:numId w:val="140"/>
              </w:numPr>
              <w:spacing w:lineRule="auto" w:line="276" w:before="0" w:after="0"/>
              <w:jc w:val="both"/>
              <w:rPr>
                <w:rFonts w:cs="Calibri" w:cstheme="minorHAnsi"/>
                <w:sz w:val="24"/>
              </w:rPr>
            </w:pPr>
            <w:r>
              <w:rPr>
                <w:rFonts w:eastAsia="Calibri" w:cs="Calibri" w:cstheme="minorHAnsi"/>
                <w:kern w:val="0"/>
                <w:sz w:val="24"/>
                <w:szCs w:val="22"/>
                <w:lang w:val="en-US" w:eastAsia="en-US" w:bidi="ar-SA"/>
              </w:rPr>
              <w:t>Citric acid and salts of Na, K, Mg, NH</w:t>
            </w:r>
            <w:r>
              <w:rPr>
                <w:rFonts w:eastAsia="Calibri" w:cs="Calibri" w:cstheme="minorHAnsi"/>
                <w:kern w:val="0"/>
                <w:sz w:val="24"/>
                <w:szCs w:val="22"/>
                <w:vertAlign w:val="subscript"/>
                <w:lang w:val="en-US" w:eastAsia="en-US" w:bidi="ar-SA"/>
              </w:rPr>
              <w:t>4</w:t>
            </w:r>
            <w:r>
              <w:rPr>
                <w:rFonts w:eastAsia="Calibri" w:cs="Calibri" w:cstheme="minorHAnsi"/>
                <w:kern w:val="0"/>
                <w:sz w:val="24"/>
                <w:szCs w:val="22"/>
                <w:lang w:val="en-US" w:eastAsia="en-US" w:bidi="ar-SA"/>
              </w:rPr>
              <w:t>, Ca</w:t>
            </w:r>
          </w:p>
          <w:p>
            <w:pPr>
              <w:pStyle w:val="Normal"/>
              <w:widowControl/>
              <w:numPr>
                <w:ilvl w:val="0"/>
                <w:numId w:val="140"/>
              </w:numPr>
              <w:spacing w:lineRule="auto" w:line="276" w:before="0" w:after="0"/>
              <w:jc w:val="both"/>
              <w:rPr>
                <w:rFonts w:cs="Calibri" w:cstheme="minorHAnsi"/>
                <w:sz w:val="24"/>
              </w:rPr>
            </w:pPr>
            <w:r>
              <w:rPr>
                <w:rFonts w:eastAsia="Calibri" w:cs="Calibri" w:cstheme="minorHAnsi"/>
                <w:kern w:val="0"/>
                <w:sz w:val="24"/>
                <w:szCs w:val="22"/>
                <w:lang w:val="en-US" w:eastAsia="en-US" w:bidi="ar-SA"/>
              </w:rPr>
              <w:t>Bicarbonates: Na, K</w:t>
            </w:r>
          </w:p>
          <w:p>
            <w:pPr>
              <w:pStyle w:val="Normal"/>
              <w:widowControl/>
              <w:numPr>
                <w:ilvl w:val="0"/>
                <w:numId w:val="140"/>
              </w:numPr>
              <w:spacing w:lineRule="auto" w:line="276" w:before="0" w:after="0"/>
              <w:jc w:val="both"/>
              <w:rPr>
                <w:rFonts w:cs="Calibri" w:cstheme="minorHAnsi"/>
                <w:sz w:val="24"/>
              </w:rPr>
            </w:pPr>
            <w:r>
              <w:rPr>
                <w:rFonts w:eastAsia="Calibri" w:cs="Calibri" w:cstheme="minorHAnsi"/>
                <w:kern w:val="0"/>
                <w:sz w:val="24"/>
                <w:szCs w:val="22"/>
                <w:lang w:val="en-US" w:eastAsia="en-US" w:bidi="ar-SA"/>
              </w:rPr>
              <w:t>Borates: Na, K, Mg, Ca</w:t>
            </w:r>
          </w:p>
          <w:p>
            <w:pPr>
              <w:pStyle w:val="Normal"/>
              <w:widowControl/>
              <w:numPr>
                <w:ilvl w:val="0"/>
                <w:numId w:val="140"/>
              </w:numPr>
              <w:spacing w:lineRule="auto" w:line="276" w:before="0" w:after="0"/>
              <w:jc w:val="both"/>
              <w:rPr>
                <w:rFonts w:cs="Calibri" w:cstheme="minorHAnsi"/>
                <w:sz w:val="24"/>
              </w:rPr>
            </w:pPr>
            <w:r>
              <w:rPr>
                <w:rFonts w:eastAsia="Calibri" w:cs="Calibri" w:cstheme="minorHAnsi"/>
                <w:kern w:val="0"/>
                <w:sz w:val="24"/>
                <w:szCs w:val="22"/>
                <w:lang w:val="en-US" w:eastAsia="en-US" w:bidi="ar-SA"/>
              </w:rPr>
              <w:t>Bromides: Na, K, NH</w:t>
            </w:r>
            <w:r>
              <w:rPr>
                <w:rFonts w:eastAsia="Calibri" w:cs="Calibri" w:cstheme="minorHAnsi"/>
                <w:kern w:val="0"/>
                <w:sz w:val="24"/>
                <w:szCs w:val="22"/>
                <w:vertAlign w:val="subscript"/>
                <w:lang w:val="en-US" w:eastAsia="en-US" w:bidi="ar-SA"/>
              </w:rPr>
              <w:t>4</w:t>
            </w:r>
          </w:p>
          <w:p>
            <w:pPr>
              <w:pStyle w:val="Normal"/>
              <w:widowControl/>
              <w:numPr>
                <w:ilvl w:val="0"/>
                <w:numId w:val="140"/>
              </w:numPr>
              <w:spacing w:lineRule="auto" w:line="276" w:before="0" w:after="0"/>
              <w:jc w:val="both"/>
              <w:rPr>
                <w:rFonts w:cs="Calibri" w:cstheme="minorHAnsi"/>
                <w:sz w:val="24"/>
              </w:rPr>
            </w:pPr>
            <w:r>
              <w:rPr>
                <w:rFonts w:eastAsia="Calibri" w:cs="Calibri" w:cstheme="minorHAnsi"/>
                <w:kern w:val="0"/>
                <w:sz w:val="24"/>
                <w:szCs w:val="22"/>
                <w:lang w:val="en-US" w:eastAsia="en-US" w:bidi="ar-SA"/>
              </w:rPr>
              <w:t>Carbonates: Na, K, Mg, Ca, NH</w:t>
            </w:r>
            <w:r>
              <w:rPr>
                <w:rFonts w:eastAsia="Calibri" w:cs="Calibri" w:cstheme="minorHAnsi"/>
                <w:kern w:val="0"/>
                <w:sz w:val="24"/>
                <w:szCs w:val="22"/>
                <w:vertAlign w:val="subscript"/>
                <w:lang w:val="en-US" w:eastAsia="en-US" w:bidi="ar-SA"/>
              </w:rPr>
              <w:t>4</w:t>
            </w:r>
          </w:p>
          <w:p>
            <w:pPr>
              <w:pStyle w:val="Normal"/>
              <w:widowControl/>
              <w:numPr>
                <w:ilvl w:val="0"/>
                <w:numId w:val="140"/>
              </w:numPr>
              <w:spacing w:lineRule="auto" w:line="276" w:before="0" w:after="0"/>
              <w:jc w:val="both"/>
              <w:rPr>
                <w:rFonts w:cs="Calibri" w:cstheme="minorHAnsi"/>
                <w:sz w:val="24"/>
              </w:rPr>
            </w:pPr>
            <w:r>
              <w:rPr>
                <w:rFonts w:eastAsia="Calibri" w:cs="Calibri" w:cstheme="minorHAnsi"/>
                <w:kern w:val="0"/>
                <w:sz w:val="24"/>
                <w:szCs w:val="22"/>
                <w:lang w:val="en-US" w:eastAsia="en-US" w:bidi="ar-SA"/>
              </w:rPr>
              <w:t>Chlorides: Na, K, Mg, Ca, NH</w:t>
            </w:r>
            <w:r>
              <w:rPr>
                <w:rFonts w:eastAsia="Calibri" w:cs="Calibri" w:cstheme="minorHAnsi"/>
                <w:kern w:val="0"/>
                <w:sz w:val="24"/>
                <w:szCs w:val="22"/>
                <w:vertAlign w:val="subscript"/>
                <w:lang w:val="en-US" w:eastAsia="en-US" w:bidi="ar-SA"/>
              </w:rPr>
              <w:t>4</w:t>
            </w:r>
          </w:p>
          <w:p>
            <w:pPr>
              <w:pStyle w:val="Normal"/>
              <w:widowControl/>
              <w:numPr>
                <w:ilvl w:val="0"/>
                <w:numId w:val="140"/>
              </w:numPr>
              <w:spacing w:lineRule="auto" w:line="276" w:before="0" w:after="0"/>
              <w:jc w:val="both"/>
              <w:rPr>
                <w:rFonts w:cs="Calibri" w:cstheme="minorHAnsi"/>
                <w:sz w:val="24"/>
              </w:rPr>
            </w:pPr>
            <w:r>
              <w:rPr>
                <w:rFonts w:eastAsia="Calibri" w:cs="Calibri" w:cstheme="minorHAnsi"/>
                <w:kern w:val="0"/>
                <w:sz w:val="24"/>
                <w:szCs w:val="22"/>
                <w:lang w:val="en-US" w:eastAsia="en-US" w:bidi="ar-SA"/>
              </w:rPr>
              <w:t>Formates: Na, K, Mg, Ca, NH</w:t>
            </w:r>
            <w:r>
              <w:rPr>
                <w:rFonts w:eastAsia="Calibri" w:cs="Calibri" w:cstheme="minorHAnsi"/>
                <w:kern w:val="0"/>
                <w:sz w:val="24"/>
                <w:szCs w:val="22"/>
                <w:vertAlign w:val="subscript"/>
                <w:lang w:val="en-US" w:eastAsia="en-US" w:bidi="ar-SA"/>
              </w:rPr>
              <w:t>4</w:t>
            </w:r>
          </w:p>
          <w:p>
            <w:pPr>
              <w:pStyle w:val="Normal"/>
              <w:widowControl/>
              <w:numPr>
                <w:ilvl w:val="0"/>
                <w:numId w:val="140"/>
              </w:numPr>
              <w:spacing w:lineRule="auto" w:line="276" w:before="0" w:after="0"/>
              <w:jc w:val="both"/>
              <w:rPr>
                <w:rFonts w:cs="Calibri" w:cstheme="minorHAnsi"/>
                <w:sz w:val="24"/>
              </w:rPr>
            </w:pPr>
            <w:r>
              <w:rPr>
                <w:rFonts w:eastAsia="Calibri" w:cs="Calibri" w:cstheme="minorHAnsi"/>
                <w:kern w:val="0"/>
                <w:sz w:val="24"/>
                <w:szCs w:val="22"/>
                <w:lang w:val="en-US" w:eastAsia="en-US" w:bidi="ar-SA"/>
              </w:rPr>
              <w:t>Lactic acid and salts of Na, K, Mg, NH</w:t>
            </w:r>
            <w:r>
              <w:rPr>
                <w:rFonts w:eastAsia="Calibri" w:cs="Calibri" w:cstheme="minorHAnsi"/>
                <w:kern w:val="0"/>
                <w:sz w:val="24"/>
                <w:szCs w:val="22"/>
                <w:vertAlign w:val="subscript"/>
                <w:lang w:val="en-US" w:eastAsia="en-US" w:bidi="ar-SA"/>
              </w:rPr>
              <w:t>4</w:t>
            </w:r>
            <w:r>
              <w:rPr>
                <w:rFonts w:eastAsia="Calibri" w:cs="Calibri" w:cstheme="minorHAnsi"/>
                <w:kern w:val="0"/>
                <w:sz w:val="24"/>
                <w:szCs w:val="22"/>
                <w:lang w:val="en-US" w:eastAsia="en-US" w:bidi="ar-SA"/>
              </w:rPr>
              <w:t>, Ca</w:t>
            </w:r>
          </w:p>
          <w:p>
            <w:pPr>
              <w:pStyle w:val="Normal"/>
              <w:widowControl/>
              <w:numPr>
                <w:ilvl w:val="0"/>
                <w:numId w:val="140"/>
              </w:numPr>
              <w:spacing w:lineRule="auto" w:line="276" w:before="0" w:after="0"/>
              <w:jc w:val="both"/>
              <w:rPr>
                <w:rFonts w:cs="Calibri" w:cstheme="minorHAnsi"/>
                <w:sz w:val="24"/>
              </w:rPr>
            </w:pPr>
            <w:r>
              <w:rPr>
                <w:rFonts w:eastAsia="Calibri" w:cs="Calibri" w:cstheme="minorHAnsi"/>
                <w:kern w:val="0"/>
                <w:sz w:val="24"/>
                <w:szCs w:val="22"/>
                <w:lang w:val="en-US" w:eastAsia="en-US" w:bidi="ar-SA"/>
              </w:rPr>
              <w:t>Sugars and sugar alcohols</w:t>
            </w:r>
          </w:p>
          <w:p>
            <w:pPr>
              <w:pStyle w:val="Normal"/>
              <w:widowControl/>
              <w:numPr>
                <w:ilvl w:val="0"/>
                <w:numId w:val="140"/>
              </w:numPr>
              <w:spacing w:lineRule="auto" w:line="276" w:before="0" w:after="0"/>
              <w:jc w:val="both"/>
              <w:rPr>
                <w:rFonts w:cs="Calibri" w:cstheme="minorHAnsi"/>
                <w:sz w:val="24"/>
              </w:rPr>
            </w:pPr>
            <w:r>
              <w:rPr>
                <w:rFonts w:eastAsia="Calibri" w:cs="Calibri" w:cstheme="minorHAnsi"/>
                <w:kern w:val="0"/>
                <w:sz w:val="24"/>
                <w:szCs w:val="22"/>
                <w:lang w:val="en-US" w:eastAsia="en-US" w:bidi="ar-SA"/>
              </w:rPr>
              <w:t>Starch</w:t>
            </w:r>
          </w:p>
          <w:p>
            <w:pPr>
              <w:pStyle w:val="Normal"/>
              <w:widowControl/>
              <w:numPr>
                <w:ilvl w:val="0"/>
                <w:numId w:val="140"/>
              </w:numPr>
              <w:spacing w:lineRule="auto" w:line="276" w:before="0" w:after="0"/>
              <w:jc w:val="both"/>
              <w:rPr>
                <w:rFonts w:cs="Calibri" w:cstheme="minorHAnsi"/>
                <w:sz w:val="24"/>
              </w:rPr>
            </w:pPr>
            <w:r>
              <w:rPr>
                <w:rFonts w:eastAsia="Calibri" w:cs="Calibri" w:cstheme="minorHAnsi"/>
                <w:kern w:val="0"/>
                <w:sz w:val="24"/>
                <w:szCs w:val="22"/>
                <w:lang w:val="en-US" w:eastAsia="en-US" w:bidi="ar-SA"/>
              </w:rPr>
              <w:t>Iodides: Na, K, Ca</w:t>
            </w:r>
          </w:p>
          <w:p>
            <w:pPr>
              <w:pStyle w:val="Normal"/>
              <w:widowControl/>
              <w:numPr>
                <w:ilvl w:val="0"/>
                <w:numId w:val="140"/>
              </w:numPr>
              <w:spacing w:lineRule="auto" w:line="276" w:before="0" w:after="0"/>
              <w:jc w:val="both"/>
              <w:rPr>
                <w:rFonts w:cs="Calibri" w:cstheme="minorHAnsi"/>
                <w:sz w:val="24"/>
              </w:rPr>
            </w:pPr>
            <w:r>
              <w:rPr>
                <w:rFonts w:eastAsia="Calibri" w:cs="Calibri" w:cstheme="minorHAnsi"/>
                <w:kern w:val="0"/>
                <w:sz w:val="24"/>
                <w:szCs w:val="22"/>
                <w:lang w:val="en-US" w:eastAsia="en-US" w:bidi="ar-SA"/>
              </w:rPr>
              <w:t>Oxides: B, Mg, Ca, Al, Si, Fe, Zn</w:t>
            </w:r>
          </w:p>
          <w:p>
            <w:pPr>
              <w:pStyle w:val="Normal"/>
              <w:widowControl/>
              <w:numPr>
                <w:ilvl w:val="0"/>
                <w:numId w:val="140"/>
              </w:numPr>
              <w:spacing w:lineRule="auto" w:line="276" w:before="0" w:after="0"/>
              <w:jc w:val="both"/>
              <w:rPr>
                <w:rFonts w:cs="Calibri" w:cstheme="minorHAnsi"/>
                <w:sz w:val="24"/>
              </w:rPr>
            </w:pPr>
            <w:r>
              <w:rPr>
                <w:rFonts w:eastAsia="Calibri" w:cs="Calibri" w:cstheme="minorHAnsi"/>
                <w:kern w:val="0"/>
                <w:sz w:val="24"/>
                <w:szCs w:val="22"/>
                <w:lang w:val="en-US" w:eastAsia="en-US" w:bidi="ar-SA"/>
              </w:rPr>
              <w:t>Phosphates: Na, K, Mg, Ca, NH</w:t>
            </w:r>
            <w:r>
              <w:rPr>
                <w:rFonts w:eastAsia="Calibri" w:cs="Calibri" w:cstheme="minorHAnsi"/>
                <w:kern w:val="0"/>
                <w:sz w:val="24"/>
                <w:szCs w:val="22"/>
                <w:vertAlign w:val="subscript"/>
                <w:lang w:val="en-US" w:eastAsia="en-US" w:bidi="ar-SA"/>
              </w:rPr>
              <w:t>4</w:t>
            </w:r>
          </w:p>
          <w:p>
            <w:pPr>
              <w:pStyle w:val="Normal"/>
              <w:widowControl/>
              <w:numPr>
                <w:ilvl w:val="0"/>
                <w:numId w:val="140"/>
              </w:numPr>
              <w:spacing w:lineRule="auto" w:line="276" w:before="0" w:after="0"/>
              <w:jc w:val="both"/>
              <w:rPr>
                <w:rFonts w:cs="Calibri" w:cstheme="minorHAnsi"/>
                <w:sz w:val="24"/>
              </w:rPr>
            </w:pPr>
            <w:r>
              <w:rPr>
                <w:rFonts w:eastAsia="Calibri" w:cs="Calibri" w:cstheme="minorHAnsi"/>
                <w:kern w:val="0"/>
                <w:sz w:val="24"/>
                <w:szCs w:val="22"/>
                <w:lang w:val="en-US" w:eastAsia="en-US" w:bidi="ar-SA"/>
              </w:rPr>
              <w:t>Silicates: Na, K, Mg, Ca</w:t>
            </w:r>
          </w:p>
          <w:p>
            <w:pPr>
              <w:pStyle w:val="Normal"/>
              <w:widowControl/>
              <w:numPr>
                <w:ilvl w:val="0"/>
                <w:numId w:val="140"/>
              </w:numPr>
              <w:spacing w:lineRule="auto" w:line="276" w:before="0" w:after="0"/>
              <w:jc w:val="both"/>
              <w:rPr>
                <w:rFonts w:cs="Calibri" w:cstheme="minorHAnsi"/>
                <w:sz w:val="24"/>
              </w:rPr>
            </w:pPr>
            <w:r>
              <w:rPr>
                <w:rFonts w:eastAsia="Calibri" w:cs="Calibri" w:cstheme="minorHAnsi"/>
                <w:kern w:val="0"/>
                <w:sz w:val="24"/>
                <w:szCs w:val="22"/>
                <w:lang w:val="en-US" w:eastAsia="en-US" w:bidi="ar-SA"/>
              </w:rPr>
              <w:t>Sulfates: Na, K, Mg, Ca, NH</w:t>
            </w:r>
            <w:r>
              <w:rPr>
                <w:rFonts w:eastAsia="Calibri" w:cs="Calibri" w:cstheme="minorHAnsi"/>
                <w:kern w:val="0"/>
                <w:sz w:val="24"/>
                <w:szCs w:val="22"/>
                <w:vertAlign w:val="subscript"/>
                <w:lang w:val="en-US" w:eastAsia="en-US" w:bidi="ar-SA"/>
              </w:rPr>
              <w:t xml:space="preserve">4 </w:t>
            </w:r>
          </w:p>
          <w:p>
            <w:pPr>
              <w:pStyle w:val="Normal"/>
              <w:widowControl/>
              <w:spacing w:lineRule="auto" w:line="276" w:before="0" w:after="0"/>
              <w:jc w:val="both"/>
              <w:rPr>
                <w:rFonts w:cs="Calibri" w:cstheme="minorHAnsi"/>
                <w:sz w:val="24"/>
              </w:rPr>
            </w:pPr>
            <w:r>
              <w:rPr>
                <w:rFonts w:eastAsia="Calibri" w:cs="Calibri" w:cstheme="minorHAnsi"/>
                <w:b/>
                <w:kern w:val="0"/>
                <w:sz w:val="24"/>
                <w:szCs w:val="22"/>
                <w:lang w:val="en-US" w:eastAsia="en-US" w:bidi="ar-SA"/>
              </w:rPr>
              <w:t>Caution:</w:t>
            </w:r>
            <w:r>
              <w:rPr>
                <w:rFonts w:eastAsia="Calibri" w:cs="Calibri" w:cstheme="minorHAnsi"/>
                <w:kern w:val="0"/>
                <w:sz w:val="24"/>
                <w:szCs w:val="22"/>
                <w:lang w:val="en-US" w:eastAsia="en-US" w:bidi="ar-SA"/>
              </w:rPr>
              <w:t xml:space="preserve"> Chemicals and chemical products should not be given or sold to the general public or offered as surplus property. Commercial chemical products may be offered as surplus property if reasonable cautions are followed.</w:t>
            </w:r>
          </w:p>
          <w:p>
            <w:pPr>
              <w:pStyle w:val="ListParagraph"/>
              <w:widowControl/>
              <w:numPr>
                <w:ilvl w:val="0"/>
                <w:numId w:val="153"/>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kern w:val="0"/>
                <w:sz w:val="24"/>
                <w:szCs w:val="24"/>
                <w:lang w:val="en-US" w:bidi="ar-SA"/>
              </w:rPr>
              <w:t>TREATMENT</w:t>
            </w:r>
          </w:p>
          <w:p>
            <w:pPr>
              <w:pStyle w:val="Normal"/>
              <w:widowControl/>
              <w:numPr>
                <w:ilvl w:val="0"/>
                <w:numId w:val="141"/>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Elementary neutralization can be performed on wastes which are hazardous only because they are corrosive (acids, bases). </w:t>
            </w:r>
          </w:p>
          <w:p>
            <w:pPr>
              <w:pStyle w:val="Normal"/>
              <w:widowControl/>
              <w:numPr>
                <w:ilvl w:val="0"/>
                <w:numId w:val="141"/>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A neutralized solution should have a final pH value between 6 and 9. Corrosive waste should not be discharged through the sewer system. </w:t>
            </w:r>
          </w:p>
          <w:p>
            <w:pPr>
              <w:pStyle w:val="Normal"/>
              <w:widowControl/>
              <w:numPr>
                <w:ilvl w:val="0"/>
                <w:numId w:val="141"/>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Treatment of other materials to lessen the hazard or amount of waste can be included as part of the SOPs in laboratories. </w:t>
            </w:r>
          </w:p>
          <w:p>
            <w:pPr>
              <w:pStyle w:val="Normal"/>
              <w:widowControl/>
              <w:numPr>
                <w:ilvl w:val="0"/>
                <w:numId w:val="141"/>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Such procedures should be written and made a part of specific experimental protocol. </w:t>
            </w:r>
          </w:p>
          <w:p>
            <w:pPr>
              <w:pStyle w:val="ListParagraph"/>
              <w:widowControl/>
              <w:numPr>
                <w:ilvl w:val="0"/>
                <w:numId w:val="158"/>
              </w:numPr>
              <w:suppressAutoHyphens w:val="false"/>
              <w:spacing w:before="0" w:after="120"/>
              <w:contextualSpacing/>
              <w:jc w:val="both"/>
              <w:rPr>
                <w:rFonts w:ascii="Calibri" w:hAnsi="Calibri" w:eastAsia="Times New Roman" w:cs="Calibri" w:asciiTheme="minorHAnsi" w:cstheme="minorHAnsi" w:hAnsiTheme="minorHAnsi"/>
                <w:b/>
                <w:kern w:val="2"/>
                <w:sz w:val="24"/>
                <w:szCs w:val="24"/>
              </w:rPr>
            </w:pPr>
            <w:r>
              <w:rPr>
                <w:rFonts w:eastAsia="Times New Roman" w:cs="Calibri" w:ascii="Calibri" w:hAnsi="Calibri" w:asciiTheme="minorHAnsi" w:cstheme="minorHAnsi" w:hAnsiTheme="minorHAnsi"/>
                <w:b/>
                <w:kern w:val="2"/>
                <w:sz w:val="24"/>
                <w:szCs w:val="24"/>
                <w:lang w:val="en-US" w:bidi="ar-SA"/>
              </w:rPr>
              <w:t>RADIOACTIVE WASTE DISPOSAL</w:t>
            </w:r>
          </w:p>
          <w:p>
            <w:pPr>
              <w:pStyle w:val="ListParagraph"/>
              <w:widowControl/>
              <w:numPr>
                <w:ilvl w:val="0"/>
                <w:numId w:val="154"/>
              </w:numPr>
              <w:suppressAutoHyphens w:val="false"/>
              <w:spacing w:before="0" w:after="120"/>
              <w:contextualSpacing/>
              <w:jc w:val="both"/>
              <w:rPr>
                <w:rFonts w:ascii="Calibri" w:hAnsi="Calibri" w:eastAsia="Times New Roman" w:cs="Calibri" w:asciiTheme="minorHAnsi" w:cstheme="minorHAnsi" w:hAnsiTheme="minorHAnsi"/>
                <w:b/>
                <w:sz w:val="24"/>
                <w:szCs w:val="24"/>
              </w:rPr>
            </w:pPr>
            <w:r>
              <w:rPr>
                <w:rFonts w:eastAsia="Times New Roman" w:cs="Calibri" w:ascii="Calibri" w:hAnsi="Calibri" w:asciiTheme="minorHAnsi" w:cstheme="minorHAnsi" w:hAnsiTheme="minorHAnsi"/>
                <w:b/>
                <w:kern w:val="0"/>
                <w:sz w:val="24"/>
                <w:szCs w:val="24"/>
                <w:lang w:val="en-US" w:bidi="ar-SA"/>
              </w:rPr>
              <w:t>GENERAL PROCEDURES</w:t>
            </w:r>
          </w:p>
          <w:p>
            <w:pPr>
              <w:pStyle w:val="Normal"/>
              <w:widowControl/>
              <w:numPr>
                <w:ilvl w:val="0"/>
                <w:numId w:val="142"/>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Only containers available from authorized departments shall be used. </w:t>
            </w:r>
          </w:p>
          <w:p>
            <w:pPr>
              <w:pStyle w:val="Normal"/>
              <w:widowControl/>
              <w:numPr>
                <w:ilvl w:val="0"/>
                <w:numId w:val="142"/>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Each radioactive waste container must have a record of materials in the container which is kept up-to-date. </w:t>
            </w:r>
          </w:p>
          <w:p>
            <w:pPr>
              <w:pStyle w:val="Normal"/>
              <w:widowControl/>
              <w:numPr>
                <w:ilvl w:val="0"/>
                <w:numId w:val="142"/>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Mark each container with a "Caution-Radioactive Material" label. </w:t>
            </w:r>
          </w:p>
          <w:p>
            <w:pPr>
              <w:pStyle w:val="Normal"/>
              <w:widowControl/>
              <w:numPr>
                <w:ilvl w:val="0"/>
                <w:numId w:val="142"/>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Package the waste according to the instructions given for each waste type below. </w:t>
            </w:r>
          </w:p>
          <w:p>
            <w:pPr>
              <w:pStyle w:val="Normal"/>
              <w:widowControl/>
              <w:numPr>
                <w:ilvl w:val="0"/>
                <w:numId w:val="142"/>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Segregate waste according to half-life: </w:t>
            </w:r>
          </w:p>
          <w:p>
            <w:pPr>
              <w:pStyle w:val="Normal"/>
              <w:widowControl/>
              <w:numPr>
                <w:ilvl w:val="1"/>
                <w:numId w:val="142"/>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less than 91 days = short-lived </w:t>
            </w:r>
          </w:p>
          <w:p>
            <w:pPr>
              <w:pStyle w:val="Normal"/>
              <w:widowControl/>
              <w:numPr>
                <w:ilvl w:val="1"/>
                <w:numId w:val="142"/>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greater than 90 days = long-lived </w:t>
            </w:r>
          </w:p>
          <w:p>
            <w:pPr>
              <w:pStyle w:val="Normal"/>
              <w:widowControl/>
              <w:numPr>
                <w:ilvl w:val="0"/>
                <w:numId w:val="142"/>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When the container is full, complete a </w:t>
            </w:r>
            <w:r>
              <w:rPr>
                <w:rFonts w:eastAsia="Calibri" w:cs="Calibri" w:cstheme="minorHAnsi"/>
                <w:i/>
                <w:iCs/>
                <w:kern w:val="0"/>
                <w:sz w:val="24"/>
                <w:szCs w:val="22"/>
                <w:lang w:val="en-US" w:eastAsia="en-US" w:bidi="ar-SA"/>
              </w:rPr>
              <w:t xml:space="preserve">Radioactive Waste Disposal </w:t>
            </w:r>
            <w:r>
              <w:rPr>
                <w:rFonts w:eastAsia="Calibri" w:cs="Calibri" w:cstheme="minorHAnsi"/>
                <w:iCs/>
                <w:kern w:val="0"/>
                <w:sz w:val="24"/>
                <w:szCs w:val="22"/>
                <w:lang w:val="en-US" w:eastAsia="en-US" w:bidi="ar-SA"/>
              </w:rPr>
              <w:t>tag</w:t>
            </w:r>
            <w:r>
              <w:rPr>
                <w:rFonts w:eastAsia="Calibri" w:cs="Calibri" w:cstheme="minorHAnsi"/>
                <w:kern w:val="0"/>
                <w:sz w:val="24"/>
                <w:szCs w:val="22"/>
                <w:lang w:val="en-US" w:eastAsia="en-US" w:bidi="ar-SA"/>
              </w:rPr>
              <w:t xml:space="preserve">. Instructions are on the back of the tag. </w:t>
            </w:r>
          </w:p>
          <w:p>
            <w:pPr>
              <w:pStyle w:val="Normal"/>
              <w:widowControl/>
              <w:numPr>
                <w:ilvl w:val="0"/>
                <w:numId w:val="142"/>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Attach the tag to the outer surface of the container. </w:t>
            </w:r>
          </w:p>
          <w:p>
            <w:pPr>
              <w:pStyle w:val="ListParagraph"/>
              <w:widowControl/>
              <w:numPr>
                <w:ilvl w:val="0"/>
                <w:numId w:val="154"/>
              </w:numPr>
              <w:suppressAutoHyphens w:val="false"/>
              <w:spacing w:before="0" w:after="120"/>
              <w:contextualSpacing/>
              <w:jc w:val="both"/>
              <w:rPr>
                <w:rFonts w:ascii="Calibri" w:hAnsi="Calibri" w:eastAsia="Times New Roman" w:cs="Calibri" w:asciiTheme="minorHAnsi" w:cstheme="minorHAnsi" w:hAnsiTheme="minorHAnsi"/>
                <w:b/>
                <w:sz w:val="24"/>
                <w:szCs w:val="24"/>
              </w:rPr>
            </w:pPr>
            <w:r>
              <w:rPr>
                <w:rFonts w:eastAsia="Times New Roman" w:cs="Calibri" w:ascii="Calibri" w:hAnsi="Calibri" w:asciiTheme="minorHAnsi" w:cstheme="minorHAnsi" w:hAnsiTheme="minorHAnsi"/>
                <w:b/>
                <w:kern w:val="0"/>
                <w:sz w:val="24"/>
                <w:szCs w:val="24"/>
                <w:lang w:val="en-US" w:bidi="ar-SA"/>
              </w:rPr>
              <w:t>SOLIDS</w:t>
            </w:r>
          </w:p>
          <w:p>
            <w:pPr>
              <w:pStyle w:val="Normal"/>
              <w:widowControl/>
              <w:numPr>
                <w:ilvl w:val="0"/>
                <w:numId w:val="143"/>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Segregate by half-life.</w:t>
            </w:r>
          </w:p>
          <w:p>
            <w:pPr>
              <w:pStyle w:val="Normal"/>
              <w:widowControl/>
              <w:numPr>
                <w:ilvl w:val="0"/>
                <w:numId w:val="143"/>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Place dry waste in drums, marked "Dry Radioactive Waste Only." </w:t>
            </w:r>
          </w:p>
          <w:p>
            <w:pPr>
              <w:pStyle w:val="Normal"/>
              <w:widowControl/>
              <w:numPr>
                <w:ilvl w:val="0"/>
                <w:numId w:val="143"/>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Place all solid radioactive waste (filter papers, gloves, bottle caps, </w:t>
            </w:r>
            <w:r>
              <w:rPr>
                <w:rFonts w:eastAsia="Calibri" w:cs="Calibri" w:cstheme="minorHAnsi"/>
                <w:b/>
                <w:kern w:val="0"/>
                <w:sz w:val="24"/>
                <w:szCs w:val="22"/>
                <w:lang w:val="en-US" w:eastAsia="en-US" w:bidi="ar-SA"/>
              </w:rPr>
              <w:t>empty</w:t>
            </w:r>
            <w:r>
              <w:rPr>
                <w:rFonts w:eastAsia="Calibri" w:cs="Calibri" w:cstheme="minorHAnsi"/>
                <w:kern w:val="0"/>
                <w:sz w:val="24"/>
                <w:szCs w:val="22"/>
                <w:lang w:val="en-US" w:eastAsia="en-US" w:bidi="ar-SA"/>
              </w:rPr>
              <w:t xml:space="preserve"> scintillation vials, etc.) into the innermost plastic liner. </w:t>
            </w:r>
          </w:p>
          <w:p>
            <w:pPr>
              <w:pStyle w:val="Normal"/>
              <w:widowControl/>
              <w:numPr>
                <w:ilvl w:val="0"/>
                <w:numId w:val="143"/>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When full, tape the plastic liner shut; do not overfill. </w:t>
            </w:r>
          </w:p>
          <w:p>
            <w:pPr>
              <w:pStyle w:val="Normal"/>
              <w:widowControl/>
              <w:numPr>
                <w:ilvl w:val="0"/>
                <w:numId w:val="143"/>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Do not put unabsorbed liquid in dry waste drums. </w:t>
            </w:r>
          </w:p>
          <w:p>
            <w:pPr>
              <w:pStyle w:val="Normal"/>
              <w:widowControl/>
              <w:numPr>
                <w:ilvl w:val="0"/>
                <w:numId w:val="143"/>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Do not put contaminated equipment or radioactive powders in dry waste drums.</w:t>
            </w:r>
          </w:p>
          <w:p>
            <w:pPr>
              <w:pStyle w:val="Normal"/>
              <w:widowControl/>
              <w:numPr>
                <w:ilvl w:val="0"/>
                <w:numId w:val="143"/>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Contain sharps in a separate rigid red plastic container to prevent puncture injuries. </w:t>
            </w:r>
          </w:p>
          <w:p>
            <w:pPr>
              <w:pStyle w:val="ListParagraph"/>
              <w:widowControl/>
              <w:numPr>
                <w:ilvl w:val="0"/>
                <w:numId w:val="154"/>
              </w:numPr>
              <w:suppressAutoHyphens w:val="false"/>
              <w:spacing w:before="0" w:after="120"/>
              <w:contextualSpacing/>
              <w:jc w:val="both"/>
              <w:rPr>
                <w:rFonts w:ascii="Calibri" w:hAnsi="Calibri" w:eastAsia="Times New Roman" w:cs="Calibri" w:asciiTheme="minorHAnsi" w:cstheme="minorHAnsi" w:hAnsiTheme="minorHAnsi"/>
                <w:b/>
                <w:sz w:val="24"/>
                <w:szCs w:val="24"/>
              </w:rPr>
            </w:pPr>
            <w:r>
              <w:rPr>
                <w:rFonts w:eastAsia="Times New Roman" w:cs="Calibri" w:ascii="Calibri" w:hAnsi="Calibri" w:asciiTheme="minorHAnsi" w:cstheme="minorHAnsi" w:hAnsiTheme="minorHAnsi"/>
                <w:b/>
                <w:kern w:val="0"/>
                <w:sz w:val="24"/>
                <w:szCs w:val="24"/>
                <w:lang w:val="en-US" w:bidi="ar-SA"/>
              </w:rPr>
              <w:t xml:space="preserve"> </w:t>
            </w:r>
            <w:r>
              <w:rPr>
                <w:rFonts w:eastAsia="Times New Roman" w:cs="Calibri" w:ascii="Calibri" w:hAnsi="Calibri" w:asciiTheme="minorHAnsi" w:cstheme="minorHAnsi" w:hAnsiTheme="minorHAnsi"/>
                <w:b/>
                <w:kern w:val="0"/>
                <w:sz w:val="24"/>
                <w:szCs w:val="24"/>
                <w:lang w:val="en-US" w:bidi="ar-SA"/>
              </w:rPr>
              <w:t>LIQUIDS</w:t>
            </w:r>
          </w:p>
          <w:p>
            <w:pPr>
              <w:pStyle w:val="ListParagraph"/>
              <w:widowControl/>
              <w:numPr>
                <w:ilvl w:val="0"/>
                <w:numId w:val="155"/>
              </w:numPr>
              <w:suppressAutoHyphens w:val="false"/>
              <w:spacing w:before="0" w:after="120"/>
              <w:contextualSpacing/>
              <w:jc w:val="both"/>
              <w:rPr>
                <w:rFonts w:ascii="Calibri" w:hAnsi="Calibri" w:eastAsia="Times New Roman" w:cs="Calibri" w:asciiTheme="minorHAnsi" w:cstheme="minorHAnsi" w:hAnsiTheme="minorHAnsi"/>
                <w:b/>
                <w:sz w:val="24"/>
                <w:szCs w:val="24"/>
              </w:rPr>
            </w:pPr>
            <w:r>
              <w:rPr>
                <w:rFonts w:eastAsia="Times New Roman" w:cs="Calibri" w:ascii="Calibri" w:hAnsi="Calibri" w:asciiTheme="minorHAnsi" w:cstheme="minorHAnsi" w:hAnsiTheme="minorHAnsi"/>
                <w:b/>
                <w:kern w:val="0"/>
                <w:sz w:val="24"/>
                <w:szCs w:val="24"/>
                <w:lang w:val="en-US" w:bidi="ar-SA"/>
              </w:rPr>
              <w:t>Aqueous wastes</w:t>
            </w:r>
          </w:p>
          <w:p>
            <w:pPr>
              <w:pStyle w:val="Normal"/>
              <w:widowControl/>
              <w:numPr>
                <w:ilvl w:val="0"/>
                <w:numId w:val="144"/>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Segregate aqueous waste by half-life.</w:t>
            </w:r>
          </w:p>
          <w:p>
            <w:pPr>
              <w:pStyle w:val="Normal"/>
              <w:widowControl/>
              <w:numPr>
                <w:ilvl w:val="0"/>
                <w:numId w:val="144"/>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Must be placed in carboys with secure screw tops.</w:t>
            </w:r>
          </w:p>
          <w:p>
            <w:pPr>
              <w:pStyle w:val="Normal"/>
              <w:widowControl/>
              <w:numPr>
                <w:ilvl w:val="0"/>
                <w:numId w:val="144"/>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Must have a "Caution - Radioactive Material" label attached. </w:t>
            </w:r>
          </w:p>
          <w:p>
            <w:pPr>
              <w:pStyle w:val="Normal"/>
              <w:widowControl/>
              <w:numPr>
                <w:ilvl w:val="0"/>
                <w:numId w:val="144"/>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Keep containers closed during storage.</w:t>
            </w:r>
          </w:p>
          <w:p>
            <w:pPr>
              <w:pStyle w:val="Normal"/>
              <w:widowControl/>
              <w:numPr>
                <w:ilvl w:val="0"/>
                <w:numId w:val="144"/>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Supply secondary containment able to contain the liquid in case of breakage.</w:t>
            </w:r>
          </w:p>
          <w:p>
            <w:pPr>
              <w:pStyle w:val="Normal"/>
              <w:widowControl/>
              <w:numPr>
                <w:ilvl w:val="0"/>
                <w:numId w:val="144"/>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Segregate LSC fluid, aqueous, and other liquids.</w:t>
            </w:r>
          </w:p>
          <w:p>
            <w:pPr>
              <w:pStyle w:val="ListParagraph"/>
              <w:widowControl/>
              <w:numPr>
                <w:ilvl w:val="0"/>
                <w:numId w:val="155"/>
              </w:numPr>
              <w:suppressAutoHyphens w:val="false"/>
              <w:spacing w:before="0" w:after="120"/>
              <w:contextualSpacing/>
              <w:jc w:val="both"/>
              <w:rPr>
                <w:rFonts w:ascii="Calibri" w:hAnsi="Calibri" w:eastAsia="Times New Roman" w:cs="Calibri" w:asciiTheme="minorHAnsi" w:cstheme="minorHAnsi" w:hAnsiTheme="minorHAnsi"/>
                <w:b/>
                <w:sz w:val="24"/>
                <w:szCs w:val="24"/>
              </w:rPr>
            </w:pPr>
            <w:r>
              <w:rPr>
                <w:rFonts w:eastAsia="Times New Roman" w:cs="Calibri" w:ascii="Calibri" w:hAnsi="Calibri" w:asciiTheme="minorHAnsi" w:cstheme="minorHAnsi" w:hAnsiTheme="minorHAnsi"/>
                <w:b/>
                <w:kern w:val="0"/>
                <w:sz w:val="24"/>
                <w:szCs w:val="24"/>
                <w:lang w:val="en-US" w:bidi="ar-SA"/>
              </w:rPr>
              <w:t>Scintillation vials with counting fluid</w:t>
            </w:r>
          </w:p>
          <w:p>
            <w:pPr>
              <w:pStyle w:val="Normal"/>
              <w:widowControl/>
              <w:numPr>
                <w:ilvl w:val="0"/>
                <w:numId w:val="145"/>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Must be placed in a container supplied by the duly authorized firm.</w:t>
            </w:r>
          </w:p>
          <w:p>
            <w:pPr>
              <w:pStyle w:val="Normal"/>
              <w:widowControl/>
              <w:numPr>
                <w:ilvl w:val="0"/>
                <w:numId w:val="145"/>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Mark container "Scintillation Vials Only". </w:t>
            </w:r>
          </w:p>
          <w:p>
            <w:pPr>
              <w:pStyle w:val="Normal"/>
              <w:widowControl/>
              <w:numPr>
                <w:ilvl w:val="0"/>
                <w:numId w:val="145"/>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Carefully place UNOPENED vials into the inner plastic liner. When full, tape the plastic liner shut; do not overfill.</w:t>
            </w:r>
          </w:p>
          <w:p>
            <w:pPr>
              <w:pStyle w:val="Normal"/>
              <w:widowControl/>
              <w:numPr>
                <w:ilvl w:val="0"/>
                <w:numId w:val="145"/>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Dispose of bulk liquid scintillation counting fluid by emptying into properly labelled liquid waste jugs and treating as liquid waste.</w:t>
            </w:r>
          </w:p>
          <w:p>
            <w:pPr>
              <w:pStyle w:val="Normal"/>
              <w:widowControl/>
              <w:numPr>
                <w:ilvl w:val="0"/>
                <w:numId w:val="145"/>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Segregate scintillation fluid from other liquid wastes.</w:t>
            </w:r>
          </w:p>
          <w:p>
            <w:pPr>
              <w:pStyle w:val="Normal"/>
              <w:widowControl/>
              <w:numPr>
                <w:ilvl w:val="0"/>
                <w:numId w:val="145"/>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Empty scintillation vials may be washed and reused, or may be disposed as dry waste if they contain NO residual scintillation fluid. </w:t>
            </w:r>
          </w:p>
          <w:p>
            <w:pPr>
              <w:pStyle w:val="ListParagraph"/>
              <w:widowControl/>
              <w:numPr>
                <w:ilvl w:val="0"/>
                <w:numId w:val="154"/>
              </w:numPr>
              <w:suppressAutoHyphens w:val="false"/>
              <w:spacing w:before="0" w:after="120"/>
              <w:contextualSpacing/>
              <w:jc w:val="both"/>
              <w:rPr>
                <w:rFonts w:ascii="Calibri" w:hAnsi="Calibri" w:eastAsia="Times New Roman" w:cs="Calibri" w:asciiTheme="minorHAnsi" w:cstheme="minorHAnsi" w:hAnsiTheme="minorHAnsi"/>
                <w:b/>
                <w:sz w:val="24"/>
                <w:szCs w:val="24"/>
              </w:rPr>
            </w:pPr>
            <w:r>
              <w:rPr>
                <w:rFonts w:eastAsia="Times New Roman" w:cs="Calibri" w:ascii="Calibri" w:hAnsi="Calibri" w:asciiTheme="minorHAnsi" w:cstheme="minorHAnsi" w:hAnsiTheme="minorHAnsi"/>
                <w:b/>
                <w:kern w:val="0"/>
                <w:sz w:val="24"/>
                <w:szCs w:val="24"/>
                <w:lang w:val="en-US" w:bidi="ar-SA"/>
              </w:rPr>
              <w:t>MIXED WASTE</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 xml:space="preserve">Mixed waste is any waste material, other than LSC fluid, that contains radioisotopes and possesses other hazardous properties; i.e. the waste is: </w:t>
            </w:r>
          </w:p>
          <w:p>
            <w:pPr>
              <w:pStyle w:val="Normal"/>
              <w:widowControl/>
              <w:numPr>
                <w:ilvl w:val="0"/>
                <w:numId w:val="146"/>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Flammable or explosive </w:t>
            </w:r>
          </w:p>
          <w:p>
            <w:pPr>
              <w:pStyle w:val="Normal"/>
              <w:widowControl/>
              <w:numPr>
                <w:ilvl w:val="0"/>
                <w:numId w:val="146"/>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Toxic </w:t>
            </w:r>
          </w:p>
          <w:p>
            <w:pPr>
              <w:pStyle w:val="Normal"/>
              <w:widowControl/>
              <w:numPr>
                <w:ilvl w:val="0"/>
                <w:numId w:val="146"/>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Corrosive (pH greater than 12.5 or less than 2) </w:t>
            </w:r>
          </w:p>
          <w:p>
            <w:pPr>
              <w:pStyle w:val="Normal"/>
              <w:widowControl/>
              <w:numPr>
                <w:ilvl w:val="0"/>
                <w:numId w:val="146"/>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Reactive </w:t>
            </w:r>
          </w:p>
          <w:p>
            <w:pPr>
              <w:pStyle w:val="Normal"/>
              <w:widowControl/>
              <w:numPr>
                <w:ilvl w:val="0"/>
                <w:numId w:val="146"/>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Persistent (halogenated hydrocarbons and polycyclic aromatic hydrocarbons with more than three and less than seven rings) </w:t>
            </w:r>
          </w:p>
          <w:p>
            <w:pPr>
              <w:pStyle w:val="Normal"/>
              <w:widowControl/>
              <w:numPr>
                <w:ilvl w:val="0"/>
                <w:numId w:val="146"/>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Carcinogenic </w:t>
            </w:r>
          </w:p>
          <w:p>
            <w:pPr>
              <w:pStyle w:val="Normal"/>
              <w:widowControl/>
              <w:numPr>
                <w:ilvl w:val="0"/>
                <w:numId w:val="146"/>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Mixed waste must be characterized for isotope as well as hazardous components and concentrations (% by weight or volume)</w:t>
            </w:r>
          </w:p>
          <w:p>
            <w:pPr>
              <w:pStyle w:val="Normal"/>
              <w:widowControl/>
              <w:numPr>
                <w:ilvl w:val="0"/>
                <w:numId w:val="146"/>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Common examples of mixed waste include:</w:t>
            </w:r>
          </w:p>
          <w:p>
            <w:pPr>
              <w:pStyle w:val="Normal"/>
              <w:widowControl/>
              <w:numPr>
                <w:ilvl w:val="1"/>
                <w:numId w:val="147"/>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Radio-labelled carcinogens</w:t>
            </w:r>
          </w:p>
          <w:p>
            <w:pPr>
              <w:pStyle w:val="Normal"/>
              <w:widowControl/>
              <w:numPr>
                <w:ilvl w:val="1"/>
                <w:numId w:val="147"/>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Solvents containing radioisotopes</w:t>
            </w:r>
          </w:p>
          <w:p>
            <w:pPr>
              <w:pStyle w:val="Normal"/>
              <w:widowControl/>
              <w:numPr>
                <w:ilvl w:val="1"/>
                <w:numId w:val="147"/>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Contaminated lead </w:t>
            </w:r>
          </w:p>
          <w:p>
            <w:pPr>
              <w:pStyle w:val="Normal"/>
              <w:widowControl/>
              <w:numPr>
                <w:ilvl w:val="0"/>
                <w:numId w:val="146"/>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There is a disposal option for liquid scintillation cocktail containing radioisotopes  </w:t>
            </w:r>
          </w:p>
          <w:p>
            <w:pPr>
              <w:pStyle w:val="ListParagraph"/>
              <w:widowControl/>
              <w:numPr>
                <w:ilvl w:val="0"/>
                <w:numId w:val="154"/>
              </w:numPr>
              <w:suppressAutoHyphens w:val="false"/>
              <w:spacing w:before="0" w:after="120"/>
              <w:contextualSpacing/>
              <w:jc w:val="both"/>
              <w:rPr>
                <w:rFonts w:ascii="Calibri" w:hAnsi="Calibri" w:eastAsia="Times New Roman" w:cs="Calibri" w:asciiTheme="minorHAnsi" w:cstheme="minorHAnsi" w:hAnsiTheme="minorHAnsi"/>
                <w:b/>
                <w:sz w:val="24"/>
                <w:szCs w:val="24"/>
              </w:rPr>
            </w:pPr>
            <w:r>
              <w:rPr>
                <w:rFonts w:eastAsia="Times New Roman" w:cs="Calibri" w:ascii="Calibri" w:hAnsi="Calibri" w:asciiTheme="minorHAnsi" w:cstheme="minorHAnsi" w:hAnsiTheme="minorHAnsi"/>
                <w:b/>
                <w:kern w:val="0"/>
                <w:sz w:val="24"/>
                <w:szCs w:val="24"/>
                <w:lang w:val="en-US" w:bidi="ar-SA"/>
              </w:rPr>
              <w:t>WASTE STORAGE</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The storage of hazardous materials must be in compliance with National Guidelines on Hospital Management and the applicable Hospital Waste Management Rules. The methods of handling waste are subject to unannounced inspections by regulatory inspectors.</w:t>
            </w:r>
          </w:p>
          <w:p>
            <w:pPr>
              <w:pStyle w:val="Normal"/>
              <w:widowControl/>
              <w:numPr>
                <w:ilvl w:val="0"/>
                <w:numId w:val="148"/>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All containers need to have a </w:t>
            </w:r>
            <w:r>
              <w:rPr>
                <w:rFonts w:eastAsia="Calibri" w:cs="Calibri" w:cstheme="minorHAnsi"/>
                <w:b/>
                <w:kern w:val="0"/>
                <w:sz w:val="24"/>
                <w:szCs w:val="22"/>
                <w:lang w:val="en-US" w:eastAsia="en-US" w:bidi="ar-SA"/>
              </w:rPr>
              <w:t>label</w:t>
            </w:r>
            <w:r>
              <w:rPr>
                <w:rFonts w:eastAsia="Calibri" w:cs="Calibri" w:cstheme="minorHAnsi"/>
                <w:kern w:val="0"/>
                <w:sz w:val="24"/>
                <w:szCs w:val="22"/>
                <w:lang w:val="en-US" w:eastAsia="en-US" w:bidi="ar-SA"/>
              </w:rPr>
              <w:t xml:space="preserve"> at all times indicating the contents. For waste materials, this could be a simple label such as "WASTE SOLVENT" or "USED ACETONE". </w:t>
            </w:r>
          </w:p>
          <w:p>
            <w:pPr>
              <w:pStyle w:val="Normal"/>
              <w:widowControl/>
              <w:numPr>
                <w:ilvl w:val="0"/>
                <w:numId w:val="148"/>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Put the label on the container </w:t>
            </w:r>
            <w:r>
              <w:rPr>
                <w:rFonts w:eastAsia="Calibri" w:cs="Calibri" w:cstheme="minorHAnsi"/>
                <w:b/>
                <w:i/>
                <w:iCs/>
                <w:kern w:val="0"/>
                <w:sz w:val="24"/>
                <w:szCs w:val="22"/>
                <w:lang w:val="en-US" w:eastAsia="en-US" w:bidi="ar-SA"/>
              </w:rPr>
              <w:t>BEFORE ADDING WASTE</w:t>
            </w:r>
            <w:r>
              <w:rPr>
                <w:rFonts w:eastAsia="Calibri" w:cs="Calibri" w:cstheme="minorHAnsi"/>
                <w:kern w:val="0"/>
                <w:sz w:val="24"/>
                <w:szCs w:val="22"/>
                <w:lang w:val="en-US" w:eastAsia="en-US" w:bidi="ar-SA"/>
              </w:rPr>
              <w:t xml:space="preserve">. </w:t>
            </w:r>
          </w:p>
          <w:p>
            <w:pPr>
              <w:pStyle w:val="Normal"/>
              <w:widowControl/>
              <w:numPr>
                <w:ilvl w:val="0"/>
                <w:numId w:val="148"/>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All containers need a lid at all times when not actively adding or removing waste. Evaporation in a hood is </w:t>
            </w:r>
            <w:r>
              <w:rPr>
                <w:rFonts w:eastAsia="Calibri" w:cs="Calibri" w:cstheme="minorHAnsi"/>
                <w:b/>
                <w:kern w:val="0"/>
                <w:sz w:val="24"/>
                <w:szCs w:val="22"/>
                <w:lang w:val="en-US" w:eastAsia="en-US" w:bidi="ar-SA"/>
              </w:rPr>
              <w:t>not</w:t>
            </w:r>
            <w:r>
              <w:rPr>
                <w:rFonts w:eastAsia="Calibri" w:cs="Calibri" w:cstheme="minorHAnsi"/>
                <w:kern w:val="0"/>
                <w:sz w:val="24"/>
                <w:szCs w:val="22"/>
                <w:lang w:val="en-US" w:eastAsia="en-US" w:bidi="ar-SA"/>
              </w:rPr>
              <w:t xml:space="preserve"> a legal disposal method. </w:t>
            </w:r>
            <w:r>
              <w:rPr>
                <w:rFonts w:eastAsia="Calibri" w:cs="Calibri" w:cstheme="minorHAnsi"/>
                <w:b/>
                <w:i/>
                <w:iCs/>
                <w:kern w:val="0"/>
                <w:sz w:val="24"/>
                <w:szCs w:val="22"/>
                <w:lang w:val="en-US" w:eastAsia="en-US" w:bidi="ar-SA"/>
              </w:rPr>
              <w:t>Funnels do not count as lids.</w:t>
            </w:r>
          </w:p>
          <w:p>
            <w:pPr>
              <w:pStyle w:val="Normal"/>
              <w:widowControl/>
              <w:numPr>
                <w:ilvl w:val="0"/>
                <w:numId w:val="148"/>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Secondary containment is advised for liquid containers. </w:t>
            </w:r>
          </w:p>
          <w:p>
            <w:pPr>
              <w:pStyle w:val="Normal"/>
              <w:widowControl/>
              <w:numPr>
                <w:ilvl w:val="0"/>
                <w:numId w:val="148"/>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 xml:space="preserve">Storage limits and locations are the same for waste as for new materials. For example, storage of flammable liquids in excess of 10 gallons requires a flammable liquid storage cabinet. Glass bottles may </w:t>
            </w:r>
            <w:r>
              <w:rPr>
                <w:rFonts w:eastAsia="Calibri" w:cs="Calibri" w:cstheme="minorHAnsi"/>
                <w:b/>
                <w:kern w:val="0"/>
                <w:sz w:val="24"/>
                <w:szCs w:val="22"/>
                <w:lang w:val="en-US" w:eastAsia="en-US" w:bidi="ar-SA"/>
              </w:rPr>
              <w:t>not</w:t>
            </w:r>
            <w:r>
              <w:rPr>
                <w:rFonts w:eastAsia="Calibri" w:cs="Calibri" w:cstheme="minorHAnsi"/>
                <w:kern w:val="0"/>
                <w:sz w:val="24"/>
                <w:szCs w:val="22"/>
                <w:lang w:val="en-US" w:eastAsia="en-US" w:bidi="ar-SA"/>
              </w:rPr>
              <w:t xml:space="preserve"> be stored on the floor because they can easily be broken by accidental kicking.</w:t>
            </w:r>
          </w:p>
          <w:p>
            <w:pPr>
              <w:pStyle w:val="Normal"/>
              <w:widowControl/>
              <w:spacing w:lineRule="auto" w:line="276" w:before="0" w:after="0"/>
              <w:ind w:start="360"/>
              <w:jc w:val="both"/>
              <w:rPr>
                <w:rFonts w:cs="Calibri" w:cstheme="minorHAnsi"/>
                <w:sz w:val="24"/>
              </w:rPr>
            </w:pPr>
            <w:commentRangeStart w:id="0"/>
            <w:commentRangeEnd w:id="0"/>
            <w:r>
              <w:commentReference w:id="0"/>
            </w:r>
            <w:r>
              <w:drawing>
                <wp:anchor distT="0" distB="0" distL="114300" distR="114300" simplePos="0" relativeHeight="500" behindDoc="0" locked="0" layoutInCell="1" allowOverlap="1">
                  <wp:simplePos x="0" y="0"/>
                  <wp:positionH relativeFrom="column">
                    <wp:posOffset>2032635</wp:posOffset>
                  </wp:positionH>
                  <wp:positionV relativeFrom="paragraph">
                    <wp:posOffset>85725</wp:posOffset>
                  </wp:positionV>
                  <wp:extent cx="1741170" cy="1478280"/>
                  <wp:effectExtent l="0" t="0" r="0" b="0"/>
                  <wp:wrapTight wrapText="bothSides">
                    <wp:wrapPolygon edited="0">
                      <wp:start x="-2" y="0"/>
                      <wp:lineTo x="-2" y="21433"/>
                      <wp:lineTo x="21266" y="21433"/>
                      <wp:lineTo x="21266" y="0"/>
                      <wp:lineTo x="-2" y="0"/>
                    </wp:wrapPolygon>
                  </wp:wrapTight>
                  <wp:docPr id="32" name="Picture 555" descr="C:\Users\Amina\Desktop\MAJID-Updated MSDS Images\Updated MSDS Images\disposal_b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55" descr="C:\Users\Amina\Desktop\MAJID-Updated MSDS Images\Updated MSDS Images\disposal_bag.jpg"/>
                          <pic:cNvPicPr>
                            <a:picLocks noChangeAspect="1" noChangeArrowheads="1"/>
                          </pic:cNvPicPr>
                        </pic:nvPicPr>
                        <pic:blipFill>
                          <a:blip r:embed="rId45"/>
                          <a:stretch>
                            <a:fillRect/>
                          </a:stretch>
                        </pic:blipFill>
                        <pic:spPr bwMode="auto">
                          <a:xfrm>
                            <a:off x="0" y="0"/>
                            <a:ext cx="1741170" cy="1478280"/>
                          </a:xfrm>
                          <a:prstGeom prst="rect">
                            <a:avLst/>
                          </a:prstGeom>
                          <a:noFill/>
                        </pic:spPr>
                      </pic:pic>
                    </a:graphicData>
                  </a:graphic>
                </wp:anchor>
              </w:drawing>
            </w:r>
            <w:r>
              <w:rPr>
                <w:rFonts w:eastAsia="Calibri"/>
                <w:kern w:val="0"/>
                <w:szCs w:val="22"/>
                <w:lang w:val="en-US" w:eastAsia="en-US" w:bidi="ar-SA"/>
              </w:rPr>
              <w:commentReference w:id="1"/>
            </w:r>
          </w:p>
          <w:p>
            <w:pPr>
              <w:pStyle w:val="Normal"/>
              <w:widowControl/>
              <w:spacing w:lineRule="auto" w:line="276" w:before="0" w:after="0"/>
              <w:ind w:start="360"/>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76" w:before="0" w:after="0"/>
              <w:ind w:start="360"/>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76" w:before="0" w:after="0"/>
              <w:ind w:start="360"/>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76" w:before="0" w:after="0"/>
              <w:ind w:start="360"/>
              <w:jc w:val="both"/>
              <w:rPr>
                <w:rFonts w:cs="Calibri" w:cstheme="minorHAnsi"/>
                <w:sz w:val="24"/>
              </w:rPr>
            </w:pPr>
            <w:r>
              <w:rPr>
                <w:rFonts w:eastAsia="Calibri" w:cs="Calibri" w:cstheme="minorHAnsi"/>
                <w:kern w:val="0"/>
                <w:sz w:val="24"/>
                <w:szCs w:val="22"/>
                <w:lang w:val="en-US" w:eastAsia="en-US" w:bidi="ar-SA"/>
              </w:rPr>
            </w:r>
          </w:p>
          <w:p>
            <w:pPr>
              <w:pStyle w:val="Normal"/>
              <w:widowControl/>
              <w:tabs>
                <w:tab w:val="clear" w:pos="720"/>
                <w:tab w:val="left" w:pos="3703" w:leader="none"/>
              </w:tabs>
              <w:spacing w:lineRule="auto" w:line="276" w:before="0" w:after="0"/>
              <w:jc w:val="both"/>
              <w:rPr>
                <w:rFonts w:cs="Calibri" w:cstheme="minorHAnsi"/>
                <w:b/>
                <w:spacing w:val="-3"/>
                <w:sz w:val="24"/>
              </w:rPr>
            </w:pPr>
            <w:r>
              <w:rPr>
                <w:rFonts w:eastAsia="Calibri" w:cs="Calibri" w:cstheme="minorHAnsi"/>
                <w:b/>
                <w:spacing w:val="-3"/>
                <w:kern w:val="0"/>
                <w:sz w:val="24"/>
                <w:szCs w:val="22"/>
                <w:lang w:val="en-US" w:eastAsia="en-US" w:bidi="ar-SA"/>
              </w:rPr>
            </w:r>
          </w:p>
          <w:p>
            <w:pPr>
              <w:pStyle w:val="Normal"/>
              <w:widowControl/>
              <w:tabs>
                <w:tab w:val="clear" w:pos="720"/>
                <w:tab w:val="left" w:pos="3703" w:leader="none"/>
              </w:tabs>
              <w:spacing w:lineRule="auto" w:line="276" w:before="0" w:after="0"/>
              <w:jc w:val="both"/>
              <w:rPr>
                <w:rFonts w:cs="Calibri" w:cstheme="minorHAnsi"/>
                <w:b/>
                <w:spacing w:val="-3"/>
                <w:sz w:val="24"/>
              </w:rPr>
            </w:pPr>
            <w:r>
              <w:rPr>
                <w:rFonts w:eastAsia="Calibri" w:cs="Calibri" w:cstheme="minorHAnsi"/>
                <w:b/>
                <w:spacing w:val="-3"/>
                <w:kern w:val="0"/>
                <w:sz w:val="24"/>
                <w:szCs w:val="22"/>
                <w:lang w:val="en-US" w:eastAsia="en-US" w:bidi="ar-SA"/>
              </w:rPr>
            </w:r>
          </w:p>
          <w:p>
            <w:pPr>
              <w:pStyle w:val="Normal"/>
              <w:widowControl/>
              <w:tabs>
                <w:tab w:val="clear" w:pos="720"/>
                <w:tab w:val="left" w:pos="3703" w:leader="none"/>
              </w:tabs>
              <w:spacing w:lineRule="auto" w:line="276" w:before="0" w:after="0"/>
              <w:jc w:val="both"/>
              <w:rPr>
                <w:rFonts w:cs="Calibri" w:cstheme="minorHAnsi"/>
                <w:b/>
                <w:spacing w:val="-3"/>
                <w:sz w:val="24"/>
              </w:rPr>
            </w:pPr>
            <w:r>
              <w:rPr>
                <w:rFonts w:eastAsia="Calibri" w:cs="Calibri" w:cstheme="minorHAnsi"/>
                <w:b/>
                <w:spacing w:val="-3"/>
                <w:kern w:val="0"/>
                <w:sz w:val="24"/>
                <w:szCs w:val="22"/>
                <w:lang w:val="en-US" w:eastAsia="en-US" w:bidi="ar-SA"/>
              </w:rPr>
            </w:r>
          </w:p>
          <w:p>
            <w:pPr>
              <w:pStyle w:val="Caption"/>
              <w:widowControl/>
              <w:spacing w:lineRule="auto" w:line="276"/>
              <w:jc w:val="center"/>
              <w:rPr>
                <w:rFonts w:ascii="Calibri" w:hAnsi="Calibri" w:cs="Calibri" w:asciiTheme="minorHAnsi" w:cstheme="minorHAnsi" w:hAnsiTheme="minorHAnsi"/>
                <w:b/>
              </w:rPr>
            </w:pPr>
            <w:r>
              <w:rPr>
                <w:rFonts w:cs="Calibri" w:ascii="Calibri" w:hAnsi="Calibri" w:asciiTheme="minorHAnsi" w:cstheme="minorHAnsi" w:hAnsiTheme="minorHAnsi"/>
                <w:b/>
                <w:kern w:val="0"/>
                <w:lang w:val="en-US" w:bidi="ar-SA"/>
              </w:rPr>
              <w:t xml:space="preserve">              </w:t>
            </w:r>
            <w:r>
              <w:rPr>
                <w:rFonts w:cs="Calibri" w:ascii="Calibri" w:hAnsi="Calibri" w:asciiTheme="minorHAnsi" w:cstheme="minorHAnsi" w:hAnsiTheme="minorHAnsi"/>
                <w:b/>
                <w:kern w:val="0"/>
                <w:lang w:val="en-US" w:bidi="ar-SA"/>
              </w:rPr>
              <w:t>Figure 7  Safe Packing for Disposal</w:t>
            </w:r>
          </w:p>
          <w:p>
            <w:pPr>
              <w:pStyle w:val="Normal"/>
              <w:widowControl/>
              <w:tabs>
                <w:tab w:val="clear" w:pos="720"/>
                <w:tab w:val="left" w:pos="3703" w:leader="none"/>
              </w:tabs>
              <w:spacing w:lineRule="auto" w:line="276" w:before="0" w:after="0"/>
              <w:jc w:val="both"/>
              <w:rPr>
                <w:rFonts w:cs="Calibri" w:cstheme="minorHAnsi"/>
                <w:b/>
                <w:spacing w:val="-3"/>
                <w:sz w:val="24"/>
              </w:rPr>
            </w:pPr>
            <w:r>
              <w:rPr>
                <w:rFonts w:eastAsia="Calibri" w:cs="Calibri" w:cstheme="minorHAnsi"/>
                <w:b/>
                <w:spacing w:val="-3"/>
                <w:kern w:val="0"/>
                <w:sz w:val="24"/>
                <w:szCs w:val="22"/>
                <w:lang w:val="en-US" w:eastAsia="en-US" w:bidi="ar-SA"/>
              </w:rPr>
              <w:t>Storage of Specimens and Blood in the Wards, Labs and in other Departments</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It is the responsibility of the laboratory staff that:</w:t>
            </w:r>
          </w:p>
          <w:p>
            <w:pPr>
              <w:pStyle w:val="ListParagraph"/>
              <w:widowControl/>
              <w:numPr>
                <w:ilvl w:val="0"/>
                <w:numId w:val="149"/>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Specimens should be stored in wards or labs, for a limited time period, and arrangements should be made for processing or disposal as early as feasible.</w:t>
            </w:r>
          </w:p>
          <w:p>
            <w:pPr>
              <w:pStyle w:val="ListParagraph"/>
              <w:widowControl/>
              <w:numPr>
                <w:ilvl w:val="0"/>
                <w:numId w:val="149"/>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Proper storage facility should be provided in the wards and labs (storage cabinets, freezers etc.).</w:t>
            </w:r>
          </w:p>
          <w:p>
            <w:pPr>
              <w:pStyle w:val="ListParagraph"/>
              <w:widowControl/>
              <w:numPr>
                <w:ilvl w:val="0"/>
                <w:numId w:val="149"/>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Ensure the appropriate labelling of the specimen container and the pathology request form if the patient is known or suspected of having a disease considered as “high risk”.</w:t>
            </w:r>
          </w:p>
          <w:p>
            <w:pPr>
              <w:pStyle w:val="ListParagraph"/>
              <w:widowControl/>
              <w:numPr>
                <w:ilvl w:val="0"/>
                <w:numId w:val="149"/>
              </w:numPr>
              <w:suppressAutoHyphens w:val="false"/>
              <w:spacing w:before="0" w:after="120"/>
              <w:contextualSpacing/>
              <w:jc w:val="both"/>
              <w:rPr>
                <w:rFonts w:ascii="Calibri" w:hAnsi="Calibri" w:eastAsia="Times New Roman"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Ensure that the specimen is packaged and stored in a suitable and safe manner. </w:t>
            </w:r>
          </w:p>
          <w:p>
            <w:pPr>
              <w:pStyle w:val="ListParagraph"/>
              <w:widowControl/>
              <w:numPr>
                <w:ilvl w:val="0"/>
                <w:numId w:val="149"/>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Routine Histology specimens must be placed directly into formalin and can be stored at room temperature until transported to the Histology Laboratory.</w:t>
            </w:r>
          </w:p>
          <w:p>
            <w:pPr>
              <w:pStyle w:val="ListParagraph"/>
              <w:widowControl/>
              <w:numPr>
                <w:ilvl w:val="0"/>
                <w:numId w:val="149"/>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Frozen Section specimens must be sent dry, directly to the Histology Laboratory.</w:t>
            </w:r>
          </w:p>
          <w:p>
            <w:pPr>
              <w:pStyle w:val="ListParagraph"/>
              <w:widowControl/>
              <w:numPr>
                <w:ilvl w:val="0"/>
                <w:numId w:val="149"/>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FNA slides for Cytology Referral should be stored at room temperature until transported to the Histology Laboratory.</w:t>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t>Controls</w:t>
            </w:r>
          </w:p>
          <w:p>
            <w:pPr>
              <w:pStyle w:val="ListParagraph"/>
              <w:widowControl/>
              <w:numPr>
                <w:ilvl w:val="0"/>
                <w:numId w:val="207"/>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color w:val="373A3E"/>
                <w:kern w:val="0"/>
                <w:sz w:val="21"/>
                <w:szCs w:val="21"/>
                <w:shd w:fill="FFFFFF" w:val="clear"/>
                <w:lang w:val="en-US" w:bidi="ar-SA"/>
              </w:rPr>
              <w:t xml:space="preserve">A control is used in all chemistry tests to prove that the independent variable (test result) is the correct change reflecting the dependent variable (sample being tested). In our context, these controls are mediums usually in fluid form having a known standard value, are placed with each chemical test batch to ensure that the test readings produced by the machines are correct up to the required/expected standard. These controls are used for example, for ensuring the accuracy of Glucometer, Spectrophotometer and the particular test control solutions e.g. glucose test, Cholesterol test etc. </w:t>
            </w:r>
          </w:p>
          <w:p>
            <w:pPr>
              <w:pStyle w:val="ListParagraph"/>
              <w:widowControl/>
              <w:numPr>
                <w:ilvl w:val="0"/>
                <w:numId w:val="207"/>
              </w:numPr>
              <w:suppressAutoHyphens w:val="false"/>
              <w:spacing w:before="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color w:val="373A3E"/>
                <w:kern w:val="0"/>
                <w:sz w:val="21"/>
                <w:szCs w:val="21"/>
                <w:shd w:fill="FFFFFF" w:val="clear"/>
                <w:lang w:val="en-US" w:bidi="ar-SA"/>
              </w:rPr>
              <w:t>Commercially prepared positive and negative controls at least once per 24 hours and on opening of a new bottle or when a question of validity of any test arises. The readings should closely conform with the provided/published standard values.</w:t>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r>
          </w:p>
          <w:p>
            <w:pPr>
              <w:pStyle w:val="Normal"/>
              <w:widowControl w:val="false"/>
              <w:tabs>
                <w:tab w:val="clear" w:pos="720"/>
                <w:tab w:val="left" w:pos="-720" w:leader="none"/>
              </w:tabs>
              <w:spacing w:lineRule="auto" w:line="240" w:before="0" w:after="120"/>
              <w:contextualSpacing/>
              <w:jc w:val="both"/>
              <w:rPr>
                <w:rFonts w:cs="Calibri" w:cstheme="minorHAnsi"/>
                <w:b/>
                <w:spacing w:val="-3"/>
                <w:sz w:val="24"/>
                <w:szCs w:val="24"/>
              </w:rPr>
            </w:pPr>
            <w:r>
              <w:rPr>
                <w:rFonts w:eastAsia="Calibri" w:cs="Calibri" w:cstheme="minorHAnsi"/>
                <w:b/>
                <w:spacing w:val="-3"/>
                <w:kern w:val="0"/>
                <w:sz w:val="24"/>
                <w:szCs w:val="24"/>
                <w:lang w:val="en-US" w:eastAsia="en-US" w:bidi="ar-SA"/>
              </w:rPr>
              <w:t>Process Cycle Records</w:t>
            </w:r>
          </w:p>
          <w:p>
            <w:pPr>
              <w:pStyle w:val="Normal"/>
              <w:widowControl/>
              <w:spacing w:lineRule="auto" w:line="240" w:before="0" w:after="120"/>
              <w:contextualSpacing/>
              <w:jc w:val="both"/>
              <w:rPr>
                <w:rFonts w:cs="Calibri" w:cstheme="minorHAnsi"/>
                <w:sz w:val="24"/>
                <w:szCs w:val="24"/>
              </w:rPr>
            </w:pPr>
            <w:r>
              <w:rPr>
                <w:rFonts w:eastAsia="Calibri" w:cs="Calibri" w:cstheme="minorHAnsi"/>
                <w:kern w:val="0"/>
                <w:sz w:val="24"/>
                <w:szCs w:val="24"/>
                <w:lang w:val="en-US" w:eastAsia="en-US" w:bidi="ar-SA"/>
              </w:rPr>
            </w:r>
          </w:p>
          <w:tbl>
            <w:tblPr>
              <w:tblW w:w="8989" w:type="dxa"/>
              <w:jc w:val="start"/>
              <w:tblInd w:w="72" w:type="dxa"/>
              <w:tblLayout w:type="fixed"/>
              <w:tblCellMar>
                <w:top w:w="0" w:type="dxa"/>
                <w:start w:w="5" w:type="dxa"/>
                <w:bottom w:w="0" w:type="dxa"/>
                <w:end w:w="5" w:type="dxa"/>
              </w:tblCellMar>
              <w:tblLook w:val="0000" w:noHBand="0" w:noVBand="0" w:firstColumn="0" w:lastRow="0" w:lastColumn="0" w:firstRow="0"/>
            </w:tblPr>
            <w:tblGrid>
              <w:gridCol w:w="451"/>
              <w:gridCol w:w="1202"/>
              <w:gridCol w:w="239"/>
              <w:gridCol w:w="1581"/>
              <w:gridCol w:w="842"/>
              <w:gridCol w:w="451"/>
              <w:gridCol w:w="575"/>
              <w:gridCol w:w="125"/>
              <w:gridCol w:w="837"/>
              <w:gridCol w:w="758"/>
              <w:gridCol w:w="872"/>
              <w:gridCol w:w="1056"/>
            </w:tblGrid>
            <w:tr>
              <w:trPr>
                <w:trHeight w:val="428" w:hRule="exact"/>
              </w:trPr>
              <w:tc>
                <w:tcPr>
                  <w:tcW w:w="8989" w:type="dxa"/>
                  <w:gridSpan w:val="12"/>
                  <w:tcBorders>
                    <w:top w:val="single" w:sz="4" w:space="0" w:color="000000"/>
                    <w:start w:val="single" w:sz="4" w:space="0" w:color="000000"/>
                    <w:bottom w:val="single" w:sz="4" w:space="0" w:color="000000"/>
                    <w:end w:val="single" w:sz="4" w:space="0" w:color="000000"/>
                  </w:tcBorders>
                  <w:shd w:color="auto" w:fill="DEEAF6" w:themeFill="accent1" w:themeFillTint="33" w:val="clear"/>
                  <w:vAlign w:val="center"/>
                </w:tcPr>
                <w:p>
                  <w:pPr>
                    <w:pStyle w:val="Normal"/>
                    <w:overflowPunct w:val="true"/>
                    <w:spacing w:lineRule="exact" w:line="210" w:before="94" w:after="147"/>
                    <w:jc w:val="center"/>
                    <w:textAlignment w:val="baseline"/>
                    <w:rPr>
                      <w:rFonts w:cs="Calibri" w:cstheme="minorHAnsi"/>
                      <w:b/>
                      <w:sz w:val="24"/>
                      <w:szCs w:val="24"/>
                    </w:rPr>
                  </w:pPr>
                  <w:r>
                    <w:rPr>
                      <w:rFonts w:cs="Calibri" w:cstheme="minorHAnsi"/>
                      <w:b/>
                      <w:sz w:val="32"/>
                      <w:szCs w:val="24"/>
                    </w:rPr>
                    <w:t>Process Cycle Record/Chart*</w:t>
                  </w:r>
                </w:p>
              </w:tc>
            </w:tr>
            <w:tr>
              <w:trPr>
                <w:trHeight w:val="428" w:hRule="exact"/>
              </w:trPr>
              <w:tc>
                <w:tcPr>
                  <w:tcW w:w="5341" w:type="dxa"/>
                  <w:gridSpan w:val="7"/>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12" w:before="116" w:after="123"/>
                    <w:ind w:start="77"/>
                    <w:textAlignment w:val="baseline"/>
                    <w:rPr>
                      <w:rFonts w:cs="Calibri" w:cstheme="minorHAnsi"/>
                      <w:b/>
                      <w:sz w:val="24"/>
                      <w:szCs w:val="24"/>
                    </w:rPr>
                  </w:pPr>
                  <w:r>
                    <w:rPr>
                      <w:rFonts w:cs="Calibri" w:cstheme="minorHAnsi"/>
                      <w:b/>
                      <w:sz w:val="24"/>
                      <w:szCs w:val="24"/>
                    </w:rPr>
                    <w:t>Process/Test Name:</w:t>
                  </w:r>
                </w:p>
                <w:p>
                  <w:pPr>
                    <w:pStyle w:val="Normal"/>
                    <w:overflowPunct w:val="true"/>
                    <w:spacing w:lineRule="exact" w:line="212" w:before="116" w:after="123"/>
                    <w:ind w:start="77"/>
                    <w:textAlignment w:val="baseline"/>
                    <w:rPr>
                      <w:rFonts w:cs="Calibri" w:cstheme="minorHAnsi"/>
                      <w:b/>
                      <w:sz w:val="24"/>
                      <w:szCs w:val="24"/>
                    </w:rPr>
                  </w:pPr>
                  <w:r>
                    <w:rPr>
                      <w:rFonts w:cs="Calibri" w:cstheme="minorHAnsi"/>
                      <w:b/>
                      <w:sz w:val="24"/>
                      <w:szCs w:val="24"/>
                    </w:rPr>
                  </w:r>
                </w:p>
              </w:tc>
              <w:tc>
                <w:tcPr>
                  <w:tcW w:w="125" w:type="dxa"/>
                  <w:tcBorders>
                    <w:top w:val="single" w:sz="4" w:space="0" w:color="000000"/>
                    <w:start w:val="single" w:sz="4" w:space="0" w:color="000000"/>
                    <w:bottom w:val="single" w:sz="4" w:space="0" w:color="000000"/>
                    <w:end w:val="single" w:sz="4" w:space="0" w:color="000000"/>
                  </w:tcBorders>
                  <w:shd w:color="auto" w:fill="000000" w:val="clear"/>
                  <w:vAlign w:val="center"/>
                </w:tcPr>
                <w:p>
                  <w:pPr>
                    <w:pStyle w:val="Normal"/>
                    <w:rPr>
                      <w:rFonts w:cs="Calibri" w:cstheme="minorHAnsi"/>
                      <w:b/>
                      <w:sz w:val="24"/>
                      <w:szCs w:val="24"/>
                    </w:rPr>
                  </w:pPr>
                  <w:r>
                    <w:rPr>
                      <w:rFonts w:cs="Calibri" w:cstheme="minorHAnsi"/>
                      <w:b/>
                      <w:sz w:val="24"/>
                      <w:szCs w:val="24"/>
                    </w:rPr>
                  </w:r>
                </w:p>
                <w:p>
                  <w:pPr>
                    <w:pStyle w:val="Normal"/>
                    <w:overflowPunct w:val="true"/>
                    <w:spacing w:lineRule="exact" w:line="212" w:before="116" w:after="123"/>
                    <w:ind w:start="77"/>
                    <w:textAlignment w:val="baseline"/>
                    <w:rPr>
                      <w:rFonts w:cs="Calibri" w:cstheme="minorHAnsi"/>
                      <w:b/>
                      <w:sz w:val="24"/>
                      <w:szCs w:val="24"/>
                    </w:rPr>
                  </w:pPr>
                  <w:r>
                    <w:rPr>
                      <w:rFonts w:cs="Calibri" w:cstheme="minorHAnsi"/>
                      <w:b/>
                      <w:sz w:val="24"/>
                      <w:szCs w:val="24"/>
                    </w:rPr>
                  </w:r>
                </w:p>
              </w:tc>
              <w:tc>
                <w:tcPr>
                  <w:tcW w:w="1595" w:type="dxa"/>
                  <w:gridSpan w:val="2"/>
                  <w:tcBorders>
                    <w:top w:val="single" w:sz="4" w:space="0" w:color="000000"/>
                    <w:start w:val="single" w:sz="4" w:space="0" w:color="000000"/>
                    <w:bottom w:val="single" w:sz="4" w:space="0" w:color="000000"/>
                    <w:end w:val="single" w:sz="4" w:space="0" w:color="000000"/>
                  </w:tcBorders>
                  <w:shd w:color="auto" w:fill="FFE599" w:themeFill="accent4" w:themeFillTint="66" w:val="clear"/>
                  <w:vAlign w:val="center"/>
                </w:tcPr>
                <w:p>
                  <w:pPr>
                    <w:pStyle w:val="Normal"/>
                    <w:overflowPunct w:val="true"/>
                    <w:spacing w:lineRule="exact" w:line="210" w:before="106" w:after="135"/>
                    <w:ind w:start="53"/>
                    <w:jc w:val="center"/>
                    <w:textAlignment w:val="baseline"/>
                    <w:rPr>
                      <w:rFonts w:cs="Calibri" w:cstheme="minorHAnsi"/>
                      <w:b/>
                      <w:sz w:val="24"/>
                      <w:szCs w:val="24"/>
                    </w:rPr>
                  </w:pPr>
                  <w:r>
                    <w:rPr>
                      <w:rFonts w:cs="Calibri" w:cstheme="minorHAnsi"/>
                      <w:b/>
                      <w:sz w:val="24"/>
                      <w:szCs w:val="24"/>
                    </w:rPr>
                    <w:t>Summary**</w:t>
                  </w:r>
                </w:p>
              </w:tc>
              <w:tc>
                <w:tcPr>
                  <w:tcW w:w="872" w:type="dxa"/>
                  <w:tcBorders>
                    <w:top w:val="single" w:sz="4" w:space="0" w:color="000000"/>
                    <w:start w:val="single" w:sz="4" w:space="0" w:color="000000"/>
                    <w:bottom w:val="single" w:sz="4" w:space="0" w:color="000000"/>
                    <w:end w:val="single" w:sz="4" w:space="0" w:color="000000"/>
                  </w:tcBorders>
                  <w:shd w:color="auto" w:fill="FFE599" w:themeFill="accent4" w:themeFillTint="66" w:val="clear"/>
                  <w:vAlign w:val="center"/>
                </w:tcPr>
                <w:p>
                  <w:pPr>
                    <w:pStyle w:val="Normal"/>
                    <w:overflowPunct w:val="true"/>
                    <w:spacing w:lineRule="exact" w:line="210" w:before="99" w:after="142"/>
                    <w:jc w:val="center"/>
                    <w:textAlignment w:val="baseline"/>
                    <w:rPr>
                      <w:rFonts w:cs="Calibri" w:cstheme="minorHAnsi"/>
                      <w:b/>
                      <w:spacing w:val="-4"/>
                      <w:sz w:val="24"/>
                      <w:szCs w:val="24"/>
                    </w:rPr>
                  </w:pPr>
                  <w:r>
                    <w:rPr>
                      <w:rFonts w:cs="Calibri" w:cstheme="minorHAnsi"/>
                      <w:b/>
                      <w:spacing w:val="-4"/>
                      <w:sz w:val="24"/>
                      <w:szCs w:val="24"/>
                    </w:rPr>
                    <w:t>Man</w:t>
                  </w:r>
                </w:p>
              </w:tc>
              <w:tc>
                <w:tcPr>
                  <w:tcW w:w="1056" w:type="dxa"/>
                  <w:tcBorders>
                    <w:top w:val="single" w:sz="4" w:space="0" w:color="000000"/>
                    <w:start w:val="single" w:sz="4" w:space="0" w:color="000000"/>
                    <w:bottom w:val="single" w:sz="4" w:space="0" w:color="000000"/>
                    <w:end w:val="single" w:sz="4" w:space="0" w:color="000000"/>
                  </w:tcBorders>
                  <w:shd w:color="auto" w:fill="FFE599" w:themeFill="accent4" w:themeFillTint="66" w:val="clear"/>
                  <w:vAlign w:val="center"/>
                </w:tcPr>
                <w:p>
                  <w:pPr>
                    <w:pStyle w:val="Normal"/>
                    <w:overflowPunct w:val="true"/>
                    <w:spacing w:lineRule="exact" w:line="210" w:before="94" w:after="147"/>
                    <w:jc w:val="center"/>
                    <w:textAlignment w:val="baseline"/>
                    <w:rPr>
                      <w:rFonts w:cs="Calibri" w:cstheme="minorHAnsi"/>
                      <w:b/>
                      <w:sz w:val="24"/>
                      <w:szCs w:val="24"/>
                    </w:rPr>
                  </w:pPr>
                  <w:r>
                    <w:rPr>
                      <w:rFonts w:cs="Calibri" w:cstheme="minorHAnsi"/>
                      <w:b/>
                      <w:sz w:val="24"/>
                      <w:szCs w:val="24"/>
                    </w:rPr>
                    <w:t>Machine</w:t>
                  </w:r>
                </w:p>
              </w:tc>
            </w:tr>
            <w:tr>
              <w:trPr>
                <w:trHeight w:val="433" w:hRule="exact"/>
              </w:trPr>
              <w:tc>
                <w:tcPr>
                  <w:tcW w:w="5341" w:type="dxa"/>
                  <w:gridSpan w:val="7"/>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12" w:before="120" w:after="124"/>
                    <w:ind w:start="77"/>
                    <w:textAlignment w:val="baseline"/>
                    <w:rPr>
                      <w:rFonts w:cs="Calibri" w:cstheme="minorHAnsi"/>
                      <w:bCs/>
                      <w:spacing w:val="-1"/>
                      <w:sz w:val="24"/>
                      <w:szCs w:val="24"/>
                    </w:rPr>
                  </w:pPr>
                  <w:r>
                    <w:rPr>
                      <w:rFonts w:cs="Calibri" w:cstheme="minorHAnsi"/>
                      <w:bCs/>
                      <w:spacing w:val="-1"/>
                      <w:sz w:val="24"/>
                      <w:szCs w:val="24"/>
                    </w:rPr>
                    <w:t>Machine Name:</w:t>
                  </w:r>
                </w:p>
              </w:tc>
              <w:tc>
                <w:tcPr>
                  <w:tcW w:w="125" w:type="dxa"/>
                  <w:tcBorders>
                    <w:top w:val="single" w:sz="4" w:space="0" w:color="000000"/>
                    <w:start w:val="single" w:sz="4" w:space="0" w:color="000000"/>
                    <w:bottom w:val="single" w:sz="4" w:space="0" w:color="000000"/>
                    <w:end w:val="single" w:sz="4" w:space="0" w:color="000000"/>
                  </w:tcBorders>
                  <w:shd w:color="auto" w:fill="000000" w:val="clear"/>
                  <w:vAlign w:val="center"/>
                </w:tcPr>
                <w:p>
                  <w:pPr>
                    <w:pStyle w:val="Normal"/>
                    <w:overflowPunct w:val="true"/>
                    <w:spacing w:lineRule="exact" w:line="212" w:before="120" w:after="124"/>
                    <w:textAlignment w:val="baseline"/>
                    <w:rPr>
                      <w:rFonts w:cs="Calibri" w:cstheme="minorHAnsi"/>
                      <w:bCs/>
                      <w:spacing w:val="-1"/>
                      <w:sz w:val="24"/>
                      <w:szCs w:val="24"/>
                    </w:rPr>
                  </w:pPr>
                  <w:r>
                    <w:rPr>
                      <w:rFonts w:cs="Calibri" w:cstheme="minorHAnsi"/>
                      <w:bCs/>
                      <w:spacing w:val="-1"/>
                      <w:sz w:val="24"/>
                      <w:szCs w:val="24"/>
                    </w:rPr>
                  </w:r>
                </w:p>
              </w:tc>
              <w:tc>
                <w:tcPr>
                  <w:tcW w:w="1595" w:type="dxa"/>
                  <w:gridSpan w:val="2"/>
                  <w:tcBorders>
                    <w:top w:val="single" w:sz="4" w:space="0" w:color="000000"/>
                    <w:start w:val="single" w:sz="4" w:space="0" w:color="000000"/>
                    <w:bottom w:val="single" w:sz="4" w:space="0" w:color="000000"/>
                    <w:end w:val="single" w:sz="4" w:space="0" w:color="000000"/>
                  </w:tcBorders>
                  <w:shd w:color="auto" w:fill="FFE599" w:themeFill="accent4" w:themeFillTint="66" w:val="clear"/>
                  <w:vAlign w:val="center"/>
                </w:tcPr>
                <w:p>
                  <w:pPr>
                    <w:pStyle w:val="Normal"/>
                    <w:overflowPunct w:val="true"/>
                    <w:spacing w:lineRule="exact" w:line="210" w:before="108" w:after="138"/>
                    <w:ind w:start="53"/>
                    <w:textAlignment w:val="baseline"/>
                    <w:rPr>
                      <w:rFonts w:cs="Calibri" w:cstheme="minorHAnsi"/>
                      <w:sz w:val="24"/>
                      <w:szCs w:val="24"/>
                    </w:rPr>
                  </w:pPr>
                  <w:r>
                    <w:rPr>
                      <w:rFonts w:cs="Calibri" w:cstheme="minorHAnsi"/>
                      <w:sz w:val="24"/>
                      <w:szCs w:val="24"/>
                    </w:rPr>
                    <w:t>Duty Duration</w:t>
                  </w:r>
                </w:p>
              </w:tc>
              <w:tc>
                <w:tcPr>
                  <w:tcW w:w="872" w:type="dxa"/>
                  <w:tcBorders>
                    <w:top w:val="single" w:sz="4" w:space="0" w:color="000000"/>
                    <w:start w:val="single" w:sz="4" w:space="0" w:color="000000"/>
                    <w:bottom w:val="single" w:sz="4" w:space="0" w:color="000000"/>
                    <w:end w:val="single" w:sz="4" w:space="0" w:color="000000"/>
                  </w:tcBorders>
                  <w:shd w:color="auto" w:fill="FFE599" w:themeFill="accent4" w:themeFillTint="66" w:val="clear"/>
                </w:tcPr>
                <w:p>
                  <w:pPr>
                    <w:pStyle w:val="Normal"/>
                    <w:overflowPunct w:val="true"/>
                    <w:spacing w:before="0" w:after="160"/>
                    <w:textAlignment w:val="baseline"/>
                    <w:rPr>
                      <w:rFonts w:cs="Calibri" w:cstheme="minorHAnsi"/>
                      <w:sz w:val="24"/>
                      <w:szCs w:val="24"/>
                    </w:rPr>
                  </w:pPr>
                  <w:r>
                    <w:rPr>
                      <w:rFonts w:cs="Calibri" w:cstheme="minorHAnsi"/>
                      <w:sz w:val="24"/>
                      <w:szCs w:val="24"/>
                    </w:rPr>
                  </w:r>
                </w:p>
              </w:tc>
              <w:tc>
                <w:tcPr>
                  <w:tcW w:w="1056" w:type="dxa"/>
                  <w:tcBorders>
                    <w:top w:val="single" w:sz="4" w:space="0" w:color="000000"/>
                    <w:start w:val="single" w:sz="4" w:space="0" w:color="000000"/>
                    <w:bottom w:val="single" w:sz="4" w:space="0" w:color="000000"/>
                    <w:end w:val="single" w:sz="4" w:space="0" w:color="000000"/>
                  </w:tcBorders>
                  <w:shd w:color="auto" w:fill="FFE599" w:themeFill="accent4" w:themeFillTint="66" w:val="clear"/>
                </w:tcPr>
                <w:p>
                  <w:pPr>
                    <w:pStyle w:val="Normal"/>
                    <w:overflowPunct w:val="true"/>
                    <w:spacing w:before="0" w:after="160"/>
                    <w:textAlignment w:val="baseline"/>
                    <w:rPr>
                      <w:rFonts w:cs="Calibri" w:cstheme="minorHAnsi"/>
                      <w:sz w:val="24"/>
                      <w:szCs w:val="24"/>
                    </w:rPr>
                  </w:pPr>
                  <w:r>
                    <w:rPr>
                      <w:rFonts w:cs="Calibri" w:cstheme="minorHAnsi"/>
                      <w:sz w:val="24"/>
                      <w:szCs w:val="24"/>
                    </w:rPr>
                  </w:r>
                </w:p>
              </w:tc>
            </w:tr>
            <w:tr>
              <w:trPr>
                <w:trHeight w:val="417" w:hRule="exact"/>
              </w:trPr>
              <w:tc>
                <w:tcPr>
                  <w:tcW w:w="5341" w:type="dxa"/>
                  <w:gridSpan w:val="7"/>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12" w:before="120" w:after="124"/>
                    <w:ind w:start="77"/>
                    <w:textAlignment w:val="baseline"/>
                    <w:rPr>
                      <w:rFonts w:cs="Calibri" w:cstheme="minorHAnsi"/>
                      <w:bCs/>
                      <w:spacing w:val="-1"/>
                      <w:sz w:val="24"/>
                      <w:szCs w:val="24"/>
                    </w:rPr>
                  </w:pPr>
                  <w:r>
                    <w:rPr>
                      <w:rFonts w:cs="Calibri" w:cstheme="minorHAnsi"/>
                      <w:bCs/>
                      <w:spacing w:val="-2"/>
                      <w:sz w:val="24"/>
                      <w:szCs w:val="24"/>
                    </w:rPr>
                    <w:t>Tech (Man) Name</w:t>
                  </w:r>
                  <w:r>
                    <w:rPr>
                      <w:rFonts w:cs="Calibri" w:cstheme="minorHAnsi"/>
                      <w:bCs/>
                      <w:spacing w:val="-1"/>
                      <w:sz w:val="24"/>
                      <w:szCs w:val="24"/>
                    </w:rPr>
                    <w:t xml:space="preserve"> / No.:</w:t>
                  </w:r>
                </w:p>
              </w:tc>
              <w:tc>
                <w:tcPr>
                  <w:tcW w:w="125" w:type="dxa"/>
                  <w:tcBorders>
                    <w:top w:val="single" w:sz="4" w:space="0" w:color="000000"/>
                    <w:start w:val="single" w:sz="4" w:space="0" w:color="000000"/>
                    <w:bottom w:val="single" w:sz="4" w:space="0" w:color="000000"/>
                    <w:end w:val="single" w:sz="4" w:space="0" w:color="000000"/>
                  </w:tcBorders>
                  <w:shd w:color="auto" w:fill="000000" w:val="clear"/>
                  <w:vAlign w:val="center"/>
                </w:tcPr>
                <w:p>
                  <w:pPr>
                    <w:pStyle w:val="Normal"/>
                    <w:overflowPunct w:val="true"/>
                    <w:spacing w:lineRule="exact" w:line="212" w:before="120" w:after="124"/>
                    <w:textAlignment w:val="baseline"/>
                    <w:rPr>
                      <w:rFonts w:cs="Calibri" w:cstheme="minorHAnsi"/>
                      <w:bCs/>
                      <w:spacing w:val="-1"/>
                      <w:sz w:val="24"/>
                      <w:szCs w:val="24"/>
                    </w:rPr>
                  </w:pPr>
                  <w:r>
                    <w:rPr>
                      <w:rFonts w:cs="Calibri" w:cstheme="minorHAnsi"/>
                      <w:bCs/>
                      <w:spacing w:val="-1"/>
                      <w:sz w:val="24"/>
                      <w:szCs w:val="24"/>
                    </w:rPr>
                  </w:r>
                </w:p>
              </w:tc>
              <w:tc>
                <w:tcPr>
                  <w:tcW w:w="1595" w:type="dxa"/>
                  <w:gridSpan w:val="2"/>
                  <w:tcBorders>
                    <w:top w:val="single" w:sz="4" w:space="0" w:color="000000"/>
                    <w:start w:val="single" w:sz="4" w:space="0" w:color="000000"/>
                    <w:bottom w:val="single" w:sz="4" w:space="0" w:color="000000"/>
                    <w:end w:val="single" w:sz="4" w:space="0" w:color="000000"/>
                  </w:tcBorders>
                  <w:shd w:color="auto" w:fill="FFE599" w:themeFill="accent4" w:themeFillTint="66" w:val="clear"/>
                  <w:vAlign w:val="center"/>
                </w:tcPr>
                <w:p>
                  <w:pPr>
                    <w:pStyle w:val="Normal"/>
                    <w:overflowPunct w:val="true"/>
                    <w:spacing w:lineRule="exact" w:line="220" w:before="90" w:after="132"/>
                    <w:ind w:start="53"/>
                    <w:textAlignment w:val="baseline"/>
                    <w:rPr>
                      <w:rFonts w:cs="Calibri" w:cstheme="minorHAnsi"/>
                      <w:spacing w:val="-1"/>
                      <w:sz w:val="24"/>
                      <w:szCs w:val="24"/>
                    </w:rPr>
                  </w:pPr>
                  <w:r>
                    <w:rPr>
                      <w:rFonts w:cs="Calibri" w:cstheme="minorHAnsi"/>
                      <w:bCs/>
                      <w:spacing w:val="-1"/>
                      <w:sz w:val="24"/>
                      <w:szCs w:val="24"/>
                    </w:rPr>
                    <w:t xml:space="preserve">Cycle </w:t>
                  </w:r>
                  <w:r>
                    <w:rPr>
                      <w:rFonts w:cs="Calibri" w:cstheme="minorHAnsi"/>
                      <w:spacing w:val="-1"/>
                      <w:sz w:val="24"/>
                      <w:szCs w:val="24"/>
                    </w:rPr>
                    <w:t>Time</w:t>
                  </w:r>
                </w:p>
              </w:tc>
              <w:tc>
                <w:tcPr>
                  <w:tcW w:w="872" w:type="dxa"/>
                  <w:tcBorders>
                    <w:top w:val="single" w:sz="4" w:space="0" w:color="000000"/>
                    <w:start w:val="single" w:sz="4" w:space="0" w:color="000000"/>
                    <w:bottom w:val="single" w:sz="4" w:space="0" w:color="000000"/>
                    <w:end w:val="single" w:sz="4" w:space="0" w:color="000000"/>
                  </w:tcBorders>
                  <w:shd w:color="auto" w:fill="FFE599" w:themeFill="accent4" w:themeFillTint="66" w:val="clear"/>
                </w:tcPr>
                <w:p>
                  <w:pPr>
                    <w:pStyle w:val="Normal"/>
                    <w:overflowPunct w:val="true"/>
                    <w:spacing w:lineRule="exact" w:line="220" w:before="84" w:after="138"/>
                    <w:ind w:start="53"/>
                    <w:textAlignment w:val="baseline"/>
                    <w:rPr>
                      <w:rFonts w:cs="Calibri" w:cstheme="minorHAnsi"/>
                      <w:bCs/>
                      <w:spacing w:val="-2"/>
                      <w:sz w:val="24"/>
                      <w:szCs w:val="24"/>
                    </w:rPr>
                  </w:pPr>
                  <w:r>
                    <w:rPr>
                      <w:rFonts w:cs="Calibri" w:cstheme="minorHAnsi"/>
                      <w:bCs/>
                      <w:spacing w:val="-2"/>
                      <w:sz w:val="24"/>
                      <w:szCs w:val="24"/>
                    </w:rPr>
                  </w:r>
                </w:p>
              </w:tc>
              <w:tc>
                <w:tcPr>
                  <w:tcW w:w="1056" w:type="dxa"/>
                  <w:tcBorders>
                    <w:top w:val="single" w:sz="4" w:space="0" w:color="000000"/>
                    <w:start w:val="single" w:sz="4" w:space="0" w:color="000000"/>
                    <w:bottom w:val="single" w:sz="4" w:space="0" w:color="000000"/>
                    <w:end w:val="single" w:sz="4" w:space="0" w:color="000000"/>
                  </w:tcBorders>
                  <w:shd w:color="auto" w:fill="FFE599" w:themeFill="accent4" w:themeFillTint="66" w:val="clear"/>
                </w:tcPr>
                <w:p>
                  <w:pPr>
                    <w:pStyle w:val="Normal"/>
                    <w:overflowPunct w:val="true"/>
                    <w:spacing w:lineRule="exact" w:line="220" w:before="84" w:after="138"/>
                    <w:ind w:start="53"/>
                    <w:textAlignment w:val="baseline"/>
                    <w:rPr>
                      <w:rFonts w:cs="Calibri" w:cstheme="minorHAnsi"/>
                      <w:bCs/>
                      <w:spacing w:val="-2"/>
                      <w:sz w:val="24"/>
                      <w:szCs w:val="24"/>
                    </w:rPr>
                  </w:pPr>
                  <w:r>
                    <w:rPr>
                      <w:rFonts w:cs="Calibri" w:cstheme="minorHAnsi"/>
                      <w:bCs/>
                      <w:spacing w:val="-2"/>
                      <w:sz w:val="24"/>
                      <w:szCs w:val="24"/>
                    </w:rPr>
                  </w:r>
                </w:p>
              </w:tc>
            </w:tr>
            <w:tr>
              <w:trPr>
                <w:trHeight w:val="417" w:hRule="exact"/>
              </w:trPr>
              <w:tc>
                <w:tcPr>
                  <w:tcW w:w="5341" w:type="dxa"/>
                  <w:gridSpan w:val="7"/>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12" w:before="105" w:after="125"/>
                    <w:ind w:start="77"/>
                    <w:textAlignment w:val="baseline"/>
                    <w:rPr>
                      <w:rFonts w:cs="Calibri" w:cstheme="minorHAnsi"/>
                      <w:bCs/>
                      <w:spacing w:val="-4"/>
                      <w:sz w:val="24"/>
                      <w:szCs w:val="24"/>
                    </w:rPr>
                  </w:pPr>
                  <w:r>
                    <w:rPr>
                      <w:rFonts w:cs="Calibri" w:cstheme="minorHAnsi"/>
                      <w:bCs/>
                      <w:spacing w:val="-4"/>
                      <w:sz w:val="24"/>
                      <w:szCs w:val="24"/>
                    </w:rPr>
                    <w:t>Supervisor Name:</w:t>
                  </w:r>
                </w:p>
              </w:tc>
              <w:tc>
                <w:tcPr>
                  <w:tcW w:w="125" w:type="dxa"/>
                  <w:tcBorders>
                    <w:top w:val="single" w:sz="4" w:space="0" w:color="000000"/>
                    <w:start w:val="single" w:sz="4" w:space="0" w:color="000000"/>
                    <w:bottom w:val="single" w:sz="4" w:space="0" w:color="000000"/>
                    <w:end w:val="single" w:sz="4" w:space="0" w:color="000000"/>
                  </w:tcBorders>
                  <w:shd w:color="auto" w:fill="000000" w:val="clear"/>
                  <w:vAlign w:val="center"/>
                </w:tcPr>
                <w:p>
                  <w:pPr>
                    <w:pStyle w:val="Normal"/>
                    <w:overflowPunct w:val="true"/>
                    <w:spacing w:lineRule="exact" w:line="212" w:before="105" w:after="125"/>
                    <w:textAlignment w:val="baseline"/>
                    <w:rPr>
                      <w:rFonts w:cs="Calibri" w:cstheme="minorHAnsi"/>
                      <w:bCs/>
                      <w:spacing w:val="-4"/>
                      <w:sz w:val="24"/>
                      <w:szCs w:val="24"/>
                    </w:rPr>
                  </w:pPr>
                  <w:r>
                    <w:rPr>
                      <w:rFonts w:cs="Calibri" w:cstheme="minorHAnsi"/>
                      <w:bCs/>
                      <w:spacing w:val="-4"/>
                      <w:sz w:val="24"/>
                      <w:szCs w:val="24"/>
                    </w:rPr>
                  </w:r>
                </w:p>
              </w:tc>
              <w:tc>
                <w:tcPr>
                  <w:tcW w:w="1595" w:type="dxa"/>
                  <w:gridSpan w:val="2"/>
                  <w:tcBorders>
                    <w:top w:val="single" w:sz="4" w:space="0" w:color="000000"/>
                    <w:start w:val="single" w:sz="4" w:space="0" w:color="000000"/>
                    <w:bottom w:val="single" w:sz="4" w:space="0" w:color="000000"/>
                    <w:end w:val="single" w:sz="4" w:space="0" w:color="000000"/>
                  </w:tcBorders>
                  <w:shd w:color="auto" w:fill="FFE599" w:themeFill="accent4" w:themeFillTint="66" w:val="clear"/>
                  <w:vAlign w:val="center"/>
                </w:tcPr>
                <w:p>
                  <w:pPr>
                    <w:pStyle w:val="Normal"/>
                    <w:overflowPunct w:val="true"/>
                    <w:spacing w:lineRule="exact" w:line="220" w:before="84" w:after="138"/>
                    <w:ind w:start="53"/>
                    <w:textAlignment w:val="baseline"/>
                    <w:rPr>
                      <w:rFonts w:cs="Calibri" w:cstheme="minorHAnsi"/>
                      <w:bCs/>
                      <w:spacing w:val="-2"/>
                      <w:sz w:val="24"/>
                      <w:szCs w:val="24"/>
                    </w:rPr>
                  </w:pPr>
                  <w:r>
                    <w:rPr>
                      <w:rFonts w:cs="Calibri" w:cstheme="minorHAnsi"/>
                      <w:bCs/>
                      <w:spacing w:val="-2"/>
                      <w:sz w:val="24"/>
                      <w:szCs w:val="24"/>
                    </w:rPr>
                    <w:t>Idle Time</w:t>
                  </w:r>
                </w:p>
              </w:tc>
              <w:tc>
                <w:tcPr>
                  <w:tcW w:w="872" w:type="dxa"/>
                  <w:tcBorders>
                    <w:top w:val="single" w:sz="4" w:space="0" w:color="000000"/>
                    <w:start w:val="single" w:sz="4" w:space="0" w:color="000000"/>
                    <w:bottom w:val="single" w:sz="4" w:space="0" w:color="000000"/>
                    <w:end w:val="single" w:sz="4" w:space="0" w:color="000000"/>
                  </w:tcBorders>
                  <w:shd w:color="auto" w:fill="FFE599" w:themeFill="accent4" w:themeFillTint="66" w:val="clear"/>
                </w:tcPr>
                <w:p>
                  <w:pPr>
                    <w:pStyle w:val="Normal"/>
                    <w:overflowPunct w:val="true"/>
                    <w:spacing w:lineRule="exact" w:line="220" w:before="90" w:after="132"/>
                    <w:ind w:start="53"/>
                    <w:textAlignment w:val="baseline"/>
                    <w:rPr>
                      <w:rFonts w:cs="Calibri" w:cstheme="minorHAnsi"/>
                      <w:spacing w:val="-1"/>
                      <w:sz w:val="24"/>
                      <w:szCs w:val="24"/>
                    </w:rPr>
                  </w:pPr>
                  <w:r>
                    <w:rPr>
                      <w:rFonts w:cs="Calibri" w:cstheme="minorHAnsi"/>
                      <w:spacing w:val="-1"/>
                      <w:sz w:val="24"/>
                      <w:szCs w:val="24"/>
                    </w:rPr>
                  </w:r>
                </w:p>
              </w:tc>
              <w:tc>
                <w:tcPr>
                  <w:tcW w:w="1056" w:type="dxa"/>
                  <w:tcBorders>
                    <w:top w:val="single" w:sz="4" w:space="0" w:color="000000"/>
                    <w:start w:val="single" w:sz="4" w:space="0" w:color="000000"/>
                    <w:bottom w:val="single" w:sz="4" w:space="0" w:color="000000"/>
                    <w:end w:val="single" w:sz="4" w:space="0" w:color="000000"/>
                  </w:tcBorders>
                  <w:shd w:color="auto" w:fill="FFE599" w:themeFill="accent4" w:themeFillTint="66" w:val="clear"/>
                </w:tcPr>
                <w:p>
                  <w:pPr>
                    <w:pStyle w:val="Normal"/>
                    <w:overflowPunct w:val="true"/>
                    <w:spacing w:lineRule="exact" w:line="220" w:before="90" w:after="132"/>
                    <w:ind w:start="53"/>
                    <w:textAlignment w:val="baseline"/>
                    <w:rPr>
                      <w:rFonts w:cs="Calibri" w:cstheme="minorHAnsi"/>
                      <w:spacing w:val="-1"/>
                      <w:sz w:val="24"/>
                      <w:szCs w:val="24"/>
                    </w:rPr>
                  </w:pPr>
                  <w:r>
                    <w:rPr>
                      <w:rFonts w:cs="Calibri" w:cstheme="minorHAnsi"/>
                      <w:spacing w:val="-1"/>
                      <w:sz w:val="24"/>
                      <w:szCs w:val="24"/>
                    </w:rPr>
                  </w:r>
                </w:p>
              </w:tc>
            </w:tr>
            <w:tr>
              <w:trPr>
                <w:trHeight w:val="352" w:hRule="exact"/>
              </w:trPr>
              <w:tc>
                <w:tcPr>
                  <w:tcW w:w="1653"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12" w:before="105" w:after="125"/>
                    <w:ind w:start="77"/>
                    <w:textAlignment w:val="baseline"/>
                    <w:rPr>
                      <w:rFonts w:cs="Calibri" w:cstheme="minorHAnsi"/>
                      <w:bCs/>
                      <w:spacing w:val="-4"/>
                      <w:sz w:val="24"/>
                      <w:szCs w:val="24"/>
                    </w:rPr>
                  </w:pPr>
                  <w:r>
                    <w:rPr>
                      <w:rFonts w:cs="Calibri" w:cstheme="minorHAnsi"/>
                      <w:bCs/>
                      <w:spacing w:val="-4"/>
                      <w:sz w:val="24"/>
                      <w:szCs w:val="24"/>
                    </w:rPr>
                    <w:t>Date: ddmmyy</w:t>
                  </w:r>
                </w:p>
              </w:tc>
              <w:tc>
                <w:tcPr>
                  <w:tcW w:w="1820"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12" w:before="105" w:after="125"/>
                    <w:textAlignment w:val="baseline"/>
                    <w:rPr>
                      <w:rFonts w:cs="Calibri" w:cstheme="minorHAnsi"/>
                      <w:bCs/>
                      <w:spacing w:val="-4"/>
                      <w:sz w:val="24"/>
                      <w:szCs w:val="24"/>
                    </w:rPr>
                  </w:pPr>
                  <w:r>
                    <w:rPr>
                      <w:rFonts w:cs="Calibri" w:cstheme="minorHAnsi"/>
                      <w:bCs/>
                      <w:spacing w:val="-4"/>
                      <w:sz w:val="24"/>
                      <w:szCs w:val="24"/>
                    </w:rPr>
                    <w:t xml:space="preserve"> </w:t>
                  </w:r>
                  <w:r>
                    <w:rPr>
                      <w:rFonts w:cs="Calibri" w:cstheme="minorHAnsi"/>
                      <w:bCs/>
                      <w:spacing w:val="-4"/>
                      <w:sz w:val="24"/>
                      <w:szCs w:val="24"/>
                    </w:rPr>
                    <w:t>Start Time: 00:00</w:t>
                  </w:r>
                </w:p>
              </w:tc>
              <w:tc>
                <w:tcPr>
                  <w:tcW w:w="1868" w:type="dxa"/>
                  <w:gridSpan w:val="3"/>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12" w:before="105" w:after="125"/>
                    <w:textAlignment w:val="baseline"/>
                    <w:rPr>
                      <w:rFonts w:cs="Calibri" w:cstheme="minorHAnsi"/>
                      <w:bCs/>
                      <w:spacing w:val="-4"/>
                      <w:sz w:val="24"/>
                      <w:szCs w:val="24"/>
                    </w:rPr>
                  </w:pPr>
                  <w:r>
                    <w:rPr>
                      <w:rFonts w:cs="Calibri" w:cstheme="minorHAnsi"/>
                      <w:bCs/>
                      <w:spacing w:val="-4"/>
                      <w:sz w:val="24"/>
                      <w:szCs w:val="24"/>
                    </w:rPr>
                    <w:t xml:space="preserve"> </w:t>
                  </w:r>
                  <w:r>
                    <w:rPr>
                      <w:rFonts w:cs="Calibri" w:cstheme="minorHAnsi"/>
                      <w:bCs/>
                      <w:spacing w:val="-4"/>
                      <w:sz w:val="24"/>
                      <w:szCs w:val="24"/>
                    </w:rPr>
                    <w:t>End Time: 00:00</w:t>
                  </w:r>
                </w:p>
              </w:tc>
              <w:tc>
                <w:tcPr>
                  <w:tcW w:w="125" w:type="dxa"/>
                  <w:tcBorders>
                    <w:top w:val="single" w:sz="4" w:space="0" w:color="000000"/>
                    <w:start w:val="single" w:sz="4" w:space="0" w:color="000000"/>
                    <w:bottom w:val="single" w:sz="4" w:space="0" w:color="000000"/>
                    <w:end w:val="single" w:sz="4" w:space="0" w:color="000000"/>
                  </w:tcBorders>
                  <w:shd w:color="auto" w:fill="000000" w:val="clear"/>
                  <w:vAlign w:val="center"/>
                </w:tcPr>
                <w:p>
                  <w:pPr>
                    <w:pStyle w:val="Normal"/>
                    <w:overflowPunct w:val="true"/>
                    <w:spacing w:lineRule="exact" w:line="212" w:before="105" w:after="125"/>
                    <w:textAlignment w:val="baseline"/>
                    <w:rPr>
                      <w:rFonts w:cs="Calibri" w:cstheme="minorHAnsi"/>
                      <w:bCs/>
                      <w:spacing w:val="-4"/>
                      <w:sz w:val="24"/>
                      <w:szCs w:val="24"/>
                    </w:rPr>
                  </w:pPr>
                  <w:r>
                    <w:rPr>
                      <w:rFonts w:cs="Calibri" w:cstheme="minorHAnsi"/>
                      <w:bCs/>
                      <w:spacing w:val="-4"/>
                      <w:sz w:val="24"/>
                      <w:szCs w:val="24"/>
                    </w:rPr>
                  </w:r>
                </w:p>
              </w:tc>
              <w:tc>
                <w:tcPr>
                  <w:tcW w:w="1595" w:type="dxa"/>
                  <w:gridSpan w:val="2"/>
                  <w:tcBorders>
                    <w:top w:val="single" w:sz="4" w:space="0" w:color="000000"/>
                    <w:start w:val="single" w:sz="4" w:space="0" w:color="000000"/>
                    <w:bottom w:val="single" w:sz="4" w:space="0" w:color="000000"/>
                    <w:end w:val="single" w:sz="4" w:space="0" w:color="000000"/>
                  </w:tcBorders>
                  <w:shd w:color="auto" w:fill="FFE599" w:themeFill="accent4" w:themeFillTint="66" w:val="clear"/>
                  <w:vAlign w:val="center"/>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bCs/>
                      <w:spacing w:val="-3"/>
                      <w:sz w:val="24"/>
                      <w:szCs w:val="24"/>
                    </w:rPr>
                    <w:t xml:space="preserve">Utilization </w:t>
                  </w:r>
                  <w:r>
                    <w:rPr>
                      <w:rFonts w:cs="Calibri" w:cstheme="minorHAnsi"/>
                      <w:spacing w:val="-3"/>
                      <w:sz w:val="24"/>
                      <w:szCs w:val="24"/>
                    </w:rPr>
                    <w:t>ratio</w:t>
                  </w:r>
                </w:p>
              </w:tc>
              <w:tc>
                <w:tcPr>
                  <w:tcW w:w="872" w:type="dxa"/>
                  <w:tcBorders>
                    <w:top w:val="single" w:sz="4" w:space="0" w:color="000000"/>
                    <w:start w:val="single" w:sz="4" w:space="0" w:color="000000"/>
                    <w:bottom w:val="single" w:sz="4" w:space="0" w:color="000000"/>
                    <w:end w:val="single" w:sz="4" w:space="0" w:color="000000"/>
                  </w:tcBorders>
                  <w:shd w:color="auto" w:fill="FFE599" w:themeFill="accent4" w:themeFillTint="66" w:val="clear"/>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c>
                <w:tcPr>
                  <w:tcW w:w="1056" w:type="dxa"/>
                  <w:tcBorders>
                    <w:top w:val="single" w:sz="4" w:space="0" w:color="000000"/>
                    <w:start w:val="single" w:sz="4" w:space="0" w:color="000000"/>
                    <w:bottom w:val="single" w:sz="4" w:space="0" w:color="000000"/>
                    <w:end w:val="single" w:sz="4" w:space="0" w:color="000000"/>
                  </w:tcBorders>
                  <w:shd w:color="auto" w:fill="FFE599" w:themeFill="accent4" w:themeFillTint="66" w:val="clear"/>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r>
            <w:tr>
              <w:trPr>
                <w:trHeight w:val="352" w:hRule="exact"/>
              </w:trPr>
              <w:tc>
                <w:tcPr>
                  <w:tcW w:w="1653"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12" w:before="0" w:after="160"/>
                    <w:ind w:start="77"/>
                    <w:textAlignment w:val="baseline"/>
                    <w:rPr>
                      <w:rFonts w:cs="Calibri" w:cstheme="minorHAnsi"/>
                      <w:bCs/>
                      <w:spacing w:val="-4"/>
                      <w:szCs w:val="24"/>
                    </w:rPr>
                  </w:pPr>
                  <w:r>
                    <w:rPr>
                      <w:rFonts w:cs="Calibri" w:cstheme="minorHAnsi"/>
                      <w:bCs/>
                      <w:spacing w:val="-4"/>
                      <w:szCs w:val="24"/>
                    </w:rPr>
                    <w:t>Additional info if any</w:t>
                  </w:r>
                </w:p>
              </w:tc>
              <w:tc>
                <w:tcPr>
                  <w:tcW w:w="1820"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12" w:before="105" w:after="125"/>
                    <w:textAlignment w:val="baseline"/>
                    <w:rPr>
                      <w:rFonts w:cs="Calibri" w:cstheme="minorHAnsi"/>
                      <w:bCs/>
                      <w:spacing w:val="-4"/>
                      <w:sz w:val="24"/>
                      <w:szCs w:val="24"/>
                    </w:rPr>
                  </w:pPr>
                  <w:r>
                    <w:rPr>
                      <w:rFonts w:cs="Calibri" w:cstheme="minorHAnsi"/>
                      <w:bCs/>
                      <w:spacing w:val="-4"/>
                      <w:sz w:val="24"/>
                      <w:szCs w:val="24"/>
                    </w:rPr>
                  </w:r>
                </w:p>
              </w:tc>
              <w:tc>
                <w:tcPr>
                  <w:tcW w:w="1868" w:type="dxa"/>
                  <w:gridSpan w:val="3"/>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overflowPunct w:val="true"/>
                    <w:spacing w:lineRule="exact" w:line="212" w:before="105" w:after="125"/>
                    <w:textAlignment w:val="baseline"/>
                    <w:rPr>
                      <w:rFonts w:cs="Calibri" w:cstheme="minorHAnsi"/>
                      <w:bCs/>
                      <w:spacing w:val="-4"/>
                      <w:sz w:val="24"/>
                      <w:szCs w:val="24"/>
                    </w:rPr>
                  </w:pPr>
                  <w:r>
                    <w:rPr>
                      <w:rFonts w:cs="Calibri" w:cstheme="minorHAnsi"/>
                      <w:bCs/>
                      <w:spacing w:val="-4"/>
                      <w:sz w:val="24"/>
                      <w:szCs w:val="24"/>
                    </w:rPr>
                  </w:r>
                </w:p>
              </w:tc>
              <w:tc>
                <w:tcPr>
                  <w:tcW w:w="1720" w:type="dxa"/>
                  <w:gridSpan w:val="3"/>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overflowPunct w:val="true"/>
                    <w:spacing w:lineRule="exact" w:line="220" w:before="82" w:after="67"/>
                    <w:ind w:start="53"/>
                    <w:textAlignment w:val="baseline"/>
                    <w:rPr>
                      <w:rFonts w:cs="Calibri" w:cstheme="minorHAnsi"/>
                      <w:bCs/>
                      <w:spacing w:val="-3"/>
                      <w:sz w:val="24"/>
                      <w:szCs w:val="24"/>
                    </w:rPr>
                  </w:pPr>
                  <w:r>
                    <w:rPr>
                      <w:rFonts w:cs="Calibri" w:cstheme="minorHAnsi"/>
                      <w:bCs/>
                      <w:spacing w:val="-3"/>
                      <w:sz w:val="24"/>
                      <w:szCs w:val="24"/>
                    </w:rPr>
                  </w:r>
                </w:p>
              </w:tc>
              <w:tc>
                <w:tcPr>
                  <w:tcW w:w="87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c>
                <w:tcPr>
                  <w:tcW w:w="1056"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r>
            <w:tr>
              <w:trPr>
                <w:trHeight w:val="352" w:hRule="exact"/>
              </w:trPr>
              <w:tc>
                <w:tcPr>
                  <w:tcW w:w="1653" w:type="dxa"/>
                  <w:gridSpan w:val="2"/>
                  <w:tcBorders>
                    <w:top w:val="single" w:sz="4" w:space="0" w:color="000000"/>
                    <w:start w:val="single" w:sz="4" w:space="0" w:color="000000"/>
                    <w:bottom w:val="single" w:sz="4" w:space="0" w:color="000000"/>
                    <w:end w:val="single" w:sz="4" w:space="0" w:color="000000"/>
                  </w:tcBorders>
                  <w:shd w:color="auto" w:fill="DEEAF6" w:themeFill="accent1" w:themeFillTint="33" w:val="clear"/>
                  <w:vAlign w:val="center"/>
                </w:tcPr>
                <w:p>
                  <w:pPr>
                    <w:pStyle w:val="Normal"/>
                    <w:overflowPunct w:val="true"/>
                    <w:spacing w:lineRule="exact" w:line="220" w:before="82" w:after="67"/>
                    <w:textAlignment w:val="baseline"/>
                    <w:rPr>
                      <w:rFonts w:cs="Calibri" w:cstheme="minorHAnsi"/>
                      <w:spacing w:val="-3"/>
                      <w:sz w:val="24"/>
                      <w:szCs w:val="24"/>
                    </w:rPr>
                  </w:pPr>
                  <w:r>
                    <w:rPr>
                      <w:rFonts w:cs="Calibri" w:cstheme="minorHAnsi"/>
                      <w:spacing w:val="-3"/>
                      <w:sz w:val="24"/>
                      <w:szCs w:val="24"/>
                    </w:rPr>
                    <w:t xml:space="preserve"> </w:t>
                  </w:r>
                  <w:r>
                    <w:rPr>
                      <w:rFonts w:cs="Calibri" w:cstheme="minorHAnsi"/>
                      <w:spacing w:val="-3"/>
                      <w:sz w:val="24"/>
                      <w:szCs w:val="24"/>
                    </w:rPr>
                    <w:t>Sheet No.@</w:t>
                  </w:r>
                </w:p>
              </w:tc>
              <w:tc>
                <w:tcPr>
                  <w:tcW w:w="7336" w:type="dxa"/>
                  <w:gridSpan w:val="10"/>
                  <w:tcBorders>
                    <w:top w:val="single" w:sz="4" w:space="0" w:color="000000"/>
                    <w:start w:val="single" w:sz="4" w:space="0" w:color="000000"/>
                    <w:bottom w:val="single" w:sz="4" w:space="0" w:color="000000"/>
                    <w:end w:val="single" w:sz="4" w:space="0" w:color="000000"/>
                  </w:tcBorders>
                  <w:shd w:color="auto" w:fill="DEEAF6" w:themeFill="accent1" w:themeFillTint="33" w:val="clear"/>
                  <w:vAlign w:val="center"/>
                </w:tcPr>
                <w:p>
                  <w:pPr>
                    <w:pStyle w:val="Normal"/>
                    <w:overflowPunct w:val="true"/>
                    <w:spacing w:lineRule="exact" w:line="220" w:before="82" w:after="67"/>
                    <w:textAlignment w:val="baseline"/>
                    <w:rPr>
                      <w:rFonts w:cs="Calibri" w:cstheme="minorHAnsi"/>
                      <w:spacing w:val="-3"/>
                      <w:sz w:val="24"/>
                      <w:szCs w:val="24"/>
                    </w:rPr>
                  </w:pPr>
                  <w:r>
                    <w:rPr>
                      <w:rFonts w:cs="Calibri" w:cstheme="minorHAnsi"/>
                      <w:bCs/>
                      <w:spacing w:val="-1"/>
                      <w:sz w:val="24"/>
                      <w:szCs w:val="24"/>
                    </w:rPr>
                    <w:t xml:space="preserve"> </w:t>
                  </w:r>
                  <w:r>
                    <w:rPr>
                      <w:rFonts w:cs="Calibri" w:cstheme="minorHAnsi"/>
                      <w:bCs/>
                      <w:spacing w:val="-1"/>
                      <w:sz w:val="24"/>
                      <w:szCs w:val="24"/>
                    </w:rPr>
                    <w:t>Kit: Name, Code etc..</w:t>
                  </w:r>
                </w:p>
              </w:tc>
            </w:tr>
            <w:tr>
              <w:trPr>
                <w:trHeight w:val="352" w:hRule="exact"/>
              </w:trPr>
              <w:tc>
                <w:tcPr>
                  <w:tcW w:w="45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864" w:leader="none"/>
                      <w:tab w:val="left" w:pos="1944" w:leader="none"/>
                    </w:tabs>
                    <w:overflowPunct w:val="true"/>
                    <w:spacing w:lineRule="exact" w:line="212" w:before="96" w:after="61"/>
                    <w:ind w:start="77"/>
                    <w:textAlignment w:val="baseline"/>
                    <w:rPr>
                      <w:rFonts w:cs="Calibri" w:cstheme="minorHAnsi"/>
                      <w:bCs/>
                      <w:spacing w:val="-2"/>
                    </w:rPr>
                  </w:pPr>
                  <w:r>
                    <w:rPr>
                      <w:rFonts w:cs="Calibri" w:cstheme="minorHAnsi"/>
                      <w:bCs/>
                      <w:spacing w:val="-2"/>
                    </w:rPr>
                    <w:t>S/#</w:t>
                  </w:r>
                </w:p>
              </w:tc>
              <w:tc>
                <w:tcPr>
                  <w:tcW w:w="1441"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0" w:after="67"/>
                    <w:ind w:start="53"/>
                    <w:jc w:val="center"/>
                    <w:textAlignment w:val="baseline"/>
                    <w:rPr>
                      <w:rFonts w:cs="Calibri" w:cstheme="minorHAnsi"/>
                      <w:bCs/>
                      <w:spacing w:val="-3"/>
                    </w:rPr>
                  </w:pPr>
                  <w:r>
                    <w:rPr>
                      <w:rFonts w:cs="Calibri" w:cstheme="minorHAnsi"/>
                      <w:bCs/>
                      <w:spacing w:val="-3"/>
                    </w:rPr>
                    <w:t>Sample Unique ID #</w:t>
                  </w:r>
                </w:p>
              </w:tc>
              <w:tc>
                <w:tcPr>
                  <w:tcW w:w="2423"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0" w:after="67"/>
                    <w:ind w:start="53"/>
                    <w:jc w:val="center"/>
                    <w:textAlignment w:val="baseline"/>
                    <w:rPr>
                      <w:rFonts w:cs="Calibri" w:cstheme="minorHAnsi"/>
                      <w:bCs/>
                      <w:spacing w:val="-3"/>
                    </w:rPr>
                  </w:pPr>
                  <w:r>
                    <w:rPr>
                      <w:rFonts w:cs="Calibri" w:cstheme="minorHAnsi"/>
                      <w:bCs/>
                      <w:spacing w:val="-3"/>
                    </w:rPr>
                    <w:t>Patient Name</w:t>
                  </w:r>
                </w:p>
              </w:tc>
              <w:tc>
                <w:tcPr>
                  <w:tcW w:w="45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864" w:leader="none"/>
                      <w:tab w:val="left" w:pos="1944" w:leader="none"/>
                    </w:tabs>
                    <w:overflowPunct w:val="true"/>
                    <w:spacing w:lineRule="exact" w:line="212" w:before="96" w:after="61"/>
                    <w:ind w:start="77"/>
                    <w:textAlignment w:val="baseline"/>
                    <w:rPr>
                      <w:rFonts w:cs="Calibri" w:cstheme="minorHAnsi"/>
                      <w:bCs/>
                      <w:spacing w:val="-2"/>
                    </w:rPr>
                  </w:pPr>
                  <w:r>
                    <w:rPr>
                      <w:rFonts w:cs="Calibri" w:cstheme="minorHAnsi"/>
                      <w:bCs/>
                      <w:spacing w:val="-2"/>
                    </w:rPr>
                    <w:t>S/#</w:t>
                  </w:r>
                </w:p>
              </w:tc>
              <w:tc>
                <w:tcPr>
                  <w:tcW w:w="1537" w:type="dxa"/>
                  <w:gridSpan w:val="3"/>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0" w:after="67"/>
                    <w:ind w:start="53"/>
                    <w:jc w:val="center"/>
                    <w:textAlignment w:val="baseline"/>
                    <w:rPr>
                      <w:rFonts w:cs="Calibri" w:cstheme="minorHAnsi"/>
                      <w:bCs/>
                      <w:spacing w:val="-3"/>
                    </w:rPr>
                  </w:pPr>
                  <w:r>
                    <w:rPr>
                      <w:rFonts w:cs="Calibri" w:cstheme="minorHAnsi"/>
                      <w:bCs/>
                      <w:spacing w:val="-3"/>
                    </w:rPr>
                    <w:t>Patient Unique ID #</w:t>
                  </w:r>
                </w:p>
              </w:tc>
              <w:tc>
                <w:tcPr>
                  <w:tcW w:w="2686" w:type="dxa"/>
                  <w:gridSpan w:val="3"/>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0" w:after="67"/>
                    <w:ind w:start="53"/>
                    <w:jc w:val="center"/>
                    <w:textAlignment w:val="baseline"/>
                    <w:rPr>
                      <w:rFonts w:cs="Calibri" w:cstheme="minorHAnsi"/>
                      <w:bCs/>
                      <w:spacing w:val="-3"/>
                    </w:rPr>
                  </w:pPr>
                  <w:r>
                    <w:rPr>
                      <w:rFonts w:cs="Calibri" w:cstheme="minorHAnsi"/>
                      <w:bCs/>
                      <w:spacing w:val="-3"/>
                    </w:rPr>
                    <w:t>Patient Name</w:t>
                  </w:r>
                </w:p>
              </w:tc>
            </w:tr>
            <w:tr>
              <w:trPr>
                <w:trHeight w:val="352" w:hRule="exact"/>
              </w:trPr>
              <w:tc>
                <w:tcPr>
                  <w:tcW w:w="45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ind w:hanging="294" w:start="294"/>
                    <w:jc w:val="center"/>
                    <w:textAlignment w:val="baseline"/>
                    <w:rPr>
                      <w:rFonts w:cs="Calibri" w:cstheme="minorHAnsi"/>
                      <w:bCs/>
                      <w:spacing w:val="-2"/>
                      <w:sz w:val="24"/>
                      <w:szCs w:val="24"/>
                    </w:rPr>
                  </w:pPr>
                  <w:r>
                    <w:rPr>
                      <w:rFonts w:cs="Calibri" w:cstheme="minorHAnsi"/>
                      <w:bCs/>
                      <w:spacing w:val="-2"/>
                      <w:sz w:val="24"/>
                      <w:szCs w:val="24"/>
                    </w:rPr>
                  </w:r>
                </w:p>
              </w:tc>
              <w:tc>
                <w:tcPr>
                  <w:tcW w:w="1441"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2423"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451"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537"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c>
                <w:tcPr>
                  <w:tcW w:w="2686"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r>
            <w:tr>
              <w:trPr>
                <w:trHeight w:val="352" w:hRule="exact"/>
              </w:trPr>
              <w:tc>
                <w:tcPr>
                  <w:tcW w:w="45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441"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2423"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451"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537"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c>
                <w:tcPr>
                  <w:tcW w:w="2686"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r>
            <w:tr>
              <w:trPr>
                <w:trHeight w:val="352" w:hRule="exact"/>
              </w:trPr>
              <w:tc>
                <w:tcPr>
                  <w:tcW w:w="45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441"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2423"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451"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537"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c>
                <w:tcPr>
                  <w:tcW w:w="2686"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r>
            <w:tr>
              <w:trPr>
                <w:trHeight w:val="352" w:hRule="exact"/>
              </w:trPr>
              <w:tc>
                <w:tcPr>
                  <w:tcW w:w="45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441"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2423"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451"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537"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c>
                <w:tcPr>
                  <w:tcW w:w="2686"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r>
            <w:tr>
              <w:trPr>
                <w:trHeight w:val="352" w:hRule="exact"/>
              </w:trPr>
              <w:tc>
                <w:tcPr>
                  <w:tcW w:w="45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441"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2423"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451"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537"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c>
                <w:tcPr>
                  <w:tcW w:w="2686"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r>
            <w:tr>
              <w:trPr>
                <w:trHeight w:val="352" w:hRule="exact"/>
              </w:trPr>
              <w:tc>
                <w:tcPr>
                  <w:tcW w:w="45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441"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2423"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451"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537"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c>
                <w:tcPr>
                  <w:tcW w:w="2686"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r>
            <w:tr>
              <w:trPr>
                <w:trHeight w:val="352" w:hRule="exact"/>
              </w:trPr>
              <w:tc>
                <w:tcPr>
                  <w:tcW w:w="45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441"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2423"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451"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537"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c>
                <w:tcPr>
                  <w:tcW w:w="2686"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r>
            <w:tr>
              <w:trPr>
                <w:trHeight w:val="352" w:hRule="exact"/>
              </w:trPr>
              <w:tc>
                <w:tcPr>
                  <w:tcW w:w="45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441"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2423"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451"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537"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c>
                <w:tcPr>
                  <w:tcW w:w="2686"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r>
            <w:tr>
              <w:trPr>
                <w:trHeight w:val="352" w:hRule="exact"/>
              </w:trPr>
              <w:tc>
                <w:tcPr>
                  <w:tcW w:w="45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441"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2423"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451"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537"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c>
                <w:tcPr>
                  <w:tcW w:w="2686"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r>
            <w:tr>
              <w:trPr>
                <w:trHeight w:val="352" w:hRule="exact"/>
              </w:trPr>
              <w:tc>
                <w:tcPr>
                  <w:tcW w:w="45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441"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2423"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451"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537"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c>
                <w:tcPr>
                  <w:tcW w:w="2686"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r>
            <w:tr>
              <w:trPr>
                <w:trHeight w:val="352" w:hRule="exact"/>
              </w:trPr>
              <w:tc>
                <w:tcPr>
                  <w:tcW w:w="45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441"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2423"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451"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537"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c>
                <w:tcPr>
                  <w:tcW w:w="2686"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r>
            <w:tr>
              <w:trPr>
                <w:trHeight w:val="352" w:hRule="exact"/>
              </w:trPr>
              <w:tc>
                <w:tcPr>
                  <w:tcW w:w="45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441"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2423"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451"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537"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c>
                <w:tcPr>
                  <w:tcW w:w="2686"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r>
            <w:tr>
              <w:trPr>
                <w:trHeight w:val="352" w:hRule="exact"/>
              </w:trPr>
              <w:tc>
                <w:tcPr>
                  <w:tcW w:w="45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441"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2423" w:type="dxa"/>
                  <w:gridSpan w:val="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exact" w:line="220" w:before="82" w:after="67"/>
                    <w:ind w:start="53"/>
                    <w:jc w:val="center"/>
                    <w:textAlignment w:val="baseline"/>
                    <w:rPr>
                      <w:rFonts w:cs="Calibri" w:cstheme="minorHAnsi"/>
                      <w:bCs/>
                      <w:spacing w:val="-3"/>
                      <w:sz w:val="24"/>
                      <w:szCs w:val="24"/>
                    </w:rPr>
                  </w:pPr>
                  <w:r>
                    <w:rPr>
                      <w:rFonts w:cs="Calibri" w:cstheme="minorHAnsi"/>
                      <w:bCs/>
                      <w:spacing w:val="-3"/>
                      <w:sz w:val="24"/>
                      <w:szCs w:val="24"/>
                    </w:rPr>
                  </w:r>
                </w:p>
              </w:tc>
              <w:tc>
                <w:tcPr>
                  <w:tcW w:w="451"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08"/>
                    </w:numPr>
                    <w:tabs>
                      <w:tab w:val="clear" w:pos="720"/>
                      <w:tab w:val="left" w:pos="864" w:leader="none"/>
                      <w:tab w:val="left" w:pos="1944" w:leader="none"/>
                    </w:tabs>
                    <w:overflowPunct w:val="true"/>
                    <w:spacing w:lineRule="exact" w:line="212" w:before="96" w:after="61"/>
                    <w:jc w:val="center"/>
                    <w:textAlignment w:val="baseline"/>
                    <w:rPr>
                      <w:rFonts w:cs="Calibri" w:cstheme="minorHAnsi"/>
                      <w:bCs/>
                      <w:spacing w:val="-2"/>
                      <w:sz w:val="24"/>
                      <w:szCs w:val="24"/>
                    </w:rPr>
                  </w:pPr>
                  <w:r>
                    <w:rPr>
                      <w:rFonts w:cs="Calibri" w:cstheme="minorHAnsi"/>
                      <w:bCs/>
                      <w:spacing w:val="-2"/>
                      <w:sz w:val="24"/>
                      <w:szCs w:val="24"/>
                    </w:rPr>
                  </w:r>
                </w:p>
              </w:tc>
              <w:tc>
                <w:tcPr>
                  <w:tcW w:w="1537"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c>
                <w:tcPr>
                  <w:tcW w:w="2686" w:type="dxa"/>
                  <w:gridSpan w:val="3"/>
                  <w:tcBorders>
                    <w:top w:val="single" w:sz="4" w:space="0" w:color="000000"/>
                    <w:start w:val="single" w:sz="4" w:space="0" w:color="000000"/>
                    <w:bottom w:val="single" w:sz="4" w:space="0" w:color="000000"/>
                    <w:end w:val="single" w:sz="4" w:space="0" w:color="000000"/>
                  </w:tcBorders>
                </w:tcPr>
                <w:p>
                  <w:pPr>
                    <w:pStyle w:val="Normal"/>
                    <w:overflowPunct w:val="true"/>
                    <w:spacing w:lineRule="exact" w:line="220" w:before="82" w:after="67"/>
                    <w:ind w:start="53"/>
                    <w:textAlignment w:val="baseline"/>
                    <w:rPr>
                      <w:rFonts w:cs="Calibri" w:cstheme="minorHAnsi"/>
                      <w:spacing w:val="-3"/>
                      <w:sz w:val="24"/>
                      <w:szCs w:val="24"/>
                    </w:rPr>
                  </w:pPr>
                  <w:r>
                    <w:rPr>
                      <w:rFonts w:cs="Calibri" w:cstheme="minorHAnsi"/>
                      <w:spacing w:val="-3"/>
                      <w:sz w:val="24"/>
                      <w:szCs w:val="24"/>
                    </w:rPr>
                  </w:r>
                </w:p>
              </w:tc>
            </w:tr>
            <w:tr>
              <w:trPr>
                <w:trHeight w:val="68" w:hRule="atLeast"/>
              </w:trPr>
              <w:tc>
                <w:tcPr>
                  <w:tcW w:w="8989" w:type="dxa"/>
                  <w:gridSpan w:val="1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before="82" w:after="67"/>
                    <w:ind w:start="53"/>
                    <w:textAlignment w:val="baseline"/>
                    <w:rPr>
                      <w:rFonts w:cs="Calibri" w:cstheme="minorHAnsi"/>
                      <w:spacing w:val="-3"/>
                      <w:sz w:val="24"/>
                      <w:szCs w:val="24"/>
                    </w:rPr>
                  </w:pPr>
                  <w:r>
                    <w:rPr>
                      <w:rFonts w:cs="Calibri" w:cstheme="minorHAnsi"/>
                      <w:spacing w:val="-3"/>
                      <w:sz w:val="24"/>
                      <w:szCs w:val="24"/>
                    </w:rPr>
                    <w:t>Legend:*One Chart per Cycle, ** All inclusive, @ Extra sheet may be used with other particulars remain constant</w:t>
                  </w:r>
                </w:p>
              </w:tc>
            </w:tr>
            <w:tr>
              <w:trPr>
                <w:trHeight w:val="363" w:hRule="atLeast"/>
              </w:trPr>
              <w:tc>
                <w:tcPr>
                  <w:tcW w:w="8989" w:type="dxa"/>
                  <w:gridSpan w:val="1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before="82" w:after="67"/>
                    <w:ind w:start="53"/>
                    <w:textAlignment w:val="baseline"/>
                    <w:rPr>
                      <w:rFonts w:cs="Calibri" w:cstheme="minorHAnsi"/>
                      <w:spacing w:val="-3"/>
                      <w:sz w:val="24"/>
                      <w:szCs w:val="24"/>
                    </w:rPr>
                  </w:pPr>
                  <w:r>
                    <w:rPr>
                      <w:rFonts w:cs="Calibri" w:cstheme="minorHAnsi"/>
                      <w:spacing w:val="-3"/>
                      <w:sz w:val="24"/>
                      <w:szCs w:val="24"/>
                    </w:rPr>
                  </w:r>
                </w:p>
              </w:tc>
            </w:tr>
          </w:tbl>
          <w:p>
            <w:pPr>
              <w:pStyle w:val="Normal"/>
              <w:widowControl/>
              <w:spacing w:lineRule="auto" w:line="276"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76"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76" w:before="0" w:after="0"/>
              <w:jc w:val="both"/>
              <w:rPr>
                <w:rFonts w:cs="Calibri" w:cstheme="minorHAnsi"/>
              </w:rPr>
            </w:pPr>
            <w:r>
              <w:rPr>
                <w:rFonts w:eastAsia="Calibri" w:cs="Calibri" w:cstheme="minorHAnsi"/>
                <w:kern w:val="0"/>
                <w:sz w:val="22"/>
                <w:szCs w:val="22"/>
                <w:lang w:val="en-US" w:eastAsia="en-US" w:bidi="ar-SA"/>
              </w:rPr>
            </w:r>
          </w:p>
        </w:tc>
      </w:tr>
    </w:tbl>
    <w:p>
      <w:pPr>
        <w:pStyle w:val="Normal"/>
        <w:rPr>
          <w:rFonts w:cs="Calibri" w:cstheme="minorHAnsi"/>
        </w:rPr>
      </w:pPr>
      <w:r>
        <w:rPr>
          <w:rFonts w:cs="Calibri" w:cstheme="minorHAnsi"/>
        </w:rPr>
      </w:r>
      <w:r>
        <w:br w:type="page"/>
      </w:r>
    </w:p>
    <w:p>
      <w:pPr>
        <w:pStyle w:val="Heading3"/>
        <w:spacing w:before="0" w:after="240"/>
        <w:ind w:hanging="3510" w:start="3510"/>
        <w:rPr/>
      </w:pPr>
      <w:bookmarkStart w:id="312" w:name="_Toc514931071"/>
      <w:r>
        <w:rPr/>
        <w:t>Standard 22. QA-4:  Continuous laboratory improvement is documented.</w:t>
      </w:r>
      <w:bookmarkEnd w:id="312"/>
      <w:r>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(76-78)</w:t>
      </w:r>
    </w:p>
    <w:p>
      <w:pPr>
        <w:pStyle w:val="Heading4"/>
        <w:shd w:val="clear" w:color="auto" w:fill="FF0000"/>
        <w:spacing w:lineRule="auto" w:line="276"/>
        <w:ind w:hanging="1080" w:start="1080"/>
        <w:rPr>
          <w:rFonts w:ascii="Calibri" w:hAnsi="Calibri" w:cs="Calibri" w:asciiTheme="minorHAnsi" w:cstheme="minorHAnsi" w:hAnsiTheme="minorHAnsi"/>
          <w:color w:themeColor="background1" w:val="FFFFFF"/>
        </w:rPr>
      </w:pPr>
      <w:bookmarkStart w:id="313" w:name="_Toc514931072"/>
      <w:bookmarkStart w:id="314" w:name="_Toc483909889"/>
      <w:r>
        <w:rPr>
          <w:rFonts w:cs="Calibri" w:ascii="Calibri" w:hAnsi="Calibri" w:asciiTheme="minorHAnsi" w:cstheme="minorHAnsi" w:hAnsiTheme="minorHAnsi"/>
          <w:color w:themeColor="background1" w:val="FFFFFF"/>
        </w:rPr>
        <w:t>Ind. 76: Gaps are identified through QA reports and used as tool for improvement</w:t>
      </w:r>
      <w:bookmarkEnd w:id="313"/>
      <w:bookmarkEnd w:id="314"/>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Through EQA and IQA reports, gaps in procedures and processes are identified. These gaps are used as tool for further development.</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jc w:val="both"/>
        <w:rPr>
          <w:rFonts w:cs="Calibri" w:cstheme="minorHAnsi"/>
          <w:sz w:val="24"/>
          <w:szCs w:val="24"/>
        </w:rPr>
      </w:pPr>
      <w:r>
        <w:rPr>
          <w:rFonts w:cs="Calibri" w:cstheme="minorHAnsi"/>
          <w:sz w:val="24"/>
          <w:szCs w:val="24"/>
        </w:rPr>
        <w:t>EQA and IQA Reports identifying gaps in procedures and processes.</w:t>
      </w:r>
    </w:p>
    <w:p>
      <w:pPr>
        <w:pStyle w:val="ListParagraph"/>
        <w:numPr>
          <w:ilvl w:val="0"/>
          <w:numId w:val="247"/>
        </w:numPr>
        <w:spacing w:before="120" w:after="120"/>
        <w:jc w:val="both"/>
        <w:rPr>
          <w:rFonts w:ascii="Calibri" w:hAnsi="Calibri" w:cs="Calibri" w:asciiTheme="minorHAnsi" w:cstheme="minorHAnsi" w:hAnsiTheme="minorHAnsi"/>
          <w:sz w:val="24"/>
          <w:szCs w:val="24"/>
        </w:rPr>
      </w:pPr>
      <w:r>
        <w:rPr>
          <w:rFonts w:cs="Calibri" w:cstheme="minorHAnsi"/>
          <w:sz w:val="24"/>
          <w:szCs w:val="24"/>
        </w:rPr>
        <w:t>Evidence that identified gaps are used as tools for improvement.</w:t>
      </w:r>
    </w:p>
    <w:p>
      <w:pPr>
        <w:pStyle w:val="Normal"/>
        <w:spacing w:lineRule="auto" w:line="276" w:before="120" w:after="120"/>
        <w:jc w:val="both"/>
        <w:rPr>
          <w:rFonts w:cs="Calibri" w:cstheme="minorHAnsi"/>
          <w:b/>
          <w:sz w:val="24"/>
          <w:szCs w:val="24"/>
        </w:rPr>
      </w:pPr>
      <w:r>
        <w:rPr>
          <w:rFonts w:cs="Calibri" w:cstheme="minorHAnsi"/>
          <w:sz w:val="24"/>
          <w:szCs w:val="24"/>
        </w:rPr>
        <w:t xml:space="preserve">  </w:t>
      </w:r>
      <w:r>
        <w:rPr>
          <w:rFonts w:cs="Calibri" w:cstheme="minorHAnsi"/>
          <w:b/>
          <w:sz w:val="24"/>
          <w:szCs w:val="24"/>
        </w:rPr>
        <w:t>Scoring:</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gaps are identified through QA reports and those are used as tool for improvement, then score as </w:t>
      </w:r>
      <w:r>
        <w:rPr>
          <w:rFonts w:cs="Calibri" w:ascii="Calibri" w:hAnsi="Calibri" w:asciiTheme="minorHAnsi" w:cstheme="minorHAnsi" w:hAnsiTheme="minorHAnsi"/>
          <w:b/>
          <w:sz w:val="24"/>
          <w:szCs w:val="24"/>
          <w:u w:val="single"/>
        </w:rPr>
        <w:t>fully met.</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gaps are not identified through QA reports or if the gaps are identified but not used as tool for improvement,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315" w:name="_Toc483909890"/>
      <w:bookmarkStart w:id="316" w:name="_Toc514931073"/>
      <w:r>
        <w:rPr>
          <w:rFonts w:cs="Calibri" w:ascii="Calibri" w:hAnsi="Calibri" w:asciiTheme="minorHAnsi" w:cstheme="minorHAnsi" w:hAnsiTheme="minorHAnsi"/>
          <w:color w:themeColor="background1" w:val="FFFFFF"/>
        </w:rPr>
        <w:t>Ind. 77:  Corrective actions are implemented upon identification of gaps</w:t>
      </w:r>
      <w:bookmarkEnd w:id="315"/>
      <w:bookmarkEnd w:id="316"/>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QA reports should suggest corrective actions for identified gaps. Check documented evidence for implementation of corrective actions.</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jc w:val="both"/>
        <w:rPr>
          <w:rFonts w:cs="Calibri" w:cstheme="minorHAnsi"/>
          <w:sz w:val="24"/>
          <w:szCs w:val="24"/>
        </w:rPr>
      </w:pPr>
      <w:r>
        <w:rPr>
          <w:rFonts w:cs="Calibri" w:cstheme="minorHAnsi"/>
          <w:sz w:val="24"/>
          <w:szCs w:val="24"/>
        </w:rPr>
        <w:t>EQA and IQA Reports suggest corrective actions for the identified gaps.</w:t>
      </w:r>
    </w:p>
    <w:p>
      <w:pPr>
        <w:pStyle w:val="ListParagraph"/>
        <w:numPr>
          <w:ilvl w:val="0"/>
          <w:numId w:val="247"/>
        </w:numPr>
        <w:spacing w:before="120" w:after="120"/>
        <w:jc w:val="both"/>
        <w:rPr>
          <w:rFonts w:ascii="Calibri" w:hAnsi="Calibri" w:cs="Calibri" w:asciiTheme="minorHAnsi" w:cstheme="minorHAnsi" w:hAnsiTheme="minorHAnsi"/>
          <w:sz w:val="24"/>
          <w:szCs w:val="24"/>
        </w:rPr>
      </w:pPr>
      <w:r>
        <w:rPr>
          <w:rFonts w:cs="Calibri" w:cstheme="minorHAnsi"/>
          <w:sz w:val="24"/>
          <w:szCs w:val="24"/>
        </w:rPr>
        <w:t>Record confirms that suggested corrective actions are implemented.</w:t>
      </w:r>
    </w:p>
    <w:p>
      <w:pPr>
        <w:pStyle w:val="Normal"/>
        <w:spacing w:lineRule="auto" w:line="276" w:before="120" w:after="120"/>
        <w:jc w:val="both"/>
        <w:rPr>
          <w:rFonts w:cs="Calibri" w:cstheme="minorHAnsi"/>
          <w:b/>
          <w:sz w:val="24"/>
          <w:szCs w:val="24"/>
        </w:rPr>
      </w:pPr>
      <w:r>
        <w:rPr>
          <w:rFonts w:cs="Calibri" w:cstheme="minorHAnsi"/>
          <w:sz w:val="24"/>
          <w:szCs w:val="24"/>
        </w:rPr>
        <w:t xml:space="preserve"> </w:t>
      </w:r>
      <w:r>
        <w:rPr>
          <w:rFonts w:cs="Calibri" w:cstheme="minorHAnsi"/>
          <w:b/>
          <w:sz w:val="24"/>
          <w:szCs w:val="24"/>
        </w:rPr>
        <w:t>Scoring:</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corrective actions are suggested and implemented, then score as </w:t>
      </w:r>
      <w:r>
        <w:rPr>
          <w:rFonts w:cs="Calibri" w:ascii="Calibri" w:hAnsi="Calibri" w:asciiTheme="minorHAnsi" w:cstheme="minorHAnsi" w:hAnsiTheme="minorHAnsi"/>
          <w:b/>
          <w:sz w:val="24"/>
          <w:szCs w:val="24"/>
          <w:u w:val="single"/>
        </w:rPr>
        <w:t>fully met.</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corrective actions are no suggested/ taken,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317" w:name="_Toc514931074"/>
      <w:bookmarkStart w:id="318" w:name="_Toc483909891"/>
      <w:r>
        <w:rPr>
          <w:rFonts w:cs="Calibri" w:ascii="Calibri" w:hAnsi="Calibri" w:asciiTheme="minorHAnsi" w:cstheme="minorHAnsi" w:hAnsiTheme="minorHAnsi"/>
          <w:color w:themeColor="background1" w:val="FFFFFF"/>
        </w:rPr>
        <w:t>Ind. 78:  Measures are taken to minimise recurrence of errors</w:t>
      </w:r>
      <w:bookmarkEnd w:id="317"/>
      <w:bookmarkEnd w:id="318"/>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 xml:space="preserve">Gaps once identified and rectified are to be avoided in future. Review documented evidence for measures to minimize recurrence of errors. </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jc w:val="both"/>
        <w:rPr>
          <w:rFonts w:cs="Calibri" w:cstheme="minorHAnsi"/>
          <w:sz w:val="24"/>
          <w:szCs w:val="24"/>
        </w:rPr>
      </w:pPr>
      <w:r>
        <w:rPr>
          <w:rFonts w:cs="Calibri" w:ascii="Calibri" w:hAnsi="Calibri" w:asciiTheme="minorHAnsi" w:cstheme="minorHAnsi" w:hAnsiTheme="minorHAnsi"/>
          <w:sz w:val="24"/>
          <w:szCs w:val="24"/>
        </w:rPr>
        <w:t>Documented evidence for measures taken to minimize recurrence of errors</w:t>
      </w:r>
      <w:r>
        <w:rPr>
          <w:rFonts w:cs="Calibri" w:cstheme="minorHAnsi"/>
          <w:sz w:val="24"/>
          <w:szCs w:val="24"/>
        </w:rPr>
        <w:t>.</w:t>
      </w:r>
    </w:p>
    <w:p>
      <w:pPr>
        <w:pStyle w:val="Normal"/>
        <w:spacing w:lineRule="auto" w:line="276" w:before="120" w:after="120"/>
        <w:ind w:start="-76"/>
        <w:jc w:val="both"/>
        <w:rPr>
          <w:rFonts w:cs="Calibri" w:cstheme="minorHAnsi"/>
          <w:b/>
          <w:sz w:val="24"/>
          <w:szCs w:val="24"/>
        </w:rPr>
      </w:pPr>
      <w:r>
        <w:rPr>
          <w:rFonts w:cs="Calibri" w:cstheme="minorHAnsi"/>
          <w:b/>
          <w:sz w:val="24"/>
          <w:szCs w:val="24"/>
        </w:rPr>
        <w:t>Scoring:</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are documented measures to minimize recurrence of errors, then score as </w:t>
      </w:r>
      <w:r>
        <w:rPr>
          <w:rFonts w:cs="Calibri" w:ascii="Calibri" w:hAnsi="Calibri" w:asciiTheme="minorHAnsi" w:cstheme="minorHAnsi" w:hAnsiTheme="minorHAnsi"/>
          <w:b/>
          <w:sz w:val="24"/>
          <w:szCs w:val="24"/>
          <w:u w:val="single"/>
        </w:rPr>
        <w:t>fully met.</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are no measures taken for minimizing recurrence of errors, then score as </w:t>
      </w:r>
      <w:r>
        <w:rPr>
          <w:rFonts w:cs="Calibri" w:ascii="Calibri" w:hAnsi="Calibri" w:asciiTheme="minorHAnsi" w:cstheme="minorHAnsi" w:hAnsiTheme="minorHAnsi"/>
          <w:b/>
          <w:sz w:val="24"/>
          <w:szCs w:val="24"/>
          <w:u w:val="single"/>
        </w:rPr>
        <w:t>not met.</w:t>
      </w:r>
    </w:p>
    <w:p>
      <w:pPr>
        <w:pStyle w:val="Normal"/>
        <w:rPr>
          <w:rFonts w:eastAsia="" w:cs="Calibri" w:cstheme="minorHAnsi" w:eastAsiaTheme="majorEastAsia"/>
          <w:b/>
          <w:color w:themeColor="accent1" w:themeShade="bf" w:val="2E74B5"/>
          <w:sz w:val="26"/>
          <w:szCs w:val="26"/>
        </w:rPr>
      </w:pPr>
      <w:r>
        <w:rPr>
          <w:rFonts w:eastAsia="" w:cs="Calibri" w:cstheme="minorHAnsi" w:eastAsiaTheme="majorEastAsia"/>
          <w:b/>
          <w:color w:themeColor="accent1" w:themeShade="bf" w:val="2E74B5"/>
          <w:sz w:val="26"/>
          <w:szCs w:val="26"/>
        </w:rPr>
      </w:r>
      <w:bookmarkStart w:id="319" w:name="_Toc483909892"/>
      <w:bookmarkStart w:id="320" w:name="_Toc483909892"/>
      <w:bookmarkEnd w:id="320"/>
      <w:r>
        <w:br w:type="page"/>
      </w:r>
    </w:p>
    <w:p>
      <w:pPr>
        <w:pStyle w:val="Normal"/>
        <w:spacing w:lineRule="auto" w:line="276" w:before="0" w:after="120"/>
        <w:jc w:val="both"/>
        <w:rPr>
          <w:rStyle w:val="IntenseReference"/>
          <w:rFonts w:cs="Calibri" w:cstheme="minorHAnsi"/>
          <w:b w:val="false"/>
          <w:caps w:val="false"/>
          <w:smallCaps w:val="false"/>
          <w:sz w:val="24"/>
          <w:szCs w:val="24"/>
        </w:rPr>
      </w:pPr>
      <w:r>
        <w:rPr>
          <w:rFonts w:cs="Calibri" w:cstheme="minorHAnsi"/>
          <w:b w:val="false"/>
          <w:caps w:val="false"/>
          <w:smallCaps w:val="false"/>
          <w:sz w:val="24"/>
          <w:szCs w:val="24"/>
        </w:rPr>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ins w:id="692" w:author="Dr. Anees Ahmed" w:date="2018-06-01T09:07:00Z"/>
          <w:trHeight w:val="554" w:hRule="atLeast"/>
        </w:trPr>
        <w:tc>
          <w:tcPr>
            <w:tcW w:w="9540" w:type="dxa"/>
            <w:tcBorders/>
            <w:shd w:color="auto" w:fill="DEEAF6" w:themeFill="accent1" w:themeFillTint="33" w:val="clear"/>
          </w:tcPr>
          <w:p>
            <w:pPr>
              <w:pStyle w:val="Normal"/>
              <w:widowControl/>
              <w:suppressAutoHyphens w:val="true"/>
              <w:spacing w:lineRule="auto" w:line="276" w:before="0" w:after="200"/>
              <w:ind w:start="720" w:end="-144"/>
              <w:contextualSpacing/>
              <w:jc w:val="center"/>
              <w:rPr>
                <w:rFonts w:eastAsia="Calibri" w:cs="Calibri" w:cstheme="minorHAnsi"/>
                <w:b/>
                <w:sz w:val="24"/>
                <w:lang w:val="en-GB" w:eastAsia="ar-SA"/>
              </w:rPr>
            </w:pPr>
            <w:ins w:id="693" w:author="Dr. Anees Ahmed" w:date="2018-06-01T09:07:00Z">
              <w:r>
                <w:rPr>
                  <w:rFonts w:eastAsia="Calibri" w:cs="Calibri" w:cstheme="minorHAnsi"/>
                  <w:b/>
                  <w:kern w:val="0"/>
                  <w:sz w:val="32"/>
                  <w:szCs w:val="22"/>
                  <w:lang w:val="en-GB" w:eastAsia="ar-SA" w:bidi="ar-SA"/>
                </w:rPr>
                <w:t>Guidelines</w:t>
              </w:r>
            </w:ins>
          </w:p>
        </w:tc>
      </w:tr>
      <w:tr>
        <w:trPr>
          <w:ins w:id="694" w:author="Dr. Anees Ahmed" w:date="2018-06-01T09:07:00Z"/>
          <w:trHeight w:val="554" w:hRule="atLeast"/>
        </w:trPr>
        <w:tc>
          <w:tcPr>
            <w:tcW w:w="9540" w:type="dxa"/>
            <w:tcBorders/>
          </w:tcPr>
          <w:p>
            <w:pPr>
              <w:pStyle w:val="Normal"/>
              <w:widowControl/>
              <w:suppressAutoHyphens w:val="true"/>
              <w:spacing w:lineRule="auto" w:line="276" w:before="0" w:after="200"/>
              <w:ind w:start="720" w:end="-144"/>
              <w:contextualSpacing/>
              <w:jc w:val="both"/>
              <w:rPr>
                <w:ins w:id="696" w:author="Dr. Anees Ahmed" w:date="2018-06-01T09:07:00Z"/>
                <w:rFonts w:eastAsia="Calibri" w:cs="Calibri" w:cstheme="minorHAnsi"/>
                <w:b/>
                <w:sz w:val="32"/>
                <w:lang w:val="en-GB" w:eastAsia="ar-SA"/>
              </w:rPr>
            </w:pPr>
            <w:ins w:id="695" w:author="Dr. Anees Ahmed" w:date="2018-06-01T09:07:00Z">
              <w:r>
                <w:rPr>
                  <w:rFonts w:eastAsia="Calibri" w:cs="Calibri" w:cstheme="minorHAnsi"/>
                  <w:b/>
                  <w:kern w:val="0"/>
                  <w:sz w:val="32"/>
                  <w:szCs w:val="22"/>
                  <w:lang w:val="en-GB" w:eastAsia="ar-SA" w:bidi="ar-SA"/>
                </w:rPr>
              </w:r>
            </w:ins>
          </w:p>
          <w:p>
            <w:pPr>
              <w:pStyle w:val="Normal"/>
              <w:widowControl/>
              <w:spacing w:lineRule="auto" w:line="240" w:before="0" w:after="0"/>
              <w:jc w:val="center"/>
              <w:rPr>
                <w:ins w:id="698" w:author="Dr. Anees Ahmed" w:date="2018-06-01T09:07:00Z"/>
                <w:sz w:val="40"/>
                <w:szCs w:val="40"/>
              </w:rPr>
            </w:pPr>
            <w:ins w:id="697" w:author="Dr. Anees Ahmed" w:date="2018-06-01T09:07:00Z">
              <w:r>
                <w:rPr>
                  <w:rFonts w:eastAsia="Calibri" w:cs=""/>
                  <w:kern w:val="0"/>
                  <w:sz w:val="40"/>
                  <w:szCs w:val="40"/>
                  <w:lang w:val="en-US" w:eastAsia="en-US" w:bidi="ar-SA"/>
                </w:rPr>
                <w:t>QUALITY IMPROVEMENT PROCESS</w:t>
              </w:r>
            </w:ins>
          </w:p>
          <w:p>
            <w:pPr>
              <w:pStyle w:val="Normal"/>
              <w:widowControl/>
              <w:suppressAutoHyphens w:val="true"/>
              <w:spacing w:lineRule="auto" w:line="276" w:before="0" w:after="200"/>
              <w:ind w:start="720" w:end="-144"/>
              <w:contextualSpacing/>
              <w:jc w:val="both"/>
              <w:rPr>
                <w:ins w:id="700" w:author="Dr. Anees Ahmed" w:date="2018-06-01T09:07:00Z"/>
                <w:rFonts w:eastAsia="Calibri" w:cs="Calibri" w:cstheme="minorHAnsi"/>
                <w:b/>
                <w:sz w:val="32"/>
                <w:lang w:val="en-GB" w:eastAsia="ar-SA"/>
              </w:rPr>
            </w:pPr>
            <w:ins w:id="699" w:author="Dr. Anees Ahmed" w:date="2018-06-01T09:07:00Z">
              <w:r>
                <w:rPr>
                  <w:kern w:val="0"/>
                  <w:szCs w:val="22"/>
                  <w:lang w:bidi="ar-SA"/>
                </w:rPr>
                <w:drawing>
                  <wp:inline distT="0" distB="0" distL="0" distR="0" wp14:anchorId="6FE177AE">
                    <wp:extent cx="4945380" cy="4846320"/>
                    <wp:effectExtent l="19050" t="0" r="45720" b="0"/>
                    <wp:docPr id="33" name="Diagram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ins>
          </w:p>
          <w:p>
            <w:pPr>
              <w:pStyle w:val="Normal"/>
              <w:widowControl/>
              <w:suppressAutoHyphens w:val="true"/>
              <w:spacing w:lineRule="auto" w:line="276" w:before="0" w:after="200"/>
              <w:ind w:start="720" w:end="-144"/>
              <w:contextualSpacing/>
              <w:jc w:val="both"/>
              <w:rPr>
                <w:ins w:id="702" w:author="Dr. Anees Ahmed" w:date="2018-06-01T09:07:00Z"/>
                <w:rFonts w:eastAsia="Calibri" w:cs="Calibri" w:cstheme="minorHAnsi"/>
                <w:b/>
                <w:sz w:val="32"/>
                <w:lang w:val="en-GB" w:eastAsia="ar-SA"/>
              </w:rPr>
            </w:pPr>
            <w:ins w:id="701" w:author="Dr. Anees Ahmed" w:date="2018-06-01T09:07:00Z">
              <w:r>
                <w:rPr>
                  <w:rFonts w:eastAsia="Calibri" w:cs="Calibri" w:cstheme="minorHAnsi"/>
                  <w:b/>
                  <w:kern w:val="0"/>
                  <w:sz w:val="32"/>
                  <w:szCs w:val="22"/>
                  <w:lang w:val="en-GB" w:eastAsia="ar-SA" w:bidi="ar-SA"/>
                </w:rPr>
              </w:r>
            </w:ins>
          </w:p>
          <w:p>
            <w:pPr>
              <w:pStyle w:val="Normal"/>
              <w:widowControl/>
              <w:suppressAutoHyphens w:val="true"/>
              <w:spacing w:lineRule="auto" w:line="276" w:before="0" w:after="200"/>
              <w:ind w:start="720" w:end="-144"/>
              <w:contextualSpacing/>
              <w:jc w:val="both"/>
              <w:rPr>
                <w:ins w:id="704" w:author="Dr. Anees Ahmed" w:date="2018-06-01T09:07:00Z"/>
                <w:rFonts w:eastAsia="Calibri" w:cs="Calibri" w:cstheme="minorHAnsi"/>
                <w:b/>
                <w:sz w:val="32"/>
                <w:lang w:val="en-GB" w:eastAsia="ar-SA"/>
              </w:rPr>
            </w:pPr>
            <w:ins w:id="703" w:author="Dr. Anees Ahmed" w:date="2018-06-01T09:07:00Z">
              <w:r>
                <w:rPr>
                  <w:rFonts w:eastAsia="Calibri" w:cs="Calibri" w:cstheme="minorHAnsi"/>
                  <w:b/>
                  <w:kern w:val="0"/>
                  <w:sz w:val="32"/>
                  <w:szCs w:val="22"/>
                  <w:lang w:val="en-GB" w:eastAsia="ar-SA" w:bidi="ar-SA"/>
                </w:rPr>
              </w:r>
            </w:ins>
          </w:p>
          <w:p>
            <w:pPr>
              <w:pStyle w:val="Normal"/>
              <w:widowControl/>
              <w:suppressAutoHyphens w:val="true"/>
              <w:spacing w:lineRule="auto" w:line="276" w:before="0" w:after="200"/>
              <w:ind w:start="720" w:end="-144"/>
              <w:contextualSpacing/>
              <w:jc w:val="both"/>
              <w:rPr>
                <w:rFonts w:eastAsia="Calibri" w:cs="Calibri" w:cstheme="minorHAnsi"/>
                <w:b/>
                <w:sz w:val="32"/>
                <w:lang w:val="en-GB" w:eastAsia="ar-SA"/>
              </w:rPr>
            </w:pPr>
            <w:r>
              <w:rPr>
                <w:rFonts w:eastAsia="Calibri" w:cs="Calibri" w:cstheme="minorHAnsi"/>
                <w:b/>
                <w:kern w:val="0"/>
                <w:sz w:val="32"/>
                <w:szCs w:val="22"/>
                <w:lang w:val="en-GB" w:eastAsia="ar-SA" w:bidi="ar-SA"/>
              </w:rPr>
            </w:r>
          </w:p>
        </w:tc>
      </w:tr>
      <w:tr>
        <w:trPr>
          <w:ins w:id="705" w:author="Dr. Anees Ahmed" w:date="2018-06-01T09:07:00Z"/>
          <w:trHeight w:val="554" w:hRule="atLeast"/>
        </w:trPr>
        <w:tc>
          <w:tcPr>
            <w:tcW w:w="9540" w:type="dxa"/>
            <w:tcBorders/>
          </w:tcPr>
          <w:p>
            <w:pPr>
              <w:pStyle w:val="Normal"/>
              <w:keepNext w:val="true"/>
              <w:keepLines/>
              <w:widowControl/>
              <w:numPr>
                <w:ilvl w:val="0"/>
                <w:numId w:val="0"/>
              </w:numPr>
              <w:spacing w:lineRule="auto" w:line="276" w:before="40" w:after="0"/>
              <w:jc w:val="both"/>
              <w:outlineLvl w:val="4"/>
              <w:rPr>
                <w:rFonts w:eastAsia="" w:cs="Calibri" w:cstheme="minorHAnsi" w:eastAsiaTheme="majorEastAsia"/>
                <w:i/>
                <w:color w:themeColor="accent1" w:themeShade="bf" w:val="2E74B5"/>
                <w:sz w:val="24"/>
                <w:u w:val="single"/>
              </w:rPr>
            </w:pPr>
            <w:r>
              <w:rPr>
                <w:rFonts w:eastAsia="" w:cs="Calibri" w:cstheme="minorHAnsi" w:eastAsiaTheme="majorEastAsia"/>
                <w:i/>
                <w:color w:themeColor="accent1" w:themeShade="bf" w:val="2E74B5"/>
                <w:kern w:val="0"/>
                <w:sz w:val="24"/>
                <w:szCs w:val="22"/>
                <w:u w:val="single"/>
                <w:lang w:val="en-US" w:eastAsia="en-US" w:bidi="ar-SA"/>
              </w:rPr>
            </w:r>
          </w:p>
          <w:tbl>
            <w:tblPr>
              <w:tblStyle w:val="TableGrid"/>
              <w:tblW w:w="944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722"/>
              <w:gridCol w:w="4723"/>
            </w:tblGrid>
            <w:tr>
              <w:trPr>
                <w:ins w:id="706" w:author="Dr. Anees Ahmed" w:date="2018-06-01T09:07:00Z"/>
                <w:trHeight w:val="627" w:hRule="atLeast"/>
              </w:trPr>
              <w:tc>
                <w:tcPr>
                  <w:tcW w:w="9445" w:type="dxa"/>
                  <w:gridSpan w:val="2"/>
                  <w:tcBorders/>
                  <w:shd w:color="auto" w:fill="F4B083" w:themeFill="accent2" w:themeFillTint="99" w:val="clear"/>
                </w:tcPr>
                <w:p>
                  <w:pPr>
                    <w:pStyle w:val="Normal"/>
                    <w:widowControl/>
                    <w:spacing w:lineRule="auto" w:line="240" w:before="0" w:after="0"/>
                    <w:jc w:val="center"/>
                    <w:rPr>
                      <w:sz w:val="40"/>
                      <w:szCs w:val="40"/>
                    </w:rPr>
                  </w:pPr>
                  <w:ins w:id="707" w:author="Dr. Anees Ahmed" w:date="2018-06-01T09:07:00Z">
                    <w:r>
                      <w:rPr>
                        <w:rFonts w:eastAsia="Calibri" w:cs=""/>
                        <w:kern w:val="0"/>
                        <w:sz w:val="40"/>
                        <w:szCs w:val="40"/>
                        <w:lang w:val="en-US" w:eastAsia="en-US" w:bidi="ar-SA"/>
                      </w:rPr>
                      <w:t xml:space="preserve">PRE- ANALYTICAL ERRORS </w:t>
                    </w:r>
                  </w:ins>
                </w:p>
              </w:tc>
            </w:tr>
            <w:tr>
              <w:trPr>
                <w:ins w:id="708" w:author="Dr. Anees Ahmed" w:date="2018-06-01T09:07:00Z"/>
                <w:trHeight w:val="971" w:hRule="atLeast"/>
              </w:trPr>
              <w:tc>
                <w:tcPr>
                  <w:tcW w:w="9445" w:type="dxa"/>
                  <w:gridSpan w:val="2"/>
                  <w:tcBorders/>
                  <w:shd w:color="auto" w:fill="auto" w:val="clear"/>
                </w:tcPr>
                <w:p>
                  <w:pPr>
                    <w:pStyle w:val="Normal"/>
                    <w:widowControl/>
                    <w:spacing w:lineRule="auto" w:line="240" w:before="240" w:after="0"/>
                    <w:jc w:val="center"/>
                    <w:rPr>
                      <w:b/>
                      <w:color w:themeColor="background1" w:val="FFFFFF"/>
                      <w:sz w:val="32"/>
                      <w:szCs w:val="32"/>
                    </w:rPr>
                  </w:pPr>
                  <w:ins w:id="709" w:author="Dr. Anees Ahmed" w:date="2018-06-01T09:07:00Z">
                    <w:r>
                      <w:rPr>
                        <w:rFonts w:eastAsia="Calibri" w:cs=""/>
                        <w:b/>
                        <w:kern w:val="0"/>
                        <w:sz w:val="36"/>
                        <w:szCs w:val="36"/>
                        <w:lang w:val="en-US" w:eastAsia="en-US" w:bidi="ar-SA"/>
                      </w:rPr>
                      <w:t>PATIENT PREPARATION</w:t>
                    </w:r>
                  </w:ins>
                </w:p>
              </w:tc>
            </w:tr>
            <w:tr>
              <w:trPr>
                <w:ins w:id="710" w:author="Dr. Anees Ahmed" w:date="2018-06-01T09:07:00Z"/>
                <w:trHeight w:val="489" w:hRule="atLeast"/>
              </w:trPr>
              <w:tc>
                <w:tcPr>
                  <w:tcW w:w="4722" w:type="dxa"/>
                  <w:tcBorders/>
                  <w:shd w:color="auto" w:fill="385623" w:themeFill="accent6" w:themeFillShade="80" w:val="clear"/>
                </w:tcPr>
                <w:p>
                  <w:pPr>
                    <w:pStyle w:val="Normal"/>
                    <w:widowControl/>
                    <w:spacing w:lineRule="auto" w:line="240" w:before="0" w:after="0"/>
                    <w:jc w:val="center"/>
                    <w:rPr>
                      <w:b/>
                      <w:color w:themeColor="background1" w:val="FFFFFF"/>
                      <w:sz w:val="32"/>
                      <w:szCs w:val="32"/>
                    </w:rPr>
                  </w:pPr>
                  <w:ins w:id="711" w:author="Dr. Anees Ahmed" w:date="2018-06-01T09:07:00Z">
                    <w:r>
                      <w:rPr>
                        <w:rFonts w:eastAsia="Calibri" w:cs=""/>
                        <w:b/>
                        <w:color w:themeColor="background1" w:val="FFFFFF"/>
                        <w:kern w:val="0"/>
                        <w:sz w:val="32"/>
                        <w:szCs w:val="32"/>
                        <w:lang w:val="en-US" w:eastAsia="en-US" w:bidi="ar-SA"/>
                      </w:rPr>
                      <w:t>TYPE OF ERROR</w:t>
                    </w:r>
                  </w:ins>
                </w:p>
              </w:tc>
              <w:tc>
                <w:tcPr>
                  <w:tcW w:w="4723" w:type="dxa"/>
                  <w:tcBorders/>
                  <w:shd w:color="auto" w:fill="385623" w:themeFill="accent6" w:themeFillShade="80" w:val="clear"/>
                </w:tcPr>
                <w:p>
                  <w:pPr>
                    <w:pStyle w:val="Normal"/>
                    <w:widowControl/>
                    <w:spacing w:lineRule="auto" w:line="240" w:before="0" w:after="0"/>
                    <w:jc w:val="center"/>
                    <w:rPr>
                      <w:b/>
                      <w:color w:themeColor="background1" w:val="FFFFFF"/>
                      <w:sz w:val="32"/>
                      <w:szCs w:val="32"/>
                    </w:rPr>
                  </w:pPr>
                  <w:ins w:id="712" w:author="Dr. Anees Ahmed" w:date="2018-06-01T09:07:00Z">
                    <w:r>
                      <w:rPr>
                        <w:rFonts w:eastAsia="Calibri" w:cs=""/>
                        <w:b/>
                        <w:color w:themeColor="background1" w:val="FFFFFF"/>
                        <w:kern w:val="0"/>
                        <w:sz w:val="32"/>
                        <w:szCs w:val="32"/>
                        <w:lang w:val="en-US" w:eastAsia="en-US" w:bidi="ar-SA"/>
                      </w:rPr>
                      <w:t xml:space="preserve">PREVENTIVE ACTION </w:t>
                    </w:r>
                  </w:ins>
                </w:p>
              </w:tc>
            </w:tr>
            <w:tr>
              <w:trPr>
                <w:ins w:id="713" w:author="Dr. Anees Ahmed" w:date="2018-06-01T09:07:00Z"/>
                <w:trHeight w:val="505" w:hRule="atLeast"/>
              </w:trPr>
              <w:tc>
                <w:tcPr>
                  <w:tcW w:w="4722" w:type="dxa"/>
                  <w:tcBorders/>
                  <w:shd w:color="auto" w:fill="E2EFD9" w:themeFill="accent6" w:themeFillTint="33" w:val="clear"/>
                </w:tcPr>
                <w:p>
                  <w:pPr>
                    <w:pStyle w:val="Normal"/>
                    <w:widowControl/>
                    <w:spacing w:lineRule="auto" w:line="240" w:before="0" w:after="0"/>
                    <w:jc w:val="center"/>
                    <w:rPr>
                      <w:sz w:val="32"/>
                      <w:szCs w:val="32"/>
                    </w:rPr>
                  </w:pPr>
                  <w:ins w:id="714" w:author="Dr. Anees Ahmed" w:date="2018-06-01T09:07:00Z">
                    <w:r>
                      <w:rPr>
                        <w:rFonts w:eastAsia="Calibri" w:cs=""/>
                        <w:kern w:val="0"/>
                        <w:sz w:val="32"/>
                        <w:szCs w:val="32"/>
                        <w:lang w:val="en-US" w:eastAsia="en-US" w:bidi="ar-SA"/>
                      </w:rPr>
                      <w:t>Wrong patient preparation</w:t>
                    </w:r>
                  </w:ins>
                </w:p>
              </w:tc>
              <w:tc>
                <w:tcPr>
                  <w:tcW w:w="4723" w:type="dxa"/>
                  <w:tcBorders/>
                  <w:shd w:color="auto" w:fill="E2EFD9" w:themeFill="accent6" w:themeFillTint="33" w:val="clear"/>
                </w:tcPr>
                <w:p>
                  <w:pPr>
                    <w:pStyle w:val="Normal"/>
                    <w:widowControl/>
                    <w:spacing w:lineRule="auto" w:line="240" w:before="0" w:after="0"/>
                    <w:jc w:val="center"/>
                    <w:rPr>
                      <w:sz w:val="32"/>
                      <w:szCs w:val="32"/>
                    </w:rPr>
                  </w:pPr>
                  <w:ins w:id="715" w:author="Dr. Anees Ahmed" w:date="2018-06-01T09:07:00Z">
                    <w:r>
                      <w:rPr>
                        <w:rFonts w:eastAsia="Calibri" w:cs=""/>
                        <w:kern w:val="0"/>
                        <w:sz w:val="32"/>
                        <w:szCs w:val="32"/>
                        <w:lang w:val="en-US" w:eastAsia="en-US" w:bidi="ar-SA"/>
                      </w:rPr>
                      <w:t>Enquiry before sample collection</w:t>
                    </w:r>
                  </w:ins>
                </w:p>
              </w:tc>
            </w:tr>
            <w:tr>
              <w:trPr>
                <w:ins w:id="716" w:author="Dr. Anees Ahmed" w:date="2018-06-01T09:07:00Z"/>
                <w:trHeight w:val="953" w:hRule="atLeast"/>
              </w:trPr>
              <w:tc>
                <w:tcPr>
                  <w:tcW w:w="9445" w:type="dxa"/>
                  <w:gridSpan w:val="2"/>
                  <w:tcBorders/>
                  <w:shd w:color="auto" w:fill="auto" w:val="clear"/>
                </w:tcPr>
                <w:p>
                  <w:pPr>
                    <w:pStyle w:val="Normal"/>
                    <w:widowControl/>
                    <w:spacing w:lineRule="auto" w:line="240" w:before="240" w:after="0"/>
                    <w:jc w:val="center"/>
                    <w:rPr>
                      <w:sz w:val="32"/>
                      <w:szCs w:val="32"/>
                    </w:rPr>
                  </w:pPr>
                  <w:ins w:id="717" w:author="Dr. Anees Ahmed" w:date="2018-06-01T09:07:00Z">
                    <w:r>
                      <w:rPr>
                        <w:rFonts w:eastAsia="Calibri" w:cs=""/>
                        <w:b/>
                        <w:kern w:val="0"/>
                        <w:sz w:val="36"/>
                        <w:szCs w:val="36"/>
                        <w:lang w:val="en-US" w:eastAsia="en-US" w:bidi="ar-SA"/>
                      </w:rPr>
                      <w:t>SAMPLE COLLECTION</w:t>
                    </w:r>
                  </w:ins>
                </w:p>
              </w:tc>
            </w:tr>
            <w:tr>
              <w:trPr>
                <w:ins w:id="718" w:author="Dr. Anees Ahmed" w:date="2018-06-01T09:07:00Z"/>
                <w:trHeight w:val="505" w:hRule="atLeast"/>
              </w:trPr>
              <w:tc>
                <w:tcPr>
                  <w:tcW w:w="4722" w:type="dxa"/>
                  <w:tcBorders/>
                  <w:shd w:color="auto" w:fill="385623" w:themeFill="accent6" w:themeFillShade="80" w:val="clear"/>
                </w:tcPr>
                <w:p>
                  <w:pPr>
                    <w:pStyle w:val="Normal"/>
                    <w:widowControl/>
                    <w:spacing w:lineRule="auto" w:line="240" w:before="0" w:after="0"/>
                    <w:jc w:val="center"/>
                    <w:rPr>
                      <w:b/>
                      <w:color w:themeColor="background1" w:val="FFFFFF"/>
                      <w:sz w:val="32"/>
                      <w:szCs w:val="32"/>
                    </w:rPr>
                  </w:pPr>
                  <w:ins w:id="719" w:author="Dr. Anees Ahmed" w:date="2018-06-01T09:07:00Z">
                    <w:r>
                      <w:rPr>
                        <w:rFonts w:eastAsia="Calibri" w:cs=""/>
                        <w:b/>
                        <w:kern w:val="0"/>
                        <w:sz w:val="36"/>
                        <w:szCs w:val="36"/>
                        <w:lang w:val="en-US" w:eastAsia="en-US" w:bidi="ar-SA"/>
                      </w:rPr>
                      <w:t xml:space="preserve"> </w:t>
                    </w:r>
                  </w:ins>
                  <w:ins w:id="720" w:author="Dr. Anees Ahmed" w:date="2018-06-01T09:07:00Z">
                    <w:r>
                      <w:rPr>
                        <w:rFonts w:eastAsia="Calibri" w:cs=""/>
                        <w:b/>
                        <w:color w:themeColor="background1" w:val="FFFFFF"/>
                        <w:kern w:val="0"/>
                        <w:sz w:val="32"/>
                        <w:szCs w:val="32"/>
                        <w:lang w:val="en-US" w:eastAsia="en-US" w:bidi="ar-SA"/>
                      </w:rPr>
                      <w:t>TYPE OF ERROR</w:t>
                    </w:r>
                  </w:ins>
                </w:p>
              </w:tc>
              <w:tc>
                <w:tcPr>
                  <w:tcW w:w="4723" w:type="dxa"/>
                  <w:tcBorders/>
                  <w:shd w:color="auto" w:fill="385623" w:themeFill="accent6" w:themeFillShade="80" w:val="clear"/>
                </w:tcPr>
                <w:p>
                  <w:pPr>
                    <w:pStyle w:val="Normal"/>
                    <w:widowControl/>
                    <w:spacing w:lineRule="auto" w:line="240" w:before="0" w:after="0"/>
                    <w:jc w:val="center"/>
                    <w:rPr>
                      <w:b/>
                      <w:color w:themeColor="background1" w:val="FFFFFF"/>
                      <w:sz w:val="32"/>
                      <w:szCs w:val="32"/>
                    </w:rPr>
                  </w:pPr>
                  <w:ins w:id="721" w:author="Dr. Anees Ahmed" w:date="2018-06-01T09:07:00Z">
                    <w:r>
                      <w:rPr>
                        <w:rFonts w:eastAsia="Calibri" w:cs=""/>
                        <w:b/>
                        <w:color w:themeColor="background1" w:val="FFFFFF"/>
                        <w:kern w:val="0"/>
                        <w:sz w:val="32"/>
                        <w:szCs w:val="32"/>
                        <w:lang w:val="en-US" w:eastAsia="en-US" w:bidi="ar-SA"/>
                      </w:rPr>
                      <w:t xml:space="preserve">PREVENTIVE ACTION </w:t>
                    </w:r>
                  </w:ins>
                </w:p>
              </w:tc>
            </w:tr>
            <w:tr>
              <w:trPr>
                <w:ins w:id="722" w:author="Dr. Anees Ahmed" w:date="2018-06-01T09:07:00Z"/>
                <w:trHeight w:val="459" w:hRule="atLeast"/>
              </w:trPr>
              <w:tc>
                <w:tcPr>
                  <w:tcW w:w="4722" w:type="dxa"/>
                  <w:tcBorders/>
                  <w:shd w:color="auto" w:fill="E2EFD9" w:themeFill="accent6" w:themeFillTint="33" w:val="clear"/>
                </w:tcPr>
                <w:p>
                  <w:pPr>
                    <w:pStyle w:val="Normal"/>
                    <w:widowControl/>
                    <w:spacing w:lineRule="auto" w:line="240" w:before="0" w:after="0"/>
                    <w:jc w:val="start"/>
                    <w:rPr>
                      <w:sz w:val="30"/>
                      <w:szCs w:val="30"/>
                    </w:rPr>
                  </w:pPr>
                  <w:ins w:id="723" w:author="Dr. Anees Ahmed" w:date="2018-06-01T09:07:00Z">
                    <w:r>
                      <w:rPr>
                        <w:rFonts w:eastAsia="Calibri" w:cs=""/>
                        <w:kern w:val="0"/>
                        <w:sz w:val="30"/>
                        <w:szCs w:val="30"/>
                        <w:lang w:val="en-US" w:eastAsia="en-US" w:bidi="ar-SA"/>
                      </w:rPr>
                      <w:t>Wrong container of collection</w:t>
                    </w:r>
                  </w:ins>
                </w:p>
              </w:tc>
              <w:tc>
                <w:tcPr>
                  <w:tcW w:w="4723" w:type="dxa"/>
                  <w:tcBorders/>
                  <w:shd w:color="auto" w:fill="E2EFD9" w:themeFill="accent6" w:themeFillTint="33" w:val="clear"/>
                </w:tcPr>
                <w:p>
                  <w:pPr>
                    <w:pStyle w:val="Normal"/>
                    <w:widowControl/>
                    <w:spacing w:lineRule="auto" w:line="240" w:before="0" w:after="0"/>
                    <w:jc w:val="start"/>
                    <w:rPr>
                      <w:sz w:val="30"/>
                      <w:szCs w:val="30"/>
                    </w:rPr>
                  </w:pPr>
                  <w:ins w:id="724" w:author="Dr. Anees Ahmed" w:date="2018-06-01T09:07:00Z">
                    <w:r>
                      <w:rPr>
                        <w:rFonts w:eastAsia="Calibri" w:cs=""/>
                        <w:kern w:val="0"/>
                        <w:sz w:val="30"/>
                        <w:szCs w:val="30"/>
                        <w:lang w:val="en-US" w:eastAsia="en-US" w:bidi="ar-SA"/>
                      </w:rPr>
                      <w:t>Appropriate container is selected</w:t>
                    </w:r>
                  </w:ins>
                </w:p>
              </w:tc>
            </w:tr>
            <w:tr>
              <w:trPr>
                <w:ins w:id="725" w:author="Dr. Anees Ahmed" w:date="2018-06-01T09:07:00Z"/>
                <w:trHeight w:val="459" w:hRule="atLeast"/>
              </w:trPr>
              <w:tc>
                <w:tcPr>
                  <w:tcW w:w="4722" w:type="dxa"/>
                  <w:tcBorders/>
                  <w:shd w:color="auto" w:fill="C5E0B3" w:themeFill="accent6" w:themeFillTint="66" w:val="clear"/>
                </w:tcPr>
                <w:p>
                  <w:pPr>
                    <w:pStyle w:val="Normal"/>
                    <w:widowControl/>
                    <w:spacing w:lineRule="auto" w:line="240" w:before="0" w:after="0"/>
                    <w:jc w:val="start"/>
                    <w:rPr>
                      <w:sz w:val="30"/>
                      <w:szCs w:val="30"/>
                    </w:rPr>
                  </w:pPr>
                  <w:ins w:id="726" w:author="Dr. Anees Ahmed" w:date="2018-06-01T09:07:00Z">
                    <w:r>
                      <w:rPr>
                        <w:rFonts w:eastAsia="Calibri" w:cs=""/>
                        <w:kern w:val="0"/>
                        <w:sz w:val="30"/>
                        <w:szCs w:val="30"/>
                        <w:lang w:val="en-US" w:eastAsia="en-US" w:bidi="ar-SA"/>
                      </w:rPr>
                      <w:t>Wrong order of draw</w:t>
                    </w:r>
                  </w:ins>
                </w:p>
              </w:tc>
              <w:tc>
                <w:tcPr>
                  <w:tcW w:w="4723" w:type="dxa"/>
                  <w:tcBorders/>
                  <w:shd w:color="auto" w:fill="C5E0B3" w:themeFill="accent6" w:themeFillTint="66" w:val="clear"/>
                </w:tcPr>
                <w:p>
                  <w:pPr>
                    <w:pStyle w:val="Normal"/>
                    <w:widowControl/>
                    <w:spacing w:lineRule="auto" w:line="240" w:before="0" w:after="0"/>
                    <w:jc w:val="start"/>
                    <w:rPr>
                      <w:sz w:val="30"/>
                      <w:szCs w:val="30"/>
                    </w:rPr>
                  </w:pPr>
                  <w:ins w:id="727" w:author="Dr. Anees Ahmed" w:date="2018-06-01T09:07:00Z">
                    <w:r>
                      <w:rPr>
                        <w:rFonts w:eastAsia="Calibri" w:cs=""/>
                        <w:kern w:val="0"/>
                        <w:sz w:val="30"/>
                        <w:szCs w:val="30"/>
                        <w:lang w:val="en-US" w:eastAsia="en-US" w:bidi="ar-SA"/>
                      </w:rPr>
                      <w:t>Follow proper order of draw</w:t>
                    </w:r>
                  </w:ins>
                </w:p>
              </w:tc>
            </w:tr>
            <w:tr>
              <w:trPr>
                <w:ins w:id="728" w:author="Dr. Anees Ahmed" w:date="2018-06-01T09:07:00Z"/>
                <w:trHeight w:val="474" w:hRule="atLeast"/>
              </w:trPr>
              <w:tc>
                <w:tcPr>
                  <w:tcW w:w="4722" w:type="dxa"/>
                  <w:tcBorders/>
                  <w:shd w:color="auto" w:fill="E2EFD9" w:themeFill="accent6" w:themeFillTint="33" w:val="clear"/>
                </w:tcPr>
                <w:p>
                  <w:pPr>
                    <w:pStyle w:val="Normal"/>
                    <w:widowControl/>
                    <w:spacing w:lineRule="auto" w:line="240" w:before="0" w:after="0"/>
                    <w:jc w:val="start"/>
                    <w:rPr>
                      <w:sz w:val="30"/>
                      <w:szCs w:val="30"/>
                    </w:rPr>
                  </w:pPr>
                  <w:ins w:id="729" w:author="Dr. Anees Ahmed" w:date="2018-06-01T09:07:00Z">
                    <w:r>
                      <w:rPr>
                        <w:rFonts w:eastAsia="Calibri" w:cs=""/>
                        <w:kern w:val="0"/>
                        <w:sz w:val="30"/>
                        <w:szCs w:val="30"/>
                        <w:lang w:val="en-US" w:eastAsia="en-US" w:bidi="ar-SA"/>
                      </w:rPr>
                      <w:t>Mixing Error</w:t>
                    </w:r>
                  </w:ins>
                </w:p>
              </w:tc>
              <w:tc>
                <w:tcPr>
                  <w:tcW w:w="4723" w:type="dxa"/>
                  <w:tcBorders/>
                  <w:shd w:color="auto" w:fill="E2EFD9" w:themeFill="accent6" w:themeFillTint="33" w:val="clear"/>
                </w:tcPr>
                <w:p>
                  <w:pPr>
                    <w:pStyle w:val="Normal"/>
                    <w:widowControl/>
                    <w:spacing w:lineRule="auto" w:line="240" w:before="0" w:after="0"/>
                    <w:jc w:val="start"/>
                    <w:rPr>
                      <w:sz w:val="30"/>
                      <w:szCs w:val="30"/>
                    </w:rPr>
                  </w:pPr>
                  <w:ins w:id="730" w:author="Dr. Anees Ahmed" w:date="2018-06-01T09:07:00Z">
                    <w:r>
                      <w:rPr>
                        <w:rFonts w:eastAsia="Calibri" w:cs=""/>
                        <w:kern w:val="0"/>
                        <w:sz w:val="30"/>
                        <w:szCs w:val="30"/>
                        <w:lang w:val="en-US" w:eastAsia="en-US" w:bidi="ar-SA"/>
                      </w:rPr>
                      <w:t>Blood samples are mixed properly</w:t>
                    </w:r>
                  </w:ins>
                </w:p>
              </w:tc>
            </w:tr>
            <w:tr>
              <w:trPr>
                <w:ins w:id="731" w:author="Dr. Anees Ahmed" w:date="2018-06-01T09:07:00Z"/>
                <w:trHeight w:val="459" w:hRule="atLeast"/>
              </w:trPr>
              <w:tc>
                <w:tcPr>
                  <w:tcW w:w="4722" w:type="dxa"/>
                  <w:tcBorders/>
                  <w:shd w:color="auto" w:fill="C5E0B3" w:themeFill="accent6" w:themeFillTint="66" w:val="clear"/>
                </w:tcPr>
                <w:p>
                  <w:pPr>
                    <w:pStyle w:val="Normal"/>
                    <w:widowControl/>
                    <w:spacing w:lineRule="auto" w:line="240" w:before="0" w:after="0"/>
                    <w:jc w:val="start"/>
                    <w:rPr>
                      <w:sz w:val="30"/>
                      <w:szCs w:val="30"/>
                    </w:rPr>
                  </w:pPr>
                  <w:ins w:id="732" w:author="Dr. Anees Ahmed" w:date="2018-06-01T09:07:00Z">
                    <w:r>
                      <w:rPr>
                        <w:rFonts w:eastAsia="Calibri" w:cs=""/>
                        <w:kern w:val="0"/>
                        <w:sz w:val="30"/>
                        <w:szCs w:val="30"/>
                        <w:lang w:val="en-US" w:eastAsia="en-US" w:bidi="ar-SA"/>
                      </w:rPr>
                      <w:t>Hemolysis</w:t>
                    </w:r>
                  </w:ins>
                </w:p>
              </w:tc>
              <w:tc>
                <w:tcPr>
                  <w:tcW w:w="4723" w:type="dxa"/>
                  <w:tcBorders/>
                  <w:shd w:color="auto" w:fill="C5E0B3" w:themeFill="accent6" w:themeFillTint="66" w:val="clear"/>
                </w:tcPr>
                <w:p>
                  <w:pPr>
                    <w:pStyle w:val="Normal"/>
                    <w:widowControl/>
                    <w:spacing w:lineRule="auto" w:line="240" w:before="0" w:after="0"/>
                    <w:jc w:val="start"/>
                    <w:rPr>
                      <w:sz w:val="30"/>
                      <w:szCs w:val="30"/>
                    </w:rPr>
                  </w:pPr>
                  <w:ins w:id="733" w:author="Dr. Anees Ahmed" w:date="2018-06-01T09:07:00Z">
                    <w:r>
                      <w:rPr>
                        <w:rFonts w:eastAsia="Calibri" w:cs=""/>
                        <w:kern w:val="0"/>
                        <w:sz w:val="30"/>
                        <w:szCs w:val="30"/>
                        <w:lang w:val="en-US" w:eastAsia="en-US" w:bidi="ar-SA"/>
                      </w:rPr>
                      <w:t xml:space="preserve">Care taken during blood collection </w:t>
                    </w:r>
                  </w:ins>
                </w:p>
              </w:tc>
            </w:tr>
            <w:tr>
              <w:trPr>
                <w:ins w:id="734" w:author="Dr. Anees Ahmed" w:date="2018-06-01T09:07:00Z"/>
                <w:trHeight w:val="459" w:hRule="atLeast"/>
              </w:trPr>
              <w:tc>
                <w:tcPr>
                  <w:tcW w:w="4722" w:type="dxa"/>
                  <w:tcBorders/>
                  <w:shd w:color="auto" w:fill="E2EFD9" w:themeFill="accent6" w:themeFillTint="33" w:val="clear"/>
                </w:tcPr>
                <w:p>
                  <w:pPr>
                    <w:pStyle w:val="Normal"/>
                    <w:widowControl/>
                    <w:spacing w:lineRule="auto" w:line="240" w:before="0" w:after="0"/>
                    <w:jc w:val="start"/>
                    <w:rPr>
                      <w:sz w:val="30"/>
                      <w:szCs w:val="30"/>
                    </w:rPr>
                  </w:pPr>
                  <w:ins w:id="735" w:author="Dr. Anees Ahmed" w:date="2018-06-01T09:07:00Z">
                    <w:r>
                      <w:rPr>
                        <w:rFonts w:eastAsia="Calibri" w:cs=""/>
                        <w:kern w:val="0"/>
                        <w:sz w:val="30"/>
                        <w:szCs w:val="30"/>
                        <w:lang w:val="en-US" w:eastAsia="en-US" w:bidi="ar-SA"/>
                      </w:rPr>
                      <w:t>Wrong Labeling</w:t>
                    </w:r>
                  </w:ins>
                </w:p>
              </w:tc>
              <w:tc>
                <w:tcPr>
                  <w:tcW w:w="4723" w:type="dxa"/>
                  <w:tcBorders/>
                  <w:shd w:color="auto" w:fill="E2EFD9" w:themeFill="accent6" w:themeFillTint="33" w:val="clear"/>
                </w:tcPr>
                <w:p>
                  <w:pPr>
                    <w:pStyle w:val="Normal"/>
                    <w:widowControl/>
                    <w:spacing w:lineRule="auto" w:line="240" w:before="0" w:after="0"/>
                    <w:jc w:val="start"/>
                    <w:rPr>
                      <w:sz w:val="30"/>
                      <w:szCs w:val="30"/>
                    </w:rPr>
                  </w:pPr>
                  <w:ins w:id="736" w:author="Dr. Anees Ahmed" w:date="2018-06-01T09:07:00Z">
                    <w:r>
                      <w:rPr>
                        <w:rFonts w:eastAsia="Calibri" w:cs=""/>
                        <w:kern w:val="0"/>
                        <w:sz w:val="30"/>
                        <w:szCs w:val="30"/>
                        <w:lang w:val="en-US" w:eastAsia="en-US" w:bidi="ar-SA"/>
                      </w:rPr>
                      <w:t>Patient’s Name with Laboratory #</w:t>
                    </w:r>
                  </w:ins>
                </w:p>
              </w:tc>
            </w:tr>
          </w:tbl>
          <w:p>
            <w:pPr>
              <w:pStyle w:val="Normal"/>
              <w:widowControl/>
              <w:spacing w:lineRule="auto" w:line="240" w:before="0" w:after="0"/>
              <w:jc w:val="both"/>
              <w:rPr>
                <w:ins w:id="738" w:author="Dr. Anees Ahmed" w:date="2018-06-01T09:07:00Z"/>
                <w:rFonts w:cs="Calibri" w:cstheme="minorHAnsi"/>
              </w:rPr>
            </w:pPr>
            <w:ins w:id="737" w:author="Dr. Anees Ahmed" w:date="2018-06-01T09:07:00Z">
              <w:r>
                <w:rPr>
                  <w:rFonts w:eastAsia="Calibri" w:cs="Calibri" w:cstheme="minorHAnsi"/>
                  <w:kern w:val="0"/>
                  <w:sz w:val="22"/>
                  <w:szCs w:val="22"/>
                  <w:lang w:val="en-US" w:eastAsia="en-US" w:bidi="ar-SA"/>
                </w:rPr>
              </w:r>
            </w:ins>
          </w:p>
          <w:p>
            <w:pPr>
              <w:pStyle w:val="Normal"/>
              <w:widowControl/>
              <w:spacing w:lineRule="auto" w:line="240" w:before="0" w:after="0"/>
              <w:jc w:val="both"/>
              <w:rPr>
                <w:ins w:id="740" w:author="Dr. Anees Ahmed" w:date="2018-06-01T09:07:00Z"/>
                <w:rFonts w:cs="Calibri" w:cstheme="minorHAnsi"/>
              </w:rPr>
            </w:pPr>
            <w:ins w:id="739" w:author="Dr. Anees Ahmed" w:date="2018-06-01T09:07:00Z">
              <w:r>
                <w:rPr>
                  <w:rFonts w:eastAsia="Calibri" w:cs="Calibri" w:cstheme="minorHAnsi"/>
                  <w:kern w:val="0"/>
                  <w:sz w:val="22"/>
                  <w:szCs w:val="22"/>
                  <w:lang w:val="en-US" w:eastAsia="en-US" w:bidi="ar-SA"/>
                </w:rPr>
              </w:r>
            </w:ins>
          </w:p>
          <w:p>
            <w:pPr>
              <w:pStyle w:val="Normal"/>
              <w:keepNext w:val="true"/>
              <w:keepLines/>
              <w:widowControl/>
              <w:numPr>
                <w:ilvl w:val="0"/>
                <w:numId w:val="0"/>
              </w:numPr>
              <w:spacing w:lineRule="auto" w:line="276" w:before="40" w:after="0"/>
              <w:jc w:val="both"/>
              <w:outlineLvl w:val="4"/>
              <w:rPr>
                <w:ins w:id="742" w:author="Dr. Anees Ahmed" w:date="2018-06-01T09:07:00Z"/>
                <w:rFonts w:eastAsia="" w:cs="Calibri" w:cstheme="minorHAnsi" w:eastAsiaTheme="majorEastAsia"/>
                <w:color w:val="222222"/>
                <w:sz w:val="23"/>
                <w:szCs w:val="23"/>
              </w:rPr>
            </w:pPr>
            <w:ins w:id="741" w:author="Dr. Anees Ahmed" w:date="2018-06-01T09:07:00Z">
              <w:r>
                <w:rPr>
                  <w:rFonts w:eastAsia="" w:cs="Calibri" w:cstheme="minorHAnsi" w:eastAsiaTheme="majorEastAsia"/>
                  <w:color w:val="222222"/>
                  <w:kern w:val="0"/>
                  <w:sz w:val="23"/>
                  <w:szCs w:val="23"/>
                  <w:lang w:val="en-US" w:eastAsia="en-US" w:bidi="ar-SA"/>
                </w:rPr>
              </w:r>
            </w:ins>
          </w:p>
          <w:p>
            <w:pPr>
              <w:pStyle w:val="Normal"/>
              <w:keepNext w:val="true"/>
              <w:keepLines/>
              <w:widowControl/>
              <w:numPr>
                <w:ilvl w:val="0"/>
                <w:numId w:val="0"/>
              </w:numPr>
              <w:spacing w:lineRule="auto" w:line="276" w:before="40" w:after="0"/>
              <w:jc w:val="both"/>
              <w:outlineLvl w:val="4"/>
              <w:rPr>
                <w:ins w:id="744" w:author="Dr. Anees Ahmed" w:date="2018-06-01T09:07:00Z"/>
                <w:rFonts w:eastAsia="" w:cs="Calibri" w:cstheme="minorHAnsi" w:eastAsiaTheme="majorEastAsia"/>
                <w:color w:val="222222"/>
                <w:sz w:val="23"/>
                <w:szCs w:val="23"/>
              </w:rPr>
            </w:pPr>
            <w:ins w:id="743" w:author="Dr. Anees Ahmed" w:date="2018-06-01T09:07:00Z">
              <w:r>
                <w:rPr>
                  <w:rFonts w:eastAsia="" w:cs="Calibri" w:cstheme="minorHAnsi" w:eastAsiaTheme="majorEastAsia"/>
                  <w:color w:val="222222"/>
                  <w:kern w:val="0"/>
                  <w:sz w:val="23"/>
                  <w:szCs w:val="23"/>
                  <w:lang w:val="en-US" w:eastAsia="en-US" w:bidi="ar-SA"/>
                </w:rPr>
                <w:t>With data readily available, laboratory management can view all of their test results and not only identify errors but also retrace their root cause, delivering actionable information to monitor and improve QA processes. Subsequently, this improves the quality of laboratory measurements and enables management to verify that all processes are operating to set standards of performance. Daily management with a laboratory analytics system and an engaged leadership team are essential components in monitoring quality assurance and reducing lab errors. When laboratory data is managed daily, dramatic improvements can be made and errors can be eliminated, resulting in improved specimen quality, utilization, instrument/analyte performance, and patient safety.</w:t>
              </w:r>
            </w:ins>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tc>
      </w:tr>
    </w:tbl>
    <w:p>
      <w:pPr>
        <w:pStyle w:val="Normal"/>
        <w:jc w:val="both"/>
        <w:rPr>
          <w:rStyle w:val="IntenseReference"/>
          <w:rFonts w:cs="Calibri" w:cstheme="minorHAnsi"/>
          <w:b w:val="false"/>
          <w:sz w:val="24"/>
          <w:szCs w:val="24"/>
        </w:rPr>
      </w:pPr>
      <w:r>
        <w:rPr>
          <w:rFonts w:cs="Calibri" w:cstheme="minorHAnsi"/>
          <w:b w:val="false"/>
          <w:sz w:val="24"/>
          <w:szCs w:val="24"/>
        </w:rPr>
      </w:r>
    </w:p>
    <w:p>
      <w:pPr>
        <w:pStyle w:val="Normal"/>
        <w:rPr>
          <w:rFonts w:eastAsia="" w:cs="Calibri" w:cstheme="minorHAnsi" w:eastAsiaTheme="majorEastAsia"/>
          <w:b/>
          <w:color w:themeColor="accent1" w:themeShade="bf" w:val="2E74B5"/>
          <w:sz w:val="26"/>
          <w:szCs w:val="26"/>
        </w:rPr>
      </w:pPr>
      <w:r>
        <w:rPr>
          <w:rFonts w:eastAsia="" w:cs="Calibri" w:cstheme="minorHAnsi" w:eastAsiaTheme="majorEastAsia"/>
          <w:b/>
          <w:color w:themeColor="accent1" w:themeShade="bf" w:val="2E74B5"/>
          <w:sz w:val="26"/>
          <w:szCs w:val="26"/>
        </w:rPr>
      </w:r>
      <w:r>
        <w:br w:type="page"/>
      </w:r>
    </w:p>
    <w:p>
      <w:pPr>
        <w:pStyle w:val="Heading1"/>
        <w:numPr>
          <w:ilvl w:val="1"/>
          <w:numId w:val="238"/>
        </w:numPr>
        <w:spacing w:before="0" w:after="120"/>
        <w:rPr>
          <w:rFonts w:ascii="Calibri" w:hAnsi="Calibri" w:cs="Calibri" w:asciiTheme="minorHAnsi" w:cstheme="minorHAnsi" w:hAnsiTheme="minorHAnsi"/>
          <w:b w:val="false"/>
        </w:rPr>
      </w:pPr>
      <w:bookmarkStart w:id="321" w:name="_Toc514931075"/>
      <w:r>
        <w:rPr>
          <w:rFonts w:cs="Calibri" w:ascii="Calibri" w:hAnsi="Calibri" w:asciiTheme="minorHAnsi" w:cstheme="minorHAnsi" w:hAnsiTheme="minorHAnsi"/>
        </w:rPr>
        <w:t>Bio Safety and Bio Security (BSBS)</w:t>
      </w:r>
      <w:bookmarkEnd w:id="321"/>
    </w:p>
    <w:p>
      <w:pPr>
        <w:pStyle w:val="Normal"/>
        <w:spacing w:lineRule="auto" w:line="276" w:before="120" w:after="120"/>
        <w:jc w:val="both"/>
        <w:rPr>
          <w:rStyle w:val="IntenseReference"/>
          <w:rFonts w:cs="Calibri" w:cstheme="minorHAnsi"/>
          <w:b w:val="false"/>
          <w:bCs w:val="false"/>
          <w:caps w:val="false"/>
          <w:smallCaps w:val="false"/>
          <w:color w:val="auto"/>
          <w:sz w:val="24"/>
          <w:szCs w:val="24"/>
          <w:u w:val="none"/>
        </w:rPr>
      </w:pPr>
      <w:r>
        <w:rPr>
          <w:rStyle w:val="IntenseReference"/>
          <w:rFonts w:cs="Calibri" w:cstheme="minorHAnsi"/>
          <w:b w:val="false"/>
          <w:caps w:val="false"/>
          <w:smallCaps w:val="false"/>
          <w:color w:val="auto"/>
          <w:sz w:val="24"/>
          <w:szCs w:val="24"/>
          <w:u w:val="none"/>
        </w:rPr>
        <w:t>Prevention of healthcare associated infections represents one of the major safety initiatives a clinical laboratory can undertake. A large number of infected specimens of human origin are brought to the laboratory for testing and reporting. Therefore, the laboratory staff is likely to come in contact with any of such samples accidentally and can acquire the disease, sometimes with serious consequences.</w:t>
      </w:r>
    </w:p>
    <w:p>
      <w:pPr>
        <w:pStyle w:val="Normal"/>
        <w:spacing w:lineRule="auto" w:line="276" w:before="120" w:after="120"/>
        <w:jc w:val="both"/>
        <w:rPr>
          <w:rStyle w:val="IntenseReference"/>
          <w:rFonts w:cs="Calibri" w:cstheme="minorHAnsi"/>
          <w:b w:val="false"/>
          <w:caps w:val="false"/>
          <w:smallCaps w:val="false"/>
          <w:color w:val="auto"/>
          <w:sz w:val="24"/>
          <w:szCs w:val="24"/>
          <w:u w:val="none"/>
        </w:rPr>
      </w:pPr>
      <w:r>
        <w:rPr>
          <w:rStyle w:val="IntenseReference"/>
          <w:rFonts w:cs="Calibri" w:cstheme="minorHAnsi"/>
          <w:b w:val="false"/>
          <w:caps w:val="false"/>
          <w:smallCaps w:val="false"/>
          <w:color w:val="auto"/>
          <w:sz w:val="24"/>
          <w:szCs w:val="24"/>
          <w:u w:val="none"/>
        </w:rPr>
        <w:t>In addition to that, biosecurity threats also exist in every laboratory. If stored patient samples are misused, it can be a potential source of biohazard at national and international level. Due protection and security of such sources of biohazards is mandatory responsibility of every laboratory.</w:t>
      </w:r>
    </w:p>
    <w:p>
      <w:pPr>
        <w:pStyle w:val="Normal"/>
        <w:jc w:val="both"/>
        <w:rPr>
          <w:rStyle w:val="IntenseReference"/>
          <w:rFonts w:cs="Calibri" w:cstheme="minorHAnsi"/>
          <w:b w:val="false"/>
          <w:caps w:val="false"/>
          <w:smallCaps w:val="false"/>
          <w:color w:val="auto"/>
          <w:sz w:val="24"/>
          <w:szCs w:val="24"/>
          <w:u w:val="none"/>
        </w:rPr>
      </w:pPr>
      <w:r>
        <w:rPr>
          <w:rStyle w:val="IntenseReference"/>
          <w:rFonts w:cs="Calibri" w:cstheme="minorHAnsi"/>
          <w:b w:val="false"/>
          <w:caps w:val="false"/>
          <w:smallCaps w:val="false"/>
          <w:color w:val="auto"/>
          <w:sz w:val="24"/>
          <w:szCs w:val="24"/>
          <w:u w:val="none"/>
        </w:rPr>
        <w:t>These standards provide the framework for clinical laboratories to develop and implement plans to prevent and control microbial infections and hazards by using an integrated approach across all programs, services and settings.</w:t>
      </w:r>
    </w:p>
    <w:p>
      <w:pPr>
        <w:pStyle w:val="Heading3"/>
        <w:rPr/>
      </w:pPr>
      <w:r>
        <w:rPr/>
      </w:r>
      <w:bookmarkStart w:id="322" w:name="_Toc483909893"/>
      <w:bookmarkStart w:id="323" w:name="_Toc483909893"/>
    </w:p>
    <w:p>
      <w:pPr>
        <w:pStyle w:val="Normal"/>
        <w:rPr>
          <w:rFonts w:eastAsia="Times New Roman" w:cs="Calibri" w:cstheme="minorHAnsi"/>
          <w:b/>
          <w:bCs/>
          <w:color w:val="C00000"/>
          <w:spacing w:val="2"/>
          <w:sz w:val="32"/>
          <w:szCs w:val="20"/>
        </w:rPr>
      </w:pPr>
      <w:r>
        <w:rPr>
          <w:rFonts w:eastAsia="Times New Roman" w:cs="Calibri" w:cstheme="minorHAnsi"/>
          <w:b/>
          <w:bCs/>
          <w:color w:val="C00000"/>
          <w:spacing w:val="2"/>
          <w:sz w:val="32"/>
          <w:szCs w:val="20"/>
        </w:rPr>
      </w:r>
      <w:r>
        <w:br w:type="page"/>
      </w:r>
    </w:p>
    <w:p>
      <w:pPr>
        <w:pStyle w:val="Heading3"/>
        <w:spacing w:before="0" w:after="240"/>
        <w:ind w:hanging="2880" w:start="2880"/>
        <w:jc w:val="start"/>
        <w:rPr>
          <w:color w:themeColor="text2" w:themeTint="99" w:val="8496B0"/>
        </w:rPr>
      </w:pPr>
      <w:bookmarkStart w:id="324" w:name="_Toc483909893"/>
      <w:bookmarkStart w:id="325" w:name="_Toc514931076"/>
      <w:r>
        <w:rPr/>
        <w:t>Standard 23. BSBS-1: Laboratory has comprehensive and coordinated Biosafety Program</w:t>
      </w:r>
      <w:bookmarkEnd w:id="324"/>
      <w:bookmarkEnd w:id="325"/>
      <w:r>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(79-82)</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326" w:name="_Toc514931077"/>
      <w:bookmarkStart w:id="327" w:name="_Toc483909894"/>
      <w:r>
        <w:rPr>
          <w:rFonts w:cs="Calibri" w:ascii="Calibri" w:hAnsi="Calibri" w:asciiTheme="minorHAnsi" w:cstheme="minorHAnsi" w:hAnsiTheme="minorHAnsi"/>
          <w:color w:themeColor="background1" w:val="FFFFFF"/>
        </w:rPr>
        <w:t>Ind. 79:  Availability of laboratory Biosafety SOPs</w:t>
      </w:r>
      <w:bookmarkEnd w:id="326"/>
      <w:bookmarkEnd w:id="327"/>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Written laboratory biosafety SOPs should cover all activities necessary for infection control, including at least safe handling of specimens, isolation procedures, safe sample storage, hand hygiene procedures and disposal of the specimens etc. Review Biosafety SOPs for infection control.</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jc w:val="both"/>
        <w:rPr>
          <w:rFonts w:cs="Calibri" w:cstheme="minorHAnsi"/>
          <w:sz w:val="24"/>
          <w:szCs w:val="24"/>
        </w:rPr>
      </w:pPr>
      <w:r>
        <w:rPr>
          <w:rFonts w:cs="Calibri" w:ascii="Calibri" w:hAnsi="Calibri" w:asciiTheme="minorHAnsi" w:cstheme="minorHAnsi" w:hAnsiTheme="minorHAnsi"/>
          <w:sz w:val="24"/>
          <w:szCs w:val="24"/>
        </w:rPr>
        <w:t>Documented laboratory Biosafety SOPs available.</w:t>
      </w:r>
      <w:r>
        <w:rPr>
          <w:rFonts w:cs="Calibri" w:cstheme="minorHAnsi"/>
          <w:sz w:val="24"/>
          <w:szCs w:val="24"/>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are documented Biosafety SOPs that includes at least all of the above, then score as </w:t>
      </w:r>
      <w:r>
        <w:rPr>
          <w:rFonts w:cs="Calibri" w:ascii="Calibri" w:hAnsi="Calibri" w:asciiTheme="minorHAnsi" w:cstheme="minorHAnsi" w:hAnsiTheme="minorHAnsi"/>
          <w:b/>
          <w:sz w:val="24"/>
          <w:szCs w:val="24"/>
          <w:u w:val="single"/>
        </w:rPr>
        <w:t>fully met.</w:t>
      </w:r>
    </w:p>
    <w:p>
      <w:pPr>
        <w:pStyle w:val="ListParagraph"/>
        <w:numPr>
          <w:ilvl w:val="0"/>
          <w:numId w:val="10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are no documented Biosafety SOPs,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ind w:hanging="1350" w:start="1350"/>
        <w:rPr>
          <w:rFonts w:ascii="Calibri" w:hAnsi="Calibri" w:cs="Calibri" w:asciiTheme="minorHAnsi" w:cstheme="minorHAnsi" w:hAnsiTheme="minorHAnsi"/>
          <w:color w:themeColor="background1" w:val="FFFFFF"/>
        </w:rPr>
      </w:pPr>
      <w:bookmarkStart w:id="328" w:name="_Toc514931078"/>
      <w:bookmarkStart w:id="329" w:name="_Toc483909901"/>
      <w:r>
        <w:rPr>
          <w:rFonts w:cs="Calibri" w:ascii="Calibri" w:hAnsi="Calibri" w:asciiTheme="minorHAnsi" w:cstheme="minorHAnsi" w:hAnsiTheme="minorHAnsi"/>
          <w:color w:themeColor="background1" w:val="FFFFFF"/>
        </w:rPr>
        <w:t>Ind. 80: Biosafety SOPs are communicated to the laboratory employees</w:t>
      </w:r>
      <w:bookmarkEnd w:id="328"/>
      <w:bookmarkEnd w:id="329"/>
      <w:r>
        <w:rPr>
          <w:rFonts w:cs="Calibri" w:ascii="Calibri" w:hAnsi="Calibri" w:asciiTheme="minorHAnsi" w:cstheme="minorHAnsi" w:hAnsiTheme="minorHAnsi"/>
          <w:color w:themeColor="background1" w:val="FFFFFF"/>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Check from record that written Biosafety SOPs are disseminated to all staff and they are aware of the same. Assess knowledge of the representative sample of the laboratory staff on Biosafety SOPs.</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Record confirms that copies of written Biosafety SOPs are provided to the laboratory employees.</w:t>
      </w:r>
    </w:p>
    <w:p>
      <w:pPr>
        <w:pStyle w:val="ListParagraph"/>
        <w:numPr>
          <w:ilvl w:val="0"/>
          <w:numId w:val="247"/>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Record confirms that the staff was trained to implement these SOPs.</w:t>
      </w:r>
    </w:p>
    <w:p>
      <w:pPr>
        <w:pStyle w:val="ListParagraph"/>
        <w:numPr>
          <w:ilvl w:val="0"/>
          <w:numId w:val="247"/>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Staff are aware of these SOPs.</w:t>
      </w:r>
      <w:r>
        <w:rPr>
          <w:rFonts w:cs="Calibri" w:cstheme="minorHAnsi"/>
          <w:sz w:val="24"/>
          <w:szCs w:val="24"/>
        </w:rPr>
        <w:t xml:space="preserve"> </w:t>
      </w:r>
    </w:p>
    <w:p>
      <w:pPr>
        <w:pStyle w:val="ListParagraph"/>
        <w:spacing w:before="120" w:after="120"/>
        <w:ind w:hanging="284" w:start="284"/>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sz w:val="24"/>
          <w:szCs w:val="24"/>
        </w:rPr>
        <w:t xml:space="preserve">Scoring: </w:t>
      </w:r>
    </w:p>
    <w:p>
      <w:pPr>
        <w:pStyle w:val="ListParagraph"/>
        <w:numPr>
          <w:ilvl w:val="0"/>
          <w:numId w:val="15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biosafety SOPs are available with laboratory staff and they are aware of the same and these are implemented, then score as </w:t>
      </w:r>
      <w:r>
        <w:rPr>
          <w:rFonts w:cs="Calibri" w:ascii="Calibri" w:hAnsi="Calibri" w:asciiTheme="minorHAnsi" w:cstheme="minorHAnsi" w:hAnsiTheme="minorHAnsi"/>
          <w:b/>
          <w:sz w:val="24"/>
          <w:szCs w:val="24"/>
          <w:u w:val="single"/>
        </w:rPr>
        <w:t>fully met.</w:t>
      </w:r>
    </w:p>
    <w:p>
      <w:pPr>
        <w:pStyle w:val="ListParagraph"/>
        <w:numPr>
          <w:ilvl w:val="0"/>
          <w:numId w:val="15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biosafety SOPs are not available with laboratory staff or they are not aware of the same, or if these are not implemented, then score as </w:t>
      </w:r>
      <w:r>
        <w:rPr>
          <w:rFonts w:cs="Calibri" w:ascii="Calibri" w:hAnsi="Calibri" w:asciiTheme="minorHAnsi" w:cstheme="minorHAnsi" w:hAnsiTheme="minorHAnsi"/>
          <w:b/>
          <w:sz w:val="24"/>
          <w:szCs w:val="24"/>
          <w:u w:val="single"/>
        </w:rPr>
        <w:t>not met.</w:t>
      </w:r>
    </w:p>
    <w:p>
      <w:pPr>
        <w:pStyle w:val="Heading4"/>
        <w:shd w:val="clear" w:color="auto" w:fill="FF0000"/>
        <w:tabs>
          <w:tab w:val="clear" w:pos="900"/>
          <w:tab w:val="left" w:pos="1080" w:leader="none"/>
        </w:tabs>
        <w:spacing w:lineRule="auto" w:line="276"/>
        <w:ind w:hanging="990" w:start="990"/>
        <w:rPr>
          <w:rFonts w:ascii="Calibri" w:hAnsi="Calibri" w:cs="Calibri" w:asciiTheme="minorHAnsi" w:cstheme="minorHAnsi" w:hAnsiTheme="minorHAnsi"/>
          <w:color w:themeColor="background1" w:val="FFFFFF"/>
        </w:rPr>
      </w:pPr>
      <w:bookmarkStart w:id="330" w:name="_Toc514931079"/>
      <w:bookmarkStart w:id="331" w:name="_Toc483909902"/>
      <w:r>
        <w:rPr>
          <w:rFonts w:cs="Calibri" w:ascii="Calibri" w:hAnsi="Calibri" w:asciiTheme="minorHAnsi" w:cstheme="minorHAnsi" w:hAnsiTheme="minorHAnsi"/>
          <w:color w:themeColor="background1" w:val="FFFFFF"/>
        </w:rPr>
        <w:t>Ind. 81: The laboratory has designated qualified technician for ensuring biosafety activities</w:t>
      </w:r>
      <w:bookmarkEnd w:id="330"/>
      <w:bookmarkEnd w:id="331"/>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contextualSpacing/>
        <w:jc w:val="both"/>
        <w:rPr>
          <w:rFonts w:cs="Calibri" w:cstheme="minorHAnsi"/>
          <w:sz w:val="24"/>
          <w:szCs w:val="24"/>
        </w:rPr>
      </w:pPr>
      <w:r>
        <w:rPr>
          <w:rFonts w:cs="Calibri" w:cstheme="minorHAnsi"/>
          <w:sz w:val="24"/>
          <w:szCs w:val="24"/>
        </w:rPr>
        <w:t xml:space="preserve">Review if there is any designated and trained person for ensuring implementation of biosafety SOPs. </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Designation of a qualified technician for ensuring biosafety activities.</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16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 person is designated for above activities, then score as </w:t>
      </w:r>
      <w:r>
        <w:rPr>
          <w:rFonts w:cs="Calibri" w:ascii="Calibri" w:hAnsi="Calibri" w:asciiTheme="minorHAnsi" w:cstheme="minorHAnsi" w:hAnsiTheme="minorHAnsi"/>
          <w:b/>
          <w:sz w:val="24"/>
          <w:szCs w:val="24"/>
          <w:u w:val="single"/>
        </w:rPr>
        <w:t>fully met.</w:t>
      </w:r>
    </w:p>
    <w:p>
      <w:pPr>
        <w:pStyle w:val="ListParagraph"/>
        <w:numPr>
          <w:ilvl w:val="0"/>
          <w:numId w:val="16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no person is designated for above activities,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ind w:hanging="1170" w:start="1170"/>
        <w:rPr>
          <w:rFonts w:ascii="Calibri" w:hAnsi="Calibri" w:cs="Calibri" w:asciiTheme="minorHAnsi" w:cstheme="minorHAnsi" w:hAnsiTheme="minorHAnsi"/>
          <w:color w:themeColor="background1" w:val="FFFFFF"/>
        </w:rPr>
      </w:pPr>
      <w:bookmarkStart w:id="332" w:name="_Toc514931080"/>
      <w:bookmarkStart w:id="333" w:name="_Toc483909903"/>
      <w:r>
        <w:rPr>
          <w:rFonts w:cs="Calibri" w:ascii="Calibri" w:hAnsi="Calibri" w:asciiTheme="minorHAnsi" w:cstheme="minorHAnsi" w:hAnsiTheme="minorHAnsi"/>
          <w:color w:themeColor="background1" w:val="FFFFFF"/>
        </w:rPr>
        <w:t>Ind. 82: Regular biosafety monitoring reports are generated in the laboratory</w:t>
      </w:r>
      <w:bookmarkEnd w:id="332"/>
      <w:bookmarkEnd w:id="333"/>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Regular Biosafety reports are required to be generated by designated technician on monthly basis. Review monthly Biosafety reports produced and reported.</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Record of monthly biosafety monitoring reports prepared by the designated technician.</w:t>
      </w:r>
    </w:p>
    <w:p>
      <w:pPr>
        <w:pStyle w:val="ListParagraph"/>
        <w:numPr>
          <w:ilvl w:val="0"/>
          <w:numId w:val="247"/>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These reports are submitted to the laboratory head on regular basis.</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16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monthly biosafety monitoring reports are available in the laboratory, then score as </w:t>
      </w:r>
      <w:r>
        <w:rPr>
          <w:rFonts w:cs="Calibri" w:ascii="Calibri" w:hAnsi="Calibri" w:asciiTheme="minorHAnsi" w:cstheme="minorHAnsi" w:hAnsiTheme="minorHAnsi"/>
          <w:b/>
          <w:sz w:val="24"/>
          <w:szCs w:val="24"/>
          <w:u w:val="single"/>
        </w:rPr>
        <w:t>fully met.</w:t>
      </w:r>
    </w:p>
    <w:p>
      <w:pPr>
        <w:pStyle w:val="ListParagraph"/>
        <w:numPr>
          <w:ilvl w:val="0"/>
          <w:numId w:val="16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are no reports on biosafety, then score as </w:t>
      </w:r>
      <w:r>
        <w:rPr>
          <w:rFonts w:cs="Calibri" w:ascii="Calibri" w:hAnsi="Calibri" w:asciiTheme="minorHAnsi" w:cstheme="minorHAnsi" w:hAnsiTheme="minorHAnsi"/>
          <w:b/>
          <w:sz w:val="24"/>
          <w:szCs w:val="24"/>
          <w:u w:val="single"/>
        </w:rPr>
        <w:t>not met.</w:t>
      </w:r>
      <w:r>
        <w:rPr>
          <w:rFonts w:cs="Calibri" w:ascii="Calibri" w:hAnsi="Calibri" w:asciiTheme="minorHAnsi" w:cstheme="minorHAnsi" w:hAnsiTheme="minorHAnsi"/>
          <w:sz w:val="24"/>
          <w:szCs w:val="24"/>
        </w:rPr>
        <w:t xml:space="preserve"> </w:t>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Normal"/>
              <w:widowControl/>
              <w:spacing w:lineRule="auto" w:line="240" w:before="0" w:after="0"/>
              <w:ind w:end="-144"/>
              <w:contextualSpacing/>
              <w:jc w:val="center"/>
              <w:rPr>
                <w:rFonts w:cs="Calibri" w:cstheme="minorHAnsi"/>
                <w:b/>
                <w:sz w:val="24"/>
                <w:lang w:val="en-GB"/>
              </w:rPr>
            </w:pPr>
            <w:r>
              <w:rPr>
                <w:rFonts w:eastAsia="Calibri" w:cs="Calibri" w:cstheme="minorHAnsi"/>
                <w:b/>
                <w:kern w:val="0"/>
                <w:sz w:val="32"/>
                <w:szCs w:val="22"/>
                <w:lang w:val="en-GB" w:eastAsia="en-US" w:bidi="ar-SA"/>
              </w:rPr>
              <w:t>Guidelines</w:t>
            </w:r>
          </w:p>
        </w:tc>
      </w:tr>
      <w:tr>
        <w:trPr>
          <w:trHeight w:val="80" w:hRule="atLeast"/>
        </w:trPr>
        <w:tc>
          <w:tcPr>
            <w:tcW w:w="9540" w:type="dxa"/>
            <w:tcBorders/>
          </w:tcPr>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SOPs of following topics of Biosafety should be covered:</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 xml:space="preserve">I.  Introduction to General Safety and Training for the Biosafety Level (BSL) </w:t>
            </w:r>
            <w:r>
              <w:rPr>
                <w:rFonts w:eastAsia="Calibri" w:cs="Calibri" w:cstheme="minorHAnsi"/>
                <w:i/>
                <w:kern w:val="0"/>
                <w:sz w:val="24"/>
                <w:szCs w:val="24"/>
                <w:lang w:val="en-US" w:eastAsia="en-US" w:bidi="ar-SA"/>
              </w:rPr>
              <w:t xml:space="preserve">(number) </w:t>
            </w:r>
            <w:r>
              <w:rPr>
                <w:rFonts w:eastAsia="Calibri" w:cs="Calibri" w:cstheme="minorHAnsi"/>
                <w:kern w:val="0"/>
                <w:sz w:val="24"/>
                <w:szCs w:val="24"/>
                <w:lang w:val="en-US" w:eastAsia="en-US" w:bidi="ar-SA"/>
              </w:rPr>
              <w:t xml:space="preserve"> Laboratory</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A.  Required Training</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B.  Administrative Procedures</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C.  Description of Laboratory</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D.  General Laboratory Safety</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E.  General Biosafety Cabinet Safety</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F.  General Accident Procedures</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II. Standard Operating Procedures</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A.   Containment Requirements</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ab/>
              <w:t xml:space="preserve"> – Laboratory Entry/Exit</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ab/>
              <w:t xml:space="preserve"> – Specimen Transport </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ab/>
              <w:t>– Work within the Laboratory</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B.   Proper Use and Maintenance of Equipment</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ab/>
              <w:t xml:space="preserve"> – Biological Safety Cabinets</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ab/>
              <w:t>– Incubators</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ab/>
              <w:t>– Centrifuges</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ab/>
              <w:t>– Autoclave</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ab/>
              <w:t xml:space="preserve">– Emergency Equipment </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ab/>
              <w:t xml:space="preserve"> – Repair and Service</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C.  Operational Procedures</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ab/>
              <w:t>– Inventory Control System</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ab/>
              <w:t>– Working inside the Biosafety Cabinet</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ab/>
              <w:t>– Working outside the Biosafety Cabinet</w:t>
            </w:r>
          </w:p>
          <w:p>
            <w:pPr>
              <w:pStyle w:val="Normal"/>
              <w:widowControl/>
              <w:spacing w:lineRule="auto" w:line="276" w:before="0" w:after="0"/>
              <w:ind w:hanging="720" w:start="2160"/>
              <w:jc w:val="both"/>
              <w:rPr>
                <w:rFonts w:cs="Calibri" w:cstheme="minorHAnsi"/>
                <w:sz w:val="24"/>
                <w:szCs w:val="24"/>
              </w:rPr>
            </w:pPr>
            <w:r>
              <w:rPr>
                <w:rFonts w:eastAsia="Calibri" w:cs="Calibri" w:cstheme="minorHAnsi"/>
                <w:kern w:val="0"/>
                <w:sz w:val="24"/>
                <w:szCs w:val="24"/>
                <w:lang w:val="en-US" w:eastAsia="en-US" w:bidi="ar-SA"/>
              </w:rPr>
              <w:t xml:space="preserve">– </w:t>
            </w:r>
            <w:r>
              <w:rPr>
                <w:rFonts w:eastAsia="Calibri" w:cs="Calibri" w:cstheme="minorHAnsi"/>
                <w:kern w:val="0"/>
                <w:sz w:val="24"/>
                <w:szCs w:val="24"/>
                <w:lang w:val="en-US" w:eastAsia="en-US" w:bidi="ar-SA"/>
              </w:rPr>
              <w:t>Removal of Equipment, Viable Samples, and Autoclavable Wastes from the Biosafety Cabinet</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ab/>
              <w:t>– Internal Clean-up, Decontamination and Waste Disposal</w:t>
            </w:r>
          </w:p>
          <w:p>
            <w:pPr>
              <w:pStyle w:val="Normal"/>
              <w:widowControl/>
              <w:spacing w:lineRule="auto" w:line="276" w:before="0" w:after="0"/>
              <w:ind w:hanging="720" w:start="2160"/>
              <w:jc w:val="both"/>
              <w:rPr>
                <w:rFonts w:cs="Calibri" w:cstheme="minorHAnsi"/>
                <w:sz w:val="24"/>
                <w:szCs w:val="24"/>
              </w:rPr>
            </w:pPr>
            <w:r>
              <w:rPr>
                <w:rFonts w:eastAsia="Calibri" w:cs="Calibri" w:cstheme="minorHAnsi"/>
                <w:kern w:val="0"/>
                <w:sz w:val="24"/>
                <w:szCs w:val="24"/>
                <w:lang w:val="en-US" w:eastAsia="en-US" w:bidi="ar-SA"/>
              </w:rPr>
              <w:t xml:space="preserve">– </w:t>
            </w:r>
            <w:r>
              <w:rPr>
                <w:rFonts w:eastAsia="Calibri" w:cs="Calibri" w:cstheme="minorHAnsi"/>
                <w:kern w:val="0"/>
                <w:sz w:val="24"/>
                <w:szCs w:val="24"/>
                <w:lang w:val="en-US" w:eastAsia="en-US" w:bidi="ar-SA"/>
              </w:rPr>
              <w:t xml:space="preserve">Maintenance of Laboratory </w:t>
            </w:r>
            <w:r>
              <w:rPr>
                <w:rFonts w:eastAsia="Calibri" w:cs="Calibri" w:cstheme="minorHAnsi"/>
                <w:i/>
                <w:kern w:val="0"/>
                <w:sz w:val="24"/>
                <w:szCs w:val="24"/>
                <w:lang w:val="en-US" w:eastAsia="en-US" w:bidi="ar-SA"/>
              </w:rPr>
              <w:t>(insert room #)</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ab/>
              <w:t>– Recording of Data</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D. Experimental Procedures</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ab/>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E. Safety Checks and Emergency Procedures</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ab/>
              <w:t xml:space="preserve"> – Training and Orientation</w:t>
            </w:r>
          </w:p>
          <w:p>
            <w:pPr>
              <w:pStyle w:val="Normal"/>
              <w:widowControl/>
              <w:spacing w:lineRule="auto" w:line="276" w:before="0" w:after="0"/>
              <w:ind w:start="1440"/>
              <w:jc w:val="both"/>
              <w:rPr>
                <w:rFonts w:cs="Calibri" w:cstheme="minorHAnsi"/>
                <w:sz w:val="24"/>
                <w:szCs w:val="24"/>
              </w:rPr>
            </w:pPr>
            <w:r>
              <w:rPr>
                <w:rFonts w:eastAsia="Calibri" w:cs="Calibri" w:cstheme="minorHAnsi"/>
                <w:kern w:val="0"/>
                <w:sz w:val="24"/>
                <w:szCs w:val="24"/>
                <w:lang w:val="en-US" w:eastAsia="en-US" w:bidi="ar-SA"/>
              </w:rPr>
              <w:t xml:space="preserve">– </w:t>
            </w:r>
            <w:r>
              <w:rPr>
                <w:rFonts w:eastAsia="Calibri" w:cs="Calibri" w:cstheme="minorHAnsi"/>
                <w:kern w:val="0"/>
                <w:sz w:val="24"/>
                <w:szCs w:val="24"/>
                <w:lang w:val="en-US" w:eastAsia="en-US" w:bidi="ar-SA"/>
              </w:rPr>
              <w:t>Personal Protective Equipment</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 xml:space="preserve"> – </w:t>
            </w:r>
            <w:r>
              <w:rPr>
                <w:rFonts w:eastAsia="Calibri" w:cs="Calibri" w:cstheme="minorHAnsi"/>
                <w:kern w:val="0"/>
                <w:sz w:val="24"/>
                <w:szCs w:val="24"/>
                <w:lang w:val="en-US" w:eastAsia="en-US" w:bidi="ar-SA"/>
              </w:rPr>
              <w:t>Waste Removal from lab</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 xml:space="preserve"> – Management of Spills</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 xml:space="preserve"> – Management of Accidental Exposures</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 Medical Surveillance</w:t>
            </w:r>
          </w:p>
          <w:p>
            <w:pPr>
              <w:pStyle w:val="Normal"/>
              <w:widowControl/>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ab/>
              <w:t xml:space="preserve"> – Emergency Phone Numbers and Procedures</w:t>
            </w:r>
          </w:p>
          <w:p>
            <w:pPr>
              <w:pStyle w:val="Normal"/>
              <w:widowControl/>
              <w:spacing w:lineRule="auto" w:line="276" w:before="0" w:after="0"/>
              <w:ind w:start="2160"/>
              <w:jc w:val="both"/>
              <w:rPr>
                <w:rFonts w:cs="Calibri" w:cstheme="minorHAnsi"/>
                <w:sz w:val="24"/>
                <w:szCs w:val="24"/>
              </w:rPr>
            </w:pPr>
            <w:r>
              <w:rPr>
                <w:rFonts w:eastAsia="Calibri" w:cs="Calibri" w:cstheme="minorHAnsi"/>
                <w:kern w:val="0"/>
                <w:sz w:val="24"/>
                <w:szCs w:val="24"/>
                <w:lang w:val="en-US" w:eastAsia="en-US" w:bidi="ar-SA"/>
              </w:rPr>
              <w:t xml:space="preserve">– </w:t>
            </w:r>
            <w:r>
              <w:rPr>
                <w:rFonts w:eastAsia="Calibri" w:cs="Calibri" w:cstheme="minorHAnsi"/>
                <w:kern w:val="0"/>
                <w:sz w:val="24"/>
                <w:szCs w:val="24"/>
                <w:lang w:val="en-US" w:eastAsia="en-US" w:bidi="ar-SA"/>
              </w:rPr>
              <w:t>Emergency Phone Numbers</w:t>
            </w:r>
          </w:p>
          <w:p>
            <w:pPr>
              <w:pStyle w:val="Normal"/>
              <w:widowControl/>
              <w:spacing w:lineRule="auto" w:line="276" w:before="0" w:after="0"/>
              <w:ind w:start="2160"/>
              <w:jc w:val="both"/>
              <w:rPr>
                <w:rFonts w:cs="Calibri" w:cstheme="minorHAnsi"/>
                <w:sz w:val="24"/>
                <w:szCs w:val="24"/>
              </w:rPr>
            </w:pPr>
            <w:r>
              <w:rPr>
                <w:rFonts w:eastAsia="Calibri" w:cs="Calibri" w:cstheme="minorHAnsi"/>
                <w:kern w:val="0"/>
                <w:sz w:val="24"/>
                <w:szCs w:val="24"/>
                <w:lang w:val="en-US" w:eastAsia="en-US" w:bidi="ar-SA"/>
              </w:rPr>
              <w:t>General Emergency Procedures</w:t>
            </w:r>
          </w:p>
          <w:p>
            <w:pPr>
              <w:pStyle w:val="Normal"/>
              <w:widowControl/>
              <w:spacing w:lineRule="auto" w:line="276" w:before="0" w:after="0"/>
              <w:ind w:start="2160"/>
              <w:jc w:val="both"/>
              <w:rPr>
                <w:rFonts w:cs="Calibri" w:cstheme="minorHAnsi"/>
                <w:sz w:val="24"/>
                <w:szCs w:val="24"/>
              </w:rPr>
            </w:pPr>
            <w:r>
              <w:rPr>
                <w:rFonts w:eastAsia="Calibri" w:cs="Calibri" w:cstheme="minorHAnsi"/>
                <w:kern w:val="0"/>
                <w:sz w:val="24"/>
                <w:szCs w:val="24"/>
                <w:lang w:val="en-US" w:eastAsia="en-US" w:bidi="ar-SA"/>
              </w:rPr>
              <w:t xml:space="preserve"> – </w:t>
            </w:r>
            <w:r>
              <w:rPr>
                <w:rFonts w:eastAsia="Calibri" w:cs="Calibri" w:cstheme="minorHAnsi"/>
                <w:kern w:val="0"/>
                <w:sz w:val="24"/>
                <w:szCs w:val="24"/>
                <w:lang w:val="en-US" w:eastAsia="en-US" w:bidi="ar-SA"/>
              </w:rPr>
              <w:t>Responding to Specific Emergencies</w:t>
            </w:r>
          </w:p>
          <w:p>
            <w:pPr>
              <w:pStyle w:val="Heading5"/>
              <w:widowControl/>
              <w:spacing w:lineRule="auto" w:line="276"/>
              <w:jc w:val="both"/>
              <w:rPr>
                <w:rFonts w:ascii="Calibri" w:hAnsi="Calibri" w:cs="Calibri" w:asciiTheme="minorHAnsi" w:cstheme="minorHAnsi" w:hAnsiTheme="minorHAnsi"/>
                <w:i/>
                <w:sz w:val="24"/>
                <w:u w:val="single"/>
              </w:rPr>
            </w:pPr>
            <w:r>
              <w:rPr>
                <w:rFonts w:cs="Calibri" w:cstheme="minorHAnsi" w:ascii="Calibri" w:hAnsi="Calibri"/>
                <w:i/>
                <w:kern w:val="0"/>
                <w:sz w:val="24"/>
                <w:szCs w:val="22"/>
                <w:u w:val="single"/>
                <w:lang w:val="en-US" w:eastAsia="en-US" w:bidi="ar-SA"/>
              </w:rPr>
            </w:r>
          </w:p>
          <w:p>
            <w:pPr>
              <w:pStyle w:val="ListParagraph"/>
              <w:widowControl/>
              <w:spacing w:before="0" w:after="200"/>
              <w:ind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Training record should be present in personal files.</w:t>
            </w:r>
          </w:p>
          <w:p>
            <w:pPr>
              <w:pStyle w:val="Normal"/>
              <w:widowControl/>
              <w:spacing w:lineRule="auto" w:line="276" w:before="0" w:after="0"/>
              <w:jc w:val="both"/>
              <w:rPr>
                <w:rFonts w:cs="Calibri" w:cstheme="minorHAnsi"/>
                <w:color w:themeColor="text1" w:val="000000"/>
                <w:sz w:val="24"/>
                <w:szCs w:val="24"/>
                <w:u w:val="single"/>
              </w:rPr>
            </w:pPr>
            <w:r>
              <w:rPr>
                <w:rFonts w:eastAsia="Calibri" w:cs="Calibri" w:cstheme="minorHAnsi"/>
                <w:b/>
                <w:color w:themeColor="text1" w:val="000000"/>
                <w:kern w:val="0"/>
                <w:sz w:val="24"/>
                <w:szCs w:val="24"/>
                <w:u w:val="single"/>
                <w:lang w:val="en-US" w:eastAsia="en-US" w:bidi="ar-SA"/>
              </w:rPr>
              <w:t>Required Training</w:t>
            </w:r>
            <w:r>
              <w:rPr>
                <w:rFonts w:eastAsia="Calibri" w:cs="Calibri" w:cstheme="minorHAnsi"/>
                <w:color w:themeColor="text1" w:val="000000"/>
                <w:kern w:val="0"/>
                <w:sz w:val="24"/>
                <w:szCs w:val="24"/>
                <w:u w:val="single"/>
                <w:lang w:val="en-US" w:eastAsia="en-US" w:bidi="ar-SA"/>
              </w:rPr>
              <w:t xml:space="preserve"> </w:t>
            </w:r>
          </w:p>
          <w:p>
            <w:pPr>
              <w:pStyle w:val="Normal"/>
              <w:widowControl/>
              <w:spacing w:lineRule="auto" w:line="276" w:before="0" w:after="0"/>
              <w:contextualSpacing/>
              <w:jc w:val="both"/>
              <w:rPr>
                <w:rFonts w:cs="Calibri" w:cstheme="minorHAnsi"/>
                <w:i/>
                <w:color w:themeColor="text1" w:val="000000"/>
                <w:sz w:val="24"/>
                <w:szCs w:val="24"/>
              </w:rPr>
            </w:pPr>
            <w:r>
              <w:rPr>
                <w:rFonts w:eastAsia="Calibri" w:cs="Calibri" w:cstheme="minorHAnsi"/>
                <w:b/>
                <w:color w:themeColor="text1" w:val="000000"/>
                <w:kern w:val="0"/>
                <w:sz w:val="24"/>
                <w:szCs w:val="24"/>
                <w:lang w:val="en-US" w:eastAsia="en-US" w:bidi="ar-SA"/>
              </w:rPr>
              <w:t xml:space="preserve">Training </w:t>
            </w:r>
            <w:bookmarkStart w:id="334" w:name="OLE_LINK2"/>
            <w:r>
              <w:rPr>
                <w:rFonts w:eastAsia="Calibri" w:cs="Calibri" w:cstheme="minorHAnsi"/>
                <w:b/>
                <w:color w:themeColor="text1" w:val="000000"/>
                <w:kern w:val="0"/>
                <w:sz w:val="24"/>
                <w:szCs w:val="24"/>
                <w:lang w:val="en-US" w:eastAsia="en-US" w:bidi="ar-SA"/>
              </w:rPr>
              <w:t xml:space="preserve">and Orientation </w:t>
            </w:r>
            <w:r>
              <w:rPr>
                <w:rFonts w:eastAsia="Calibri" w:cs="Calibri" w:cstheme="minorHAnsi"/>
                <w:i/>
                <w:color w:themeColor="text1" w:val="000000"/>
                <w:kern w:val="0"/>
                <w:sz w:val="24"/>
                <w:szCs w:val="24"/>
                <w:lang w:val="en-US" w:eastAsia="en-US" w:bidi="ar-SA"/>
              </w:rPr>
              <w:t>(describe your lab requirements)</w:t>
            </w:r>
          </w:p>
          <w:p>
            <w:pPr>
              <w:pStyle w:val="Normal"/>
              <w:widowControl/>
              <w:spacing w:lineRule="auto" w:line="276" w:before="0" w:after="0"/>
              <w:jc w:val="both"/>
              <w:rPr>
                <w:rFonts w:cs="Calibri" w:cstheme="minorHAnsi"/>
                <w:color w:themeColor="text1" w:val="000000"/>
                <w:sz w:val="24"/>
                <w:szCs w:val="24"/>
              </w:rPr>
            </w:pPr>
            <w:r>
              <w:rPr>
                <w:rFonts w:eastAsia="Calibri" w:cs="Calibri" w:cstheme="minorHAnsi"/>
                <w:color w:themeColor="text1" w:val="000000"/>
                <w:kern w:val="0"/>
                <w:sz w:val="24"/>
                <w:szCs w:val="24"/>
                <w:lang w:val="en-US" w:eastAsia="en-US" w:bidi="ar-SA"/>
              </w:rPr>
              <w:t xml:space="preserve">All employees will attend the courses in Laboratory Safety Training, Biological Safety Training, and Fire Safety/Fire Prevention (Respiratory Protection Training and Radiation Safety Training as needed), and annual refreshers. </w:t>
            </w:r>
            <w:bookmarkEnd w:id="334"/>
          </w:p>
          <w:p>
            <w:pPr>
              <w:pStyle w:val="Normal"/>
              <w:widowControl/>
              <w:spacing w:lineRule="auto" w:line="276" w:before="0" w:after="0"/>
              <w:jc w:val="both"/>
              <w:rPr>
                <w:rFonts w:cs="Calibri" w:cstheme="minorHAnsi"/>
                <w:color w:themeColor="text1" w:val="000000"/>
                <w:sz w:val="24"/>
                <w:szCs w:val="24"/>
              </w:rPr>
            </w:pPr>
            <w:r>
              <w:rPr>
                <w:rFonts w:eastAsia="Calibri" w:cs="Calibri" w:cstheme="minorHAnsi"/>
                <w:color w:themeColor="text1" w:val="000000"/>
                <w:kern w:val="0"/>
                <w:sz w:val="24"/>
                <w:szCs w:val="24"/>
                <w:lang w:val="en-US" w:eastAsia="en-US" w:bidi="ar-SA"/>
              </w:rPr>
              <w:t>The minimum requirements for qualification to work in the BSL2 lab are:</w:t>
            </w:r>
          </w:p>
          <w:p>
            <w:pPr>
              <w:pStyle w:val="ListParagraph"/>
              <w:widowControl/>
              <w:numPr>
                <w:ilvl w:val="0"/>
                <w:numId w:val="161"/>
              </w:numPr>
              <w:suppressAutoHyphens w:val="false"/>
              <w:spacing w:before="0" w:after="160"/>
              <w:contextualSpacing/>
              <w:jc w:val="both"/>
              <w:rPr>
                <w:rStyle w:val="style41"/>
                <w:rFonts w:ascii="Calibri" w:hAnsi="Calibri" w:eastAsia="Calibri" w:cs="Calibri" w:asciiTheme="minorHAnsi" w:cstheme="minorHAnsi" w:eastAsiaTheme="minorHAnsi" w:hAnsiTheme="minorHAnsi"/>
                <w:i/>
                <w:color w:themeColor="text1" w:val="000000"/>
                <w:sz w:val="24"/>
                <w:lang w:eastAsia="en-US"/>
              </w:rPr>
            </w:pPr>
            <w:r>
              <w:rPr>
                <w:rFonts w:cs="Calibri" w:ascii="Calibri" w:hAnsi="Calibri" w:asciiTheme="minorHAnsi" w:cstheme="minorHAnsi" w:hAnsiTheme="minorHAnsi"/>
                <w:color w:themeColor="text1" w:val="000000"/>
                <w:kern w:val="0"/>
                <w:sz w:val="24"/>
                <w:szCs w:val="24"/>
                <w:lang w:val="en-US" w:bidi="ar-SA"/>
              </w:rPr>
              <w:t xml:space="preserve">Trainings including Biosafety, Lab Safety, and </w:t>
            </w:r>
            <w:r>
              <w:rPr>
                <w:rStyle w:val="style41"/>
                <w:rFonts w:cs="Calibri" w:ascii="Calibri" w:hAnsi="Calibri" w:asciiTheme="minorHAnsi" w:cstheme="minorHAnsi" w:hAnsiTheme="minorHAnsi"/>
                <w:color w:themeColor="text1" w:val="000000"/>
                <w:kern w:val="0"/>
                <w:sz w:val="24"/>
                <w:lang w:val="en-US" w:bidi="ar-SA"/>
              </w:rPr>
              <w:t>Fire Safety and Prevention</w:t>
            </w:r>
          </w:p>
          <w:p>
            <w:pPr>
              <w:pStyle w:val="ListParagraph"/>
              <w:widowControl/>
              <w:numPr>
                <w:ilvl w:val="0"/>
                <w:numId w:val="161"/>
              </w:numPr>
              <w:suppressAutoHyphens w:val="false"/>
              <w:spacing w:before="0" w:after="160"/>
              <w:contextualSpacing/>
              <w:jc w:val="both"/>
              <w:rPr>
                <w:rStyle w:val="style41"/>
                <w:rFonts w:ascii="Calibri" w:hAnsi="Calibri" w:cs="Calibri" w:asciiTheme="minorHAnsi" w:cstheme="minorHAnsi" w:hAnsiTheme="minorHAnsi"/>
                <w:i/>
                <w:color w:themeColor="text1" w:val="000000"/>
                <w:sz w:val="24"/>
              </w:rPr>
            </w:pPr>
            <w:r>
              <w:rPr>
                <w:rStyle w:val="style41"/>
                <w:rFonts w:cs="Calibri" w:ascii="Calibri" w:hAnsi="Calibri" w:asciiTheme="minorHAnsi" w:cstheme="minorHAnsi" w:hAnsiTheme="minorHAnsi"/>
                <w:color w:themeColor="text1" w:val="000000"/>
                <w:kern w:val="0"/>
                <w:sz w:val="24"/>
                <w:lang w:val="en-US" w:bidi="ar-SA"/>
              </w:rPr>
              <w:t>Specimen handling and processing</w:t>
            </w:r>
          </w:p>
          <w:p>
            <w:pPr>
              <w:pStyle w:val="ListParagraph"/>
              <w:widowControl/>
              <w:numPr>
                <w:ilvl w:val="0"/>
                <w:numId w:val="161"/>
              </w:numPr>
              <w:suppressAutoHyphens w:val="false"/>
              <w:spacing w:before="0" w:after="160"/>
              <w:contextualSpacing/>
              <w:jc w:val="both"/>
              <w:rPr>
                <w:rFonts w:ascii="Calibri" w:hAnsi="Calibri" w:cs="Calibri" w:asciiTheme="minorHAnsi" w:cstheme="minorHAnsi" w:hAnsiTheme="minorHAnsi"/>
                <w:color w:themeColor="text1" w:val="000000"/>
                <w:szCs w:val="24"/>
              </w:rPr>
            </w:pPr>
            <w:r>
              <w:rPr>
                <w:rStyle w:val="style41"/>
                <w:rFonts w:cs="Calibri" w:ascii="Calibri" w:hAnsi="Calibri" w:asciiTheme="minorHAnsi" w:cstheme="minorHAnsi" w:hAnsiTheme="minorHAnsi"/>
                <w:color w:themeColor="text1" w:val="000000"/>
                <w:kern w:val="0"/>
                <w:sz w:val="24"/>
                <w:lang w:val="en-US" w:bidi="ar-SA"/>
              </w:rPr>
              <w:t>Use of (PPE)</w:t>
            </w:r>
          </w:p>
          <w:p>
            <w:pPr>
              <w:pStyle w:val="Normal"/>
              <w:widowControl/>
              <w:spacing w:lineRule="auto" w:line="276" w:before="0" w:after="0"/>
              <w:jc w:val="both"/>
              <w:rPr>
                <w:rFonts w:cs="Calibri" w:cstheme="minorHAnsi"/>
                <w:color w:themeColor="text1" w:val="000000"/>
                <w:sz w:val="24"/>
                <w:szCs w:val="24"/>
              </w:rPr>
            </w:pPr>
            <w:r>
              <w:rPr>
                <w:rFonts w:eastAsia="Calibri" w:cs="Calibri" w:cstheme="minorHAnsi"/>
                <w:color w:themeColor="text1" w:val="000000"/>
                <w:kern w:val="0"/>
                <w:sz w:val="24"/>
                <w:szCs w:val="24"/>
                <w:lang w:val="en-US" w:eastAsia="en-US" w:bidi="ar-SA"/>
              </w:rPr>
              <w:t>Laboratory personnel shall demonstrate the following:</w:t>
            </w:r>
          </w:p>
          <w:p>
            <w:pPr>
              <w:pStyle w:val="ListParagraph"/>
              <w:widowControl/>
              <w:numPr>
                <w:ilvl w:val="0"/>
                <w:numId w:val="162"/>
              </w:numPr>
              <w:suppressAutoHyphens w:val="false"/>
              <w:spacing w:before="0" w:after="160"/>
              <w:contextualSpacing/>
              <w:jc w:val="both"/>
              <w:rPr>
                <w:rFonts w:cs="Calibri" w:cstheme="minorHAnsi"/>
                <w:color w:themeColor="text1" w:val="000000"/>
                <w:sz w:val="24"/>
              </w:rPr>
            </w:pPr>
            <w:r>
              <w:rPr>
                <w:rFonts w:cs="Calibri" w:ascii="Calibri" w:hAnsi="Calibri" w:asciiTheme="minorHAnsi" w:cstheme="minorHAnsi" w:hAnsiTheme="minorHAnsi"/>
                <w:color w:themeColor="text1" w:val="000000"/>
                <w:kern w:val="0"/>
                <w:sz w:val="24"/>
                <w:szCs w:val="24"/>
                <w:lang w:val="en-US" w:bidi="ar-SA"/>
              </w:rPr>
              <w:t>Willingness to follow established laboratory safety guidelines and these standard operating procedures.</w:t>
            </w:r>
          </w:p>
          <w:p>
            <w:pPr>
              <w:pStyle w:val="ListParagraph"/>
              <w:widowControl/>
              <w:numPr>
                <w:ilvl w:val="0"/>
                <w:numId w:val="162"/>
              </w:numPr>
              <w:suppressAutoHyphens w:val="false"/>
              <w:spacing w:before="0" w:after="160"/>
              <w:contextualSpacing/>
              <w:jc w:val="both"/>
              <w:rPr>
                <w:rFonts w:cs="Calibri" w:cstheme="minorHAnsi"/>
                <w:color w:themeColor="text1" w:val="000000"/>
                <w:sz w:val="24"/>
              </w:rPr>
            </w:pPr>
            <w:r>
              <w:rPr>
                <w:rFonts w:cs="Calibri" w:cstheme="minorHAnsi"/>
                <w:color w:themeColor="text1" w:val="000000"/>
                <w:kern w:val="0"/>
                <w:sz w:val="24"/>
                <w:szCs w:val="22"/>
                <w:lang w:val="en-US" w:bidi="ar-SA"/>
              </w:rPr>
              <w:t xml:space="preserve">The Lab manager/Chair will provide information and arrange for training at the time of an individual's initial assignment to the lab. </w:t>
            </w:r>
            <w:r>
              <w:rPr>
                <w:rFonts w:cs="Calibri" w:cstheme="minorHAnsi"/>
                <w:i/>
                <w:color w:themeColor="text1" w:val="000000"/>
                <w:kern w:val="0"/>
                <w:sz w:val="24"/>
                <w:szCs w:val="22"/>
                <w:lang w:val="en-US" w:bidi="ar-SA"/>
              </w:rPr>
              <w:t>He/She</w:t>
            </w:r>
            <w:r>
              <w:rPr>
                <w:rFonts w:cs="Calibri" w:cstheme="minorHAnsi"/>
                <w:color w:themeColor="text1" w:val="000000"/>
                <w:kern w:val="0"/>
                <w:sz w:val="24"/>
                <w:szCs w:val="22"/>
                <w:lang w:val="en-US" w:bidi="ar-SA"/>
              </w:rPr>
              <w:t xml:space="preserve"> will arrange for refresher training at least annually and when there are any changes in processes or procedures. </w:t>
            </w:r>
          </w:p>
          <w:p>
            <w:pPr>
              <w:pStyle w:val="BodyTextIndent3"/>
              <w:widowControl/>
              <w:spacing w:lineRule="auto" w:line="276" w:before="0" w:after="120"/>
              <w:jc w:val="both"/>
              <w:rPr>
                <w:rFonts w:cs="Calibri" w:cstheme="minorHAnsi"/>
                <w:b/>
                <w:color w:themeColor="text1" w:val="000000"/>
                <w:sz w:val="24"/>
                <w:u w:val="single"/>
              </w:rPr>
            </w:pPr>
            <w:r>
              <w:rPr>
                <w:rFonts w:eastAsia="Calibri" w:cs="Calibri" w:cstheme="minorHAnsi"/>
                <w:b/>
                <w:color w:themeColor="text1" w:val="000000"/>
                <w:kern w:val="0"/>
                <w:sz w:val="24"/>
                <w:u w:val="single"/>
                <w:lang w:val="en-US" w:eastAsia="en-US" w:bidi="ar-SA"/>
              </w:rPr>
              <w:t>Administrative Procedures</w:t>
            </w:r>
          </w:p>
          <w:p>
            <w:pPr>
              <w:pStyle w:val="BodyTextIndent3"/>
              <w:widowControl/>
              <w:spacing w:lineRule="auto" w:line="276" w:before="0" w:after="120"/>
              <w:jc w:val="both"/>
              <w:rPr>
                <w:rFonts w:cs="Calibri" w:cstheme="minorHAnsi"/>
                <w:color w:themeColor="text1" w:val="000000"/>
                <w:sz w:val="24"/>
              </w:rPr>
            </w:pPr>
            <w:r>
              <w:rPr>
                <w:rFonts w:eastAsia="Calibri" w:cs="Calibri" w:cstheme="minorHAnsi"/>
                <w:color w:themeColor="text1" w:val="000000"/>
                <w:kern w:val="0"/>
                <w:sz w:val="24"/>
                <w:lang w:val="en-US" w:eastAsia="en-US" w:bidi="ar-SA"/>
              </w:rPr>
              <w:t xml:space="preserve">It is the responsibility of each employee to carefully consider every action taken in the BSL2 lab and its potential impact on possible exposure or contamination, and to follow established Standard Operating Procedures (SOPs) and protocols diligently and without variance. </w:t>
            </w:r>
          </w:p>
          <w:p>
            <w:pPr>
              <w:pStyle w:val="BodyTextIndent3"/>
              <w:widowControl/>
              <w:numPr>
                <w:ilvl w:val="0"/>
                <w:numId w:val="162"/>
              </w:numPr>
              <w:spacing w:lineRule="auto" w:line="276" w:before="0" w:after="120"/>
              <w:jc w:val="both"/>
              <w:rPr>
                <w:rFonts w:cs="Calibri" w:cstheme="minorHAnsi"/>
                <w:color w:themeColor="text1" w:val="000000"/>
                <w:sz w:val="24"/>
              </w:rPr>
            </w:pPr>
            <w:r>
              <w:rPr>
                <w:rFonts w:eastAsia="Calibri" w:cs="Calibri" w:cstheme="minorHAnsi"/>
                <w:color w:themeColor="text1" w:val="000000"/>
                <w:kern w:val="0"/>
                <w:sz w:val="24"/>
                <w:lang w:val="en-US" w:eastAsia="en-US" w:bidi="ar-SA"/>
              </w:rPr>
              <w:t xml:space="preserve">All employees will read and adhere to the </w:t>
            </w:r>
            <w:r>
              <w:rPr>
                <w:rFonts w:eastAsia="Calibri" w:cs="Calibri" w:cstheme="minorHAnsi"/>
                <w:color w:themeColor="text1" w:val="000000"/>
                <w:kern w:val="0"/>
                <w:sz w:val="24"/>
                <w:u w:val="single"/>
                <w:lang w:val="en-US" w:eastAsia="en-US" w:bidi="ar-SA"/>
              </w:rPr>
              <w:t>Biosafety Manual</w:t>
            </w:r>
            <w:r>
              <w:rPr>
                <w:rFonts w:eastAsia="Calibri" w:cs="Calibri" w:cstheme="minorHAnsi"/>
                <w:color w:themeColor="text1" w:val="000000"/>
                <w:kern w:val="0"/>
                <w:sz w:val="24"/>
                <w:lang w:val="en-US" w:eastAsia="en-US" w:bidi="ar-SA"/>
              </w:rPr>
              <w:t xml:space="preserve"> and to the </w:t>
            </w:r>
            <w:r>
              <w:rPr>
                <w:rFonts w:eastAsia="Calibri" w:cs="Calibri" w:cstheme="minorHAnsi"/>
                <w:color w:themeColor="text1" w:val="000000"/>
                <w:kern w:val="0"/>
                <w:sz w:val="24"/>
                <w:u w:val="single"/>
                <w:lang w:val="en-US" w:eastAsia="en-US" w:bidi="ar-SA"/>
              </w:rPr>
              <w:t>SOP Manual</w:t>
            </w:r>
            <w:r>
              <w:rPr>
                <w:rFonts w:eastAsia="Calibri" w:cs="Calibri" w:cstheme="minorHAnsi"/>
                <w:color w:themeColor="text1" w:val="000000"/>
                <w:kern w:val="0"/>
                <w:sz w:val="24"/>
                <w:lang w:val="en-US" w:eastAsia="en-US" w:bidi="ar-SA"/>
              </w:rPr>
              <w:t xml:space="preserve"> for </w:t>
            </w:r>
            <w:r>
              <w:rPr>
                <w:rFonts w:eastAsia="Calibri" w:cs="Calibri" w:cstheme="minorHAnsi"/>
                <w:i/>
                <w:color w:themeColor="text1" w:val="000000"/>
                <w:kern w:val="0"/>
                <w:sz w:val="24"/>
                <w:lang w:val="en-US" w:eastAsia="en-US" w:bidi="ar-SA"/>
              </w:rPr>
              <w:t xml:space="preserve">---- </w:t>
            </w:r>
            <w:r>
              <w:rPr>
                <w:rFonts w:eastAsia="Calibri" w:cs="Calibri" w:cstheme="minorHAnsi"/>
                <w:color w:themeColor="text1" w:val="000000"/>
                <w:kern w:val="0"/>
                <w:sz w:val="24"/>
                <w:lang w:val="en-US" w:eastAsia="en-US" w:bidi="ar-SA"/>
              </w:rPr>
              <w:t xml:space="preserve">laboratory.  All employees will use pertinent sections in this </w:t>
            </w:r>
            <w:r>
              <w:rPr>
                <w:rFonts w:eastAsia="Calibri" w:cs="Calibri" w:cstheme="minorHAnsi"/>
                <w:color w:themeColor="text1" w:val="000000"/>
                <w:kern w:val="0"/>
                <w:sz w:val="24"/>
                <w:u w:val="single"/>
                <w:lang w:val="en-US" w:eastAsia="en-US" w:bidi="ar-SA"/>
              </w:rPr>
              <w:t xml:space="preserve">Biosafety Manual </w:t>
            </w:r>
            <w:r>
              <w:rPr>
                <w:rFonts w:eastAsia="Calibri" w:cs="Calibri" w:cstheme="minorHAnsi"/>
                <w:color w:themeColor="text1" w:val="000000"/>
                <w:kern w:val="0"/>
                <w:sz w:val="24"/>
                <w:lang w:val="en-US" w:eastAsia="en-US" w:bidi="ar-SA"/>
              </w:rPr>
              <w:t>as a guideline and reference.</w:t>
            </w:r>
          </w:p>
          <w:p>
            <w:pPr>
              <w:pStyle w:val="ListParagraph"/>
              <w:widowControl/>
              <w:numPr>
                <w:ilvl w:val="0"/>
                <w:numId w:val="162"/>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All employees will attend the courses in Laboratory Safety Training, Biological Safety Training, Respiratory Protection Training, and Fire Safety/Fire Prevention.  Records of certification will be kept on file by Human Resources.</w:t>
            </w:r>
          </w:p>
          <w:p>
            <w:pPr>
              <w:pStyle w:val="ListParagraph"/>
              <w:widowControl/>
              <w:numPr>
                <w:ilvl w:val="0"/>
                <w:numId w:val="162"/>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 xml:space="preserve">All employees working in the lab will be will be offered </w:t>
            </w:r>
            <w:r>
              <w:rPr>
                <w:rFonts w:cs="Calibri" w:ascii="Calibri" w:hAnsi="Calibri" w:asciiTheme="minorHAnsi" w:cstheme="minorHAnsi" w:hAnsiTheme="minorHAnsi"/>
                <w:i/>
                <w:color w:themeColor="text1" w:val="000000"/>
                <w:kern w:val="0"/>
                <w:sz w:val="24"/>
                <w:szCs w:val="24"/>
                <w:lang w:val="en-US" w:bidi="ar-SA"/>
              </w:rPr>
              <w:t>vaccination</w:t>
            </w:r>
          </w:p>
          <w:p>
            <w:pPr>
              <w:pStyle w:val="ListParagraph"/>
              <w:widowControl/>
              <w:numPr>
                <w:ilvl w:val="0"/>
                <w:numId w:val="162"/>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 xml:space="preserve">No employee will be trained to work in the lab without the express permission of </w:t>
            </w:r>
            <w:r>
              <w:rPr>
                <w:rFonts w:cs="Calibri" w:ascii="Calibri" w:hAnsi="Calibri" w:asciiTheme="minorHAnsi" w:cstheme="minorHAnsi" w:hAnsiTheme="minorHAnsi"/>
                <w:i/>
                <w:color w:themeColor="text1" w:val="000000"/>
                <w:kern w:val="0"/>
                <w:sz w:val="24"/>
                <w:szCs w:val="24"/>
                <w:lang w:val="en-US" w:bidi="ar-SA"/>
              </w:rPr>
              <w:t>Lab Manager/Chair</w:t>
            </w:r>
          </w:p>
          <w:p>
            <w:pPr>
              <w:pStyle w:val="ListParagraph"/>
              <w:widowControl/>
              <w:numPr>
                <w:ilvl w:val="0"/>
                <w:numId w:val="162"/>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New SOPs and protocols must be approved by the Lab Manager/Chair before initiation.</w:t>
            </w:r>
          </w:p>
          <w:p>
            <w:pPr>
              <w:pStyle w:val="ListParagraph"/>
              <w:widowControl/>
              <w:numPr>
                <w:ilvl w:val="0"/>
                <w:numId w:val="162"/>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 xml:space="preserve">Current SOPs and protocols will be reviewed and/or revised by Laboratory Manager every </w:t>
            </w:r>
            <w:r>
              <w:rPr>
                <w:rFonts w:cs="Calibri" w:ascii="Calibri" w:hAnsi="Calibri" w:asciiTheme="minorHAnsi" w:cstheme="minorHAnsi" w:hAnsiTheme="minorHAnsi"/>
                <w:i/>
                <w:color w:themeColor="text1" w:val="000000"/>
                <w:kern w:val="0"/>
                <w:sz w:val="24"/>
                <w:szCs w:val="24"/>
                <w:lang w:val="en-US" w:bidi="ar-SA"/>
              </w:rPr>
              <w:t>(06)</w:t>
            </w:r>
            <w:r>
              <w:rPr>
                <w:rFonts w:cs="Calibri" w:ascii="Calibri" w:hAnsi="Calibri" w:asciiTheme="minorHAnsi" w:cstheme="minorHAnsi" w:hAnsiTheme="minorHAnsi"/>
                <w:color w:themeColor="text1" w:val="000000"/>
                <w:kern w:val="0"/>
                <w:sz w:val="24"/>
                <w:szCs w:val="24"/>
                <w:lang w:val="en-US" w:bidi="ar-SA"/>
              </w:rPr>
              <w:t xml:space="preserve"> months.</w:t>
            </w:r>
          </w:p>
          <w:p>
            <w:pPr>
              <w:pStyle w:val="Default"/>
              <w:widowControl/>
              <w:spacing w:lineRule="auto" w:line="276" w:before="0" w:after="0"/>
              <w:jc w:val="both"/>
              <w:rPr>
                <w:rFonts w:ascii="Calibri" w:hAnsi="Calibri" w:cs="Calibri" w:asciiTheme="minorHAnsi" w:cstheme="minorHAnsi" w:hAnsiTheme="minorHAnsi"/>
                <w:color w:themeColor="text1" w:val="000000"/>
              </w:rPr>
            </w:pPr>
            <w:r>
              <w:rPr>
                <w:rFonts w:cs="Calibri" w:ascii="Calibri" w:hAnsi="Calibri" w:asciiTheme="minorHAnsi" w:cstheme="minorHAnsi" w:hAnsiTheme="minorHAnsi"/>
                <w:color w:themeColor="text1" w:val="000000"/>
                <w:kern w:val="0"/>
                <w:lang w:val="en-US" w:eastAsia="en-US" w:bidi="ar-SA"/>
              </w:rPr>
              <w:t xml:space="preserve">A scientist, trained and knowledgeable in appropriate laboratory techniques, safety procedures, and hazards associated with handling infectious agents must be responsible for the conduct of work with any infectious agents or materials, and are ultimately responsible for ensuring implementation of a comprehensive biological safety program for all laboratories under their charge. </w:t>
            </w:r>
          </w:p>
          <w:p>
            <w:pPr>
              <w:pStyle w:val="Default"/>
              <w:widowControl/>
              <w:spacing w:lineRule="auto" w:line="276" w:before="0" w:after="0"/>
              <w:jc w:val="both"/>
              <w:rPr>
                <w:rFonts w:ascii="Calibri" w:hAnsi="Calibri" w:cs="Calibri" w:asciiTheme="minorHAnsi" w:cstheme="minorHAnsi" w:hAnsiTheme="minorHAnsi"/>
                <w:color w:themeColor="text1" w:val="000000"/>
                <w:u w:val="single"/>
              </w:rPr>
            </w:pPr>
            <w:r>
              <w:rPr>
                <w:rFonts w:cs="Calibri" w:ascii="Calibri" w:hAnsi="Calibri" w:asciiTheme="minorHAnsi" w:cstheme="minorHAnsi" w:hAnsiTheme="minorHAnsi"/>
                <w:b/>
                <w:bCs/>
                <w:color w:themeColor="text1" w:val="000000"/>
                <w:kern w:val="0"/>
                <w:u w:val="single"/>
                <w:lang w:val="en-US" w:eastAsia="en-US" w:bidi="ar-SA"/>
              </w:rPr>
              <w:t>Focal person for biosafety implementation has following responsibilities</w:t>
            </w:r>
            <w:r>
              <w:rPr>
                <w:rFonts w:cs="Calibri" w:ascii="Calibri" w:hAnsi="Calibri" w:asciiTheme="minorHAnsi" w:cstheme="minorHAnsi" w:hAnsiTheme="minorHAnsi"/>
                <w:color w:themeColor="text1" w:val="000000"/>
                <w:kern w:val="0"/>
                <w:u w:val="single"/>
                <w:lang w:val="en-US" w:eastAsia="en-US" w:bidi="ar-SA"/>
              </w:rPr>
              <w:t xml:space="preserve">. </w:t>
            </w:r>
          </w:p>
          <w:p>
            <w:pPr>
              <w:pStyle w:val="Default"/>
              <w:widowControl/>
              <w:numPr>
                <w:ilvl w:val="0"/>
                <w:numId w:val="164"/>
              </w:numPr>
              <w:spacing w:lineRule="auto" w:line="276" w:before="0" w:after="0"/>
              <w:jc w:val="both"/>
              <w:rPr>
                <w:rFonts w:ascii="Calibri" w:hAnsi="Calibri" w:cs="Calibri" w:asciiTheme="minorHAnsi" w:cstheme="minorHAnsi" w:hAnsiTheme="minorHAnsi"/>
                <w:color w:themeColor="text1" w:val="000000"/>
              </w:rPr>
            </w:pPr>
            <w:r>
              <w:rPr>
                <w:rFonts w:cs="Calibri" w:ascii="Calibri" w:hAnsi="Calibri" w:asciiTheme="minorHAnsi" w:cstheme="minorHAnsi" w:hAnsiTheme="minorHAnsi"/>
                <w:color w:themeColor="text1" w:val="000000"/>
                <w:kern w:val="0"/>
                <w:lang w:val="en-US" w:eastAsia="en-US" w:bidi="ar-SA"/>
              </w:rPr>
              <w:t xml:space="preserve">Development of a complete biosafety program </w:t>
            </w:r>
          </w:p>
          <w:p>
            <w:pPr>
              <w:pStyle w:val="Default"/>
              <w:widowControl/>
              <w:numPr>
                <w:ilvl w:val="0"/>
                <w:numId w:val="164"/>
              </w:numPr>
              <w:spacing w:lineRule="auto" w:line="276" w:before="0" w:after="0"/>
              <w:jc w:val="both"/>
              <w:rPr>
                <w:rFonts w:ascii="Calibri" w:hAnsi="Calibri" w:cs="Calibri" w:asciiTheme="minorHAnsi" w:cstheme="minorHAnsi" w:hAnsiTheme="minorHAnsi"/>
                <w:color w:themeColor="text1" w:val="000000"/>
              </w:rPr>
            </w:pPr>
            <w:r>
              <w:rPr>
                <w:rFonts w:cs="Calibri" w:ascii="Calibri" w:hAnsi="Calibri" w:asciiTheme="minorHAnsi" w:cstheme="minorHAnsi" w:hAnsiTheme="minorHAnsi"/>
                <w:color w:themeColor="text1" w:val="000000"/>
                <w:kern w:val="0"/>
                <w:lang w:val="en-US" w:eastAsia="en-US" w:bidi="ar-SA"/>
              </w:rPr>
              <w:t xml:space="preserve">cooperation and interaction between the following entities: </w:t>
            </w:r>
          </w:p>
          <w:p>
            <w:pPr>
              <w:pStyle w:val="Default"/>
              <w:widowControl/>
              <w:numPr>
                <w:ilvl w:val="0"/>
                <w:numId w:val="163"/>
              </w:numPr>
              <w:spacing w:lineRule="auto" w:line="276" w:before="0" w:after="0"/>
              <w:jc w:val="both"/>
              <w:rPr>
                <w:rFonts w:ascii="Calibri" w:hAnsi="Calibri" w:cs="Calibri" w:asciiTheme="minorHAnsi" w:cstheme="minorHAnsi" w:hAnsiTheme="minorHAnsi"/>
                <w:color w:themeColor="text1" w:val="000000"/>
              </w:rPr>
            </w:pPr>
            <w:r>
              <w:rPr>
                <w:rFonts w:cs="Calibri" w:ascii="Calibri" w:hAnsi="Calibri" w:asciiTheme="minorHAnsi" w:cstheme="minorHAnsi" w:hAnsiTheme="minorHAnsi"/>
                <w:color w:themeColor="text1" w:val="000000"/>
                <w:kern w:val="0"/>
                <w:lang w:val="en-US" w:eastAsia="en-US" w:bidi="ar-SA"/>
              </w:rPr>
              <w:t xml:space="preserve">Accepts direct responsibility for the health and safety of those working with biological materials and/or select agents and toxins in his/her laboratory; </w:t>
            </w:r>
          </w:p>
          <w:p>
            <w:pPr>
              <w:pStyle w:val="Default"/>
              <w:widowControl/>
              <w:numPr>
                <w:ilvl w:val="0"/>
                <w:numId w:val="163"/>
              </w:numPr>
              <w:spacing w:lineRule="auto" w:line="276" w:before="0" w:after="0"/>
              <w:jc w:val="both"/>
              <w:rPr>
                <w:rFonts w:ascii="Calibri" w:hAnsi="Calibri" w:cs="Calibri" w:asciiTheme="minorHAnsi" w:cstheme="minorHAnsi" w:hAnsiTheme="minorHAnsi"/>
                <w:color w:themeColor="text1" w:val="000000"/>
              </w:rPr>
            </w:pPr>
            <w:r>
              <w:rPr>
                <w:rFonts w:cs="Calibri" w:ascii="Calibri" w:hAnsi="Calibri" w:asciiTheme="minorHAnsi" w:cstheme="minorHAnsi" w:hAnsiTheme="minorHAnsi"/>
                <w:color w:themeColor="text1" w:val="000000"/>
                <w:kern w:val="0"/>
                <w:lang w:val="en-US" w:eastAsia="en-US" w:bidi="ar-SA"/>
              </w:rPr>
              <w:t xml:space="preserve">Ensures proper training and instruction for laboratory personnel in safe practices and protocols, including, at a minimum, training in aseptic techniques and biology of the organism(s) used; </w:t>
            </w:r>
          </w:p>
          <w:p>
            <w:pPr>
              <w:pStyle w:val="Default"/>
              <w:widowControl/>
              <w:numPr>
                <w:ilvl w:val="0"/>
                <w:numId w:val="163"/>
              </w:numPr>
              <w:spacing w:lineRule="auto" w:line="276" w:before="0" w:after="0"/>
              <w:jc w:val="both"/>
              <w:rPr>
                <w:rFonts w:ascii="Calibri" w:hAnsi="Calibri" w:cs="Calibri" w:asciiTheme="minorHAnsi" w:cstheme="minorHAnsi" w:hAnsiTheme="minorHAnsi"/>
                <w:color w:themeColor="text1" w:val="000000"/>
              </w:rPr>
            </w:pPr>
            <w:r>
              <w:rPr>
                <w:rFonts w:cs="Calibri" w:ascii="Calibri" w:hAnsi="Calibri" w:asciiTheme="minorHAnsi" w:cstheme="minorHAnsi" w:hAnsiTheme="minorHAnsi"/>
                <w:color w:themeColor="text1" w:val="000000"/>
                <w:kern w:val="0"/>
                <w:lang w:val="en-US" w:eastAsia="en-US" w:bidi="ar-SA"/>
              </w:rPr>
              <w:t>Ensures that laboratory personnel receive any necessary medical surveillance;</w:t>
            </w:r>
          </w:p>
          <w:p>
            <w:pPr>
              <w:pStyle w:val="Default"/>
              <w:widowControl/>
              <w:numPr>
                <w:ilvl w:val="0"/>
                <w:numId w:val="163"/>
              </w:numPr>
              <w:spacing w:lineRule="auto" w:line="276" w:before="0" w:after="0"/>
              <w:jc w:val="both"/>
              <w:rPr>
                <w:rFonts w:ascii="Calibri" w:hAnsi="Calibri" w:cs="Calibri" w:asciiTheme="minorHAnsi" w:cstheme="minorHAnsi" w:hAnsiTheme="minorHAnsi"/>
                <w:color w:themeColor="text1" w:val="000000"/>
              </w:rPr>
            </w:pPr>
            <w:r>
              <w:rPr>
                <w:rFonts w:cs="Calibri" w:ascii="Calibri" w:hAnsi="Calibri" w:asciiTheme="minorHAnsi" w:cstheme="minorHAnsi" w:hAnsiTheme="minorHAnsi"/>
                <w:color w:themeColor="text1" w:val="000000"/>
                <w:kern w:val="0"/>
                <w:lang w:val="en-US" w:eastAsia="en-US" w:bidi="ar-SA"/>
              </w:rPr>
              <w:t xml:space="preserve">Ensures that biosafety cabinets are certified as needed; </w:t>
            </w:r>
          </w:p>
          <w:p>
            <w:pPr>
              <w:pStyle w:val="Default"/>
              <w:widowControl/>
              <w:numPr>
                <w:ilvl w:val="0"/>
                <w:numId w:val="163"/>
              </w:numPr>
              <w:spacing w:lineRule="auto" w:line="276" w:before="0" w:after="0"/>
              <w:jc w:val="both"/>
              <w:rPr>
                <w:rFonts w:ascii="Calibri" w:hAnsi="Calibri" w:cs="Calibri" w:asciiTheme="minorHAnsi" w:cstheme="minorHAnsi" w:hAnsiTheme="minorHAnsi"/>
                <w:color w:themeColor="text1" w:val="000000"/>
              </w:rPr>
            </w:pPr>
            <w:r>
              <w:rPr>
                <w:rFonts w:cs="Calibri" w:ascii="Calibri" w:hAnsi="Calibri" w:asciiTheme="minorHAnsi" w:cstheme="minorHAnsi" w:hAnsiTheme="minorHAnsi"/>
                <w:color w:themeColor="text1" w:val="000000"/>
                <w:kern w:val="0"/>
                <w:lang w:val="en-US" w:eastAsia="en-US" w:bidi="ar-SA"/>
              </w:rPr>
              <w:t xml:space="preserve">Ensures that personal protective equipment is provided and used; and </w:t>
            </w:r>
          </w:p>
          <w:p>
            <w:pPr>
              <w:pStyle w:val="Default"/>
              <w:widowControl/>
              <w:numPr>
                <w:ilvl w:val="0"/>
                <w:numId w:val="163"/>
              </w:numPr>
              <w:spacing w:lineRule="auto" w:line="276" w:before="0" w:after="0"/>
              <w:jc w:val="both"/>
              <w:rPr>
                <w:rFonts w:ascii="Calibri" w:hAnsi="Calibri" w:cs="Calibri" w:asciiTheme="minorHAnsi" w:cstheme="minorHAnsi" w:hAnsiTheme="minorHAnsi"/>
                <w:color w:themeColor="text1" w:val="000000"/>
              </w:rPr>
            </w:pPr>
            <w:r>
              <w:rPr>
                <w:rFonts w:cs="Calibri" w:ascii="Calibri" w:hAnsi="Calibri" w:asciiTheme="minorHAnsi" w:cstheme="minorHAnsi" w:hAnsiTheme="minorHAnsi"/>
                <w:color w:themeColor="text1" w:val="000000"/>
                <w:kern w:val="0"/>
                <w:lang w:val="en-US" w:eastAsia="en-US" w:bidi="ar-SA"/>
              </w:rPr>
              <w:t xml:space="preserve">Ensures compliance by laboratory personnel with relevant regulations, guidelines, and policies. </w:t>
            </w:r>
          </w:p>
          <w:p>
            <w:pPr>
              <w:pStyle w:val="Default"/>
              <w:widowControl/>
              <w:spacing w:lineRule="auto" w:line="276" w:before="0" w:after="0"/>
              <w:jc w:val="both"/>
              <w:rPr>
                <w:rFonts w:ascii="Calibri" w:hAnsi="Calibri" w:cs="Calibri" w:asciiTheme="minorHAnsi" w:cstheme="minorHAnsi" w:hAnsiTheme="minorHAnsi"/>
                <w:color w:themeColor="text1" w:val="000000"/>
              </w:rPr>
            </w:pPr>
            <w:r>
              <w:rPr>
                <w:rFonts w:cs="Calibri" w:ascii="Calibri" w:hAnsi="Calibri" w:asciiTheme="minorHAnsi" w:cstheme="minorHAnsi" w:hAnsiTheme="minorHAnsi"/>
                <w:color w:themeColor="text1" w:val="000000"/>
                <w:kern w:val="0"/>
                <w:lang w:val="en-US" w:eastAsia="en-US" w:bidi="ar-SA"/>
              </w:rPr>
              <w:t xml:space="preserve">This individual should also consult with other health and safety professionals with regard to risk assessment. </w:t>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tbl>
            <w:tblPr>
              <w:tblW w:w="9756" w:type="dxa"/>
              <w:jc w:val="start"/>
              <w:tblInd w:w="0" w:type="dxa"/>
              <w:tblLayout w:type="fixed"/>
              <w:tblCellMar>
                <w:top w:w="0" w:type="dxa"/>
                <w:start w:w="108" w:type="dxa"/>
                <w:bottom w:w="0" w:type="dxa"/>
                <w:end w:w="108" w:type="dxa"/>
              </w:tblCellMar>
              <w:tblLook w:val="01e0" w:noHBand="0" w:noVBand="0" w:firstColumn="1" w:lastRow="1" w:lastColumn="1" w:firstRow="1"/>
            </w:tblPr>
            <w:tblGrid>
              <w:gridCol w:w="1695"/>
              <w:gridCol w:w="1695"/>
              <w:gridCol w:w="1093"/>
              <w:gridCol w:w="232"/>
              <w:gridCol w:w="1558"/>
              <w:gridCol w:w="21"/>
              <w:gridCol w:w="1289"/>
              <w:gridCol w:w="815"/>
              <w:gridCol w:w="360"/>
              <w:gridCol w:w="465"/>
              <w:gridCol w:w="495"/>
              <w:gridCol w:w="24"/>
              <w:gridCol w:w="14"/>
            </w:tblGrid>
            <w:tr>
              <w:trPr>
                <w:trHeight w:val="738" w:hRule="atLeast"/>
              </w:trPr>
              <w:tc>
                <w:tcPr>
                  <w:tcW w:w="6273" w:type="dxa"/>
                  <w:gridSpan w:val="5"/>
                  <w:tcBorders>
                    <w:top w:val="single" w:sz="4" w:space="0" w:color="000000"/>
                    <w:start w:val="single" w:sz="4" w:space="0" w:color="000000"/>
                    <w:bottom w:val="single" w:sz="4" w:space="0" w:color="000000"/>
                    <w:end w:val="single" w:sz="4" w:space="0" w:color="000000"/>
                  </w:tcBorders>
                  <w:shd w:color="auto" w:fill="A6A6A6" w:val="clear"/>
                </w:tcPr>
                <w:p>
                  <w:pPr>
                    <w:pStyle w:val="Normal"/>
                    <w:tabs>
                      <w:tab w:val="clear" w:pos="720"/>
                      <w:tab w:val="left" w:pos="3240" w:leader="none"/>
                    </w:tabs>
                    <w:spacing w:lineRule="auto" w:line="276" w:before="0" w:after="160"/>
                    <w:jc w:val="center"/>
                    <w:rPr>
                      <w:rFonts w:cs="Calibri" w:cstheme="minorHAnsi"/>
                      <w:b/>
                      <w:bCs/>
                      <w:sz w:val="32"/>
                      <w:szCs w:val="32"/>
                    </w:rPr>
                  </w:pPr>
                  <w:r>
                    <w:rPr>
                      <w:rFonts w:cs="Calibri" w:cstheme="minorHAnsi"/>
                      <w:b/>
                      <w:bCs/>
                      <w:sz w:val="32"/>
                      <w:szCs w:val="32"/>
                    </w:rPr>
                    <w:t>Biosafety Level One Laboratory Inspection Sample Report</w:t>
                  </w:r>
                </w:p>
              </w:tc>
              <w:tc>
                <w:tcPr>
                  <w:tcW w:w="3469" w:type="dxa"/>
                  <w:gridSpan w:val="7"/>
                  <w:tcBorders>
                    <w:top w:val="single" w:sz="4" w:space="0" w:color="000000"/>
                    <w:start w:val="single" w:sz="4" w:space="0" w:color="000000"/>
                    <w:bottom w:val="single" w:sz="4" w:space="0" w:color="000000"/>
                    <w:end w:val="single" w:sz="4" w:space="0" w:color="000000"/>
                  </w:tcBorders>
                  <w:shd w:color="auto" w:fill="A6A6A6" w:val="clear"/>
                </w:tcPr>
                <w:p>
                  <w:pPr>
                    <w:pStyle w:val="Normal"/>
                    <w:tabs>
                      <w:tab w:val="clear" w:pos="720"/>
                      <w:tab w:val="left" w:pos="3240" w:leader="none"/>
                    </w:tabs>
                    <w:spacing w:lineRule="auto" w:line="276" w:before="0" w:after="160"/>
                    <w:rPr>
                      <w:rFonts w:cs="Calibri" w:cstheme="minorHAnsi"/>
                    </w:rPr>
                  </w:pPr>
                  <w:r>
                    <w:rPr>
                      <w:rFonts w:cs="Calibri" w:cstheme="minorHAnsi"/>
                    </w:rPr>
                    <w:t>Name of HCE</w:t>
                    <w:br/>
                  </w:r>
                  <w:r>
                    <w:rPr>
                      <w:rFonts w:cs="Calibri" w:cstheme="minorHAnsi"/>
                      <w:b/>
                      <w:bCs/>
                      <w:sz w:val="20"/>
                    </w:rPr>
                    <w:t>Institutional Biosafety Committee</w:t>
                  </w:r>
                </w:p>
              </w:tc>
              <w:tc>
                <w:tcPr>
                  <w:tcW w:w="14" w:type="dxa"/>
                  <w:tcBorders/>
                </w:tcPr>
                <w:p>
                  <w:pPr>
                    <w:pStyle w:val="Normal"/>
                    <w:spacing w:lineRule="atLeast" w:line="0" w:before="0" w:after="0"/>
                    <w:rPr>
                      <w:sz w:val="2"/>
                    </w:rPr>
                  </w:pPr>
                  <w:r>
                    <w:rPr>
                      <w:sz w:val="2"/>
                    </w:rPr>
                  </w:r>
                </w:p>
              </w:tc>
            </w:tr>
            <w:tr>
              <w:trPr>
                <w:trHeight w:val="620" w:hRule="atLeast"/>
              </w:trPr>
              <w:tc>
                <w:tcPr>
                  <w:tcW w:w="339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720"/>
                      <w:tab w:val="left" w:pos="3240" w:leader="none"/>
                    </w:tabs>
                    <w:spacing w:lineRule="auto" w:line="276" w:before="0" w:after="160"/>
                    <w:jc w:val="both"/>
                    <w:rPr>
                      <w:rFonts w:cs="Calibri" w:cstheme="minorHAnsi"/>
                      <w:b/>
                      <w:sz w:val="20"/>
                    </w:rPr>
                  </w:pPr>
                  <w:r>
                    <w:rPr>
                      <w:rFonts w:cs="Calibri" w:cstheme="minorHAnsi"/>
                      <w:b/>
                      <w:sz w:val="18"/>
                    </w:rPr>
                    <w:t>Lab P.I./Contact person:</w:t>
                  </w:r>
                </w:p>
              </w:tc>
              <w:tc>
                <w:tcPr>
                  <w:tcW w:w="2904" w:type="dxa"/>
                  <w:gridSpan w:val="4"/>
                  <w:tcBorders>
                    <w:top w:val="single" w:sz="4" w:space="0" w:color="000000"/>
                    <w:start w:val="single" w:sz="4" w:space="0" w:color="000000"/>
                    <w:bottom w:val="single" w:sz="4" w:space="0" w:color="000000"/>
                    <w:end w:val="single" w:sz="4" w:space="0" w:color="000000"/>
                  </w:tcBorders>
                </w:tcPr>
                <w:p>
                  <w:pPr>
                    <w:pStyle w:val="Normal"/>
                    <w:tabs>
                      <w:tab w:val="clear" w:pos="720"/>
                      <w:tab w:val="left" w:pos="3240" w:leader="none"/>
                    </w:tabs>
                    <w:spacing w:lineRule="auto" w:line="276" w:before="0" w:after="160"/>
                    <w:jc w:val="both"/>
                    <w:rPr>
                      <w:rFonts w:cs="Calibri" w:cstheme="minorHAnsi"/>
                      <w:b/>
                      <w:sz w:val="18"/>
                    </w:rPr>
                  </w:pPr>
                  <w:r>
                    <w:rPr>
                      <w:rFonts w:cs="Calibri" w:cstheme="minorHAnsi"/>
                      <w:b/>
                      <w:sz w:val="18"/>
                    </w:rPr>
                    <w:t>Inspection Date:</w:t>
                  </w:r>
                </w:p>
              </w:tc>
              <w:tc>
                <w:tcPr>
                  <w:tcW w:w="3448" w:type="dxa"/>
                  <w:gridSpan w:val="6"/>
                  <w:tcBorders>
                    <w:top w:val="single" w:sz="4" w:space="0" w:color="000000"/>
                    <w:start w:val="single" w:sz="4" w:space="0" w:color="000000"/>
                    <w:bottom w:val="single" w:sz="4" w:space="0" w:color="000000"/>
                    <w:end w:val="single" w:sz="4" w:space="0" w:color="000000"/>
                  </w:tcBorders>
                </w:tcPr>
                <w:p>
                  <w:pPr>
                    <w:pStyle w:val="Normal"/>
                    <w:tabs>
                      <w:tab w:val="clear" w:pos="720"/>
                      <w:tab w:val="left" w:pos="3240" w:leader="none"/>
                    </w:tabs>
                    <w:spacing w:lineRule="auto" w:line="276" w:before="0" w:after="160"/>
                    <w:jc w:val="both"/>
                    <w:rPr>
                      <w:rFonts w:cs="Calibri" w:cstheme="minorHAnsi"/>
                      <w:b/>
                      <w:sz w:val="18"/>
                    </w:rPr>
                  </w:pPr>
                  <w:r>
                    <w:rPr>
                      <w:rFonts w:cs="Calibri" w:cstheme="minorHAnsi"/>
                      <w:b/>
                      <w:sz w:val="18"/>
                    </w:rPr>
                    <w:t>Inspected By:</w:t>
                  </w:r>
                </w:p>
              </w:tc>
              <w:tc>
                <w:tcPr>
                  <w:tcW w:w="14" w:type="dxa"/>
                  <w:tcBorders/>
                </w:tcPr>
                <w:p>
                  <w:pPr>
                    <w:pStyle w:val="Normal"/>
                    <w:spacing w:lineRule="atLeast" w:line="0" w:before="0" w:after="0"/>
                    <w:rPr>
                      <w:sz w:val="2"/>
                    </w:rPr>
                  </w:pPr>
                  <w:r>
                    <w:rPr>
                      <w:sz w:val="2"/>
                    </w:rPr>
                  </w:r>
                </w:p>
              </w:tc>
            </w:tr>
            <w:tr>
              <w:trPr>
                <w:trHeight w:val="566" w:hRule="atLeast"/>
              </w:trPr>
              <w:tc>
                <w:tcPr>
                  <w:tcW w:w="339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720"/>
                      <w:tab w:val="left" w:pos="3240" w:leader="none"/>
                    </w:tabs>
                    <w:spacing w:lineRule="auto" w:line="276" w:before="0" w:after="160"/>
                    <w:jc w:val="both"/>
                    <w:rPr>
                      <w:rFonts w:cs="Calibri" w:cstheme="minorHAnsi"/>
                      <w:sz w:val="18"/>
                    </w:rPr>
                  </w:pPr>
                  <w:r>
                    <w:rPr>
                      <w:rFonts w:cs="Calibri" w:cstheme="minorHAnsi"/>
                      <w:b/>
                      <w:sz w:val="18"/>
                    </w:rPr>
                    <w:t xml:space="preserve">Lab Location (Bldg/Rm </w:t>
                  </w:r>
                  <w:r>
                    <w:rPr>
                      <w:rFonts w:cs="Calibri" w:cstheme="minorHAnsi"/>
                      <w:sz w:val="18"/>
                    </w:rPr>
                    <w:t>- one room per report</w:t>
                  </w:r>
                  <w:r>
                    <w:rPr>
                      <w:rFonts w:cs="Calibri" w:cstheme="minorHAnsi"/>
                      <w:b/>
                      <w:sz w:val="18"/>
                    </w:rPr>
                    <w:t>):</w:t>
                  </w:r>
                </w:p>
              </w:tc>
              <w:tc>
                <w:tcPr>
                  <w:tcW w:w="2904" w:type="dxa"/>
                  <w:gridSpan w:val="4"/>
                  <w:tcBorders>
                    <w:top w:val="single" w:sz="4" w:space="0" w:color="000000"/>
                    <w:start w:val="single" w:sz="4" w:space="0" w:color="000000"/>
                    <w:bottom w:val="single" w:sz="4" w:space="0" w:color="000000"/>
                    <w:end w:val="single" w:sz="4" w:space="0" w:color="000000"/>
                  </w:tcBorders>
                </w:tcPr>
                <w:p>
                  <w:pPr>
                    <w:pStyle w:val="Normal"/>
                    <w:tabs>
                      <w:tab w:val="clear" w:pos="720"/>
                      <w:tab w:val="left" w:pos="3240" w:leader="none"/>
                    </w:tabs>
                    <w:spacing w:lineRule="auto" w:line="276"/>
                    <w:jc w:val="both"/>
                    <w:rPr>
                      <w:rFonts w:cs="Calibri" w:cstheme="minorHAnsi"/>
                      <w:b/>
                      <w:sz w:val="18"/>
                    </w:rPr>
                  </w:pPr>
                  <w:r>
                    <w:rPr>
                      <w:rFonts w:cs="Calibri" w:cstheme="minorHAnsi"/>
                      <w:b/>
                      <w:sz w:val="18"/>
                    </w:rPr>
                    <w:t>College/Department:</w:t>
                  </w:r>
                </w:p>
                <w:p>
                  <w:pPr>
                    <w:pStyle w:val="Normal"/>
                    <w:tabs>
                      <w:tab w:val="clear" w:pos="720"/>
                      <w:tab w:val="left" w:pos="3240" w:leader="none"/>
                    </w:tabs>
                    <w:spacing w:lineRule="auto" w:line="276" w:before="0" w:after="160"/>
                    <w:jc w:val="both"/>
                    <w:rPr>
                      <w:rFonts w:cs="Calibri" w:cstheme="minorHAnsi"/>
                      <w:sz w:val="20"/>
                      <w:szCs w:val="20"/>
                    </w:rPr>
                  </w:pPr>
                  <w:r>
                    <w:rPr>
                      <w:rFonts w:cs="Calibri" w:cstheme="minorHAnsi"/>
                      <w:sz w:val="20"/>
                      <w:szCs w:val="20"/>
                    </w:rPr>
                  </w:r>
                </w:p>
              </w:tc>
              <w:tc>
                <w:tcPr>
                  <w:tcW w:w="3448" w:type="dxa"/>
                  <w:gridSpan w:val="6"/>
                  <w:tcBorders>
                    <w:top w:val="single" w:sz="4" w:space="0" w:color="000000"/>
                    <w:start w:val="single" w:sz="4" w:space="0" w:color="000000"/>
                    <w:bottom w:val="single" w:sz="4" w:space="0" w:color="000000"/>
                    <w:end w:val="single" w:sz="4" w:space="0" w:color="000000"/>
                  </w:tcBorders>
                </w:tcPr>
                <w:p>
                  <w:pPr>
                    <w:pStyle w:val="Normal"/>
                    <w:tabs>
                      <w:tab w:val="clear" w:pos="720"/>
                      <w:tab w:val="left" w:pos="3240" w:leader="none"/>
                    </w:tabs>
                    <w:spacing w:lineRule="auto" w:line="276"/>
                    <w:jc w:val="both"/>
                    <w:rPr>
                      <w:rFonts w:cs="Calibri" w:cstheme="minorHAnsi"/>
                      <w:b/>
                      <w:sz w:val="18"/>
                    </w:rPr>
                  </w:pPr>
                  <w:r>
                    <w:rPr>
                      <w:rFonts w:cs="Calibri" w:cstheme="minorHAnsi"/>
                      <w:b/>
                      <w:sz w:val="18"/>
                    </w:rPr>
                    <w:t>Campus Phone #/ (or Mail Stop):</w:t>
                  </w:r>
                </w:p>
                <w:p>
                  <w:pPr>
                    <w:pStyle w:val="Normal"/>
                    <w:tabs>
                      <w:tab w:val="clear" w:pos="720"/>
                      <w:tab w:val="left" w:pos="3240" w:leader="none"/>
                    </w:tabs>
                    <w:spacing w:lineRule="auto" w:line="276" w:before="0" w:after="160"/>
                    <w:jc w:val="both"/>
                    <w:rPr>
                      <w:rFonts w:cs="Calibri" w:cstheme="minorHAnsi"/>
                      <w:sz w:val="20"/>
                      <w:szCs w:val="20"/>
                    </w:rPr>
                  </w:pPr>
                  <w:r>
                    <w:rPr>
                      <w:rFonts w:cs="Calibri" w:cstheme="minorHAnsi"/>
                      <w:sz w:val="20"/>
                      <w:szCs w:val="20"/>
                    </w:rPr>
                  </w:r>
                </w:p>
              </w:tc>
              <w:tc>
                <w:tcPr>
                  <w:tcW w:w="14" w:type="dxa"/>
                  <w:tcBorders/>
                </w:tcPr>
                <w:p>
                  <w:pPr>
                    <w:pStyle w:val="Normal"/>
                    <w:spacing w:lineRule="atLeast" w:line="0" w:before="0" w:after="0"/>
                    <w:rPr>
                      <w:sz w:val="2"/>
                    </w:rPr>
                  </w:pPr>
                  <w:r>
                    <w:rPr>
                      <w:sz w:val="2"/>
                    </w:rPr>
                  </w:r>
                </w:p>
              </w:tc>
            </w:tr>
            <w:tr>
              <w:trPr>
                <w:trHeight w:val="1031" w:hRule="atLeast"/>
              </w:trPr>
              <w:tc>
                <w:tcPr>
                  <w:tcW w:w="9756" w:type="dxa"/>
                  <w:gridSpan w:val="13"/>
                  <w:tcBorders>
                    <w:top w:val="single" w:sz="4" w:space="0" w:color="000000"/>
                    <w:start w:val="single" w:sz="4" w:space="0" w:color="000000"/>
                    <w:bottom w:val="single" w:sz="4" w:space="0" w:color="000000"/>
                    <w:end w:val="single" w:sz="4" w:space="0" w:color="000000"/>
                  </w:tcBorders>
                </w:tcPr>
                <w:p>
                  <w:pPr>
                    <w:pStyle w:val="Normal"/>
                    <w:tabs>
                      <w:tab w:val="clear" w:pos="720"/>
                      <w:tab w:val="left" w:pos="3240" w:leader="none"/>
                      <w:tab w:val="left" w:pos="3769" w:leader="none"/>
                    </w:tabs>
                    <w:spacing w:lineRule="auto" w:line="276" w:before="0" w:after="160"/>
                    <w:jc w:val="both"/>
                    <w:rPr>
                      <w:rFonts w:cs="Calibri" w:cstheme="minorHAnsi"/>
                      <w:b/>
                      <w:bCs/>
                      <w:sz w:val="20"/>
                    </w:rPr>
                  </w:pPr>
                  <w:r>
                    <w:rPr>
                      <w:rFonts w:cs="Calibri" w:cstheme="minorHAnsi"/>
                      <w:b/>
                      <w:bCs/>
                      <w:sz w:val="20"/>
                    </w:rPr>
                    <w:t xml:space="preserve">List of Agents that will be Used/Stored in Lab (List recombinant DNA, bacterial, viral, fungal, parasitic, prion, toxic, or other agents): </w:t>
                  </w:r>
                </w:p>
              </w:tc>
            </w:tr>
            <w:tr>
              <w:trPr>
                <w:trHeight w:val="529" w:hRule="atLeast"/>
                <w:cantSplit w:val="true"/>
              </w:trPr>
              <w:tc>
                <w:tcPr>
                  <w:tcW w:w="9718" w:type="dxa"/>
                  <w:gridSpan w:val="11"/>
                  <w:tcBorders>
                    <w:top w:val="single" w:sz="4" w:space="0" w:color="000000"/>
                    <w:start w:val="single" w:sz="4" w:space="0" w:color="000000"/>
                    <w:bottom w:val="single" w:sz="4" w:space="0" w:color="000000"/>
                    <w:end w:val="single" w:sz="4" w:space="0" w:color="000000"/>
                  </w:tcBorders>
                  <w:shd w:color="auto" w:fill="A6A6A6" w:val="clear"/>
                  <w:vAlign w:val="center"/>
                </w:tcPr>
                <w:p>
                  <w:pPr>
                    <w:pStyle w:val="Normal"/>
                    <w:spacing w:lineRule="auto" w:line="276" w:before="0" w:after="160"/>
                    <w:jc w:val="both"/>
                    <w:rPr>
                      <w:rFonts w:cs="Calibri" w:cstheme="minorHAnsi"/>
                      <w:b/>
                      <w:bCs/>
                    </w:rPr>
                  </w:pPr>
                  <w:r>
                    <w:rPr>
                      <w:rFonts w:cs="Calibri" w:cstheme="minorHAnsi"/>
                      <w:b/>
                      <w:bCs/>
                      <w:sz w:val="32"/>
                    </w:rPr>
                    <w:t xml:space="preserve">INSPECTION CHECKLIST </w:t>
                  </w:r>
                  <w:r>
                    <w:rPr>
                      <w:rFonts w:cs="Calibri" w:cstheme="minorHAnsi"/>
                      <w:b/>
                      <w:bCs/>
                    </w:rPr>
                    <w:t>(Citation numbers refer to BMBL sections in the BSL-1 criteria)</w:t>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418"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333333" w:val="clear"/>
                </w:tcPr>
                <w:p>
                  <w:pPr>
                    <w:pStyle w:val="Normal"/>
                    <w:spacing w:lineRule="auto" w:line="276" w:before="0" w:after="160"/>
                    <w:jc w:val="both"/>
                    <w:rPr>
                      <w:rFonts w:cs="Calibri" w:cstheme="minorHAnsi"/>
                      <w:b/>
                      <w:bCs/>
                    </w:rPr>
                  </w:pPr>
                  <w:r>
                    <w:rPr>
                      <w:rFonts w:cs="Calibri" w:cstheme="minorHAnsi"/>
                      <w:b/>
                      <w:bCs/>
                    </w:rPr>
                    <w:t>LABORATORY FACILITIES AND EQUIPMENT</w:t>
                  </w:r>
                </w:p>
              </w:tc>
              <w:tc>
                <w:tcPr>
                  <w:tcW w:w="360" w:type="dxa"/>
                  <w:tcBorders>
                    <w:top w:val="single" w:sz="4" w:space="0" w:color="000000"/>
                    <w:start w:val="single" w:sz="4" w:space="0" w:color="000000"/>
                    <w:bottom w:val="single" w:sz="4" w:space="0" w:color="000000"/>
                    <w:end w:val="single" w:sz="4" w:space="0" w:color="000000"/>
                  </w:tcBorders>
                  <w:shd w:color="auto" w:fill="333333" w:val="clear"/>
                </w:tcPr>
                <w:p>
                  <w:pPr>
                    <w:pStyle w:val="Normal"/>
                    <w:spacing w:lineRule="auto" w:line="276" w:before="0" w:after="160"/>
                    <w:jc w:val="both"/>
                    <w:rPr>
                      <w:rFonts w:cs="Calibri" w:cstheme="minorHAnsi"/>
                      <w:b/>
                      <w:bCs/>
                    </w:rPr>
                  </w:pPr>
                  <w:r>
                    <w:rPr>
                      <w:rFonts w:cs="Calibri" w:cstheme="minorHAnsi"/>
                      <w:b/>
                      <w:bCs/>
                    </w:rPr>
                    <w:t>Y</w:t>
                  </w:r>
                </w:p>
              </w:tc>
              <w:tc>
                <w:tcPr>
                  <w:tcW w:w="465" w:type="dxa"/>
                  <w:tcBorders>
                    <w:top w:val="single" w:sz="4" w:space="0" w:color="000000"/>
                    <w:start w:val="single" w:sz="4" w:space="0" w:color="000000"/>
                    <w:bottom w:val="single" w:sz="4" w:space="0" w:color="000000"/>
                    <w:end w:val="single" w:sz="4" w:space="0" w:color="000000"/>
                  </w:tcBorders>
                  <w:shd w:color="auto" w:fill="333333" w:val="clear"/>
                </w:tcPr>
                <w:p>
                  <w:pPr>
                    <w:pStyle w:val="Normal"/>
                    <w:spacing w:lineRule="auto" w:line="276" w:before="0" w:after="160"/>
                    <w:jc w:val="both"/>
                    <w:rPr>
                      <w:rFonts w:cs="Calibri" w:cstheme="minorHAnsi"/>
                      <w:b/>
                      <w:bCs/>
                    </w:rPr>
                  </w:pPr>
                  <w:r>
                    <w:rPr>
                      <w:rFonts w:cs="Calibri" w:cstheme="minorHAnsi"/>
                      <w:b/>
                      <w:bCs/>
                    </w:rPr>
                    <w:t>N</w:t>
                  </w:r>
                </w:p>
              </w:tc>
              <w:tc>
                <w:tcPr>
                  <w:tcW w:w="495" w:type="dxa"/>
                  <w:tcBorders>
                    <w:top w:val="single" w:sz="4" w:space="0" w:color="000000"/>
                    <w:start w:val="single" w:sz="4" w:space="0" w:color="000000"/>
                    <w:bottom w:val="single" w:sz="4" w:space="0" w:color="000000"/>
                    <w:end w:val="single" w:sz="4" w:space="0" w:color="000000"/>
                  </w:tcBorders>
                  <w:shd w:color="auto" w:fill="333333" w:val="clear"/>
                </w:tcPr>
                <w:p>
                  <w:pPr>
                    <w:pStyle w:val="Normal"/>
                    <w:spacing w:lineRule="auto" w:line="276" w:before="0" w:after="160"/>
                    <w:jc w:val="both"/>
                    <w:rPr>
                      <w:rFonts w:cs="Calibri" w:cstheme="minorHAnsi"/>
                      <w:b/>
                      <w:bCs/>
                    </w:rPr>
                  </w:pPr>
                  <w:r>
                    <w:rPr>
                      <w:rFonts w:cs="Calibri" w:cstheme="minorHAnsi"/>
                      <w:b/>
                      <w:bCs/>
                    </w:rPr>
                    <w:t>NA</w:t>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390" w:hRule="atLeast"/>
              </w:trPr>
              <w:tc>
                <w:tcPr>
                  <w:tcW w:w="8398" w:type="dxa"/>
                  <w:gridSpan w:val="8"/>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ind w:hanging="432" w:start="576"/>
                    <w:jc w:val="both"/>
                    <w:rPr>
                      <w:rFonts w:cs="Calibri" w:cstheme="minorHAnsi"/>
                      <w:sz w:val="20"/>
                      <w:szCs w:val="20"/>
                    </w:rPr>
                  </w:pPr>
                  <w:r>
                    <w:rPr>
                      <w:rFonts w:cs="Calibri" w:cstheme="minorHAnsi"/>
                      <w:sz w:val="20"/>
                      <w:szCs w:val="20"/>
                    </w:rPr>
                    <w:t>A.3    Food must be stored outside the laboratory area.</w:t>
                  </w:r>
                </w:p>
              </w:tc>
              <w:tc>
                <w:tcPr>
                  <w:tcW w:w="360"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682"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C0C0C0"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A.3.a Needles must not be bent, sheared, broken, recapped, removed from disposable syringes, or otherwise manipulated by hand before disposal.</w:t>
                  </w:r>
                  <w:r>
                    <w:rPr>
                      <w:rFonts w:cs="Calibri" w:cstheme="minorHAnsi"/>
                      <w:b/>
                      <w:sz w:val="20"/>
                      <w:szCs w:val="20"/>
                    </w:rPr>
                    <w:t xml:space="preserve">                   </w:t>
                  </w:r>
                </w:p>
              </w:tc>
              <w:tc>
                <w:tcPr>
                  <w:tcW w:w="360" w:type="dxa"/>
                  <w:tcBorders>
                    <w:top w:val="single" w:sz="4" w:space="0" w:color="000000"/>
                    <w:start w:val="single" w:sz="4" w:space="0" w:color="000000"/>
                    <w:bottom w:val="single" w:sz="4" w:space="0" w:color="000000"/>
                    <w:end w:val="single" w:sz="4" w:space="0" w:color="000000"/>
                  </w:tcBorders>
                  <w:shd w:color="auto" w:fill="C0C0C0" w:val="clear"/>
                </w:tcPr>
                <w:p>
                  <w:pPr>
                    <w:pStyle w:val="Normal"/>
                    <w:spacing w:lineRule="auto" w:line="276"/>
                    <w:ind w:hanging="432" w:start="576"/>
                    <w:jc w:val="both"/>
                    <w:rPr>
                      <w:rFonts w:cs="Calibri" w:cstheme="minorHAnsi"/>
                      <w:sz w:val="16"/>
                    </w:rPr>
                  </w:pPr>
                  <w:r>
                    <w:rPr>
                      <w:rFonts w:cs="Calibri" w:cstheme="minorHAnsi"/>
                      <w:sz w:val="16"/>
                    </w:rPr>
                  </w:r>
                </w:p>
                <w:p>
                  <w:pPr>
                    <w:pStyle w:val="Normal"/>
                    <w:spacing w:lineRule="auto" w:line="276" w:before="0" w:after="160"/>
                    <w:jc w:val="both"/>
                    <w:rPr>
                      <w:rFonts w:cs="Calibri" w:cstheme="minorHAnsi"/>
                      <w:sz w:val="16"/>
                    </w:rPr>
                  </w:pPr>
                  <w:r>
                    <w:rPr>
                      <w:rFonts w:cs="Calibri" w:cstheme="minorHAnsi"/>
                      <w:sz w:val="16"/>
                    </w:rPr>
                  </w:r>
                </w:p>
              </w:tc>
              <w:tc>
                <w:tcPr>
                  <w:tcW w:w="465" w:type="dxa"/>
                  <w:tcBorders>
                    <w:top w:val="single" w:sz="4" w:space="0" w:color="000000"/>
                    <w:start w:val="single" w:sz="4" w:space="0" w:color="000000"/>
                    <w:bottom w:val="single" w:sz="4" w:space="0" w:color="000000"/>
                    <w:end w:val="single" w:sz="4" w:space="0" w:color="000000"/>
                  </w:tcBorders>
                  <w:shd w:color="auto" w:fill="C0C0C0" w:val="clear"/>
                </w:tcPr>
                <w:p>
                  <w:pPr>
                    <w:pStyle w:val="Normal"/>
                    <w:spacing w:lineRule="auto" w:line="276"/>
                    <w:ind w:hanging="432" w:start="576"/>
                    <w:jc w:val="both"/>
                    <w:rPr>
                      <w:rFonts w:cs="Calibri" w:cstheme="minorHAnsi"/>
                      <w:sz w:val="16"/>
                    </w:rPr>
                  </w:pPr>
                  <w:r>
                    <w:rPr>
                      <w:rFonts w:cs="Calibri" w:cstheme="minorHAnsi"/>
                      <w:sz w:val="16"/>
                    </w:rPr>
                  </w:r>
                </w:p>
                <w:p>
                  <w:pPr>
                    <w:pStyle w:val="Normal"/>
                    <w:spacing w:lineRule="auto" w:line="276" w:before="0" w:after="160"/>
                    <w:ind w:hanging="432" w:start="576"/>
                    <w:jc w:val="both"/>
                    <w:rPr>
                      <w:rFonts w:cs="Calibri" w:cstheme="minorHAnsi"/>
                      <w:sz w:val="16"/>
                    </w:rPr>
                  </w:pPr>
                  <w:r>
                    <w:rPr>
                      <w:rFonts w:cs="Calibri" w:cstheme="minorHAnsi"/>
                      <w:sz w:val="16"/>
                    </w:rPr>
                  </w:r>
                </w:p>
              </w:tc>
              <w:tc>
                <w:tcPr>
                  <w:tcW w:w="495" w:type="dxa"/>
                  <w:tcBorders>
                    <w:top w:val="single" w:sz="4" w:space="0" w:color="000000"/>
                    <w:start w:val="single" w:sz="4" w:space="0" w:color="000000"/>
                    <w:bottom w:val="single" w:sz="4" w:space="0" w:color="000000"/>
                    <w:end w:val="single" w:sz="4" w:space="0" w:color="000000"/>
                  </w:tcBorders>
                  <w:shd w:color="auto" w:fill="C0C0C0" w:val="clear"/>
                </w:tcPr>
                <w:p>
                  <w:pPr>
                    <w:pStyle w:val="Normal"/>
                    <w:spacing w:lineRule="auto" w:line="276"/>
                    <w:ind w:hanging="432" w:start="576"/>
                    <w:jc w:val="both"/>
                    <w:rPr>
                      <w:rFonts w:cs="Calibri" w:cstheme="minorHAnsi"/>
                      <w:sz w:val="16"/>
                    </w:rPr>
                  </w:pPr>
                  <w:r>
                    <w:rPr>
                      <w:rFonts w:cs="Calibri" w:cstheme="minorHAnsi"/>
                      <w:sz w:val="16"/>
                    </w:rPr>
                  </w:r>
                </w:p>
                <w:p>
                  <w:pPr>
                    <w:pStyle w:val="Normal"/>
                    <w:spacing w:lineRule="auto" w:line="276" w:before="0" w:after="160"/>
                    <w:ind w:hanging="432" w:start="576"/>
                    <w:jc w:val="both"/>
                    <w:rPr>
                      <w:rFonts w:cs="Calibri" w:cstheme="minorHAnsi"/>
                      <w:sz w:val="16"/>
                    </w:rPr>
                  </w:pPr>
                  <w:r>
                    <w:rPr>
                      <w:rFonts w:cs="Calibri" w:cstheme="minorHAnsi"/>
                      <w:sz w:val="16"/>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641"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A.3.b Used, disposable, sharps must be carefully placed in conveniently located puncture-resistant containers used for sharps disposal.</w:t>
                  </w:r>
                </w:p>
              </w:tc>
              <w:tc>
                <w:tcPr>
                  <w:tcW w:w="36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76" w:before="0" w:after="160"/>
                    <w:jc w:val="both"/>
                    <w:rPr>
                      <w:rFonts w:cs="Calibri" w:cstheme="minorHAnsi"/>
                      <w:sz w:val="20"/>
                      <w:szCs w:val="20"/>
                    </w:rPr>
                  </w:pPr>
                  <w:r>
                    <w:rPr>
                      <w:rFonts w:cs="Calibri" w:cstheme="minorHAnsi"/>
                      <w:sz w:val="20"/>
                      <w:szCs w:val="20"/>
                    </w:rPr>
                    <w:t xml:space="preserve">  </w:t>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400"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C0C0C0"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A.3.c Non-disposable sharps must be placed in a hard walled container for transport to a processing area for decontamination, preferably by autoclaving.</w:t>
                  </w:r>
                </w:p>
              </w:tc>
              <w:tc>
                <w:tcPr>
                  <w:tcW w:w="360" w:type="dxa"/>
                  <w:tcBorders>
                    <w:top w:val="single" w:sz="4" w:space="0" w:color="000000"/>
                    <w:start w:val="single" w:sz="4" w:space="0" w:color="000000"/>
                    <w:bottom w:val="single" w:sz="4" w:space="0" w:color="000000"/>
                    <w:end w:val="single" w:sz="4" w:space="0" w:color="000000"/>
                  </w:tcBorders>
                  <w:shd w:color="auto" w:fill="C0C0C0"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C0C0C0"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C0C0C0"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641"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A.3.d Broken glassware must not be handled directly. Plastic ware should be substituted for glassware whenever possible.</w:t>
                  </w:r>
                  <w:r>
                    <w:rPr>
                      <w:rFonts w:cs="Calibri" w:cstheme="minorHAnsi"/>
                      <w:b/>
                      <w:sz w:val="20"/>
                      <w:szCs w:val="20"/>
                    </w:rPr>
                    <w:t xml:space="preserve">       </w:t>
                  </w:r>
                </w:p>
              </w:tc>
              <w:tc>
                <w:tcPr>
                  <w:tcW w:w="36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390"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A.6    Perform all procedures to minimize the creation of splashes and/or aerosols.</w:t>
                  </w:r>
                </w:p>
              </w:tc>
              <w:tc>
                <w:tcPr>
                  <w:tcW w:w="360"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641"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A.7    Decontaminate work surfaces after completion of work and after any spill or splash of potentially infectious material with appropriate disinfectant.</w:t>
                  </w:r>
                </w:p>
              </w:tc>
              <w:tc>
                <w:tcPr>
                  <w:tcW w:w="36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627"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 xml:space="preserve">A.8    Decontaminate all cultures, stocks, and other potentially infectious materials before disposal using an effective method. </w:t>
                  </w:r>
                </w:p>
              </w:tc>
              <w:tc>
                <w:tcPr>
                  <w:tcW w:w="360"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641"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A.8.a Materials to be decontaminated outside of the immediate laboratory must be placed in a durable, leak proof container and secured for transport.</w:t>
                  </w:r>
                </w:p>
              </w:tc>
              <w:tc>
                <w:tcPr>
                  <w:tcW w:w="36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780"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C0C0C0"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 xml:space="preserve">A.9    A sign incorporating the universal biohazard symbol must be posted at the entrance to the laboratory when infectious agents are present. </w:t>
                  </w:r>
                </w:p>
              </w:tc>
              <w:tc>
                <w:tcPr>
                  <w:tcW w:w="360" w:type="dxa"/>
                  <w:tcBorders>
                    <w:top w:val="single" w:sz="4" w:space="0" w:color="000000"/>
                    <w:start w:val="single" w:sz="4" w:space="0" w:color="000000"/>
                    <w:bottom w:val="single" w:sz="4" w:space="0" w:color="000000"/>
                    <w:end w:val="single" w:sz="4" w:space="0" w:color="000000"/>
                  </w:tcBorders>
                  <w:shd w:color="auto" w:fill="C0C0C0" w:val="clear"/>
                </w:tcPr>
                <w:p>
                  <w:pPr>
                    <w:pStyle w:val="Normal"/>
                    <w:spacing w:lineRule="auto" w:line="276"/>
                    <w:jc w:val="both"/>
                    <w:rPr>
                      <w:rFonts w:cs="Calibri" w:cstheme="minorHAnsi"/>
                      <w:sz w:val="20"/>
                      <w:szCs w:val="20"/>
                    </w:rPr>
                  </w:pPr>
                  <w:r>
                    <w:rPr>
                      <w:rFonts w:cs="Calibri" w:cstheme="minorHAnsi"/>
                      <w:sz w:val="20"/>
                      <w:szCs w:val="20"/>
                    </w:rPr>
                  </w:r>
                </w:p>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C0C0C0"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C0C0C0"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780"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A.10  An effective integrated pest management program is required. (See Appendix G.)</w:t>
                  </w:r>
                </w:p>
              </w:tc>
              <w:tc>
                <w:tcPr>
                  <w:tcW w:w="36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jc w:val="both"/>
                    <w:rPr>
                      <w:rFonts w:cs="Calibri" w:cstheme="minorHAnsi"/>
                      <w:sz w:val="20"/>
                      <w:szCs w:val="20"/>
                    </w:rPr>
                  </w:pPr>
                  <w:r>
                    <w:rPr>
                      <w:rFonts w:cs="Calibri" w:cstheme="minorHAnsi"/>
                      <w:sz w:val="20"/>
                      <w:szCs w:val="20"/>
                    </w:rPr>
                  </w:r>
                </w:p>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891"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 xml:space="preserve">A.11  The laboratory supervisor must ensure that laboratory personnel receive appropriate training regarding their duties, the necessary precautions to prevent exposures, and exposure evaluation procedures. Personnel must receive annual updates or additional training when procedural or policy changes occur. </w:t>
                  </w:r>
                </w:p>
              </w:tc>
              <w:tc>
                <w:tcPr>
                  <w:tcW w:w="360"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390"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C.2    Protective laboratory coats, gowns, or uniforms are recommended.</w:t>
                  </w:r>
                </w:p>
              </w:tc>
              <w:tc>
                <w:tcPr>
                  <w:tcW w:w="36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376"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 xml:space="preserve">C.3    Wear protective eyewear when conducting procedures that have the potential to create splashes. </w:t>
                  </w:r>
                </w:p>
              </w:tc>
              <w:tc>
                <w:tcPr>
                  <w:tcW w:w="360"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390"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 xml:space="preserve">C.4    Gloves must be worn to protect hands from exposure to hazardous materials. </w:t>
                  </w:r>
                </w:p>
              </w:tc>
              <w:tc>
                <w:tcPr>
                  <w:tcW w:w="36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641"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C.4.b Remove gloves and wash hands when work with hazardous materials has been completed and before leaving    the laboratory.</w:t>
                  </w:r>
                </w:p>
              </w:tc>
              <w:tc>
                <w:tcPr>
                  <w:tcW w:w="360"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390"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D.1    Laboratories should have doors for access control.</w:t>
                  </w:r>
                </w:p>
              </w:tc>
              <w:tc>
                <w:tcPr>
                  <w:tcW w:w="36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390"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D.2    Laboratories must have a sink for hand washing.</w:t>
                  </w:r>
                </w:p>
              </w:tc>
              <w:tc>
                <w:tcPr>
                  <w:tcW w:w="360"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249"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D.3    The laboratory should be designed so that it can be easily cleaned. Carpets and rugs in laboratories are not appropriate.</w:t>
                  </w:r>
                </w:p>
              </w:tc>
              <w:tc>
                <w:tcPr>
                  <w:tcW w:w="36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627"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D.4    Laboratory furniture must be capable of supporting anticipated loads and uses. Spaces between benches, cabinets, and equipment should be accessible for cleaning.</w:t>
                  </w:r>
                </w:p>
              </w:tc>
              <w:tc>
                <w:tcPr>
                  <w:tcW w:w="360"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641"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D.4.a Bench tops must be impervious to water and resistant to heat, organic solvents, acids, alkalis, and other chemicals.</w:t>
                  </w:r>
                </w:p>
              </w:tc>
              <w:tc>
                <w:tcPr>
                  <w:tcW w:w="36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627"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D.4.b Chairs used in laboratory work must be covered with a non-porous material that can be easily cleaned and decontaminated with appropriate disinfectant.</w:t>
                  </w:r>
                </w:p>
              </w:tc>
              <w:tc>
                <w:tcPr>
                  <w:tcW w:w="360"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390" w:hRule="atLeast"/>
              </w:trPr>
              <w:tc>
                <w:tcPr>
                  <w:tcW w:w="8398" w:type="dxa"/>
                  <w:gridSpan w:val="8"/>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t>D.5    Laboratories windows that open to the exterior should be fitted with screens.</w:t>
                  </w:r>
                </w:p>
              </w:tc>
              <w:tc>
                <w:tcPr>
                  <w:tcW w:w="36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jc w:val="both"/>
                    <w:rPr>
                      <w:rFonts w:cs="Calibri" w:cstheme="minorHAnsi"/>
                      <w:sz w:val="20"/>
                      <w:szCs w:val="20"/>
                    </w:rPr>
                  </w:pPr>
                  <w:r>
                    <w:rPr>
                      <w:rFonts w:cs="Calibri" w:cstheme="minorHAnsi"/>
                      <w:sz w:val="20"/>
                      <w:szCs w:val="20"/>
                    </w:rPr>
                  </w:r>
                </w:p>
              </w:tc>
              <w:tc>
                <w:tcPr>
                  <w:tcW w:w="46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49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76" w:before="0" w:after="160"/>
                    <w:ind w:hanging="432" w:start="576"/>
                    <w:jc w:val="both"/>
                    <w:rPr>
                      <w:rFonts w:cs="Calibri" w:cstheme="minorHAnsi"/>
                      <w:sz w:val="20"/>
                      <w:szCs w:val="20"/>
                    </w:rPr>
                  </w:pPr>
                  <w:r>
                    <w:rPr>
                      <w:rFonts w:cs="Calibri" w:cstheme="minorHAnsi"/>
                      <w:sz w:val="20"/>
                      <w:szCs w:val="20"/>
                    </w:rPr>
                  </w:r>
                </w:p>
              </w:tc>
              <w:tc>
                <w:tcPr>
                  <w:tcW w:w="24" w:type="dxa"/>
                  <w:tcBorders/>
                </w:tcPr>
                <w:p>
                  <w:pPr>
                    <w:pStyle w:val="Normal"/>
                    <w:spacing w:lineRule="atLeast" w:line="0" w:before="0" w:after="0"/>
                    <w:rPr>
                      <w:sz w:val="2"/>
                    </w:rPr>
                  </w:pPr>
                  <w:r>
                    <w:rPr>
                      <w:sz w:val="2"/>
                    </w:rPr>
                  </w:r>
                </w:p>
              </w:tc>
              <w:tc>
                <w:tcPr>
                  <w:tcW w:w="14" w:type="dxa"/>
                  <w:tcBorders/>
                </w:tcPr>
                <w:p>
                  <w:pPr>
                    <w:pStyle w:val="Normal"/>
                    <w:spacing w:lineRule="atLeast" w:line="0" w:before="0" w:after="0"/>
                    <w:rPr>
                      <w:sz w:val="2"/>
                    </w:rPr>
                  </w:pPr>
                  <w:r>
                    <w:rPr>
                      <w:sz w:val="2"/>
                    </w:rPr>
                  </w:r>
                </w:p>
              </w:tc>
            </w:tr>
            <w:tr>
              <w:trPr>
                <w:trHeight w:val="543" w:hRule="atLeast"/>
                <w:cantSplit w:val="true"/>
              </w:trPr>
              <w:tc>
                <w:tcPr>
                  <w:tcW w:w="9756" w:type="dxa"/>
                  <w:gridSpan w:val="13"/>
                  <w:tcBorders>
                    <w:top w:val="single" w:sz="4" w:space="0" w:color="000000"/>
                    <w:start w:val="single" w:sz="4" w:space="0" w:color="000000"/>
                    <w:bottom w:val="single" w:sz="4" w:space="0" w:color="000000"/>
                    <w:end w:val="single" w:sz="4" w:space="0" w:color="000000"/>
                  </w:tcBorders>
                  <w:shd w:color="auto" w:fill="A6A6A6" w:val="clear"/>
                </w:tcPr>
                <w:p>
                  <w:pPr>
                    <w:pStyle w:val="Normal"/>
                    <w:spacing w:lineRule="auto" w:line="276" w:before="0" w:after="160"/>
                    <w:jc w:val="both"/>
                    <w:rPr>
                      <w:rFonts w:cs="Calibri" w:cstheme="minorHAnsi"/>
                      <w:b/>
                      <w:bCs/>
                      <w:sz w:val="32"/>
                    </w:rPr>
                  </w:pPr>
                  <w:r>
                    <w:rPr>
                      <w:rFonts w:cs="Calibri" w:cstheme="minorHAnsi"/>
                      <w:b/>
                      <w:bCs/>
                      <w:sz w:val="32"/>
                    </w:rPr>
                    <w:t xml:space="preserve">INSPECTION FINDINGS </w:t>
                  </w:r>
                </w:p>
              </w:tc>
            </w:tr>
            <w:tr>
              <w:trPr>
                <w:trHeight w:val="390" w:hRule="atLeast"/>
              </w:trPr>
              <w:tc>
                <w:tcPr>
                  <w:tcW w:w="1695" w:type="dxa"/>
                  <w:tcBorders>
                    <w:top w:val="single" w:sz="4" w:space="0" w:color="000000"/>
                    <w:start w:val="single" w:sz="4" w:space="0" w:color="000000"/>
                    <w:bottom w:val="single" w:sz="4" w:space="0" w:color="000000"/>
                    <w:end w:val="single" w:sz="4" w:space="0" w:color="000000"/>
                  </w:tcBorders>
                  <w:shd w:color="auto" w:fill="CCCCCC" w:val="clear"/>
                  <w:vAlign w:val="center"/>
                </w:tcPr>
                <w:p>
                  <w:pPr>
                    <w:pStyle w:val="Normal"/>
                    <w:spacing w:lineRule="auto" w:line="276" w:before="0" w:after="160"/>
                    <w:jc w:val="both"/>
                    <w:rPr>
                      <w:rFonts w:cs="Calibri" w:cstheme="minorHAnsi"/>
                      <w:b/>
                      <w:bCs/>
                      <w:sz w:val="16"/>
                    </w:rPr>
                  </w:pPr>
                  <w:r>
                    <w:rPr>
                      <w:rFonts w:cs="Calibri" w:cstheme="minorHAnsi"/>
                      <w:b/>
                      <w:bCs/>
                      <w:sz w:val="16"/>
                    </w:rPr>
                    <w:t>Checklist Number</w:t>
                  </w:r>
                </w:p>
              </w:tc>
              <w:tc>
                <w:tcPr>
                  <w:tcW w:w="2788" w:type="dxa"/>
                  <w:gridSpan w:val="2"/>
                  <w:tcBorders>
                    <w:top w:val="single" w:sz="4" w:space="0" w:color="000000"/>
                    <w:start w:val="single" w:sz="4" w:space="0" w:color="000000"/>
                    <w:bottom w:val="single" w:sz="4" w:space="0" w:color="000000"/>
                    <w:end w:val="single" w:sz="4" w:space="0" w:color="000000"/>
                  </w:tcBorders>
                  <w:shd w:color="auto" w:fill="CCCCCC" w:val="clear"/>
                  <w:vAlign w:val="center"/>
                </w:tcPr>
                <w:p>
                  <w:pPr>
                    <w:pStyle w:val="Normal"/>
                    <w:spacing w:lineRule="auto" w:line="276" w:before="0" w:after="160"/>
                    <w:jc w:val="both"/>
                    <w:rPr>
                      <w:rFonts w:cs="Calibri" w:cstheme="minorHAnsi"/>
                      <w:b/>
                      <w:bCs/>
                      <w:sz w:val="20"/>
                    </w:rPr>
                  </w:pPr>
                  <w:r>
                    <w:rPr>
                      <w:rFonts w:cs="Calibri" w:cstheme="minorHAnsi"/>
                      <w:b/>
                      <w:bCs/>
                      <w:sz w:val="20"/>
                    </w:rPr>
                    <w:t>Deficiencies</w:t>
                  </w:r>
                </w:p>
              </w:tc>
              <w:tc>
                <w:tcPr>
                  <w:tcW w:w="3100" w:type="dxa"/>
                  <w:gridSpan w:val="4"/>
                  <w:tcBorders>
                    <w:top w:val="single" w:sz="4" w:space="0" w:color="000000"/>
                    <w:start w:val="single" w:sz="4" w:space="0" w:color="000000"/>
                    <w:bottom w:val="single" w:sz="4" w:space="0" w:color="000000"/>
                    <w:end w:val="single" w:sz="4" w:space="0" w:color="000000"/>
                  </w:tcBorders>
                  <w:shd w:color="auto" w:fill="CCCCCC" w:val="clear"/>
                  <w:vAlign w:val="center"/>
                </w:tcPr>
                <w:p>
                  <w:pPr>
                    <w:pStyle w:val="Normal"/>
                    <w:spacing w:lineRule="auto" w:line="276" w:before="0" w:after="160"/>
                    <w:jc w:val="both"/>
                    <w:rPr>
                      <w:rFonts w:cs="Calibri" w:cstheme="minorHAnsi"/>
                      <w:b/>
                      <w:bCs/>
                      <w:sz w:val="20"/>
                    </w:rPr>
                  </w:pPr>
                  <w:r>
                    <w:rPr>
                      <w:rFonts w:cs="Calibri" w:cstheme="minorHAnsi"/>
                      <w:b/>
                      <w:bCs/>
                      <w:sz w:val="20"/>
                    </w:rPr>
                    <w:t>Recommended Corrective Actions</w:t>
                  </w:r>
                </w:p>
              </w:tc>
              <w:tc>
                <w:tcPr>
                  <w:tcW w:w="2173" w:type="dxa"/>
                  <w:gridSpan w:val="6"/>
                  <w:tcBorders>
                    <w:top w:val="single" w:sz="4" w:space="0" w:color="000000"/>
                    <w:start w:val="single" w:sz="4" w:space="0" w:color="000000"/>
                    <w:bottom w:val="single" w:sz="4" w:space="0" w:color="000000"/>
                    <w:end w:val="single" w:sz="4" w:space="0" w:color="000000"/>
                  </w:tcBorders>
                  <w:shd w:color="auto" w:fill="CCCCCC" w:val="clear"/>
                  <w:vAlign w:val="center"/>
                </w:tcPr>
                <w:p>
                  <w:pPr>
                    <w:pStyle w:val="Normal"/>
                    <w:spacing w:lineRule="auto" w:line="276" w:before="0" w:after="160"/>
                    <w:jc w:val="both"/>
                    <w:rPr>
                      <w:rFonts w:cs="Calibri" w:cstheme="minorHAnsi"/>
                      <w:b/>
                      <w:bCs/>
                      <w:sz w:val="20"/>
                    </w:rPr>
                  </w:pPr>
                  <w:r>
                    <w:rPr>
                      <w:rFonts w:cs="Calibri" w:cstheme="minorHAnsi"/>
                      <w:b/>
                      <w:bCs/>
                      <w:sz w:val="20"/>
                    </w:rPr>
                    <w:t>Status</w:t>
                  </w:r>
                </w:p>
              </w:tc>
            </w:tr>
            <w:tr>
              <w:trPr>
                <w:trHeight w:val="401" w:hRule="atLeast"/>
              </w:trPr>
              <w:tc>
                <w:tcPr>
                  <w:tcW w:w="1695"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bCs/>
                      <w:sz w:val="20"/>
                      <w:szCs w:val="20"/>
                    </w:rPr>
                  </w:pPr>
                  <w:r>
                    <w:rPr>
                      <w:rFonts w:cs="Calibri" w:cstheme="minorHAnsi"/>
                      <w:bCs/>
                      <w:sz w:val="20"/>
                      <w:szCs w:val="20"/>
                    </w:rPr>
                  </w:r>
                </w:p>
              </w:tc>
              <w:tc>
                <w:tcPr>
                  <w:tcW w:w="2788"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bCs/>
                      <w:sz w:val="20"/>
                      <w:szCs w:val="20"/>
                    </w:rPr>
                  </w:pPr>
                  <w:r>
                    <w:rPr>
                      <w:rFonts w:cs="Calibri" w:cstheme="minorHAnsi"/>
                      <w:bCs/>
                      <w:sz w:val="20"/>
                      <w:szCs w:val="20"/>
                    </w:rPr>
                  </w:r>
                </w:p>
              </w:tc>
              <w:tc>
                <w:tcPr>
                  <w:tcW w:w="3100"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bCs/>
                      <w:sz w:val="20"/>
                      <w:szCs w:val="20"/>
                    </w:rPr>
                  </w:pPr>
                  <w:r>
                    <w:rPr>
                      <w:rFonts w:cs="Calibri" w:cstheme="minorHAnsi"/>
                      <w:bCs/>
                      <w:sz w:val="20"/>
                      <w:szCs w:val="20"/>
                    </w:rPr>
                  </w:r>
                </w:p>
              </w:tc>
              <w:tc>
                <w:tcPr>
                  <w:tcW w:w="2173"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bCs/>
                      <w:sz w:val="20"/>
                      <w:szCs w:val="20"/>
                    </w:rPr>
                  </w:pPr>
                  <w:r>
                    <w:rPr>
                      <w:rFonts w:cs="Calibri" w:cstheme="minorHAnsi"/>
                      <w:bCs/>
                      <w:sz w:val="20"/>
                      <w:szCs w:val="20"/>
                    </w:rPr>
                  </w:r>
                </w:p>
              </w:tc>
            </w:tr>
            <w:tr>
              <w:trPr>
                <w:trHeight w:val="401" w:hRule="atLeast"/>
              </w:trPr>
              <w:tc>
                <w:tcPr>
                  <w:tcW w:w="1695"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bCs/>
                      <w:sz w:val="20"/>
                      <w:szCs w:val="20"/>
                    </w:rPr>
                  </w:pPr>
                  <w:r>
                    <w:rPr>
                      <w:rFonts w:cs="Calibri" w:cstheme="minorHAnsi"/>
                      <w:bCs/>
                      <w:sz w:val="20"/>
                      <w:szCs w:val="20"/>
                    </w:rPr>
                  </w:r>
                </w:p>
              </w:tc>
              <w:tc>
                <w:tcPr>
                  <w:tcW w:w="2788"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bCs/>
                      <w:sz w:val="20"/>
                      <w:szCs w:val="20"/>
                    </w:rPr>
                  </w:pPr>
                  <w:r>
                    <w:rPr>
                      <w:rFonts w:cs="Calibri" w:cstheme="minorHAnsi"/>
                      <w:bCs/>
                      <w:sz w:val="20"/>
                      <w:szCs w:val="20"/>
                    </w:rPr>
                  </w:r>
                </w:p>
              </w:tc>
              <w:tc>
                <w:tcPr>
                  <w:tcW w:w="3100"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bCs/>
                      <w:sz w:val="20"/>
                      <w:szCs w:val="20"/>
                    </w:rPr>
                  </w:pPr>
                  <w:r>
                    <w:rPr>
                      <w:rFonts w:cs="Calibri" w:cstheme="minorHAnsi"/>
                      <w:bCs/>
                      <w:sz w:val="20"/>
                      <w:szCs w:val="20"/>
                    </w:rPr>
                  </w:r>
                </w:p>
              </w:tc>
              <w:tc>
                <w:tcPr>
                  <w:tcW w:w="2173"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bCs/>
                      <w:sz w:val="20"/>
                      <w:szCs w:val="20"/>
                    </w:rPr>
                  </w:pPr>
                  <w:r>
                    <w:rPr>
                      <w:rFonts w:cs="Calibri" w:cstheme="minorHAnsi"/>
                      <w:bCs/>
                      <w:sz w:val="20"/>
                      <w:szCs w:val="20"/>
                    </w:rPr>
                  </w:r>
                </w:p>
              </w:tc>
            </w:tr>
            <w:tr>
              <w:trPr>
                <w:trHeight w:val="401" w:hRule="atLeast"/>
              </w:trPr>
              <w:tc>
                <w:tcPr>
                  <w:tcW w:w="1695"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bCs/>
                      <w:sz w:val="20"/>
                      <w:szCs w:val="20"/>
                    </w:rPr>
                  </w:pPr>
                  <w:r>
                    <w:rPr>
                      <w:rFonts w:cs="Calibri" w:cstheme="minorHAnsi"/>
                      <w:bCs/>
                      <w:sz w:val="20"/>
                      <w:szCs w:val="20"/>
                    </w:rPr>
                  </w:r>
                </w:p>
              </w:tc>
              <w:tc>
                <w:tcPr>
                  <w:tcW w:w="2788"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bCs/>
                      <w:sz w:val="20"/>
                      <w:szCs w:val="20"/>
                    </w:rPr>
                  </w:pPr>
                  <w:r>
                    <w:rPr>
                      <w:rFonts w:cs="Calibri" w:cstheme="minorHAnsi"/>
                      <w:bCs/>
                      <w:sz w:val="20"/>
                      <w:szCs w:val="20"/>
                    </w:rPr>
                  </w:r>
                </w:p>
              </w:tc>
              <w:tc>
                <w:tcPr>
                  <w:tcW w:w="3100"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bCs/>
                      <w:sz w:val="20"/>
                      <w:szCs w:val="20"/>
                    </w:rPr>
                  </w:pPr>
                  <w:r>
                    <w:rPr>
                      <w:rFonts w:cs="Calibri" w:cstheme="minorHAnsi"/>
                      <w:bCs/>
                      <w:sz w:val="20"/>
                      <w:szCs w:val="20"/>
                    </w:rPr>
                  </w:r>
                </w:p>
              </w:tc>
              <w:tc>
                <w:tcPr>
                  <w:tcW w:w="2173"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bCs/>
                      <w:sz w:val="20"/>
                      <w:szCs w:val="20"/>
                    </w:rPr>
                  </w:pPr>
                  <w:r>
                    <w:rPr>
                      <w:rFonts w:cs="Calibri" w:cstheme="minorHAnsi"/>
                      <w:bCs/>
                      <w:sz w:val="20"/>
                      <w:szCs w:val="20"/>
                    </w:rPr>
                  </w:r>
                </w:p>
              </w:tc>
            </w:tr>
            <w:tr>
              <w:trPr>
                <w:trHeight w:val="503" w:hRule="atLeast"/>
              </w:trPr>
              <w:tc>
                <w:tcPr>
                  <w:tcW w:w="9756" w:type="dxa"/>
                  <w:gridSpan w:val="13"/>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0"/>
                    </w:rPr>
                  </w:pPr>
                  <w:r>
                    <w:rPr>
                      <w:rFonts w:cs="Calibri" w:cstheme="minorHAnsi"/>
                      <w:b/>
                      <w:sz w:val="20"/>
                    </w:rPr>
                    <w:t xml:space="preserve">Institutional Biosafety Committee (IBC) disposition:  </w:t>
                  </w:r>
                  <w:r>
                    <w:rPr>
                      <w:rFonts w:eastAsia="Wingdings" w:cs="Wingdings" w:ascii="Wingdings" w:hAnsi="Wingdings"/>
                      <w:b/>
                      <w:sz w:val="20"/>
                    </w:rPr>
                    <w:sym w:font="Wingdings" w:char="f0a8"/>
                  </w:r>
                  <w:r>
                    <w:rPr>
                      <w:rFonts w:cs="Calibri" w:cstheme="minorHAnsi"/>
                      <w:b/>
                      <w:sz w:val="20"/>
                    </w:rPr>
                    <w:t xml:space="preserve">  Approved for work at BSL-1  </w:t>
                  </w:r>
                  <w:r>
                    <w:rPr>
                      <w:rFonts w:eastAsia="Wingdings" w:cs="Wingdings" w:ascii="Wingdings" w:hAnsi="Wingdings"/>
                      <w:b/>
                      <w:sz w:val="20"/>
                    </w:rPr>
                    <w:sym w:font="Wingdings" w:char="f0a8"/>
                  </w:r>
                  <w:r>
                    <w:rPr>
                      <w:rFonts w:cs="Calibri" w:cstheme="minorHAnsi"/>
                      <w:b/>
                      <w:sz w:val="20"/>
                    </w:rPr>
                    <w:t xml:space="preserve">  Provisionally approved for work as BSL-1</w:t>
                  </w:r>
                  <w:r>
                    <w:rPr>
                      <w:rFonts w:cs="Calibri" w:cstheme="minorHAnsi"/>
                      <w:sz w:val="20"/>
                    </w:rPr>
                    <w:t xml:space="preserve"> (see below)</w:t>
                  </w:r>
                </w:p>
              </w:tc>
            </w:tr>
            <w:tr>
              <w:trPr>
                <w:trHeight w:val="530" w:hRule="atLeast"/>
              </w:trPr>
              <w:tc>
                <w:tcPr>
                  <w:tcW w:w="9756" w:type="dxa"/>
                  <w:gridSpan w:val="13"/>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0"/>
                      <w:szCs w:val="20"/>
                    </w:rPr>
                  </w:pPr>
                  <w:r>
                    <w:rPr>
                      <w:rFonts w:cs="Calibri" w:cstheme="minorHAnsi"/>
                      <w:b/>
                      <w:sz w:val="20"/>
                    </w:rPr>
                    <w:t>Comments:</w:t>
                  </w:r>
                  <w:r>
                    <w:rPr>
                      <w:rFonts w:cs="Calibri" w:cstheme="minorHAnsi"/>
                      <w:sz w:val="20"/>
                      <w:szCs w:val="20"/>
                    </w:rPr>
                    <w:t xml:space="preserve">   </w:t>
                  </w:r>
                </w:p>
              </w:tc>
            </w:tr>
            <w:tr>
              <w:trPr>
                <w:trHeight w:val="780" w:hRule="atLeast"/>
              </w:trPr>
              <w:tc>
                <w:tcPr>
                  <w:tcW w:w="4715"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jc w:val="both"/>
                    <w:rPr>
                      <w:rFonts w:cs="Calibri" w:cstheme="minorHAnsi"/>
                      <w:sz w:val="20"/>
                    </w:rPr>
                  </w:pPr>
                  <w:r>
                    <w:rPr>
                      <w:rFonts w:cs="Calibri" w:cstheme="minorHAnsi"/>
                      <w:b/>
                      <w:sz w:val="20"/>
                    </w:rPr>
                    <w:t>Signature of Reviewer:</w:t>
                  </w:r>
                </w:p>
              </w:tc>
              <w:tc>
                <w:tcPr>
                  <w:tcW w:w="5041" w:type="dxa"/>
                  <w:gridSpan w:val="9"/>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rFonts w:cs="Calibri" w:cstheme="minorHAnsi"/>
                      <w:b/>
                      <w:sz w:val="20"/>
                    </w:rPr>
                  </w:pPr>
                  <w:r>
                    <w:rPr>
                      <w:rFonts w:cs="Calibri" w:cstheme="minorHAnsi"/>
                      <w:b/>
                      <w:sz w:val="20"/>
                    </w:rPr>
                    <w:t>Date:</w:t>
                  </w:r>
                </w:p>
                <w:p>
                  <w:pPr>
                    <w:pStyle w:val="Normal"/>
                    <w:spacing w:lineRule="auto" w:line="276" w:before="0" w:after="160"/>
                    <w:jc w:val="both"/>
                    <w:rPr>
                      <w:rFonts w:cs="Calibri" w:cstheme="minorHAnsi"/>
                      <w:sz w:val="20"/>
                    </w:rPr>
                  </w:pPr>
                  <w:r>
                    <w:rPr>
                      <w:rFonts w:cs="Calibri" w:cstheme="minorHAnsi"/>
                      <w:sz w:val="20"/>
                    </w:rPr>
                  </w:r>
                </w:p>
              </w:tc>
            </w:tr>
          </w:tbl>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tc>
      </w:tr>
    </w:tbl>
    <w:p>
      <w:pPr>
        <w:pStyle w:val="Normal"/>
        <w:rPr>
          <w:rFonts w:eastAsia="Times New Roman" w:cs="Calibri" w:cstheme="minorHAnsi"/>
          <w:b/>
          <w:bCs/>
          <w:color w:val="C00000"/>
          <w:spacing w:val="2"/>
          <w:sz w:val="32"/>
          <w:szCs w:val="20"/>
        </w:rPr>
      </w:pPr>
      <w:r>
        <w:rPr>
          <w:rFonts w:eastAsia="Times New Roman" w:cs="Calibri" w:cstheme="minorHAnsi"/>
          <w:b/>
          <w:bCs/>
          <w:color w:val="C00000"/>
          <w:spacing w:val="2"/>
          <w:sz w:val="32"/>
          <w:szCs w:val="20"/>
        </w:rPr>
      </w:r>
      <w:r>
        <w:br w:type="page"/>
      </w:r>
    </w:p>
    <w:p>
      <w:pPr>
        <w:pStyle w:val="Heading3"/>
        <w:spacing w:before="0" w:after="240"/>
        <w:ind w:hanging="3420" w:start="3420"/>
        <w:rPr>
          <w:color w:themeColor="text2" w:themeTint="99" w:val="8496B0"/>
        </w:rPr>
      </w:pPr>
      <w:bookmarkStart w:id="335" w:name="_Toc514931081"/>
      <w:r>
        <w:rPr/>
        <w:t>Standard 24. BSBS-2:  Continuous staff biosafety measures are ensured and documented.</w:t>
      </w:r>
      <w:bookmarkEnd w:id="335"/>
      <w:r>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(83-85):</w:t>
      </w:r>
    </w:p>
    <w:p>
      <w:pPr>
        <w:pStyle w:val="Heading4"/>
        <w:shd w:val="clear" w:color="auto" w:fill="FF0000"/>
        <w:spacing w:lineRule="auto" w:line="276"/>
        <w:ind w:hanging="1170" w:start="1170"/>
        <w:rPr>
          <w:rFonts w:ascii="Calibri" w:hAnsi="Calibri" w:cs="Calibri" w:asciiTheme="minorHAnsi" w:cstheme="minorHAnsi" w:hAnsiTheme="minorHAnsi"/>
          <w:color w:themeColor="background1" w:val="FFFFFF"/>
        </w:rPr>
      </w:pPr>
      <w:bookmarkStart w:id="336" w:name="_Toc514931082"/>
      <w:bookmarkStart w:id="337" w:name="_Toc483909905"/>
      <w:r>
        <w:rPr>
          <w:rFonts w:cs="Calibri" w:ascii="Calibri" w:hAnsi="Calibri" w:asciiTheme="minorHAnsi" w:cstheme="minorHAnsi" w:hAnsiTheme="minorHAnsi"/>
          <w:color w:themeColor="background1" w:val="FFFFFF"/>
        </w:rPr>
        <w:t>Ind. 83:  The laboratory has appropriate consumables, equipment and facilities to ensure biosafety</w:t>
      </w:r>
      <w:bookmarkEnd w:id="336"/>
      <w:bookmarkEnd w:id="337"/>
      <w:r>
        <w:rPr>
          <w:rFonts w:cs="Calibri" w:ascii="Calibri" w:hAnsi="Calibri" w:asciiTheme="minorHAnsi" w:cstheme="minorHAnsi" w:hAnsiTheme="minorHAnsi"/>
          <w:color w:themeColor="background1" w:val="FFFFFF"/>
        </w:rPr>
        <w:t xml:space="preserve"> </w:t>
      </w:r>
    </w:p>
    <w:p>
      <w:pPr>
        <w:pStyle w:val="ListParagraph"/>
        <w:spacing w:before="120" w:after="120"/>
        <w:ind w:hanging="284" w:start="284"/>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sz w:val="24"/>
          <w:szCs w:val="24"/>
        </w:rPr>
        <w:t xml:space="preserve">Survey Process: </w:t>
      </w:r>
    </w:p>
    <w:p>
      <w:pPr>
        <w:pStyle w:val="Normal"/>
        <w:spacing w:lineRule="auto" w:line="276" w:before="120" w:after="120"/>
        <w:contextualSpacing/>
        <w:jc w:val="both"/>
        <w:rPr>
          <w:rFonts w:cs="Calibri" w:cstheme="minorHAnsi"/>
          <w:sz w:val="24"/>
          <w:szCs w:val="24"/>
        </w:rPr>
      </w:pPr>
      <w:r>
        <w:rPr>
          <w:rFonts w:cs="Calibri" w:cstheme="minorHAnsi"/>
          <w:sz w:val="24"/>
          <w:szCs w:val="24"/>
        </w:rPr>
        <w:t>To avoid any bio hazard risk to the employees, at least personal protective equipment (PPE) should be available in laboratory. Check the stock registers for availability of all necessary items. Physically check some of the PPE items.</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Availability of required PPE. </w:t>
      </w:r>
    </w:p>
    <w:p>
      <w:pPr>
        <w:pStyle w:val="ListParagraph"/>
        <w:spacing w:before="120" w:after="120"/>
        <w:ind w:hanging="284" w:start="284"/>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sz w:val="24"/>
          <w:szCs w:val="24"/>
        </w:rPr>
        <w:t xml:space="preserve">Scoring: </w:t>
      </w:r>
    </w:p>
    <w:p>
      <w:pPr>
        <w:pStyle w:val="ListParagraph"/>
        <w:numPr>
          <w:ilvl w:val="0"/>
          <w:numId w:val="165"/>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PPE items are available in the laboratory, then score as </w:t>
      </w:r>
      <w:r>
        <w:rPr>
          <w:rFonts w:cs="Calibri" w:ascii="Calibri" w:hAnsi="Calibri" w:asciiTheme="minorHAnsi" w:cstheme="minorHAnsi" w:hAnsiTheme="minorHAnsi"/>
          <w:b/>
          <w:sz w:val="24"/>
          <w:szCs w:val="24"/>
          <w:u w:val="single"/>
        </w:rPr>
        <w:t>fully met.</w:t>
      </w:r>
    </w:p>
    <w:p>
      <w:pPr>
        <w:pStyle w:val="ListParagraph"/>
        <w:numPr>
          <w:ilvl w:val="0"/>
          <w:numId w:val="165"/>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PPE items are not available in the laboratory,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ind w:hanging="1170" w:start="1170"/>
        <w:rPr>
          <w:rFonts w:ascii="Calibri" w:hAnsi="Calibri" w:cs="Calibri" w:asciiTheme="minorHAnsi" w:cstheme="minorHAnsi" w:hAnsiTheme="minorHAnsi"/>
          <w:color w:themeColor="background1" w:val="FFFFFF"/>
        </w:rPr>
      </w:pPr>
      <w:bookmarkStart w:id="338" w:name="_Toc514931083"/>
      <w:bookmarkStart w:id="339" w:name="_Toc483909908"/>
      <w:r>
        <w:rPr>
          <w:rFonts w:cs="Calibri" w:ascii="Calibri" w:hAnsi="Calibri" w:asciiTheme="minorHAnsi" w:cstheme="minorHAnsi" w:hAnsiTheme="minorHAnsi"/>
          <w:color w:themeColor="background1" w:val="FFFFFF"/>
        </w:rPr>
        <w:t>Ind. 84:  All staff involved in the handling and disposal of laboratory waste shall receive regular vaccination</w:t>
      </w:r>
      <w:bookmarkEnd w:id="338"/>
      <w:bookmarkEnd w:id="339"/>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contextualSpacing/>
        <w:jc w:val="both"/>
        <w:rPr>
          <w:rFonts w:cs="Calibri" w:cstheme="minorHAnsi"/>
          <w:sz w:val="24"/>
          <w:szCs w:val="24"/>
        </w:rPr>
      </w:pPr>
      <w:r>
        <w:rPr>
          <w:rFonts w:cs="Calibri" w:cstheme="minorHAnsi"/>
          <w:sz w:val="24"/>
          <w:szCs w:val="24"/>
        </w:rPr>
        <w:t>Check the record for appropriate vaccination of staff involved in handling of biohazardous laboratory material. Also check if complete doses are given.</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Record of Vaccination of staff at risk against HIV/Hepatitis C. </w:t>
      </w:r>
    </w:p>
    <w:p>
      <w:pPr>
        <w:pStyle w:val="ListParagraph"/>
        <w:spacing w:before="120" w:after="120"/>
        <w:ind w:hanging="284" w:start="284"/>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sz w:val="24"/>
          <w:szCs w:val="24"/>
        </w:rPr>
        <w:t xml:space="preserve">Scoring: </w:t>
      </w:r>
    </w:p>
    <w:p>
      <w:pPr>
        <w:pStyle w:val="ListParagraph"/>
        <w:numPr>
          <w:ilvl w:val="0"/>
          <w:numId w:val="15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evidence that proper vaccination with complete doses is provided to the staff at risk, then score as </w:t>
      </w:r>
      <w:r>
        <w:rPr>
          <w:rFonts w:cs="Calibri" w:ascii="Calibri" w:hAnsi="Calibri" w:asciiTheme="minorHAnsi" w:cstheme="minorHAnsi" w:hAnsiTheme="minorHAnsi"/>
          <w:b/>
          <w:sz w:val="24"/>
          <w:szCs w:val="24"/>
          <w:u w:val="single"/>
        </w:rPr>
        <w:t>fully met.</w:t>
      </w:r>
    </w:p>
    <w:p>
      <w:pPr>
        <w:pStyle w:val="ListParagraph"/>
        <w:numPr>
          <w:ilvl w:val="0"/>
          <w:numId w:val="15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vaccination or incomplete vaccination,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340" w:name="_Toc514931084"/>
      <w:bookmarkStart w:id="341" w:name="_Toc483909910"/>
      <w:r>
        <w:rPr>
          <w:rFonts w:cs="Calibri" w:ascii="Calibri" w:hAnsi="Calibri" w:asciiTheme="minorHAnsi" w:cstheme="minorHAnsi" w:hAnsiTheme="minorHAnsi"/>
          <w:color w:themeColor="background1" w:val="FFFFFF"/>
        </w:rPr>
        <w:t>Ind. 85:  Annual medical check-up of all staff is documented</w:t>
      </w:r>
      <w:bookmarkEnd w:id="340"/>
      <w:bookmarkEnd w:id="341"/>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contextualSpacing/>
        <w:jc w:val="both"/>
        <w:rPr>
          <w:rFonts w:cs="Calibri" w:cstheme="minorHAnsi"/>
          <w:sz w:val="24"/>
          <w:szCs w:val="24"/>
        </w:rPr>
      </w:pPr>
      <w:r>
        <w:rPr>
          <w:rFonts w:cs="Calibri" w:cstheme="minorHAnsi"/>
          <w:sz w:val="24"/>
          <w:szCs w:val="24"/>
        </w:rPr>
        <w:t>Check the record for appropriate annual medical checkup of all staff involved in handling of bio hazardous laboratory material.</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Record of annual medical checkup of all staff involved in handling of bio hazardous laboratory material.</w:t>
      </w:r>
    </w:p>
    <w:p>
      <w:pPr>
        <w:pStyle w:val="Normal"/>
        <w:spacing w:lineRule="auto" w:line="276" w:before="120" w:after="120"/>
        <w:contextualSpacing/>
        <w:jc w:val="both"/>
        <w:rPr>
          <w:rFonts w:cs="Calibri" w:cstheme="minorHAnsi"/>
          <w:b/>
          <w:sz w:val="24"/>
          <w:szCs w:val="24"/>
        </w:rPr>
      </w:pPr>
      <w:r>
        <w:rPr>
          <w:rFonts w:cs="Calibri" w:cstheme="minorHAnsi"/>
          <w:sz w:val="24"/>
          <w:szCs w:val="24"/>
        </w:rPr>
        <w:t xml:space="preserve"> </w:t>
      </w:r>
      <w:r>
        <w:rPr>
          <w:rFonts w:cs="Calibri" w:cstheme="minorHAnsi"/>
          <w:b/>
          <w:sz w:val="24"/>
          <w:szCs w:val="24"/>
        </w:rPr>
        <w:t xml:space="preserve">Scoring: </w:t>
      </w:r>
    </w:p>
    <w:p>
      <w:pPr>
        <w:pStyle w:val="ListParagraph"/>
        <w:numPr>
          <w:ilvl w:val="0"/>
          <w:numId w:val="166"/>
        </w:numPr>
        <w:suppressAutoHyphens w:val="false"/>
        <w:spacing w:before="120" w:after="120"/>
        <w:ind w:hanging="270" w:start="27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evidence that proper annual medical checkup of all staff involved in handling bio hazardous laboratory material is done, then score as </w:t>
      </w:r>
      <w:r>
        <w:rPr>
          <w:rFonts w:cs="Calibri" w:ascii="Calibri" w:hAnsi="Calibri" w:asciiTheme="minorHAnsi" w:cstheme="minorHAnsi" w:hAnsiTheme="minorHAnsi"/>
          <w:b/>
          <w:sz w:val="24"/>
          <w:szCs w:val="24"/>
          <w:u w:val="single"/>
        </w:rPr>
        <w:t>fully met.</w:t>
      </w:r>
    </w:p>
    <w:p>
      <w:pPr>
        <w:pStyle w:val="ListParagraph"/>
        <w:numPr>
          <w:ilvl w:val="0"/>
          <w:numId w:val="159"/>
        </w:numPr>
        <w:spacing w:before="120" w:after="120"/>
        <w:ind w:hanging="270"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evidence of annual medical checkup of the staff, then score as </w:t>
      </w:r>
      <w:r>
        <w:rPr>
          <w:rFonts w:cs="Calibri" w:ascii="Calibri" w:hAnsi="Calibri" w:asciiTheme="minorHAnsi" w:cstheme="minorHAnsi" w:hAnsiTheme="minorHAnsi"/>
          <w:b/>
          <w:sz w:val="24"/>
          <w:szCs w:val="24"/>
          <w:u w:val="single"/>
        </w:rPr>
        <w:t>not met.</w:t>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Normal"/>
              <w:widowControl/>
              <w:spacing w:lineRule="auto" w:line="240" w:before="0" w:after="0"/>
              <w:ind w:end="-144"/>
              <w:contextualSpacing/>
              <w:jc w:val="center"/>
              <w:rPr>
                <w:rFonts w:cs="Calibri" w:cstheme="minorHAnsi"/>
                <w:b/>
                <w:color w:themeColor="text1" w:val="000000"/>
                <w:sz w:val="24"/>
                <w:lang w:val="en-GB"/>
              </w:rPr>
            </w:pPr>
            <w:r>
              <w:rPr>
                <w:rFonts w:eastAsia="Calibri" w:cs="Calibri" w:cstheme="minorHAnsi"/>
                <w:b/>
                <w:color w:themeColor="text1" w:val="000000"/>
                <w:kern w:val="0"/>
                <w:sz w:val="32"/>
                <w:szCs w:val="22"/>
                <w:lang w:val="en-GB" w:eastAsia="en-US" w:bidi="ar-SA"/>
              </w:rPr>
              <w:t>Guidelines</w:t>
            </w:r>
          </w:p>
        </w:tc>
      </w:tr>
      <w:tr>
        <w:trPr>
          <w:trHeight w:val="554" w:hRule="atLeast"/>
        </w:trPr>
        <w:tc>
          <w:tcPr>
            <w:tcW w:w="9540" w:type="dxa"/>
            <w:tcBorders/>
          </w:tcPr>
          <w:p>
            <w:pPr>
              <w:pStyle w:val="Normal"/>
              <w:widowControl/>
              <w:spacing w:lineRule="auto" w:line="240" w:before="0" w:after="0"/>
              <w:jc w:val="start"/>
              <w:rPr>
                <w:rFonts w:cs="Calibri" w:cstheme="minorHAnsi"/>
                <w:sz w:val="24"/>
              </w:rPr>
            </w:pPr>
            <w:bookmarkStart w:id="342" w:name="_Toc483909906"/>
            <w:r>
              <w:rPr>
                <w:rFonts w:eastAsia="Calibri" w:cs="Calibri" w:cstheme="minorHAnsi"/>
                <w:b/>
                <w:kern w:val="0"/>
                <w:sz w:val="24"/>
                <w:szCs w:val="22"/>
                <w:lang w:val="en-US" w:eastAsia="en-US" w:bidi="ar-SA"/>
              </w:rPr>
              <w:t>Proper Use of Equipment</w:t>
            </w:r>
            <w:bookmarkEnd w:id="342"/>
            <w:r>
              <w:rPr>
                <w:rFonts w:eastAsia="Calibri" w:cs="Calibri" w:cstheme="minorHAnsi"/>
                <w:b/>
                <w:kern w:val="0"/>
                <w:sz w:val="24"/>
                <w:szCs w:val="22"/>
                <w:lang w:val="en-US" w:eastAsia="en-US" w:bidi="ar-SA"/>
              </w:rPr>
              <w:t xml:space="preserve"> </w:t>
            </w:r>
          </w:p>
          <w:p>
            <w:pPr>
              <w:pStyle w:val="Normal"/>
              <w:widowControl/>
              <w:spacing w:lineRule="auto" w:line="240" w:before="0" w:after="0"/>
              <w:jc w:val="start"/>
              <w:rPr>
                <w:rFonts w:cs="Calibri" w:cstheme="minorHAnsi"/>
                <w:sz w:val="24"/>
              </w:rPr>
            </w:pPr>
            <w:bookmarkStart w:id="343" w:name="_Toc483909907"/>
            <w:r>
              <w:rPr>
                <w:rFonts w:eastAsia="Calibri" w:cs="Calibri" w:cstheme="minorHAnsi"/>
                <w:b/>
                <w:kern w:val="0"/>
                <w:sz w:val="24"/>
                <w:szCs w:val="22"/>
                <w:lang w:val="en-US" w:eastAsia="en-US" w:bidi="ar-SA"/>
              </w:rPr>
              <w:t>Biological Safety Cabinets</w:t>
            </w:r>
            <w:bookmarkEnd w:id="343"/>
            <w:r>
              <w:rPr>
                <w:rFonts w:eastAsia="Calibri" w:cs="Calibri" w:cstheme="minorHAnsi"/>
                <w:b/>
                <w:kern w:val="0"/>
                <w:sz w:val="24"/>
                <w:szCs w:val="22"/>
                <w:lang w:val="en-US" w:eastAsia="en-US" w:bidi="ar-SA"/>
              </w:rPr>
              <w:t xml:space="preserve"> </w:t>
            </w:r>
          </w:p>
          <w:p>
            <w:pPr>
              <w:pStyle w:val="TOC1"/>
              <w:widowControl/>
              <w:numPr>
                <w:ilvl w:val="0"/>
                <w:numId w:val="285"/>
              </w:numPr>
              <w:tabs>
                <w:tab w:val="clear" w:pos="8100"/>
                <w:tab w:val="clear" w:pos="10128"/>
              </w:tabs>
              <w:suppressAutoHyphens w:val="false"/>
              <w:spacing w:lineRule="auto" w:line="276" w:before="0" w:after="240"/>
              <w:ind w:hanging="360" w:start="1080" w:end="0"/>
              <w:jc w:val="both"/>
              <w:rPr>
                <w:rFonts w:ascii="Calibri" w:hAnsi="Calibri" w:cs="Calibri" w:asciiTheme="minorHAnsi" w:cstheme="minorHAnsi" w:hAnsiTheme="minorHAnsi"/>
                <w:b w:val="false"/>
                <w:color w:themeColor="text1" w:val="000000"/>
              </w:rPr>
            </w:pPr>
            <w:r>
              <w:rPr>
                <w:rFonts w:cs="Calibri" w:ascii="Calibri" w:hAnsi="Calibri" w:asciiTheme="minorHAnsi" w:cstheme="minorHAnsi" w:hAnsiTheme="minorHAnsi"/>
                <w:b w:val="false"/>
                <w:color w:themeColor="text1" w:val="000000"/>
                <w:kern w:val="0"/>
                <w:lang w:val="en-US" w:bidi="ar-SA"/>
              </w:rPr>
              <w:t>To assure sterility inside the cabinet and establish proper air flow for containment, the blower should be turned on at least ten minutes before infectious materials are to be put into the biosafety cabinet.</w:t>
            </w:r>
          </w:p>
          <w:p>
            <w:pPr>
              <w:pStyle w:val="TOC1"/>
              <w:widowControl/>
              <w:numPr>
                <w:ilvl w:val="0"/>
                <w:numId w:val="168"/>
              </w:numPr>
              <w:tabs>
                <w:tab w:val="clear" w:pos="8100"/>
                <w:tab w:val="clear" w:pos="10128"/>
              </w:tabs>
              <w:suppressAutoHyphens w:val="false"/>
              <w:spacing w:lineRule="auto" w:line="276" w:before="0" w:after="240"/>
              <w:ind w:hanging="360" w:start="1080" w:end="0"/>
              <w:jc w:val="both"/>
              <w:rPr>
                <w:rFonts w:ascii="Calibri" w:hAnsi="Calibri" w:cs="Calibri" w:asciiTheme="minorHAnsi" w:cstheme="minorHAnsi" w:hAnsiTheme="minorHAnsi"/>
                <w:b w:val="false"/>
                <w:color w:themeColor="text1" w:val="000000"/>
              </w:rPr>
            </w:pPr>
            <w:r>
              <w:rPr>
                <w:rFonts w:cs="Calibri" w:ascii="Calibri" w:hAnsi="Calibri" w:asciiTheme="minorHAnsi" w:cstheme="minorHAnsi" w:hAnsiTheme="minorHAnsi"/>
                <w:b w:val="false"/>
                <w:color w:themeColor="text1" w:val="000000"/>
                <w:kern w:val="0"/>
                <w:lang w:val="en-US" w:bidi="ar-SA"/>
              </w:rPr>
              <w:t xml:space="preserve">Biosafety cabinets must be certified prior to use. A qualified outside contractor must certify these cabinets annually. Check the certification sticker on the front of the unit to verify your biosafety cabinet’s condition. </w:t>
            </w:r>
          </w:p>
          <w:p>
            <w:pPr>
              <w:pStyle w:val="TOC1"/>
              <w:widowControl/>
              <w:numPr>
                <w:ilvl w:val="0"/>
                <w:numId w:val="168"/>
              </w:numPr>
              <w:tabs>
                <w:tab w:val="clear" w:pos="8100"/>
                <w:tab w:val="clear" w:pos="10128"/>
              </w:tabs>
              <w:suppressAutoHyphens w:val="false"/>
              <w:spacing w:lineRule="auto" w:line="276" w:before="0" w:after="240"/>
              <w:ind w:hanging="360" w:start="1080" w:end="0"/>
              <w:jc w:val="both"/>
              <w:rPr>
                <w:rFonts w:ascii="Calibri" w:hAnsi="Calibri" w:cs="Calibri" w:asciiTheme="minorHAnsi" w:cstheme="minorHAnsi" w:hAnsiTheme="minorHAnsi"/>
                <w:b w:val="false"/>
                <w:color w:themeColor="text1" w:val="000000"/>
              </w:rPr>
            </w:pPr>
            <w:r>
              <w:rPr>
                <w:rFonts w:cs="Calibri" w:ascii="Calibri" w:hAnsi="Calibri" w:asciiTheme="minorHAnsi" w:cstheme="minorHAnsi" w:hAnsiTheme="minorHAnsi"/>
                <w:b w:val="false"/>
                <w:color w:themeColor="text1" w:val="000000"/>
                <w:kern w:val="0"/>
                <w:lang w:val="en-US" w:bidi="ar-SA"/>
              </w:rPr>
              <w:t>The biosafety cabinet air flow (“Magnehelic”) gauge should be checked (reading is equal to approximately 0.5 inches) to assure proper operation of the cabinet before placing any materials into it. Readings indicate relative pressure drop across the High Efficiency Particulate Air (HEPA) filter. Higher readings may, therefore, indicate filter clogging. Zero readings may indicate loss of filter integrity.  In either of these cases, notify the Laboratory Manager.</w:t>
            </w:r>
          </w:p>
          <w:p>
            <w:pPr>
              <w:pStyle w:val="TOC1"/>
              <w:widowControl/>
              <w:numPr>
                <w:ilvl w:val="0"/>
                <w:numId w:val="168"/>
              </w:numPr>
              <w:tabs>
                <w:tab w:val="clear" w:pos="8100"/>
                <w:tab w:val="clear" w:pos="10128"/>
              </w:tabs>
              <w:suppressAutoHyphens w:val="false"/>
              <w:spacing w:lineRule="auto" w:line="276" w:before="0" w:after="240"/>
              <w:ind w:hanging="360" w:start="1080" w:end="0"/>
              <w:jc w:val="both"/>
              <w:rPr>
                <w:rFonts w:ascii="Calibri" w:hAnsi="Calibri" w:cs="Calibri" w:asciiTheme="minorHAnsi" w:cstheme="minorHAnsi" w:hAnsiTheme="minorHAnsi"/>
                <w:b w:val="false"/>
                <w:color w:themeColor="text1" w:val="000000"/>
              </w:rPr>
            </w:pPr>
            <w:r>
              <w:rPr>
                <w:rFonts w:cs="Calibri" w:ascii="Calibri" w:hAnsi="Calibri" w:asciiTheme="minorHAnsi" w:cstheme="minorHAnsi" w:hAnsiTheme="minorHAnsi"/>
                <w:b w:val="false"/>
                <w:color w:themeColor="text1" w:val="000000"/>
                <w:kern w:val="0"/>
                <w:lang w:val="en-US" w:bidi="ar-SA"/>
              </w:rPr>
              <w:t>NEVER place anything over the front or rear grill of a biosafety cabinet.</w:t>
            </w:r>
          </w:p>
          <w:p>
            <w:pPr>
              <w:pStyle w:val="ListParagraph"/>
              <w:widowControl/>
              <w:numPr>
                <w:ilvl w:val="0"/>
                <w:numId w:val="168"/>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Disrupting the airflow into the front grill allows contaminated air from inside the cabinet to blow into the lab or directly at the person sitting at the cabinet. It also allows non-sterile air from the room to blow into the biosafety cabinet over the experiments.</w:t>
            </w:r>
          </w:p>
          <w:p>
            <w:pPr>
              <w:pStyle w:val="ListParagraph"/>
              <w:widowControl/>
              <w:numPr>
                <w:ilvl w:val="0"/>
                <w:numId w:val="168"/>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Materials should be placed in the cabinet so as not to block air flow into the rear grill. Leave a few inches for air to flow around objects. Any disruption of the air flow in the cabinet decreases its effectiveness.</w:t>
            </w:r>
          </w:p>
          <w:p>
            <w:pPr>
              <w:pStyle w:val="ListParagraph"/>
              <w:widowControl/>
              <w:numPr>
                <w:ilvl w:val="0"/>
                <w:numId w:val="168"/>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Before manipulating infectious materials, make sure that you have everything you need in the cabinet. The fewer times you pull your hands out of the cabinet, the less disruption of the air flow.</w:t>
            </w:r>
          </w:p>
          <w:p>
            <w:pPr>
              <w:pStyle w:val="ListParagraph"/>
              <w:widowControl/>
              <w:numPr>
                <w:ilvl w:val="0"/>
                <w:numId w:val="168"/>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 xml:space="preserve">Work should be performed in the center of the work surface of the cabinet whenever possible. Work outward progressing from clean to dirty (contaminated). However, infectious agents should not be placed directly adjacent to or directly on the intake grills. </w:t>
            </w:r>
          </w:p>
          <w:p>
            <w:pPr>
              <w:pStyle w:val="ListParagraph"/>
              <w:widowControl/>
              <w:numPr>
                <w:ilvl w:val="0"/>
                <w:numId w:val="168"/>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After manipulating infectious agents, make sure all containers are tightly closed.</w:t>
            </w:r>
          </w:p>
          <w:p>
            <w:pPr>
              <w:pStyle w:val="ListParagraph"/>
              <w:widowControl/>
              <w:numPr>
                <w:ilvl w:val="0"/>
                <w:numId w:val="168"/>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 xml:space="preserve">All waste and disposable items generated by work in the cabinet should be left </w:t>
            </w:r>
            <w:r>
              <w:rPr>
                <w:rFonts w:cs="Calibri" w:ascii="Calibri" w:hAnsi="Calibri" w:asciiTheme="minorHAnsi" w:cstheme="minorHAnsi" w:hAnsiTheme="minorHAnsi"/>
                <w:i/>
                <w:color w:themeColor="text1" w:val="000000"/>
                <w:kern w:val="0"/>
                <w:sz w:val="24"/>
                <w:szCs w:val="24"/>
                <w:lang w:val="en-US" w:bidi="ar-SA"/>
              </w:rPr>
              <w:t xml:space="preserve">(describe where it should be stored) </w:t>
            </w:r>
            <w:r>
              <w:rPr>
                <w:rFonts w:cs="Calibri" w:ascii="Calibri" w:hAnsi="Calibri" w:asciiTheme="minorHAnsi" w:cstheme="minorHAnsi" w:hAnsiTheme="minorHAnsi"/>
                <w:color w:themeColor="text1" w:val="000000"/>
                <w:kern w:val="0"/>
                <w:sz w:val="24"/>
                <w:szCs w:val="24"/>
                <w:lang w:val="en-US" w:bidi="ar-SA"/>
              </w:rPr>
              <w:t xml:space="preserve">until properly decontaminated or contained for transport to the autoclave                                                                                                                                                                                                                                                                                                                                                                                                                                                                                                                                                                                                                                                                                                                                                                                                                                                                                                                                                                                                                                                                                                                                                                                                                                                                                                                                                                                                                                                                                                                                                                                                                                                                                                                                                                                                                                                                                                                                                         </w:t>
            </w:r>
          </w:p>
          <w:p>
            <w:pPr>
              <w:pStyle w:val="TOC1"/>
              <w:widowControl/>
              <w:numPr>
                <w:ilvl w:val="0"/>
                <w:numId w:val="168"/>
              </w:numPr>
              <w:tabs>
                <w:tab w:val="clear" w:pos="8100"/>
                <w:tab w:val="clear" w:pos="10128"/>
              </w:tabs>
              <w:suppressAutoHyphens w:val="false"/>
              <w:spacing w:lineRule="auto" w:line="276" w:before="0" w:after="240"/>
              <w:ind w:hanging="360" w:start="1080" w:end="0"/>
              <w:jc w:val="both"/>
              <w:rPr>
                <w:rFonts w:ascii="Calibri" w:hAnsi="Calibri" w:cs="Calibri" w:asciiTheme="minorHAnsi" w:cstheme="minorHAnsi" w:hAnsiTheme="minorHAnsi"/>
                <w:color w:themeColor="text1" w:val="000000"/>
              </w:rPr>
            </w:pPr>
            <w:r>
              <w:rPr>
                <w:rFonts w:cs="Calibri" w:ascii="Calibri" w:hAnsi="Calibri" w:asciiTheme="minorHAnsi" w:cstheme="minorHAnsi" w:hAnsiTheme="minorHAnsi"/>
                <w:color w:themeColor="text1" w:val="000000"/>
                <w:kern w:val="0"/>
                <w:lang w:val="en-US" w:bidi="ar-SA"/>
              </w:rPr>
              <w:t xml:space="preserve">After the cabinet has been emptied, wipe inner surfaces with </w:t>
            </w:r>
            <w:r>
              <w:rPr>
                <w:rFonts w:cs="Calibri" w:ascii="Calibri" w:hAnsi="Calibri" w:asciiTheme="minorHAnsi" w:cstheme="minorHAnsi" w:hAnsiTheme="minorHAnsi"/>
                <w:i/>
                <w:color w:themeColor="text1" w:val="000000"/>
                <w:kern w:val="0"/>
                <w:lang w:val="en-US" w:bidi="ar-SA"/>
              </w:rPr>
              <w:t>(name of disinfectant)</w:t>
            </w:r>
            <w:r>
              <w:rPr>
                <w:rFonts w:cs="Calibri" w:ascii="Calibri" w:hAnsi="Calibri" w:asciiTheme="minorHAnsi" w:cstheme="minorHAnsi" w:hAnsiTheme="minorHAnsi"/>
                <w:color w:themeColor="text1" w:val="000000"/>
                <w:kern w:val="0"/>
                <w:lang w:val="en-US" w:bidi="ar-SA"/>
              </w:rPr>
              <w:t>, followed by 70% ethanol. Do not shut down the blower.  (</w:t>
            </w:r>
            <w:r>
              <w:rPr>
                <w:rFonts w:cs="Calibri" w:ascii="Calibri" w:hAnsi="Calibri" w:asciiTheme="minorHAnsi" w:cstheme="minorHAnsi" w:hAnsiTheme="minorHAnsi"/>
                <w:i/>
                <w:color w:themeColor="text1" w:val="000000"/>
                <w:kern w:val="0"/>
                <w:lang w:val="en-US" w:bidi="ar-SA"/>
              </w:rPr>
              <w:t>these instructions must be written to accommodate your lab practices</w:t>
            </w:r>
            <w:r>
              <w:rPr>
                <w:rFonts w:cs="Calibri" w:ascii="Calibri" w:hAnsi="Calibri" w:asciiTheme="minorHAnsi" w:cstheme="minorHAnsi" w:hAnsiTheme="minorHAnsi"/>
                <w:color w:themeColor="text1" w:val="000000"/>
                <w:kern w:val="0"/>
                <w:lang w:val="en-US" w:bidi="ar-SA"/>
              </w:rPr>
              <w:t>).</w:t>
            </w:r>
          </w:p>
          <w:p>
            <w:pPr>
              <w:pStyle w:val="ListParagraph"/>
              <w:widowControl/>
              <w:numPr>
                <w:ilvl w:val="0"/>
                <w:numId w:val="168"/>
              </w:numPr>
              <w:suppressAutoHyphens w:val="false"/>
              <w:spacing w:before="0" w:after="160"/>
              <w:contextualSpacing/>
              <w:jc w:val="both"/>
              <w:rPr>
                <w:rFonts w:ascii="Calibri" w:hAnsi="Calibri" w:cs="Calibri" w:asciiTheme="minorHAnsi" w:cstheme="minorHAnsi" w:hAnsiTheme="minorHAnsi"/>
                <w:b/>
                <w:bCs/>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 xml:space="preserve">The bleach in the vacuum traps must be changed after one week of use or when the flask is half full.  </w:t>
            </w:r>
          </w:p>
          <w:p>
            <w:pPr>
              <w:pStyle w:val="ListParagraph"/>
              <w:widowControl/>
              <w:spacing w:before="0" w:after="200"/>
              <w:ind w:start="1080"/>
              <w:jc w:val="both"/>
              <w:rPr>
                <w:rFonts w:ascii="Calibri" w:hAnsi="Calibri" w:cs="Calibri" w:asciiTheme="minorHAnsi" w:cstheme="minorHAnsi" w:hAnsiTheme="minorHAnsi"/>
                <w:b/>
                <w:bCs/>
                <w:color w:themeColor="text1" w:val="000000"/>
                <w:sz w:val="24"/>
                <w:szCs w:val="24"/>
              </w:rPr>
            </w:pPr>
            <w:r>
              <w:rPr>
                <w:rFonts w:cs="Calibri" w:ascii="Calibri" w:hAnsi="Calibri" w:asciiTheme="minorHAnsi" w:cstheme="minorHAnsi" w:hAnsiTheme="minorHAnsi"/>
                <w:b/>
                <w:bCs/>
                <w:color w:themeColor="text1" w:val="000000"/>
                <w:kern w:val="0"/>
                <w:sz w:val="24"/>
                <w:szCs w:val="24"/>
                <w:lang w:val="en-US" w:bidi="ar-SA"/>
              </w:rPr>
              <w:t>NOTE: No biological agent-containing material should be allowed into any drain connected to the sanitary sewer system (e.g., from a sink) unless the method of inactivation has been pre-approved by the Department of Health. Please contact------- to obtain pre-approval.</w:t>
            </w:r>
          </w:p>
          <w:p>
            <w:pPr>
              <w:pStyle w:val="ListParagraph"/>
              <w:widowControl/>
              <w:numPr>
                <w:ilvl w:val="0"/>
                <w:numId w:val="168"/>
              </w:numPr>
              <w:suppressAutoHyphens w:val="false"/>
              <w:spacing w:before="0" w:after="160"/>
              <w:contextualSpacing/>
              <w:jc w:val="both"/>
              <w:rPr>
                <w:rFonts w:ascii="Calibri" w:hAnsi="Calibri" w:cs="Calibri" w:asciiTheme="minorHAnsi" w:cstheme="minorHAnsi" w:hAnsiTheme="minorHAnsi"/>
                <w:b/>
                <w:bCs/>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The vacuum filters must be replaced if clogged or if liquid makes contact with the filter. Used filters should be placed in the waste to be autoclaved.</w:t>
            </w:r>
          </w:p>
          <w:p>
            <w:pPr>
              <w:pStyle w:val="Normal"/>
              <w:widowControl/>
              <w:spacing w:lineRule="auto" w:line="276" w:before="0" w:after="0"/>
              <w:ind w:hanging="720" w:start="1440"/>
              <w:jc w:val="both"/>
              <w:rPr>
                <w:rFonts w:cs="Calibri" w:cstheme="minorHAnsi"/>
                <w:b/>
                <w:color w:themeColor="text1" w:val="000000"/>
                <w:sz w:val="24"/>
                <w:szCs w:val="24"/>
              </w:rPr>
            </w:pPr>
            <w:r>
              <w:rPr>
                <w:rFonts w:eastAsia="Calibri" w:cs="Calibri" w:cstheme="minorHAnsi"/>
                <w:color w:themeColor="text1" w:val="000000"/>
                <w:kern w:val="0"/>
                <w:sz w:val="24"/>
                <w:szCs w:val="24"/>
                <w:lang w:val="en-US" w:eastAsia="en-US" w:bidi="ar-SA"/>
              </w:rPr>
              <w:t xml:space="preserve">NOTE: Though Class IIB cabinets are hard-ducted (so that all air is removed from the room), Class IIA cabinets recirculate about 70% of the air inside themselves and exhaust the remainder to the lab. Any use of volatile solvents, such as absolute ethanol, should be kept to a minimum or done elsewhere. </w:t>
            </w:r>
            <w:r>
              <w:rPr>
                <w:rFonts w:eastAsia="Calibri" w:cs="Calibri" w:cstheme="minorHAnsi"/>
                <w:b/>
                <w:color w:themeColor="text1" w:val="000000"/>
                <w:kern w:val="0"/>
                <w:sz w:val="24"/>
                <w:szCs w:val="24"/>
                <w:lang w:val="en-US" w:eastAsia="en-US" w:bidi="ar-SA"/>
              </w:rPr>
              <w:t>Dangerously high levels of volatile vapors can accumulate inside the cabinet and pose a threat of fire or explosion.</w:t>
            </w:r>
          </w:p>
          <w:p>
            <w:pPr>
              <w:pStyle w:val="ListParagraph"/>
              <w:widowControl/>
              <w:numPr>
                <w:ilvl w:val="0"/>
                <w:numId w:val="286"/>
              </w:numPr>
              <w:suppressAutoHyphens w:val="false"/>
              <w:spacing w:before="0" w:after="160"/>
              <w:contextualSpacing/>
              <w:jc w:val="both"/>
              <w:rPr>
                <w:rFonts w:ascii="Calibri" w:hAnsi="Calibri" w:cs="Calibri" w:asciiTheme="minorHAnsi" w:cstheme="minorHAnsi" w:hAnsiTheme="minorHAnsi"/>
                <w:b/>
                <w:color w:themeColor="text1" w:val="000000"/>
                <w:sz w:val="24"/>
                <w:szCs w:val="24"/>
              </w:rPr>
            </w:pPr>
            <w:r>
              <w:rPr>
                <w:rFonts w:cs="Calibri" w:ascii="Calibri" w:hAnsi="Calibri" w:asciiTheme="minorHAnsi" w:cstheme="minorHAnsi" w:hAnsiTheme="minorHAnsi"/>
                <w:b/>
                <w:color w:themeColor="text1" w:val="000000"/>
                <w:kern w:val="0"/>
                <w:sz w:val="24"/>
                <w:szCs w:val="24"/>
                <w:lang w:val="en-US" w:bidi="ar-SA"/>
              </w:rPr>
              <w:t>Incubators</w:t>
            </w:r>
          </w:p>
          <w:p>
            <w:pPr>
              <w:pStyle w:val="ListParagraph"/>
              <w:widowControl/>
              <w:numPr>
                <w:ilvl w:val="0"/>
                <w:numId w:val="287"/>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 xml:space="preserve">Upright Incubators </w:t>
            </w:r>
            <w:r>
              <w:rPr>
                <w:rFonts w:cs="Calibri" w:ascii="Calibri" w:hAnsi="Calibri" w:asciiTheme="minorHAnsi" w:cstheme="minorHAnsi" w:hAnsiTheme="minorHAnsi"/>
                <w:i/>
                <w:color w:themeColor="text1" w:val="000000"/>
                <w:kern w:val="0"/>
                <w:sz w:val="24"/>
                <w:szCs w:val="24"/>
                <w:lang w:val="en-US" w:bidi="ar-SA"/>
              </w:rPr>
              <w:t>(these must be written specific to your lab)</w:t>
            </w:r>
          </w:p>
          <w:p>
            <w:pPr>
              <w:pStyle w:val="ListParagraph"/>
              <w:widowControl/>
              <w:numPr>
                <w:ilvl w:val="1"/>
                <w:numId w:val="170"/>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Incubators are normally set at 37</w:t>
            </w:r>
            <w:r>
              <w:rPr>
                <w:rFonts w:cs="Calibri" w:ascii="Calibri" w:hAnsi="Calibri" w:asciiTheme="minorHAnsi" w:cstheme="minorHAnsi" w:hAnsiTheme="minorHAnsi"/>
                <w:color w:themeColor="text1" w:val="000000"/>
                <w:kern w:val="0"/>
                <w:sz w:val="24"/>
                <w:szCs w:val="24"/>
                <w:vertAlign w:val="superscript"/>
                <w:lang w:val="en-US" w:bidi="ar-SA"/>
              </w:rPr>
              <w:t>o</w:t>
            </w:r>
            <w:r>
              <w:rPr>
                <w:rFonts w:cs="Calibri" w:ascii="Calibri" w:hAnsi="Calibri" w:asciiTheme="minorHAnsi" w:cstheme="minorHAnsi" w:hAnsiTheme="minorHAnsi"/>
                <w:color w:themeColor="text1" w:val="000000"/>
                <w:kern w:val="0"/>
                <w:sz w:val="24"/>
                <w:szCs w:val="24"/>
                <w:lang w:val="en-US" w:bidi="ar-SA"/>
              </w:rPr>
              <w:t xml:space="preserve"> C.</w:t>
            </w:r>
          </w:p>
          <w:p>
            <w:pPr>
              <w:pStyle w:val="ListParagraph"/>
              <w:widowControl/>
              <w:numPr>
                <w:ilvl w:val="1"/>
                <w:numId w:val="170"/>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Temperature should be checked each day by all users.</w:t>
            </w:r>
          </w:p>
          <w:p>
            <w:pPr>
              <w:pStyle w:val="ListParagraph"/>
              <w:widowControl/>
              <w:numPr>
                <w:ilvl w:val="1"/>
                <w:numId w:val="170"/>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 xml:space="preserve">Operation manuals are located </w:t>
            </w:r>
            <w:r>
              <w:rPr>
                <w:rFonts w:cs="Calibri" w:ascii="Calibri" w:hAnsi="Calibri" w:asciiTheme="minorHAnsi" w:cstheme="minorHAnsi" w:hAnsiTheme="minorHAnsi"/>
                <w:i/>
                <w:color w:themeColor="text1" w:val="000000"/>
                <w:kern w:val="0"/>
                <w:sz w:val="24"/>
                <w:szCs w:val="24"/>
                <w:lang w:val="en-US" w:bidi="ar-SA"/>
              </w:rPr>
              <w:t>(describe where these are)</w:t>
            </w:r>
            <w:r>
              <w:rPr>
                <w:rFonts w:cs="Calibri" w:ascii="Calibri" w:hAnsi="Calibri" w:asciiTheme="minorHAnsi" w:cstheme="minorHAnsi" w:hAnsiTheme="minorHAnsi"/>
                <w:color w:themeColor="text1" w:val="000000"/>
                <w:kern w:val="0"/>
                <w:sz w:val="24"/>
                <w:szCs w:val="24"/>
                <w:lang w:val="en-US" w:bidi="ar-SA"/>
              </w:rPr>
              <w:t>.</w:t>
            </w:r>
          </w:p>
          <w:p>
            <w:pPr>
              <w:pStyle w:val="ListParagraph"/>
              <w:widowControl/>
              <w:numPr>
                <w:ilvl w:val="1"/>
                <w:numId w:val="170"/>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If an alarm is sounding, check the panel for the identifying blinking light.</w:t>
            </w:r>
          </w:p>
          <w:p>
            <w:pPr>
              <w:pStyle w:val="ListParagraph"/>
              <w:widowControl/>
              <w:numPr>
                <w:ilvl w:val="3"/>
                <w:numId w:val="171"/>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If there is no obvious reason for the alarm, contact the Lab Manager.</w:t>
            </w:r>
          </w:p>
          <w:p>
            <w:pPr>
              <w:pStyle w:val="ListParagraph"/>
              <w:widowControl/>
              <w:numPr>
                <w:ilvl w:val="3"/>
                <w:numId w:val="171"/>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The “CO</w:t>
            </w:r>
            <w:r>
              <w:rPr>
                <w:rFonts w:cs="Calibri" w:ascii="Calibri" w:hAnsi="Calibri" w:asciiTheme="minorHAnsi" w:cstheme="minorHAnsi" w:hAnsiTheme="minorHAnsi"/>
                <w:color w:themeColor="text1" w:val="000000"/>
                <w:kern w:val="0"/>
                <w:sz w:val="24"/>
                <w:szCs w:val="24"/>
                <w:vertAlign w:val="subscript"/>
                <w:lang w:val="en-US" w:bidi="ar-SA"/>
              </w:rPr>
              <w:t>2</w:t>
            </w:r>
            <w:r>
              <w:rPr>
                <w:rFonts w:cs="Calibri" w:ascii="Calibri" w:hAnsi="Calibri" w:asciiTheme="minorHAnsi" w:cstheme="minorHAnsi" w:hAnsiTheme="minorHAnsi"/>
                <w:color w:themeColor="text1" w:val="000000"/>
                <w:kern w:val="0"/>
                <w:sz w:val="24"/>
                <w:szCs w:val="24"/>
                <w:lang w:val="en-US" w:bidi="ar-SA"/>
              </w:rPr>
              <w:t xml:space="preserve"> Low” (or High) message indicates a deviation from 5% CO</w:t>
            </w:r>
            <w:r>
              <w:rPr>
                <w:rFonts w:cs="Calibri" w:ascii="Calibri" w:hAnsi="Calibri" w:asciiTheme="minorHAnsi" w:cstheme="minorHAnsi" w:hAnsiTheme="minorHAnsi"/>
                <w:color w:themeColor="text1" w:val="000000"/>
                <w:kern w:val="0"/>
                <w:sz w:val="24"/>
                <w:szCs w:val="24"/>
                <w:vertAlign w:val="subscript"/>
                <w:lang w:val="en-US" w:bidi="ar-SA"/>
              </w:rPr>
              <w:t>2</w:t>
            </w:r>
            <w:r>
              <w:rPr>
                <w:rFonts w:cs="Calibri" w:ascii="Calibri" w:hAnsi="Calibri" w:asciiTheme="minorHAnsi" w:cstheme="minorHAnsi" w:hAnsiTheme="minorHAnsi"/>
                <w:color w:themeColor="text1" w:val="000000"/>
                <w:kern w:val="0"/>
                <w:sz w:val="24"/>
                <w:szCs w:val="24"/>
                <w:lang w:val="en-US" w:bidi="ar-SA"/>
              </w:rPr>
              <w:t xml:space="preserve">.  Check the hose from the wall to the unit. </w:t>
            </w:r>
          </w:p>
          <w:p>
            <w:pPr>
              <w:pStyle w:val="ListParagraph"/>
              <w:widowControl/>
              <w:numPr>
                <w:ilvl w:val="3"/>
                <w:numId w:val="171"/>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The “tank farm” must be checked for empty tanks once/week.</w:t>
            </w:r>
          </w:p>
          <w:p>
            <w:pPr>
              <w:pStyle w:val="ListParagraph"/>
              <w:widowControl/>
              <w:numPr>
                <w:ilvl w:val="2"/>
                <w:numId w:val="171"/>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 xml:space="preserve">Decontaminate incubators at least every </w:t>
            </w:r>
            <w:r>
              <w:rPr>
                <w:rFonts w:cs="Calibri" w:ascii="Calibri" w:hAnsi="Calibri" w:asciiTheme="minorHAnsi" w:cstheme="minorHAnsi" w:hAnsiTheme="minorHAnsi"/>
                <w:i/>
                <w:color w:themeColor="text1" w:val="000000"/>
                <w:kern w:val="0"/>
                <w:sz w:val="24"/>
                <w:szCs w:val="24"/>
                <w:lang w:val="en-US" w:bidi="ar-SA"/>
              </w:rPr>
              <w:t>(insert length of time)</w:t>
            </w:r>
            <w:r>
              <w:rPr>
                <w:rFonts w:cs="Calibri" w:ascii="Calibri" w:hAnsi="Calibri" w:asciiTheme="minorHAnsi" w:cstheme="minorHAnsi" w:hAnsiTheme="minorHAnsi"/>
                <w:color w:themeColor="text1" w:val="000000"/>
                <w:kern w:val="0"/>
                <w:sz w:val="24"/>
                <w:szCs w:val="24"/>
                <w:lang w:val="en-US" w:bidi="ar-SA"/>
              </w:rPr>
              <w:t>.</w:t>
            </w:r>
          </w:p>
          <w:p>
            <w:pPr>
              <w:pStyle w:val="ListParagraph"/>
              <w:widowControl/>
              <w:numPr>
                <w:ilvl w:val="0"/>
                <w:numId w:val="167"/>
              </w:numPr>
              <w:suppressAutoHyphens w:val="false"/>
              <w:spacing w:before="0" w:after="160"/>
              <w:contextualSpacing/>
              <w:jc w:val="both"/>
              <w:rPr>
                <w:rFonts w:ascii="Calibri" w:hAnsi="Calibri" w:cs="Calibri" w:asciiTheme="minorHAnsi" w:cstheme="minorHAnsi" w:hAnsiTheme="minorHAnsi"/>
                <w:b/>
                <w:color w:themeColor="text1" w:val="000000"/>
                <w:sz w:val="24"/>
                <w:szCs w:val="24"/>
              </w:rPr>
            </w:pPr>
            <w:r>
              <w:rPr>
                <w:rFonts w:cs="Calibri" w:ascii="Calibri" w:hAnsi="Calibri" w:asciiTheme="minorHAnsi" w:cstheme="minorHAnsi" w:hAnsiTheme="minorHAnsi"/>
                <w:b/>
                <w:color w:themeColor="text1" w:val="000000"/>
                <w:kern w:val="0"/>
                <w:sz w:val="24"/>
                <w:szCs w:val="24"/>
                <w:lang w:val="en-US" w:bidi="ar-SA"/>
              </w:rPr>
              <w:t>Water bath</w:t>
            </w:r>
          </w:p>
          <w:p>
            <w:pPr>
              <w:pStyle w:val="Normal"/>
              <w:widowControl/>
              <w:spacing w:lineRule="auto" w:line="276" w:before="0" w:after="0"/>
              <w:ind w:start="360"/>
              <w:jc w:val="both"/>
              <w:rPr>
                <w:rFonts w:cs="Calibri" w:cstheme="minorHAnsi"/>
                <w:color w:themeColor="text1" w:val="000000"/>
                <w:sz w:val="24"/>
                <w:szCs w:val="24"/>
              </w:rPr>
            </w:pPr>
            <w:r>
              <w:rPr>
                <w:rFonts w:eastAsia="Calibri" w:cs="Calibri" w:cstheme="minorHAnsi"/>
                <w:color w:themeColor="text1" w:val="000000"/>
                <w:kern w:val="0"/>
                <w:sz w:val="24"/>
                <w:szCs w:val="24"/>
                <w:lang w:val="en-US" w:eastAsia="en-US" w:bidi="ar-SA"/>
              </w:rPr>
              <w:t xml:space="preserve">The water bath should be monitored for water level, and filled with distilled water only.  To prevent growth of any organisms, water should be treated with </w:t>
            </w:r>
            <w:r>
              <w:rPr>
                <w:rFonts w:eastAsia="Calibri" w:cs="Calibri" w:cstheme="minorHAnsi"/>
                <w:i/>
                <w:color w:themeColor="text1" w:val="000000"/>
                <w:kern w:val="0"/>
                <w:sz w:val="24"/>
                <w:szCs w:val="24"/>
                <w:lang w:val="en-US" w:eastAsia="en-US" w:bidi="ar-SA"/>
              </w:rPr>
              <w:t>(name of disinfectant)</w:t>
            </w:r>
            <w:r>
              <w:rPr>
                <w:rFonts w:eastAsia="Calibri" w:cs="Calibri" w:cstheme="minorHAnsi"/>
                <w:color w:themeColor="text1" w:val="000000"/>
                <w:kern w:val="0"/>
                <w:sz w:val="24"/>
                <w:szCs w:val="24"/>
                <w:lang w:val="en-US" w:eastAsia="en-US" w:bidi="ar-SA"/>
              </w:rPr>
              <w:t>.</w:t>
            </w:r>
          </w:p>
          <w:p>
            <w:pPr>
              <w:pStyle w:val="ListParagraph"/>
              <w:widowControl/>
              <w:numPr>
                <w:ilvl w:val="0"/>
                <w:numId w:val="167"/>
              </w:numPr>
              <w:suppressAutoHyphens w:val="false"/>
              <w:spacing w:before="0" w:after="160"/>
              <w:contextualSpacing/>
              <w:jc w:val="both"/>
              <w:rPr>
                <w:rFonts w:ascii="Calibri" w:hAnsi="Calibri" w:cs="Calibri" w:asciiTheme="minorHAnsi" w:cstheme="minorHAnsi" w:hAnsiTheme="minorHAnsi"/>
                <w:b/>
                <w:color w:themeColor="text1" w:val="000000"/>
                <w:sz w:val="24"/>
                <w:szCs w:val="24"/>
              </w:rPr>
            </w:pPr>
            <w:r>
              <w:rPr>
                <w:rFonts w:cs="Calibri" w:ascii="Calibri" w:hAnsi="Calibri" w:asciiTheme="minorHAnsi" w:cstheme="minorHAnsi" w:hAnsiTheme="minorHAnsi"/>
                <w:b/>
                <w:color w:themeColor="text1" w:val="000000"/>
                <w:kern w:val="0"/>
                <w:sz w:val="24"/>
                <w:szCs w:val="24"/>
                <w:lang w:val="en-US" w:bidi="ar-SA"/>
              </w:rPr>
              <w:t>Centrifuges</w:t>
            </w:r>
          </w:p>
          <w:p>
            <w:pPr>
              <w:pStyle w:val="Normal"/>
              <w:widowControl/>
              <w:spacing w:lineRule="auto" w:line="276" w:before="0" w:after="0"/>
              <w:ind w:hanging="720" w:start="1440"/>
              <w:jc w:val="both"/>
              <w:rPr>
                <w:rFonts w:eastAsia="MS Mincho" w:cs="Calibri" w:cstheme="minorHAnsi"/>
                <w:i/>
                <w:color w:themeColor="text1" w:val="000000"/>
                <w:sz w:val="24"/>
                <w:szCs w:val="24"/>
                <w:lang w:eastAsia="ja-JP"/>
              </w:rPr>
            </w:pPr>
            <w:r>
              <w:rPr>
                <w:rFonts w:eastAsia="MS Mincho" w:cs="Calibri" w:cstheme="minorHAnsi"/>
                <w:i/>
                <w:color w:themeColor="text1" w:val="000000"/>
                <w:kern w:val="0"/>
                <w:sz w:val="24"/>
                <w:szCs w:val="24"/>
                <w:lang w:val="en-US" w:eastAsia="ja-JP" w:bidi="ar-SA"/>
              </w:rPr>
              <w:t>(Describe procedures)</w:t>
            </w:r>
          </w:p>
          <w:p>
            <w:pPr>
              <w:pStyle w:val="ListParagraph"/>
              <w:widowControl/>
              <w:numPr>
                <w:ilvl w:val="0"/>
                <w:numId w:val="167"/>
              </w:numPr>
              <w:suppressAutoHyphens w:val="false"/>
              <w:spacing w:before="0" w:after="160"/>
              <w:contextualSpacing/>
              <w:jc w:val="both"/>
              <w:rPr>
                <w:rFonts w:ascii="Calibri" w:hAnsi="Calibri" w:eastAsia="MS Mincho" w:cs="Calibri" w:asciiTheme="minorHAnsi" w:cstheme="minorHAnsi" w:hAnsiTheme="minorHAnsi"/>
                <w:b/>
                <w:color w:themeColor="text1" w:val="000000"/>
                <w:sz w:val="24"/>
                <w:szCs w:val="24"/>
                <w:lang w:eastAsia="ja-JP"/>
              </w:rPr>
            </w:pPr>
            <w:r>
              <w:rPr>
                <w:rFonts w:eastAsia="MS Mincho" w:cs="Calibri" w:ascii="Calibri" w:hAnsi="Calibri" w:asciiTheme="minorHAnsi" w:cstheme="minorHAnsi" w:hAnsiTheme="minorHAnsi"/>
                <w:b/>
                <w:color w:themeColor="text1" w:val="000000"/>
                <w:kern w:val="0"/>
                <w:sz w:val="24"/>
                <w:szCs w:val="24"/>
                <w:lang w:val="en-US" w:eastAsia="ja-JP" w:bidi="ar-SA"/>
              </w:rPr>
              <w:t>Autoclave</w:t>
            </w:r>
          </w:p>
          <w:p>
            <w:pPr>
              <w:pStyle w:val="Normal"/>
              <w:widowControl/>
              <w:spacing w:lineRule="auto" w:line="276" w:before="0" w:after="0"/>
              <w:ind w:hanging="720" w:start="1440"/>
              <w:jc w:val="both"/>
              <w:rPr>
                <w:rFonts w:eastAsia="MS Mincho" w:cs="Calibri" w:cstheme="minorHAnsi"/>
                <w:i/>
                <w:color w:themeColor="text1" w:val="000000"/>
                <w:sz w:val="24"/>
                <w:szCs w:val="24"/>
                <w:lang w:eastAsia="ja-JP"/>
              </w:rPr>
            </w:pPr>
            <w:r>
              <w:rPr>
                <w:rFonts w:eastAsia="MS Mincho" w:cs="Calibri" w:cstheme="minorHAnsi"/>
                <w:i/>
                <w:color w:themeColor="text1" w:val="000000"/>
                <w:kern w:val="0"/>
                <w:sz w:val="24"/>
                <w:szCs w:val="24"/>
                <w:lang w:val="en-US" w:eastAsia="ja-JP" w:bidi="ar-SA"/>
              </w:rPr>
              <w:t>(Describe procedures)</w:t>
            </w:r>
          </w:p>
          <w:p>
            <w:pPr>
              <w:pStyle w:val="Normal"/>
              <w:widowControl/>
              <w:spacing w:lineRule="auto" w:line="276" w:before="0" w:after="0"/>
              <w:ind w:hanging="720" w:start="720"/>
              <w:jc w:val="both"/>
              <w:rPr>
                <w:rFonts w:cs="Calibri" w:cstheme="minorHAnsi"/>
                <w:i/>
                <w:color w:themeColor="text1" w:val="000000"/>
                <w:sz w:val="24"/>
                <w:szCs w:val="24"/>
              </w:rPr>
            </w:pPr>
            <w:r>
              <w:rPr>
                <w:rFonts w:eastAsia="MS Mincho" w:cs="Calibri" w:cstheme="minorHAnsi"/>
                <w:i/>
                <w:color w:themeColor="text1" w:val="000000"/>
                <w:kern w:val="0"/>
                <w:sz w:val="24"/>
                <w:szCs w:val="24"/>
                <w:lang w:val="en-US" w:eastAsia="ja-JP" w:bidi="ar-SA"/>
              </w:rPr>
              <w:t>(Add similar lists for each type of equipment, such as floor shakers, microplate reader, etc.)</w:t>
            </w:r>
          </w:p>
          <w:p>
            <w:pPr>
              <w:pStyle w:val="ListParagraph"/>
              <w:widowControl/>
              <w:numPr>
                <w:ilvl w:val="0"/>
                <w:numId w:val="167"/>
              </w:numPr>
              <w:suppressAutoHyphens w:val="false"/>
              <w:spacing w:before="0" w:after="160"/>
              <w:contextualSpacing/>
              <w:jc w:val="both"/>
              <w:rPr>
                <w:rFonts w:ascii="Calibri" w:hAnsi="Calibri" w:cs="Calibri" w:asciiTheme="minorHAnsi" w:cstheme="minorHAnsi" w:hAnsiTheme="minorHAnsi"/>
                <w:b/>
                <w:color w:themeColor="text1" w:val="000000"/>
                <w:sz w:val="24"/>
                <w:szCs w:val="24"/>
              </w:rPr>
            </w:pPr>
            <w:bookmarkStart w:id="344" w:name="OLE_LINK1"/>
            <w:r>
              <w:rPr>
                <w:rFonts w:cs="Calibri" w:ascii="Calibri" w:hAnsi="Calibri" w:asciiTheme="minorHAnsi" w:cstheme="minorHAnsi" w:hAnsiTheme="minorHAnsi"/>
                <w:b/>
                <w:color w:themeColor="text1" w:val="000000"/>
                <w:kern w:val="0"/>
                <w:sz w:val="24"/>
                <w:szCs w:val="24"/>
                <w:lang w:val="en-US" w:bidi="ar-SA"/>
              </w:rPr>
              <w:t>Emergency Equipment</w:t>
            </w:r>
          </w:p>
          <w:p>
            <w:pPr>
              <w:pStyle w:val="ListParagraph"/>
              <w:widowControl/>
              <w:numPr>
                <w:ilvl w:val="2"/>
                <w:numId w:val="169"/>
              </w:numPr>
              <w:suppressAutoHyphens w:val="false"/>
              <w:spacing w:before="0" w:after="16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 xml:space="preserve">Fire Extinguisher, located </w:t>
            </w:r>
            <w:r>
              <w:rPr>
                <w:rFonts w:cs="Calibri" w:ascii="Calibri" w:hAnsi="Calibri" w:asciiTheme="minorHAnsi" w:cstheme="minorHAnsi" w:hAnsiTheme="minorHAnsi"/>
                <w:i/>
                <w:color w:themeColor="text1" w:val="000000"/>
                <w:kern w:val="0"/>
                <w:sz w:val="24"/>
                <w:szCs w:val="24"/>
                <w:lang w:val="en-US" w:bidi="ar-SA"/>
              </w:rPr>
              <w:t>(location/s of fire extinguisher/s)</w:t>
            </w:r>
            <w:r>
              <w:rPr>
                <w:rFonts w:cs="Calibri" w:ascii="Calibri" w:hAnsi="Calibri" w:asciiTheme="minorHAnsi" w:cstheme="minorHAnsi" w:hAnsiTheme="minorHAnsi"/>
                <w:color w:themeColor="text1" w:val="000000"/>
                <w:kern w:val="0"/>
                <w:sz w:val="24"/>
                <w:szCs w:val="24"/>
                <w:lang w:val="en-US" w:bidi="ar-SA"/>
              </w:rPr>
              <w:t xml:space="preserve">. </w:t>
            </w:r>
          </w:p>
          <w:p>
            <w:pPr>
              <w:pStyle w:val="ListParagraph"/>
              <w:widowControl/>
              <w:numPr>
                <w:ilvl w:val="0"/>
                <w:numId w:val="288"/>
              </w:numPr>
              <w:suppressAutoHyphens w:val="false"/>
              <w:spacing w:before="0" w:after="160"/>
              <w:ind w:hanging="540" w:start="1510"/>
              <w:contextualSpacing/>
              <w:jc w:val="both"/>
              <w:rPr>
                <w:rFonts w:ascii="Calibri" w:hAnsi="Calibri" w:cs="Calibri" w:asciiTheme="minorHAnsi" w:cstheme="minorHAnsi" w:hAnsiTheme="minorHAnsi"/>
                <w:b/>
                <w:color w:themeColor="text1" w:val="000000"/>
                <w:sz w:val="24"/>
                <w:szCs w:val="24"/>
              </w:rPr>
            </w:pPr>
            <w:r>
              <w:rPr>
                <w:rFonts w:cs="Calibri" w:ascii="Calibri" w:hAnsi="Calibri" w:asciiTheme="minorHAnsi" w:cstheme="minorHAnsi" w:hAnsiTheme="minorHAnsi"/>
                <w:b/>
                <w:color w:themeColor="text1" w:val="000000"/>
                <w:kern w:val="0"/>
                <w:sz w:val="24"/>
                <w:szCs w:val="24"/>
                <w:lang w:val="en-US" w:bidi="ar-SA"/>
              </w:rPr>
              <w:t>Operation</w:t>
            </w:r>
          </w:p>
          <w:p>
            <w:pPr>
              <w:pStyle w:val="ListParagraph"/>
              <w:widowControl/>
              <w:numPr>
                <w:ilvl w:val="0"/>
                <w:numId w:val="173"/>
              </w:numPr>
              <w:suppressAutoHyphens w:val="false"/>
              <w:spacing w:before="0" w:after="160"/>
              <w:ind w:hanging="540" w:start="151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Fire extinguishers should be used only if the fire is small and confined to one small area!  USE JUDGEMENT IN THIS!  DO NOT CREATE A LIFE-THREATENING SITUATION WHILE TRYING TO EXTINGUISH A FIRE!</w:t>
            </w:r>
          </w:p>
          <w:p>
            <w:pPr>
              <w:pStyle w:val="ListParagraph"/>
              <w:widowControl/>
              <w:numPr>
                <w:ilvl w:val="0"/>
                <w:numId w:val="173"/>
              </w:numPr>
              <w:suppressAutoHyphens w:val="false"/>
              <w:spacing w:before="0" w:after="160"/>
              <w:ind w:hanging="540" w:start="151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To operate, pull the pin to release the handle.</w:t>
            </w:r>
          </w:p>
          <w:p>
            <w:pPr>
              <w:pStyle w:val="ListParagraph"/>
              <w:widowControl/>
              <w:numPr>
                <w:ilvl w:val="0"/>
                <w:numId w:val="173"/>
              </w:numPr>
              <w:suppressAutoHyphens w:val="false"/>
              <w:spacing w:before="0" w:after="160"/>
              <w:ind w:hanging="540" w:start="151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Stand at a safe distance from the fire (as directed on the fire extinguisher).</w:t>
            </w:r>
          </w:p>
          <w:p>
            <w:pPr>
              <w:pStyle w:val="ListParagraph"/>
              <w:widowControl/>
              <w:numPr>
                <w:ilvl w:val="0"/>
                <w:numId w:val="173"/>
              </w:numPr>
              <w:suppressAutoHyphens w:val="false"/>
              <w:spacing w:before="0" w:after="160"/>
              <w:ind w:hanging="540" w:start="151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Aim the nozzle at the base of the fire, squeeze the handle to discharge the agent, and sweep completely left and right until a few seconds after seeing no fire.</w:t>
            </w:r>
          </w:p>
          <w:p>
            <w:pPr>
              <w:pStyle w:val="ListParagraph"/>
              <w:widowControl/>
              <w:numPr>
                <w:ilvl w:val="0"/>
                <w:numId w:val="172"/>
              </w:numPr>
              <w:suppressAutoHyphens w:val="false"/>
              <w:spacing w:before="0" w:after="160"/>
              <w:ind w:hanging="540" w:start="1510"/>
              <w:contextualSpacing/>
              <w:jc w:val="both"/>
              <w:rPr>
                <w:rFonts w:ascii="Calibri" w:hAnsi="Calibri" w:cs="Calibri" w:asciiTheme="minorHAnsi" w:cstheme="minorHAnsi" w:hAnsiTheme="minorHAnsi"/>
                <w:b/>
                <w:color w:themeColor="text1" w:val="000000"/>
                <w:sz w:val="24"/>
                <w:szCs w:val="24"/>
              </w:rPr>
            </w:pPr>
            <w:r>
              <w:rPr>
                <w:rFonts w:cs="Calibri" w:ascii="Calibri" w:hAnsi="Calibri" w:asciiTheme="minorHAnsi" w:cstheme="minorHAnsi" w:hAnsiTheme="minorHAnsi"/>
                <w:b/>
                <w:color w:themeColor="text1" w:val="000000"/>
                <w:kern w:val="0"/>
                <w:sz w:val="24"/>
                <w:szCs w:val="24"/>
                <w:lang w:val="en-US" w:bidi="ar-SA"/>
              </w:rPr>
              <w:t>Maintenance</w:t>
            </w:r>
          </w:p>
          <w:p>
            <w:pPr>
              <w:pStyle w:val="ListParagraph"/>
              <w:widowControl/>
              <w:spacing w:before="0" w:after="200"/>
              <w:ind w:hanging="540" w:start="1510"/>
              <w:jc w:val="both"/>
              <w:rPr>
                <w:rFonts w:ascii="Calibri" w:hAnsi="Calibri" w:cs="Calibri" w:asciiTheme="minorHAnsi" w:cstheme="minorHAnsi" w:hAnsiTheme="minorHAnsi"/>
                <w:b/>
                <w:color w:themeColor="text1" w:val="000000"/>
                <w:sz w:val="24"/>
                <w:szCs w:val="24"/>
              </w:rPr>
            </w:pPr>
            <w:bookmarkStart w:id="345" w:name="OLE_LINK1"/>
            <w:r>
              <w:rPr>
                <w:rFonts w:cs="Calibri" w:ascii="Calibri" w:hAnsi="Calibri" w:asciiTheme="minorHAnsi" w:cstheme="minorHAnsi" w:hAnsiTheme="minorHAnsi"/>
                <w:color w:themeColor="text1" w:val="000000"/>
                <w:kern w:val="0"/>
                <w:sz w:val="24"/>
                <w:szCs w:val="24"/>
                <w:lang w:val="en-US" w:bidi="ar-SA"/>
              </w:rPr>
              <w:t>Fire extinguishers are inspected annually by EH&amp;S. Check the gauge periodically to ensure operational status. Call EH&amp;S at 965-1823 if you have any questions.</w:t>
            </w:r>
            <w:bookmarkEnd w:id="345"/>
          </w:p>
          <w:p>
            <w:pPr>
              <w:pStyle w:val="ListParagraph"/>
              <w:widowControl/>
              <w:numPr>
                <w:ilvl w:val="2"/>
                <w:numId w:val="169"/>
              </w:numPr>
              <w:suppressAutoHyphens w:val="false"/>
              <w:spacing w:lineRule="auto" w:line="240" w:before="0" w:after="0"/>
              <w:contextualSpacing/>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bidi="ar-SA"/>
              </w:rPr>
              <w:t xml:space="preserve">Telephones are located </w:t>
            </w:r>
            <w:r>
              <w:rPr>
                <w:rFonts w:cs="Calibri" w:ascii="Calibri" w:hAnsi="Calibri" w:asciiTheme="minorHAnsi" w:cstheme="minorHAnsi" w:hAnsiTheme="minorHAnsi"/>
                <w:i/>
                <w:color w:themeColor="text1" w:val="000000"/>
                <w:kern w:val="0"/>
                <w:sz w:val="24"/>
                <w:szCs w:val="24"/>
                <w:lang w:val="en-US" w:bidi="ar-SA"/>
              </w:rPr>
              <w:t>(describe locations)</w:t>
            </w:r>
            <w:r>
              <w:rPr>
                <w:rFonts w:cs="Calibri" w:ascii="Calibri" w:hAnsi="Calibri" w:asciiTheme="minorHAnsi" w:cstheme="minorHAnsi" w:hAnsiTheme="minorHAnsi"/>
                <w:color w:themeColor="text1" w:val="000000"/>
                <w:kern w:val="0"/>
                <w:sz w:val="24"/>
                <w:szCs w:val="24"/>
                <w:lang w:val="en-US" w:bidi="ar-SA"/>
              </w:rPr>
              <w:t>.</w:t>
            </w:r>
          </w:p>
          <w:p>
            <w:pPr>
              <w:pStyle w:val="ListParagraph"/>
              <w:widowControl/>
              <w:numPr>
                <w:ilvl w:val="0"/>
                <w:numId w:val="167"/>
              </w:numPr>
              <w:suppressAutoHyphens w:val="false"/>
              <w:spacing w:lineRule="auto" w:line="240" w:before="0" w:after="0"/>
              <w:contextualSpacing/>
              <w:jc w:val="both"/>
              <w:rPr>
                <w:rFonts w:ascii="Calibri" w:hAnsi="Calibri" w:cs="Calibri" w:asciiTheme="minorHAnsi" w:cstheme="minorHAnsi" w:hAnsiTheme="minorHAnsi"/>
                <w:b/>
                <w:color w:themeColor="text1" w:val="000000"/>
                <w:sz w:val="24"/>
                <w:szCs w:val="24"/>
              </w:rPr>
            </w:pPr>
            <w:r>
              <w:rPr>
                <w:rFonts w:cs="Calibri" w:ascii="Calibri" w:hAnsi="Calibri" w:asciiTheme="minorHAnsi" w:cstheme="minorHAnsi" w:hAnsiTheme="minorHAnsi"/>
                <w:b/>
                <w:color w:themeColor="text1" w:val="000000"/>
                <w:kern w:val="0"/>
                <w:sz w:val="24"/>
                <w:szCs w:val="24"/>
                <w:lang w:val="en-US" w:bidi="ar-SA"/>
              </w:rPr>
              <w:t>Repair and Service</w:t>
            </w:r>
          </w:p>
          <w:p>
            <w:pPr>
              <w:pStyle w:val="Normal"/>
              <w:widowControl/>
              <w:spacing w:lineRule="auto" w:line="240" w:before="0" w:after="0"/>
              <w:jc w:val="both"/>
              <w:rPr>
                <w:rFonts w:cs="Calibri" w:cstheme="minorHAnsi"/>
                <w:i/>
                <w:color w:themeColor="text1" w:val="000000"/>
                <w:sz w:val="24"/>
                <w:szCs w:val="24"/>
              </w:rPr>
            </w:pPr>
            <w:r>
              <w:rPr>
                <w:rFonts w:eastAsia="Calibri" w:cs="Calibri" w:cstheme="minorHAnsi"/>
                <w:color w:themeColor="text1" w:val="000000"/>
                <w:kern w:val="0"/>
                <w:sz w:val="24"/>
                <w:szCs w:val="24"/>
                <w:lang w:val="en-US" w:eastAsia="en-US" w:bidi="ar-SA"/>
              </w:rPr>
              <w:tab/>
            </w:r>
            <w:r>
              <w:rPr>
                <w:rFonts w:eastAsia="Calibri" w:cs="Calibri" w:cstheme="minorHAnsi"/>
                <w:i/>
                <w:color w:themeColor="text1" w:val="000000"/>
                <w:kern w:val="0"/>
                <w:sz w:val="24"/>
                <w:szCs w:val="24"/>
                <w:lang w:val="en-US" w:eastAsia="en-US" w:bidi="ar-SA"/>
              </w:rPr>
              <w:t>(describe lab policy for decontaminating equipment before having service done on it)</w:t>
            </w:r>
          </w:p>
          <w:p>
            <w:pPr>
              <w:pStyle w:val="Heading5"/>
              <w:widowControl/>
              <w:spacing w:lineRule="auto" w:line="240" w:before="0" w:after="0"/>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eastAsia="en-US" w:bidi="ar-SA"/>
              </w:rPr>
              <w:t>Following vaccinations should be provide:</w:t>
            </w:r>
          </w:p>
          <w:p>
            <w:pPr>
              <w:pStyle w:val="Heading5"/>
              <w:keepNext w:val="false"/>
              <w:keepLines w:val="false"/>
              <w:widowControl/>
              <w:numPr>
                <w:ilvl w:val="0"/>
                <w:numId w:val="174"/>
              </w:numPr>
              <w:suppressAutoHyphens w:val="true"/>
              <w:spacing w:lineRule="auto" w:line="240" w:before="0" w:after="0"/>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n-US" w:eastAsia="en-US" w:bidi="ar-SA"/>
              </w:rPr>
              <w:t>Hepatitis B vaccination</w:t>
            </w:r>
          </w:p>
          <w:p>
            <w:pPr>
              <w:pStyle w:val="Heading5"/>
              <w:keepNext w:val="false"/>
              <w:keepLines w:val="false"/>
              <w:widowControl/>
              <w:numPr>
                <w:ilvl w:val="0"/>
                <w:numId w:val="174"/>
              </w:numPr>
              <w:suppressAutoHyphens w:val="true"/>
              <w:spacing w:lineRule="auto" w:line="240" w:before="0" w:after="0"/>
              <w:jc w:val="both"/>
              <w:rPr>
                <w:rFonts w:ascii="Calibri" w:hAnsi="Calibri" w:cs="Calibri" w:asciiTheme="minorHAnsi" w:cstheme="minorHAnsi" w:hAnsiTheme="minorHAnsi"/>
                <w:color w:val="auto"/>
                <w:sz w:val="24"/>
                <w:szCs w:val="24"/>
              </w:rPr>
            </w:pPr>
            <w:r>
              <w:rPr>
                <w:rFonts w:cs="Calibri" w:ascii="Calibri" w:hAnsi="Calibri" w:asciiTheme="minorHAnsi" w:cstheme="minorHAnsi" w:hAnsiTheme="minorHAnsi"/>
                <w:color w:val="auto"/>
                <w:kern w:val="0"/>
                <w:sz w:val="24"/>
                <w:szCs w:val="24"/>
                <w:lang w:val="en-US" w:eastAsia="en-US" w:bidi="ar-SA"/>
              </w:rPr>
              <w:t>Typhoid vaccination</w:t>
            </w:r>
          </w:p>
          <w:p>
            <w:pPr>
              <w:pStyle w:val="Heading5"/>
              <w:widowControl/>
              <w:spacing w:lineRule="auto" w:line="240"/>
              <w:jc w:val="both"/>
              <w:rPr>
                <w:rFonts w:ascii="Calibri" w:hAnsi="Calibri" w:cs="Calibri" w:asciiTheme="minorHAnsi" w:cstheme="minorHAnsi" w:hAnsiTheme="minorHAnsi"/>
                <w:color w:val="auto"/>
                <w:sz w:val="24"/>
                <w:szCs w:val="24"/>
              </w:rPr>
            </w:pPr>
            <w:r>
              <w:rPr>
                <w:rFonts w:cs="Calibri" w:ascii="Calibri" w:hAnsi="Calibri" w:asciiTheme="minorHAnsi" w:cstheme="minorHAnsi" w:hAnsiTheme="minorHAnsi"/>
                <w:color w:val="auto"/>
                <w:kern w:val="0"/>
                <w:sz w:val="24"/>
                <w:szCs w:val="24"/>
                <w:lang w:val="en-US" w:eastAsia="en-US" w:bidi="ar-SA"/>
              </w:rPr>
              <w:t>Annual medical checkup of lab staff includes:</w:t>
            </w:r>
          </w:p>
          <w:p>
            <w:pPr>
              <w:pStyle w:val="ListParagraph"/>
              <w:widowControl/>
              <w:numPr>
                <w:ilvl w:val="0"/>
                <w:numId w:val="175"/>
              </w:numPr>
              <w:spacing w:lineRule="auto" w:line="240"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Blood complete examination</w:t>
            </w:r>
          </w:p>
          <w:p>
            <w:pPr>
              <w:pStyle w:val="ListParagraph"/>
              <w:widowControl/>
              <w:numPr>
                <w:ilvl w:val="0"/>
                <w:numId w:val="175"/>
              </w:numPr>
              <w:spacing w:lineRule="auto" w:line="240"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Urine complete examination</w:t>
            </w:r>
          </w:p>
          <w:p>
            <w:pPr>
              <w:pStyle w:val="ListParagraph"/>
              <w:widowControl/>
              <w:numPr>
                <w:ilvl w:val="0"/>
                <w:numId w:val="175"/>
              </w:numPr>
              <w:spacing w:lineRule="auto" w:line="240"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Anti- HCV</w:t>
            </w:r>
          </w:p>
          <w:p>
            <w:pPr>
              <w:pStyle w:val="ListParagraph"/>
              <w:widowControl/>
              <w:numPr>
                <w:ilvl w:val="0"/>
                <w:numId w:val="175"/>
              </w:numPr>
              <w:spacing w:lineRule="auto" w:line="240"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HBs Antigen</w:t>
            </w:r>
          </w:p>
          <w:p>
            <w:pPr>
              <w:pStyle w:val="ListParagraph"/>
              <w:widowControl/>
              <w:numPr>
                <w:ilvl w:val="0"/>
                <w:numId w:val="175"/>
              </w:numPr>
              <w:spacing w:lineRule="auto" w:line="240"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HIV</w:t>
            </w:r>
          </w:p>
          <w:p>
            <w:pPr>
              <w:pStyle w:val="Normal"/>
              <w:widowControl/>
              <w:spacing w:lineRule="auto" w:line="240" w:before="0" w:after="0"/>
              <w:jc w:val="both"/>
              <w:rPr>
                <w:rFonts w:cs="Calibri" w:cstheme="minorHAnsi"/>
              </w:rPr>
            </w:pPr>
            <w:r>
              <w:rPr>
                <w:rFonts w:eastAsia="Calibri" w:cs="Calibri" w:cstheme="minorHAnsi"/>
                <w:kern w:val="0"/>
                <w:sz w:val="24"/>
                <w:szCs w:val="24"/>
                <w:lang w:val="en-US" w:eastAsia="en-US" w:bidi="ar-SA"/>
              </w:rPr>
              <w:t>X-ray chest</w:t>
            </w:r>
          </w:p>
        </w:tc>
      </w:tr>
    </w:tbl>
    <w:p>
      <w:pPr>
        <w:pStyle w:val="Normal"/>
        <w:rPr>
          <w:rStyle w:val="IntenseReference"/>
          <w:rFonts w:cs="Calibri" w:cstheme="minorHAnsi"/>
          <w:b w:val="false"/>
          <w:sz w:val="24"/>
          <w:szCs w:val="24"/>
        </w:rPr>
      </w:pPr>
      <w:r>
        <w:rPr>
          <w:rFonts w:cs="Calibri" w:cstheme="minorHAnsi"/>
          <w:b w:val="false"/>
          <w:sz w:val="24"/>
          <w:szCs w:val="24"/>
        </w:rPr>
      </w:r>
      <w:r>
        <w:br w:type="page"/>
      </w:r>
    </w:p>
    <w:p>
      <w:pPr>
        <w:pStyle w:val="Heading3"/>
        <w:spacing w:before="0" w:after="240"/>
        <w:rPr/>
      </w:pPr>
      <w:bookmarkStart w:id="346" w:name="_Toc514931085"/>
      <w:r>
        <w:rPr/>
        <w:t>Standard 25. BSBS-3: Patient biosafety is ensured and documented.</w:t>
      </w:r>
      <w:bookmarkEnd w:id="346"/>
      <w:r>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(86-87)</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347" w:name="_Toc514931086"/>
      <w:bookmarkStart w:id="348" w:name="_Toc483909912"/>
      <w:r>
        <w:rPr>
          <w:rFonts w:cs="Calibri" w:ascii="Calibri" w:hAnsi="Calibri" w:asciiTheme="minorHAnsi" w:cstheme="minorHAnsi" w:hAnsiTheme="minorHAnsi"/>
          <w:color w:themeColor="background1" w:val="FFFFFF"/>
        </w:rPr>
        <w:t>Ind. 86: Proper ventilated waiting areas for patients are available</w:t>
      </w:r>
      <w:bookmarkEnd w:id="347"/>
      <w:bookmarkEnd w:id="348"/>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Check waiting area of patients that it is properly ventilated.</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Effective ventilation either naturally or by means of exhaust fan/s.</w:t>
      </w:r>
    </w:p>
    <w:p>
      <w:pPr>
        <w:pStyle w:val="ListParagraph"/>
        <w:spacing w:before="120" w:after="120"/>
        <w:ind w:hanging="284" w:start="284"/>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sz w:val="24"/>
          <w:szCs w:val="24"/>
        </w:rPr>
        <w:t xml:space="preserve">Scoring: </w:t>
      </w:r>
    </w:p>
    <w:p>
      <w:pPr>
        <w:pStyle w:val="ListParagraph"/>
        <w:numPr>
          <w:ilvl w:val="0"/>
          <w:numId w:val="15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waiting area for patients is well ventilated, then score as </w:t>
      </w:r>
      <w:r>
        <w:rPr>
          <w:rFonts w:cs="Calibri" w:ascii="Calibri" w:hAnsi="Calibri" w:asciiTheme="minorHAnsi" w:cstheme="minorHAnsi" w:hAnsiTheme="minorHAnsi"/>
          <w:b/>
          <w:sz w:val="24"/>
          <w:szCs w:val="24"/>
          <w:u w:val="single"/>
        </w:rPr>
        <w:t>fully met.</w:t>
      </w:r>
    </w:p>
    <w:p>
      <w:pPr>
        <w:pStyle w:val="ListParagraph"/>
        <w:numPr>
          <w:ilvl w:val="0"/>
          <w:numId w:val="15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patient waiting area is not properly ventilated,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349" w:name="_Toc514931087"/>
      <w:bookmarkStart w:id="350" w:name="_Toc483909913"/>
      <w:r>
        <w:rPr>
          <w:rFonts w:cs="Calibri" w:ascii="Calibri" w:hAnsi="Calibri" w:asciiTheme="minorHAnsi" w:cstheme="minorHAnsi" w:hAnsiTheme="minorHAnsi"/>
          <w:color w:themeColor="background1" w:val="FFFFFF"/>
        </w:rPr>
        <w:t>Ind. 87: Patients are not allowed inside the laboratory working area</w:t>
      </w:r>
      <w:bookmarkEnd w:id="349"/>
      <w:bookmarkEnd w:id="350"/>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 xml:space="preserve">Check for access control of patients to laboratory working area. Check for connection between patient waiting area and laboratory working area. </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Evidence of controlled entry into the laboratory working area.</w:t>
      </w:r>
    </w:p>
    <w:p>
      <w:pPr>
        <w:pStyle w:val="Normal"/>
        <w:spacing w:lineRule="auto" w:line="276" w:before="120" w:after="120"/>
        <w:jc w:val="both"/>
        <w:rPr>
          <w:rFonts w:cs="Calibri" w:cstheme="minorHAnsi"/>
          <w:b/>
          <w:sz w:val="24"/>
          <w:szCs w:val="24"/>
        </w:rPr>
      </w:pPr>
      <w:r>
        <w:rPr>
          <w:rFonts w:cs="Calibri" w:cstheme="minorHAnsi"/>
          <w:sz w:val="24"/>
          <w:szCs w:val="24"/>
        </w:rPr>
        <w:t xml:space="preserve">  </w:t>
      </w:r>
      <w:r>
        <w:rPr>
          <w:rFonts w:cs="Calibri" w:cstheme="minorHAnsi"/>
          <w:b/>
          <w:sz w:val="24"/>
          <w:szCs w:val="24"/>
        </w:rPr>
        <w:t xml:space="preserve">Scoring: </w:t>
      </w:r>
    </w:p>
    <w:p>
      <w:pPr>
        <w:pStyle w:val="ListParagraph"/>
        <w:numPr>
          <w:ilvl w:val="0"/>
          <w:numId w:val="15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free patient access to lab working area and proper checks are available in between, then score as </w:t>
      </w:r>
      <w:r>
        <w:rPr>
          <w:rFonts w:cs="Calibri" w:ascii="Calibri" w:hAnsi="Calibri" w:asciiTheme="minorHAnsi" w:cstheme="minorHAnsi" w:hAnsiTheme="minorHAnsi"/>
          <w:b/>
          <w:sz w:val="24"/>
          <w:szCs w:val="24"/>
          <w:u w:val="single"/>
        </w:rPr>
        <w:t>fully met.</w:t>
      </w:r>
    </w:p>
    <w:p>
      <w:pPr>
        <w:pStyle w:val="ListParagraph"/>
        <w:numPr>
          <w:ilvl w:val="0"/>
          <w:numId w:val="15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unchecked patient access to laboratory working area, then score as </w:t>
      </w:r>
      <w:r>
        <w:rPr>
          <w:rFonts w:cs="Calibri" w:ascii="Calibri" w:hAnsi="Calibri" w:asciiTheme="minorHAnsi" w:cstheme="minorHAnsi" w:hAnsiTheme="minorHAnsi"/>
          <w:b/>
          <w:sz w:val="24"/>
          <w:szCs w:val="24"/>
          <w:u w:val="single"/>
        </w:rPr>
        <w:t>not met.</w:t>
      </w:r>
    </w:p>
    <w:p>
      <w:pPr>
        <w:pStyle w:val="Normal"/>
        <w:spacing w:lineRule="auto" w:line="276" w:before="120" w:after="120"/>
        <w:jc w:val="both"/>
        <w:rPr>
          <w:rFonts w:cs="Calibri" w:cstheme="minorHAnsi"/>
          <w:sz w:val="24"/>
          <w:szCs w:val="24"/>
        </w:rPr>
      </w:pPr>
      <w:r>
        <w:rPr>
          <w:rFonts w:cs="Calibri" w:cstheme="minorHAnsi"/>
          <w:sz w:val="24"/>
          <w:szCs w:val="24"/>
        </w:rPr>
      </w:r>
    </w:p>
    <w:p>
      <w:pPr>
        <w:pStyle w:val="Normal"/>
        <w:spacing w:lineRule="auto" w:line="276" w:before="120" w:after="120"/>
        <w:jc w:val="both"/>
        <w:rPr>
          <w:rFonts w:cs="Calibri" w:cstheme="minorHAnsi"/>
          <w:sz w:val="24"/>
          <w:szCs w:val="24"/>
        </w:rPr>
      </w:pPr>
      <w:r>
        <w:rPr>
          <w:rFonts w:cs="Calibri" w:cstheme="minorHAnsi"/>
          <w:sz w:val="24"/>
          <w:szCs w:val="24"/>
        </w:rPr>
      </w:r>
    </w:p>
    <w:p>
      <w:pPr>
        <w:pStyle w:val="Normal"/>
        <w:spacing w:lineRule="auto" w:line="276" w:before="120" w:after="120"/>
        <w:jc w:val="both"/>
        <w:rPr>
          <w:rFonts w:cs="Calibri" w:cstheme="minorHAnsi"/>
          <w:sz w:val="24"/>
          <w:szCs w:val="24"/>
        </w:rPr>
      </w:pPr>
      <w:r>
        <w:rPr>
          <w:rFonts w:cs="Calibri" w:cstheme="minorHAnsi"/>
          <w:sz w:val="24"/>
          <w:szCs w:val="24"/>
        </w:rPr>
      </w:r>
    </w:p>
    <w:p>
      <w:pPr>
        <w:pStyle w:val="Normal"/>
        <w:spacing w:lineRule="auto" w:line="276" w:before="120" w:after="120"/>
        <w:jc w:val="both"/>
        <w:rPr>
          <w:rFonts w:cs="Calibri" w:cstheme="minorHAnsi"/>
          <w:sz w:val="24"/>
          <w:szCs w:val="24"/>
        </w:rPr>
      </w:pPr>
      <w:r>
        <w:rPr>
          <w:rFonts w:cs="Calibri" w:cstheme="minorHAnsi"/>
          <w:sz w:val="24"/>
          <w:szCs w:val="24"/>
        </w:rPr>
      </w:r>
    </w:p>
    <w:p>
      <w:pPr>
        <w:pStyle w:val="Normal"/>
        <w:spacing w:lineRule="auto" w:line="276" w:before="120" w:after="120"/>
        <w:jc w:val="both"/>
        <w:rPr>
          <w:rFonts w:cs="Calibri" w:cstheme="minorHAnsi"/>
          <w:sz w:val="24"/>
          <w:szCs w:val="24"/>
        </w:rPr>
      </w:pPr>
      <w:r>
        <w:rPr>
          <w:rFonts w:cs="Calibri" w:cstheme="minorHAnsi"/>
          <w:sz w:val="24"/>
          <w:szCs w:val="24"/>
        </w:rPr>
      </w:r>
    </w:p>
    <w:p>
      <w:pPr>
        <w:pStyle w:val="Normal"/>
        <w:spacing w:lineRule="auto" w:line="276" w:before="120" w:after="120"/>
        <w:jc w:val="both"/>
        <w:rPr>
          <w:rFonts w:cs="Calibri" w:cstheme="minorHAnsi"/>
          <w:sz w:val="24"/>
          <w:szCs w:val="24"/>
        </w:rPr>
      </w:pPr>
      <w:r>
        <w:rPr>
          <w:rFonts w:cs="Calibri" w:cstheme="minorHAnsi"/>
          <w:sz w:val="24"/>
          <w:szCs w:val="24"/>
        </w:rPr>
      </w:r>
    </w:p>
    <w:p>
      <w:pPr>
        <w:pStyle w:val="Normal"/>
        <w:spacing w:lineRule="auto" w:line="276" w:before="120" w:after="120"/>
        <w:jc w:val="both"/>
        <w:rPr>
          <w:rFonts w:cs="Calibri" w:cstheme="minorHAnsi"/>
          <w:sz w:val="24"/>
          <w:szCs w:val="24"/>
        </w:rPr>
      </w:pPr>
      <w:r>
        <w:rPr>
          <w:rFonts w:cs="Calibri" w:cstheme="minorHAnsi"/>
          <w:sz w:val="24"/>
          <w:szCs w:val="24"/>
        </w:rPr>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ListParagraph"/>
              <w:widowControl/>
              <w:spacing w:before="0" w:after="20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540" w:type="dxa"/>
            <w:tcBorders/>
          </w:tcPr>
          <w:p>
            <w:pPr>
              <w:pStyle w:val="Heading5"/>
              <w:widowControl/>
              <w:spacing w:lineRule="auto" w:line="276" w:before="40" w:after="0"/>
              <w:jc w:val="both"/>
              <w:rPr>
                <w:rFonts w:ascii="Calibri" w:hAnsi="Calibri" w:cs="Calibri" w:asciiTheme="minorHAnsi" w:cstheme="minorHAnsi" w:hAnsiTheme="minorHAnsi"/>
                <w:b/>
                <w:color w:val="auto"/>
                <w:sz w:val="24"/>
              </w:rPr>
            </w:pPr>
            <w:r>
              <w:rPr>
                <w:rFonts w:cs="Calibri" w:ascii="Calibri" w:hAnsi="Calibri" w:asciiTheme="minorHAnsi" w:cstheme="minorHAnsi" w:hAnsiTheme="minorHAnsi"/>
                <w:b/>
                <w:color w:val="auto"/>
                <w:kern w:val="0"/>
                <w:sz w:val="24"/>
                <w:szCs w:val="22"/>
                <w:lang w:val="en-US" w:eastAsia="en-US" w:bidi="ar-SA"/>
              </w:rPr>
              <w:t>Ventilated Waiting Areas</w:t>
            </w:r>
          </w:p>
          <w:p>
            <w:pPr>
              <w:pStyle w:val="Heading5"/>
              <w:widowControl/>
              <w:numPr>
                <w:ilvl w:val="0"/>
                <w:numId w:val="209"/>
              </w:numPr>
              <w:spacing w:lineRule="auto" w:line="276"/>
              <w:jc w:val="both"/>
              <w:rPr>
                <w:rFonts w:ascii="Calibri" w:hAnsi="Calibri" w:cs="Calibri" w:asciiTheme="minorHAnsi" w:cstheme="minorHAnsi" w:hAnsiTheme="minorHAnsi"/>
                <w:color w:val="auto"/>
                <w:sz w:val="24"/>
              </w:rPr>
            </w:pPr>
            <w:r>
              <w:rPr>
                <w:rFonts w:cs="Calibri" w:ascii="Calibri" w:hAnsi="Calibri" w:asciiTheme="minorHAnsi" w:cstheme="minorHAnsi" w:hAnsiTheme="minorHAnsi"/>
                <w:color w:val="auto"/>
                <w:kern w:val="0"/>
                <w:sz w:val="24"/>
                <w:szCs w:val="22"/>
                <w:lang w:val="en-US" w:eastAsia="en-US" w:bidi="ar-SA"/>
              </w:rPr>
              <w:t>Patient waiting area should be airy, having minimum one window of at least 5x6 feet size.</w:t>
            </w:r>
          </w:p>
          <w:p>
            <w:pPr>
              <w:pStyle w:val="Heading5"/>
              <w:widowControl/>
              <w:numPr>
                <w:ilvl w:val="0"/>
                <w:numId w:val="209"/>
              </w:numPr>
              <w:spacing w:lineRule="auto" w:line="276"/>
              <w:jc w:val="both"/>
              <w:rPr>
                <w:rFonts w:ascii="Calibri" w:hAnsi="Calibri" w:cs="Calibri" w:asciiTheme="minorHAnsi" w:cstheme="minorHAnsi" w:hAnsiTheme="minorHAnsi"/>
                <w:color w:val="auto"/>
                <w:sz w:val="24"/>
              </w:rPr>
            </w:pPr>
            <w:r>
              <w:rPr>
                <w:rFonts w:cs="Calibri" w:ascii="Calibri" w:hAnsi="Calibri" w:asciiTheme="minorHAnsi" w:cstheme="minorHAnsi" w:hAnsiTheme="minorHAnsi"/>
                <w:color w:val="auto"/>
                <w:kern w:val="0"/>
                <w:sz w:val="24"/>
                <w:szCs w:val="22"/>
                <w:lang w:val="en-US" w:eastAsia="en-US" w:bidi="ar-SA"/>
              </w:rPr>
              <w:t>Air from the laboratory working areas is not allowed to mix with the room air of the waiting areas. This needs careful consideration regarding place of fixing the exhaust fans at both the places and provision of openings for air suction as well as blowing out by the exhaust fans.</w:t>
            </w:r>
          </w:p>
          <w:p>
            <w:pPr>
              <w:pStyle w:val="Normal"/>
              <w:widowControl/>
              <w:spacing w:lineRule="auto" w:line="240" w:before="0" w:after="0"/>
              <w:jc w:val="both"/>
              <w:rPr>
                <w:rFonts w:cs="Calibri" w:cstheme="minorHAnsi"/>
                <w:b/>
              </w:rPr>
            </w:pPr>
            <w:r>
              <w:rPr>
                <w:rFonts w:eastAsia="Calibri" w:cs="Calibri" w:cstheme="minorHAnsi"/>
                <w:b/>
                <w:kern w:val="0"/>
                <w:sz w:val="22"/>
                <w:szCs w:val="22"/>
                <w:lang w:val="en-US" w:eastAsia="en-US" w:bidi="ar-SA"/>
              </w:rPr>
              <w:t>Control of Access into Working Areas</w:t>
            </w:r>
          </w:p>
          <w:p>
            <w:pPr>
              <w:pStyle w:val="Heading5"/>
              <w:widowControl/>
              <w:spacing w:lineRule="auto" w:line="276"/>
              <w:jc w:val="both"/>
              <w:rPr>
                <w:rFonts w:ascii="Calibri" w:hAnsi="Calibri" w:cs="Calibri" w:asciiTheme="minorHAnsi" w:cstheme="minorHAnsi" w:hAnsiTheme="minorHAnsi"/>
                <w:color w:val="auto"/>
                <w:sz w:val="24"/>
                <w:u w:val="single"/>
              </w:rPr>
            </w:pPr>
            <w:r>
              <w:rPr>
                <w:rFonts w:cs="Calibri" w:ascii="Calibri" w:hAnsi="Calibri" w:asciiTheme="minorHAnsi" w:cstheme="minorHAnsi" w:hAnsiTheme="minorHAnsi"/>
                <w:color w:val="auto"/>
                <w:kern w:val="0"/>
                <w:sz w:val="24"/>
                <w:szCs w:val="22"/>
                <w:u w:val="single"/>
                <w:lang w:val="en-US" w:eastAsia="en-US" w:bidi="ar-SA"/>
              </w:rPr>
              <w:t>Access inside the lab can be controlled by:</w:t>
            </w:r>
          </w:p>
          <w:p>
            <w:pPr>
              <w:pStyle w:val="ListParagraph"/>
              <w:widowControl/>
              <w:numPr>
                <w:ilvl w:val="0"/>
                <w:numId w:val="176"/>
              </w:numPr>
              <w:spacing w:before="0" w:after="200"/>
              <w:jc w:val="both"/>
              <w:rPr>
                <w:rFonts w:ascii="Calibri" w:hAnsi="Calibri" w:cs="Calibri" w:asciiTheme="minorHAnsi" w:cstheme="minorHAnsi" w:hAnsiTheme="minorHAnsi"/>
              </w:rPr>
            </w:pPr>
            <w:r>
              <w:rPr>
                <w:rFonts w:cs="Calibri" w:ascii="Calibri" w:hAnsi="Calibri" w:asciiTheme="minorHAnsi" w:cstheme="minorHAnsi" w:hAnsiTheme="minorHAnsi"/>
                <w:kern w:val="0"/>
                <w:sz w:val="22"/>
                <w:szCs w:val="22"/>
                <w:lang w:val="en-US" w:bidi="ar-SA"/>
              </w:rPr>
              <w:t>Placing/Caution boards so that patients/relatives do not use it as a thoroughfare;</w:t>
            </w:r>
          </w:p>
          <w:p>
            <w:pPr>
              <w:pStyle w:val="ListParagraph"/>
              <w:widowControl/>
              <w:numPr>
                <w:ilvl w:val="1"/>
                <w:numId w:val="176"/>
              </w:numPr>
              <w:spacing w:before="0" w:after="200"/>
              <w:jc w:val="both"/>
              <w:rPr>
                <w:rFonts w:ascii="Calibri" w:hAnsi="Calibri" w:cs="Calibri" w:asciiTheme="minorHAnsi" w:cstheme="minorHAnsi" w:hAnsiTheme="minorHAnsi"/>
              </w:rPr>
            </w:pPr>
            <w:r>
              <w:rPr>
                <w:rFonts w:cs="Calibri" w:ascii="Calibri" w:hAnsi="Calibri" w:asciiTheme="minorHAnsi" w:cstheme="minorHAnsi" w:hAnsiTheme="minorHAnsi"/>
                <w:kern w:val="0"/>
                <w:sz w:val="22"/>
                <w:szCs w:val="22"/>
                <w:lang w:val="en-US" w:bidi="ar-SA"/>
              </w:rPr>
              <w:t xml:space="preserve">No Thoroughfare.  </w:t>
            </w:r>
          </w:p>
          <w:p>
            <w:pPr>
              <w:pStyle w:val="ListParagraph"/>
              <w:widowControl/>
              <w:numPr>
                <w:ilvl w:val="1"/>
                <w:numId w:val="176"/>
              </w:numPr>
              <w:spacing w:before="0" w:after="200"/>
              <w:jc w:val="both"/>
              <w:rPr>
                <w:rFonts w:ascii="Calibri" w:hAnsi="Calibri" w:cs="Calibri" w:asciiTheme="minorHAnsi" w:cstheme="minorHAnsi" w:hAnsiTheme="minorHAnsi"/>
              </w:rPr>
            </w:pPr>
            <w:r>
              <w:rPr>
                <w:rFonts w:cs="Calibri" w:ascii="Calibri" w:hAnsi="Calibri" w:asciiTheme="minorHAnsi" w:cstheme="minorHAnsi" w:hAnsiTheme="minorHAnsi"/>
                <w:kern w:val="0"/>
                <w:sz w:val="22"/>
                <w:szCs w:val="22"/>
                <w:lang w:val="en-US" w:bidi="ar-SA"/>
              </w:rPr>
              <w:t xml:space="preserve">Entry Only For Authorized Staff Only. </w:t>
            </w:r>
          </w:p>
          <w:p>
            <w:pPr>
              <w:pStyle w:val="ListParagraph"/>
              <w:widowControl/>
              <w:numPr>
                <w:ilvl w:val="0"/>
                <w:numId w:val="176"/>
              </w:numPr>
              <w:spacing w:before="0" w:after="200"/>
              <w:jc w:val="both"/>
              <w:rPr>
                <w:rFonts w:ascii="Calibri" w:hAnsi="Calibri" w:cs="Calibri" w:asciiTheme="minorHAnsi" w:cstheme="minorHAnsi" w:hAnsiTheme="minorHAnsi"/>
              </w:rPr>
            </w:pPr>
            <w:r>
              <w:rPr>
                <w:rFonts w:cs="Calibri" w:ascii="Calibri" w:hAnsi="Calibri" w:asciiTheme="minorHAnsi" w:cstheme="minorHAnsi" w:hAnsiTheme="minorHAnsi"/>
                <w:kern w:val="0"/>
                <w:sz w:val="22"/>
                <w:szCs w:val="22"/>
                <w:lang w:val="en-US" w:bidi="ar-SA"/>
              </w:rPr>
              <w:t>Keeping the connecting door closed.</w:t>
            </w:r>
          </w:p>
          <w:p>
            <w:pPr>
              <w:pStyle w:val="ListParagraph"/>
              <w:widowControl/>
              <w:numPr>
                <w:ilvl w:val="0"/>
                <w:numId w:val="176"/>
              </w:numPr>
              <w:spacing w:before="0" w:after="200"/>
              <w:jc w:val="both"/>
              <w:rPr>
                <w:rFonts w:ascii="Calibri" w:hAnsi="Calibri" w:cs="Calibri" w:asciiTheme="minorHAnsi" w:cstheme="minorHAnsi" w:hAnsiTheme="minorHAnsi"/>
              </w:rPr>
            </w:pPr>
            <w:r>
              <w:rPr>
                <w:rFonts w:cs="Calibri" w:ascii="Calibri" w:hAnsi="Calibri" w:asciiTheme="minorHAnsi" w:cstheme="minorHAnsi" w:hAnsiTheme="minorHAnsi"/>
                <w:kern w:val="0"/>
                <w:sz w:val="22"/>
                <w:szCs w:val="22"/>
                <w:lang w:val="en-US" w:bidi="ar-SA"/>
              </w:rPr>
              <w:t>Checking at the connecting entrance of working area of laboratory by a guard/orderly.</w:t>
            </w:r>
          </w:p>
          <w:p>
            <w:pPr>
              <w:pStyle w:val="ListParagraph"/>
              <w:widowControl/>
              <w:numPr>
                <w:ilvl w:val="0"/>
                <w:numId w:val="176"/>
              </w:numPr>
              <w:spacing w:before="0" w:after="200"/>
              <w:jc w:val="both"/>
              <w:rPr>
                <w:rFonts w:ascii="Calibri" w:hAnsi="Calibri" w:cs="Calibri" w:asciiTheme="minorHAnsi" w:cstheme="minorHAnsi" w:hAnsiTheme="minorHAnsi"/>
              </w:rPr>
            </w:pPr>
            <w:r>
              <w:rPr>
                <w:rFonts w:cs="Calibri" w:ascii="Calibri" w:hAnsi="Calibri" w:asciiTheme="minorHAnsi" w:cstheme="minorHAnsi" w:hAnsiTheme="minorHAnsi"/>
                <w:kern w:val="0"/>
                <w:sz w:val="22"/>
                <w:szCs w:val="22"/>
                <w:lang w:val="en-US" w:bidi="ar-SA"/>
              </w:rPr>
              <w:t>Affixing automatically closing and locking door, which can only be operated by the authorized persons biometrically or by the swipe cards.</w:t>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tc>
      </w:tr>
    </w:tbl>
    <w:p>
      <w:pPr>
        <w:pStyle w:val="Heading3"/>
        <w:rPr/>
      </w:pPr>
      <w:r>
        <w:rPr/>
      </w:r>
    </w:p>
    <w:p>
      <w:pPr>
        <w:pStyle w:val="Normal"/>
        <w:rPr>
          <w:rFonts w:eastAsia="Times New Roman" w:cs="Calibri" w:cstheme="minorHAnsi"/>
          <w:b/>
          <w:bCs/>
          <w:color w:val="C00000"/>
          <w:spacing w:val="2"/>
          <w:sz w:val="32"/>
          <w:szCs w:val="20"/>
        </w:rPr>
      </w:pPr>
      <w:r>
        <w:rPr>
          <w:rFonts w:eastAsia="Times New Roman" w:cs="Calibri" w:cstheme="minorHAnsi"/>
          <w:b/>
          <w:bCs/>
          <w:color w:val="C00000"/>
          <w:spacing w:val="2"/>
          <w:sz w:val="32"/>
          <w:szCs w:val="20"/>
        </w:rPr>
      </w:r>
      <w:r>
        <w:br w:type="page"/>
      </w:r>
    </w:p>
    <w:p>
      <w:pPr>
        <w:pStyle w:val="Heading3"/>
        <w:spacing w:before="0" w:after="240"/>
        <w:rPr>
          <w:color w:themeColor="text2" w:themeTint="99" w:val="8496B0"/>
        </w:rPr>
      </w:pPr>
      <w:bookmarkStart w:id="351" w:name="_Toc514931088"/>
      <w:r>
        <w:rPr/>
        <w:t>Standard 26. BSBS-4: Documented procedure of bio risk management.</w:t>
      </w:r>
      <w:bookmarkEnd w:id="351"/>
      <w:r>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(88-89)</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352" w:name="_Toc483909915"/>
      <w:bookmarkStart w:id="353" w:name="_Toc514931089"/>
      <w:r>
        <w:rPr>
          <w:rFonts w:cs="Calibri" w:ascii="Calibri" w:hAnsi="Calibri" w:asciiTheme="minorHAnsi" w:cstheme="minorHAnsi" w:hAnsiTheme="minorHAnsi"/>
          <w:color w:themeColor="background1" w:val="FFFFFF"/>
        </w:rPr>
        <w:t>Ind. 88:  All incident reports are documented</w:t>
      </w:r>
      <w:bookmarkEnd w:id="352"/>
      <w:bookmarkEnd w:id="353"/>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contextualSpacing/>
        <w:jc w:val="both"/>
        <w:rPr>
          <w:rFonts w:cs="Calibri" w:cstheme="minorHAnsi"/>
          <w:sz w:val="24"/>
          <w:szCs w:val="24"/>
        </w:rPr>
      </w:pPr>
      <w:r>
        <w:rPr>
          <w:rFonts w:cs="Calibri" w:cstheme="minorHAnsi"/>
          <w:sz w:val="24"/>
          <w:szCs w:val="24"/>
        </w:rPr>
        <w:t>Review records for proper reporting of incidents which breach laboratory biosafety. Check documented record of action/s taken on occurrence of the same.</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Record of reporting the incidents which breached laboratory biosafety.</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Record of action/s taken on occurrence of the same.</w:t>
      </w:r>
    </w:p>
    <w:p>
      <w:pPr>
        <w:pStyle w:val="ListParagraph"/>
        <w:spacing w:before="120" w:after="120"/>
        <w:ind w:hanging="284" w:start="284"/>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sz w:val="24"/>
          <w:szCs w:val="24"/>
        </w:rPr>
        <w:t xml:space="preserve">Scoring: </w:t>
      </w:r>
    </w:p>
    <w:p>
      <w:pPr>
        <w:pStyle w:val="ListParagraph"/>
        <w:numPr>
          <w:ilvl w:val="0"/>
          <w:numId w:val="15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documented evidence of incident reporting and proper actions taken is available, then score as </w:t>
      </w:r>
      <w:r>
        <w:rPr>
          <w:rFonts w:cs="Calibri" w:ascii="Calibri" w:hAnsi="Calibri" w:asciiTheme="minorHAnsi" w:cstheme="minorHAnsi" w:hAnsiTheme="minorHAnsi"/>
          <w:b/>
          <w:sz w:val="24"/>
          <w:szCs w:val="24"/>
          <w:u w:val="single"/>
        </w:rPr>
        <w:t>fully met.</w:t>
      </w:r>
    </w:p>
    <w:p>
      <w:pPr>
        <w:pStyle w:val="ListParagraph"/>
        <w:numPr>
          <w:ilvl w:val="0"/>
          <w:numId w:val="15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no incident record is available,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354" w:name="_Toc483909916"/>
      <w:bookmarkStart w:id="355" w:name="_Toc514931090"/>
      <w:r>
        <w:rPr>
          <w:rFonts w:cs="Calibri" w:ascii="Calibri" w:hAnsi="Calibri" w:asciiTheme="minorHAnsi" w:cstheme="minorHAnsi" w:hAnsiTheme="minorHAnsi"/>
          <w:color w:themeColor="background1" w:val="FFFFFF"/>
        </w:rPr>
        <w:t>Ind. 89:  Required disinfectants/spill kits are available in the laboratory</w:t>
      </w:r>
      <w:bookmarkEnd w:id="354"/>
      <w:bookmarkEnd w:id="355"/>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contextualSpacing/>
        <w:jc w:val="both"/>
        <w:rPr>
          <w:rFonts w:cs="Calibri" w:cstheme="minorHAnsi"/>
          <w:sz w:val="24"/>
          <w:szCs w:val="24"/>
        </w:rPr>
      </w:pPr>
      <w:r>
        <w:rPr>
          <w:rFonts w:cs="Calibri" w:cstheme="minorHAnsi"/>
          <w:sz w:val="24"/>
          <w:szCs w:val="24"/>
        </w:rPr>
        <w:t>Check stock registers for purchase and regular consumption of standard disinfectants/spill kits</w:t>
      </w:r>
      <w:r>
        <w:rPr>
          <w:rStyle w:val="FootnoteReference"/>
          <w:rFonts w:cs="Calibri" w:cstheme="minorHAnsi"/>
          <w:sz w:val="24"/>
          <w:szCs w:val="24"/>
        </w:rPr>
        <w:footnoteReference w:id="15"/>
      </w:r>
      <w:r>
        <w:rPr>
          <w:rFonts w:cs="Calibri" w:cstheme="minorHAnsi"/>
          <w:sz w:val="24"/>
          <w:szCs w:val="24"/>
        </w:rPr>
        <w:t>.</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Availability of required disinfectants/spill kits in the laboratory.</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Record of regular use of the same.</w:t>
      </w:r>
    </w:p>
    <w:p>
      <w:pPr>
        <w:pStyle w:val="Normal"/>
        <w:spacing w:lineRule="auto" w:line="276" w:before="120" w:after="120"/>
        <w:contextualSpacing/>
        <w:jc w:val="both"/>
        <w:rPr>
          <w:rFonts w:cs="Calibri" w:cstheme="minorHAnsi"/>
          <w:b/>
          <w:sz w:val="24"/>
          <w:szCs w:val="24"/>
        </w:rPr>
      </w:pPr>
      <w:r>
        <w:rPr>
          <w:rFonts w:cs="Calibri" w:cstheme="minorHAnsi"/>
          <w:sz w:val="24"/>
          <w:szCs w:val="24"/>
        </w:rPr>
        <w:t xml:space="preserve">  </w:t>
      </w:r>
      <w:r>
        <w:rPr>
          <w:rFonts w:cs="Calibri" w:cstheme="minorHAnsi"/>
          <w:b/>
          <w:sz w:val="24"/>
          <w:szCs w:val="24"/>
        </w:rPr>
        <w:t xml:space="preserve">Scoring: </w:t>
      </w:r>
    </w:p>
    <w:p>
      <w:pPr>
        <w:pStyle w:val="ListParagraph"/>
        <w:numPr>
          <w:ilvl w:val="0"/>
          <w:numId w:val="15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evidence of use of disinfectants/spill kits is available, then score as </w:t>
      </w:r>
      <w:r>
        <w:rPr>
          <w:rFonts w:cs="Calibri" w:ascii="Calibri" w:hAnsi="Calibri" w:asciiTheme="minorHAnsi" w:cstheme="minorHAnsi" w:hAnsiTheme="minorHAnsi"/>
          <w:b/>
          <w:sz w:val="24"/>
          <w:szCs w:val="24"/>
          <w:u w:val="single"/>
        </w:rPr>
        <w:t>fully met.</w:t>
      </w:r>
    </w:p>
    <w:p>
      <w:pPr>
        <w:pStyle w:val="ListParagraph"/>
        <w:numPr>
          <w:ilvl w:val="0"/>
          <w:numId w:val="15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disinfectants/spill kits are not available in the laboratory, then score as </w:t>
      </w:r>
      <w:r>
        <w:rPr>
          <w:rFonts w:cs="Calibri" w:ascii="Calibri" w:hAnsi="Calibri" w:asciiTheme="minorHAnsi" w:cstheme="minorHAnsi" w:hAnsiTheme="minorHAnsi"/>
          <w:b/>
          <w:sz w:val="24"/>
          <w:szCs w:val="24"/>
          <w:u w:val="single"/>
        </w:rPr>
        <w:t>not met.</w:t>
      </w:r>
    </w:p>
    <w:p>
      <w:pPr>
        <w:pStyle w:val="ListParagraph"/>
        <w:spacing w:before="120" w:after="120"/>
        <w:ind w:start="284"/>
        <w:jc w:val="both"/>
        <w:rPr>
          <w:rFonts w:ascii="Calibri" w:hAnsi="Calibri" w:cs="Calibri" w:asciiTheme="minorHAnsi" w:cstheme="minorHAnsi" w:hAnsiTheme="minorHAnsi"/>
          <w:b/>
          <w:sz w:val="24"/>
          <w:szCs w:val="24"/>
          <w:u w:val="single"/>
        </w:rPr>
      </w:pPr>
      <w:r>
        <w:rPr>
          <w:rFonts w:cs="Calibri" w:cstheme="minorHAnsi"/>
          <w:b/>
          <w:sz w:val="24"/>
          <w:szCs w:val="24"/>
          <w:u w:val="single"/>
        </w:rPr>
      </w:r>
    </w:p>
    <w:p>
      <w:pPr>
        <w:pStyle w:val="ListParagraph"/>
        <w:spacing w:before="120" w:after="120"/>
        <w:ind w:start="284"/>
        <w:jc w:val="both"/>
        <w:rPr>
          <w:rFonts w:ascii="Calibri" w:hAnsi="Calibri" w:cs="Calibri" w:asciiTheme="minorHAnsi" w:cstheme="minorHAnsi" w:hAnsiTheme="minorHAnsi"/>
          <w:b/>
          <w:sz w:val="24"/>
          <w:szCs w:val="24"/>
          <w:u w:val="single"/>
        </w:rPr>
      </w:pPr>
      <w:r>
        <w:rPr>
          <w:rFonts w:cs="Calibri" w:cstheme="minorHAnsi"/>
          <w:b/>
          <w:sz w:val="24"/>
          <w:szCs w:val="24"/>
          <w:u w:val="single"/>
        </w:rPr>
      </w:r>
    </w:p>
    <w:p>
      <w:pPr>
        <w:pStyle w:val="ListParagraph"/>
        <w:spacing w:before="120" w:after="120"/>
        <w:ind w:start="284"/>
        <w:jc w:val="both"/>
        <w:rPr>
          <w:rFonts w:ascii="Calibri" w:hAnsi="Calibri" w:cs="Calibri" w:asciiTheme="minorHAnsi" w:cstheme="minorHAnsi" w:hAnsiTheme="minorHAnsi"/>
          <w:b/>
          <w:sz w:val="24"/>
          <w:szCs w:val="24"/>
          <w:u w:val="single"/>
        </w:rPr>
      </w:pPr>
      <w:r>
        <w:rPr>
          <w:rFonts w:cs="Calibri" w:cstheme="minorHAnsi"/>
          <w:b/>
          <w:sz w:val="24"/>
          <w:szCs w:val="24"/>
          <w:u w:val="single"/>
        </w:rPr>
      </w:r>
    </w:p>
    <w:p>
      <w:pPr>
        <w:pStyle w:val="ListParagraph"/>
        <w:spacing w:before="120" w:after="120"/>
        <w:ind w:start="284"/>
        <w:jc w:val="both"/>
        <w:rPr>
          <w:rFonts w:ascii="Calibri" w:hAnsi="Calibri" w:cs="Calibri" w:asciiTheme="minorHAnsi" w:cstheme="minorHAnsi" w:hAnsiTheme="minorHAnsi"/>
          <w:b/>
          <w:sz w:val="24"/>
          <w:szCs w:val="24"/>
          <w:u w:val="single"/>
        </w:rPr>
      </w:pPr>
      <w:r>
        <w:rPr>
          <w:rFonts w:cs="Calibri" w:cstheme="minorHAnsi"/>
          <w:b/>
          <w:sz w:val="24"/>
          <w:szCs w:val="24"/>
          <w:u w:val="single"/>
        </w:rPr>
      </w:r>
    </w:p>
    <w:p>
      <w:pPr>
        <w:pStyle w:val="ListParagraph"/>
        <w:spacing w:before="120" w:after="120"/>
        <w:ind w:start="284"/>
        <w:jc w:val="both"/>
        <w:rPr>
          <w:rFonts w:ascii="Calibri" w:hAnsi="Calibri" w:cs="Calibri" w:asciiTheme="minorHAnsi" w:cstheme="minorHAnsi" w:hAnsiTheme="minorHAnsi"/>
          <w:b/>
          <w:sz w:val="24"/>
          <w:szCs w:val="24"/>
          <w:u w:val="single"/>
        </w:rPr>
      </w:pPr>
      <w:r>
        <w:rPr>
          <w:rFonts w:cs="Calibri" w:cstheme="minorHAnsi"/>
          <w:b/>
          <w:sz w:val="24"/>
          <w:szCs w:val="24"/>
          <w:u w:val="single"/>
        </w:rPr>
      </w:r>
    </w:p>
    <w:p>
      <w:pPr>
        <w:pStyle w:val="ListParagraph"/>
        <w:spacing w:before="120" w:after="120"/>
        <w:ind w:start="284"/>
        <w:jc w:val="both"/>
        <w:rPr>
          <w:rFonts w:ascii="Calibri" w:hAnsi="Calibri" w:cs="Calibri" w:asciiTheme="minorHAnsi" w:cstheme="minorHAnsi" w:hAnsiTheme="minorHAnsi"/>
          <w:b/>
          <w:sz w:val="24"/>
          <w:szCs w:val="24"/>
          <w:u w:val="single"/>
        </w:rPr>
      </w:pPr>
      <w:r>
        <w:rPr>
          <w:rFonts w:cs="Calibri" w:cstheme="minorHAnsi"/>
          <w:b/>
          <w:sz w:val="24"/>
          <w:szCs w:val="24"/>
          <w:u w:val="single"/>
        </w:rPr>
      </w:r>
    </w:p>
    <w:tbl>
      <w:tblPr>
        <w:tblStyle w:val="TableGrid"/>
        <w:tblW w:w="990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900"/>
      </w:tblGrid>
      <w:tr>
        <w:trPr>
          <w:trHeight w:val="554" w:hRule="atLeast"/>
        </w:trPr>
        <w:tc>
          <w:tcPr>
            <w:tcW w:w="9900" w:type="dxa"/>
            <w:tcBorders/>
            <w:shd w:color="auto" w:fill="DEEAF6" w:themeFill="accent1" w:themeFillTint="33" w:val="clear"/>
          </w:tcPr>
          <w:p>
            <w:pPr>
              <w:pStyle w:val="Normal"/>
              <w:widowControl/>
              <w:spacing w:lineRule="auto" w:line="240" w:before="0" w:after="0"/>
              <w:ind w:end="-144"/>
              <w:contextualSpacing/>
              <w:jc w:val="center"/>
              <w:rPr>
                <w:rFonts w:cs="Calibri" w:cstheme="minorHAnsi"/>
                <w:b/>
                <w:sz w:val="24"/>
                <w:lang w:val="en-GB"/>
              </w:rPr>
            </w:pPr>
            <w:r>
              <w:rPr>
                <w:rFonts w:eastAsia="Calibri" w:cs="Calibri" w:cstheme="minorHAnsi"/>
                <w:b/>
                <w:kern w:val="0"/>
                <w:sz w:val="32"/>
                <w:szCs w:val="22"/>
                <w:lang w:val="en-GB" w:eastAsia="en-US" w:bidi="ar-SA"/>
              </w:rPr>
              <w:t>Guidelines</w:t>
            </w:r>
          </w:p>
        </w:tc>
      </w:tr>
      <w:tr>
        <w:trPr>
          <w:trHeight w:val="554" w:hRule="atLeast"/>
        </w:trPr>
        <w:tc>
          <w:tcPr>
            <w:tcW w:w="9900" w:type="dxa"/>
            <w:tcBorders/>
          </w:tcPr>
          <w:p>
            <w:pPr>
              <w:pStyle w:val="Normal"/>
              <w:widowControl/>
              <w:spacing w:lineRule="auto" w:line="276" w:beforeAutospacing="1" w:after="120"/>
              <w:ind w:start="720"/>
              <w:jc w:val="both"/>
              <w:rPr>
                <w:rFonts w:cs="Calibri" w:cstheme="minorHAnsi"/>
                <w:sz w:val="24"/>
                <w:szCs w:val="24"/>
              </w:rPr>
            </w:pPr>
            <w:r>
              <w:rPr>
                <w:rFonts w:eastAsia="Calibri" w:cs="Calibri" w:cstheme="minorHAnsi"/>
                <w:kern w:val="0"/>
                <w:sz w:val="24"/>
                <w:szCs w:val="24"/>
                <w:lang w:val="en-US" w:eastAsia="en-US" w:bidi="ar-SA"/>
              </w:rPr>
            </w:r>
          </w:p>
          <w:p>
            <w:pPr>
              <w:pStyle w:val="Normal"/>
              <w:widowControl/>
              <w:numPr>
                <w:ilvl w:val="0"/>
                <w:numId w:val="177"/>
              </w:numPr>
              <w:spacing w:lineRule="auto" w:line="276" w:beforeAutospacing="1" w:after="120"/>
              <w:jc w:val="both"/>
              <w:rPr>
                <w:rFonts w:cs="Calibri" w:cstheme="minorHAnsi"/>
                <w:sz w:val="24"/>
                <w:szCs w:val="24"/>
              </w:rPr>
            </w:pPr>
            <w:r>
              <w:rPr>
                <w:rFonts w:eastAsia="Calibri" w:cs="Calibri" w:cstheme="minorHAnsi"/>
                <w:kern w:val="0"/>
                <w:sz w:val="24"/>
                <w:szCs w:val="24"/>
                <w:lang w:val="en-US" w:eastAsia="en-US" w:bidi="ar-SA"/>
              </w:rPr>
              <w:t>An Incident Report is appropriate for "near misses," incidents not resulting in personal harm or property damage, but which might have, under slightly different circumstances.</w:t>
            </w:r>
          </w:p>
          <w:p>
            <w:pPr>
              <w:pStyle w:val="Normal"/>
              <w:widowControl/>
              <w:numPr>
                <w:ilvl w:val="0"/>
                <w:numId w:val="177"/>
              </w:numPr>
              <w:spacing w:lineRule="auto" w:line="276" w:before="0" w:after="120"/>
              <w:jc w:val="both"/>
              <w:rPr>
                <w:rFonts w:cs="Calibri" w:cstheme="minorHAnsi"/>
                <w:sz w:val="24"/>
                <w:szCs w:val="24"/>
              </w:rPr>
            </w:pPr>
            <w:r>
              <w:rPr>
                <w:rFonts w:eastAsia="Calibri" w:cs="Calibri" w:cstheme="minorHAnsi"/>
                <w:kern w:val="0"/>
                <w:sz w:val="24"/>
                <w:szCs w:val="24"/>
                <w:lang w:val="en-US" w:eastAsia="en-US" w:bidi="ar-SA"/>
              </w:rPr>
              <w:t xml:space="preserve">The Incident Report requires responses from (I) the person involved, (II) any witnesses to the incident, and (III) the Principal Investigator/Supervisor. Attach additional pages if necessary to complete the report. </w:t>
            </w:r>
            <w:r>
              <w:rPr>
                <w:rStyle w:val="Strong"/>
                <w:rFonts w:eastAsia="Calibri" w:cs="Calibri" w:cstheme="minorHAnsi"/>
                <w:kern w:val="0"/>
                <w:sz w:val="24"/>
                <w:szCs w:val="24"/>
                <w:lang w:val="en-US" w:eastAsia="en-US" w:bidi="ar-SA"/>
              </w:rPr>
              <w:t>Reports that are not signed by the PI/supervisor will be returned for completion.</w:t>
            </w:r>
            <w:r>
              <w:rPr>
                <w:rFonts w:eastAsia="Calibri" w:cs="Calibri" w:cstheme="minorHAnsi"/>
                <w:kern w:val="0"/>
                <w:sz w:val="24"/>
                <w:szCs w:val="24"/>
                <w:lang w:val="en-US" w:eastAsia="en-US" w:bidi="ar-SA"/>
              </w:rPr>
              <w:t xml:space="preserve"> The committees require input from the supervisor. See completed example following the instructions.</w:t>
            </w:r>
          </w:p>
          <w:p>
            <w:pPr>
              <w:pStyle w:val="Normal"/>
              <w:widowControl/>
              <w:numPr>
                <w:ilvl w:val="0"/>
                <w:numId w:val="177"/>
              </w:numPr>
              <w:spacing w:lineRule="auto" w:line="276" w:before="0" w:after="120"/>
              <w:jc w:val="both"/>
              <w:rPr>
                <w:rFonts w:cs="Calibri" w:cstheme="minorHAnsi"/>
                <w:sz w:val="24"/>
                <w:szCs w:val="24"/>
              </w:rPr>
            </w:pPr>
            <w:r>
              <w:rPr>
                <w:rFonts w:eastAsia="Calibri" w:cs="Calibri" w:cstheme="minorHAnsi"/>
                <w:kern w:val="0"/>
                <w:sz w:val="24"/>
                <w:szCs w:val="24"/>
                <w:lang w:val="en-US" w:eastAsia="en-US" w:bidi="ar-SA"/>
              </w:rPr>
              <w:t>Commonly, there are multiple causes in any given incident-all of which should be identified. Provide a complete and detailed response to each question, making a serious attempt to identify all "root cause(s)." The contributing factors were probably evident, but overlooked or unrecognized previously. These factors become more distinctly identifiable in light of the specifics of the incident A well-planned work process will include multiple layers of safeguards. Once causes are identified at all levels, consider safeguards and procedures that might be changed to prevent future incidents.</w:t>
            </w:r>
            <w:r>
              <w:rPr>
                <w:rFonts w:eastAsia="Calibri" w:cs="Calibri" w:cstheme="minorHAnsi"/>
                <w:i/>
                <w:color w:val="333333"/>
                <w:kern w:val="0"/>
                <w:sz w:val="24"/>
                <w:szCs w:val="24"/>
                <w:lang w:val="en-US" w:eastAsia="en-US" w:bidi="ar-SA"/>
              </w:rPr>
              <w:t xml:space="preserve"> </w:t>
            </w:r>
          </w:p>
          <w:p>
            <w:pPr>
              <w:pStyle w:val="Normal"/>
              <w:widowControl/>
              <w:numPr>
                <w:ilvl w:val="0"/>
                <w:numId w:val="177"/>
              </w:numPr>
              <w:spacing w:lineRule="auto" w:line="276" w:before="0" w:after="120"/>
              <w:jc w:val="both"/>
              <w:rPr>
                <w:rFonts w:cs="Calibri" w:cstheme="minorHAnsi"/>
                <w:sz w:val="24"/>
                <w:szCs w:val="24"/>
              </w:rPr>
            </w:pPr>
            <w:r>
              <w:rPr>
                <w:rFonts w:eastAsia="Calibri" w:cs="Calibri" w:cstheme="minorHAnsi"/>
                <w:i/>
                <w:color w:val="333333"/>
                <w:kern w:val="0"/>
                <w:sz w:val="24"/>
                <w:szCs w:val="24"/>
                <w:lang w:val="en-US" w:eastAsia="en-US" w:bidi="ar-SA"/>
              </w:rPr>
              <w:t>Complete the att</w:t>
            </w:r>
            <w:r>
              <w:rPr>
                <w:rFonts w:eastAsia="Calibri" w:cs="Calibri" w:cstheme="minorHAnsi"/>
                <w:b/>
                <w:i/>
                <w:color w:val="333333"/>
                <w:kern w:val="0"/>
                <w:sz w:val="24"/>
                <w:szCs w:val="24"/>
                <w:lang w:val="en-US" w:eastAsia="en-US" w:bidi="ar-SA"/>
              </w:rPr>
              <w:t xml:space="preserve">ached Lab Incident Report Form </w:t>
            </w:r>
            <w:r>
              <w:rPr>
                <w:rFonts w:eastAsia="Calibri" w:cs="Calibri" w:cstheme="minorHAnsi"/>
                <w:i/>
                <w:color w:val="333333"/>
                <w:kern w:val="0"/>
                <w:sz w:val="24"/>
                <w:szCs w:val="24"/>
                <w:lang w:val="en-US" w:eastAsia="en-US" w:bidi="ar-SA"/>
              </w:rPr>
              <w:t>within 48 hours of the incident.</w:t>
            </w:r>
            <w:r>
              <w:rPr>
                <w:rFonts w:eastAsia="Calibri" w:cs="Calibri" w:cstheme="minorHAnsi"/>
                <w:b/>
                <w:i/>
                <w:color w:val="333333"/>
                <w:kern w:val="0"/>
                <w:sz w:val="24"/>
                <w:szCs w:val="24"/>
                <w:lang w:val="en-US" w:eastAsia="en-US" w:bidi="ar-SA"/>
              </w:rPr>
              <w:t xml:space="preserve"> </w:t>
            </w:r>
            <w:r>
              <w:rPr>
                <w:rFonts w:eastAsia="Calibri" w:cs="Calibri" w:cstheme="minorHAnsi"/>
                <w:kern w:val="0"/>
                <w:sz w:val="24"/>
                <w:szCs w:val="24"/>
                <w:lang w:val="en-US" w:eastAsia="en-US" w:bidi="ar-SA"/>
              </w:rPr>
              <w:t>An incident is defined as any unplanned and unwanted event that occurred during the performance of work activities and that resulted in or could have led to injury or material damage to property. Incident repercussions range from minor (e.g., a broken mercury thermometer) to significant (e.g., a 5-gallon bottle of sulfuric acid dropped in a heavy-traffic hallway).</w:t>
            </w:r>
          </w:p>
          <w:p>
            <w:pPr>
              <w:pStyle w:val="Normal"/>
              <w:widowControl/>
              <w:numPr>
                <w:ilvl w:val="0"/>
                <w:numId w:val="177"/>
              </w:numPr>
              <w:spacing w:lineRule="auto" w:line="276" w:before="0" w:after="120"/>
              <w:jc w:val="both"/>
              <w:rPr>
                <w:rFonts w:cs="Calibri" w:cstheme="minorHAnsi"/>
                <w:sz w:val="24"/>
                <w:szCs w:val="24"/>
              </w:rPr>
            </w:pPr>
            <w:r>
              <w:rPr>
                <w:rFonts w:eastAsia="Calibri" w:cs="Calibri" w:cstheme="minorHAnsi"/>
                <w:kern w:val="0"/>
                <w:sz w:val="24"/>
                <w:szCs w:val="22"/>
                <w:lang w:val="en-US" w:eastAsia="en-US" w:bidi="ar-SA"/>
              </w:rPr>
              <w:t>This report is not intended to assign blame; it should be used as a tool to foster recommendations for procedural improvement. A well-prepared report will identify all work systems that need to be redesigned to compensate for foreseeable human errors. These reports will also be used to improve safety policies.</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ab/>
              <w:tab/>
              <w:tab/>
              <w:t xml:space="preserve"> </w:t>
            </w:r>
          </w:p>
          <w:p>
            <w:pPr>
              <w:pStyle w:val="Normal"/>
              <w:widowControl/>
              <w:spacing w:lineRule="auto" w:line="240" w:before="0" w:after="0"/>
              <w:jc w:val="center"/>
              <w:rPr>
                <w:rFonts w:cs="Calibri" w:cstheme="minorHAnsi"/>
                <w:b/>
                <w:bCs/>
                <w:sz w:val="24"/>
                <w:szCs w:val="24"/>
              </w:rPr>
            </w:pPr>
            <w:r>
              <w:rPr>
                <w:rFonts w:eastAsia="Calibri" w:cs="Calibri" w:cstheme="minorHAnsi"/>
                <w:b/>
                <w:bCs/>
                <w:kern w:val="0"/>
                <w:sz w:val="24"/>
                <w:szCs w:val="24"/>
                <w:lang w:val="en-US" w:eastAsia="en-US" w:bidi="ar-SA"/>
              </w:rPr>
            </w:r>
          </w:p>
          <w:p>
            <w:pPr>
              <w:pStyle w:val="Normal"/>
              <w:widowControl/>
              <w:spacing w:lineRule="auto" w:line="240" w:before="0" w:after="0"/>
              <w:jc w:val="center"/>
              <w:rPr>
                <w:rFonts w:cs="Calibri" w:cstheme="minorHAnsi"/>
                <w:b/>
                <w:bCs/>
                <w:sz w:val="24"/>
                <w:szCs w:val="24"/>
              </w:rPr>
            </w:pPr>
            <w:r>
              <w:rPr>
                <w:rFonts w:eastAsia="Calibri" w:cs="Calibri" w:cstheme="minorHAnsi"/>
                <w:b/>
                <w:bCs/>
                <w:kern w:val="0"/>
                <w:sz w:val="24"/>
                <w:szCs w:val="24"/>
                <w:lang w:val="en-US" w:eastAsia="en-US" w:bidi="ar-SA"/>
              </w:rPr>
            </w:r>
          </w:p>
          <w:p>
            <w:pPr>
              <w:pStyle w:val="Normal"/>
              <w:widowControl/>
              <w:spacing w:lineRule="auto" w:line="240" w:before="0" w:after="0"/>
              <w:jc w:val="center"/>
              <w:rPr>
                <w:rFonts w:cs="Calibri" w:cstheme="minorHAnsi"/>
                <w:b/>
                <w:bCs/>
                <w:sz w:val="24"/>
                <w:szCs w:val="24"/>
              </w:rPr>
            </w:pPr>
            <w:r>
              <w:rPr>
                <w:rFonts w:eastAsia="Calibri" w:cs="Calibri" w:cstheme="minorHAnsi"/>
                <w:b/>
                <w:bCs/>
                <w:kern w:val="0"/>
                <w:sz w:val="24"/>
                <w:szCs w:val="24"/>
                <w:lang w:val="en-US" w:eastAsia="en-US" w:bidi="ar-SA"/>
              </w:rPr>
            </w:r>
          </w:p>
          <w:p>
            <w:pPr>
              <w:pStyle w:val="Normal"/>
              <w:widowControl/>
              <w:spacing w:lineRule="auto" w:line="240" w:before="0" w:after="0"/>
              <w:jc w:val="center"/>
              <w:rPr>
                <w:rFonts w:cs="Calibri" w:cstheme="minorHAnsi"/>
                <w:b/>
                <w:bCs/>
                <w:sz w:val="24"/>
                <w:szCs w:val="24"/>
              </w:rPr>
            </w:pPr>
            <w:r>
              <w:rPr>
                <w:rFonts w:eastAsia="Calibri" w:cs="Calibri" w:cstheme="minorHAnsi"/>
                <w:b/>
                <w:bCs/>
                <w:kern w:val="0"/>
                <w:sz w:val="24"/>
                <w:szCs w:val="24"/>
                <w:lang w:val="en-US" w:eastAsia="en-US" w:bidi="ar-SA"/>
              </w:rPr>
            </w:r>
          </w:p>
          <w:p>
            <w:pPr>
              <w:pStyle w:val="Normal"/>
              <w:widowControl/>
              <w:spacing w:lineRule="auto" w:line="240" w:before="0" w:after="0"/>
              <w:jc w:val="center"/>
              <w:rPr>
                <w:rFonts w:cs="Calibri" w:cstheme="minorHAnsi"/>
                <w:b/>
                <w:bCs/>
                <w:sz w:val="24"/>
                <w:szCs w:val="24"/>
              </w:rPr>
            </w:pPr>
            <w:r>
              <w:rPr>
                <w:rFonts w:eastAsia="Calibri" w:cs="Calibri" w:cstheme="minorHAnsi"/>
                <w:b/>
                <w:bCs/>
                <w:kern w:val="0"/>
                <w:sz w:val="24"/>
                <w:szCs w:val="24"/>
                <w:lang w:val="en-US" w:eastAsia="en-US" w:bidi="ar-SA"/>
              </w:rPr>
            </w:r>
          </w:p>
          <w:p>
            <w:pPr>
              <w:pStyle w:val="Normal"/>
              <w:widowControl/>
              <w:spacing w:lineRule="auto" w:line="240" w:before="0" w:after="0"/>
              <w:jc w:val="center"/>
              <w:rPr>
                <w:rFonts w:cs="Calibri" w:cstheme="minorHAnsi"/>
                <w:b/>
                <w:bCs/>
                <w:sz w:val="24"/>
                <w:szCs w:val="24"/>
              </w:rPr>
            </w:pPr>
            <w:r>
              <w:rPr>
                <w:rFonts w:eastAsia="Calibri" w:cs="Calibri" w:cstheme="minorHAnsi"/>
                <w:b/>
                <w:bCs/>
                <w:kern w:val="0"/>
                <w:sz w:val="24"/>
                <w:szCs w:val="24"/>
                <w:lang w:val="en-US" w:eastAsia="en-US" w:bidi="ar-SA"/>
              </w:rPr>
            </w:r>
          </w:p>
          <w:p>
            <w:pPr>
              <w:pStyle w:val="Normal"/>
              <w:widowControl/>
              <w:spacing w:lineRule="auto" w:line="240" w:before="0" w:after="0"/>
              <w:jc w:val="center"/>
              <w:rPr>
                <w:rFonts w:cs="Calibri" w:cstheme="minorHAnsi"/>
                <w:b/>
                <w:bCs/>
                <w:sz w:val="24"/>
                <w:szCs w:val="24"/>
              </w:rPr>
            </w:pPr>
            <w:r>
              <w:rPr>
                <w:rFonts w:eastAsia="Calibri" w:cs="Calibri" w:cstheme="minorHAnsi"/>
                <w:b/>
                <w:bCs/>
                <w:kern w:val="0"/>
                <w:sz w:val="24"/>
                <w:szCs w:val="24"/>
                <w:lang w:val="en-US" w:eastAsia="en-US" w:bidi="ar-SA"/>
              </w:rPr>
            </w:r>
          </w:p>
          <w:p>
            <w:pPr>
              <w:pStyle w:val="Normal"/>
              <w:widowControl/>
              <w:spacing w:lineRule="auto" w:line="240" w:before="0" w:after="0"/>
              <w:jc w:val="center"/>
              <w:rPr>
                <w:rFonts w:cs="Calibri" w:cstheme="minorHAnsi"/>
                <w:b/>
                <w:bCs/>
                <w:sz w:val="24"/>
                <w:szCs w:val="24"/>
              </w:rPr>
            </w:pPr>
            <w:r>
              <w:rPr>
                <w:rFonts w:eastAsia="Calibri" w:cs="Calibri" w:cstheme="minorHAnsi"/>
                <w:b/>
                <w:bCs/>
                <w:kern w:val="0"/>
                <w:sz w:val="24"/>
                <w:szCs w:val="24"/>
                <w:lang w:val="en-US" w:eastAsia="en-US" w:bidi="ar-SA"/>
              </w:rPr>
            </w:r>
          </w:p>
          <w:p>
            <w:pPr>
              <w:pStyle w:val="Normal"/>
              <w:widowControl/>
              <w:spacing w:lineRule="auto" w:line="240" w:before="0" w:after="0"/>
              <w:jc w:val="center"/>
              <w:rPr>
                <w:rFonts w:cs="Calibri" w:cstheme="minorHAnsi"/>
                <w:b/>
                <w:bCs/>
                <w:sz w:val="24"/>
                <w:szCs w:val="24"/>
              </w:rPr>
            </w:pPr>
            <w:r>
              <w:rPr>
                <w:rFonts w:eastAsia="Calibri" w:cs="Calibri" w:cstheme="minorHAnsi"/>
                <w:b/>
                <w:bCs/>
                <w:kern w:val="0"/>
                <w:sz w:val="24"/>
                <w:szCs w:val="24"/>
                <w:lang w:val="en-US" w:eastAsia="en-US" w:bidi="ar-SA"/>
              </w:rPr>
            </w:r>
          </w:p>
          <w:p>
            <w:pPr>
              <w:pStyle w:val="Normal"/>
              <w:widowControl/>
              <w:spacing w:lineRule="auto" w:line="240" w:before="0" w:after="0"/>
              <w:jc w:val="center"/>
              <w:rPr>
                <w:rFonts w:cs="Calibri" w:cstheme="minorHAnsi"/>
                <w:b/>
                <w:bCs/>
                <w:sz w:val="24"/>
                <w:szCs w:val="24"/>
              </w:rPr>
            </w:pPr>
            <w:r>
              <w:rPr>
                <w:rFonts w:eastAsia="Calibri" w:cs="Calibri" w:cstheme="minorHAnsi"/>
                <w:b/>
                <w:bCs/>
                <w:kern w:val="0"/>
                <w:sz w:val="24"/>
                <w:szCs w:val="24"/>
                <w:lang w:val="en-US" w:eastAsia="en-US" w:bidi="ar-SA"/>
              </w:rPr>
            </w:r>
          </w:p>
          <w:p>
            <w:pPr>
              <w:pStyle w:val="Normal"/>
              <w:widowControl/>
              <w:spacing w:lineRule="auto" w:line="240" w:before="0" w:after="0"/>
              <w:jc w:val="center"/>
              <w:rPr>
                <w:rFonts w:cs="Calibri" w:cstheme="minorHAnsi"/>
                <w:b/>
                <w:bCs/>
                <w:sz w:val="28"/>
                <w:szCs w:val="24"/>
              </w:rPr>
            </w:pPr>
            <w:r>
              <w:rPr>
                <w:rFonts w:eastAsia="Calibri" w:cs="Calibri" w:cstheme="minorHAnsi"/>
                <w:b/>
                <w:bCs/>
                <w:kern w:val="0"/>
                <w:sz w:val="28"/>
                <w:szCs w:val="24"/>
                <w:lang w:val="en-US" w:eastAsia="en-US" w:bidi="ar-SA"/>
              </w:rPr>
              <w:t xml:space="preserve">Incident Report </w:t>
            </w:r>
          </w:p>
          <w:p>
            <w:pPr>
              <w:pStyle w:val="Normal"/>
              <w:widowControl/>
              <w:spacing w:lineRule="auto" w:line="240" w:before="0" w:after="0"/>
              <w:jc w:val="center"/>
              <w:rPr>
                <w:rFonts w:cs="Calibri" w:cstheme="minorHAnsi"/>
              </w:rPr>
            </w:pPr>
            <w:r>
              <w:rPr>
                <w:rFonts w:eastAsia="Calibri" w:cs="Calibri" w:cstheme="minorHAnsi"/>
                <w:kern w:val="0"/>
                <w:sz w:val="22"/>
                <w:szCs w:val="22"/>
                <w:lang w:val="en-US" w:eastAsia="en-US" w:bidi="ar-SA"/>
              </w:rPr>
              <w:t>Please be as accurate as possible.  We encourage reporting of all incidents.</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Date: _________________________________ Time of accident: ________________________________</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Name of person reporting incident (Please Print): ____________________________________________</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Street Address: ________________________________________________________________________</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City: _____________________________ Province: ___________________ Phone #:________________</w:t>
            </w:r>
          </w:p>
          <w:p>
            <w:pPr>
              <w:pStyle w:val="Normal"/>
              <w:widowControl/>
              <w:spacing w:lineRule="auto" w:line="240" w:before="240" w:after="0"/>
              <w:jc w:val="start"/>
              <w:rPr>
                <w:rFonts w:cs="Calibri" w:cstheme="minorHAnsi"/>
                <w:b/>
                <w:bCs/>
              </w:rPr>
            </w:pPr>
            <w:r>
              <w:rPr>
                <w:rFonts w:eastAsia="Calibri" w:cs="Calibri" w:cstheme="minorHAnsi"/>
                <w:b/>
                <w:bCs/>
                <w:kern w:val="0"/>
                <w:sz w:val="22"/>
                <w:szCs w:val="22"/>
                <w:lang w:val="en-US" w:eastAsia="en-US" w:bidi="ar-SA"/>
              </w:rPr>
              <w:t>COMPLETE THIS SECTION IF THERE WAS AN INJURY:</w:t>
            </w:r>
          </w:p>
          <w:p>
            <w:pPr>
              <w:pStyle w:val="Normal"/>
              <w:widowControl/>
              <w:spacing w:lineRule="auto" w:line="240" w:before="240" w:after="0"/>
              <w:jc w:val="start"/>
              <w:rPr>
                <w:rFonts w:cs="Calibri" w:cstheme="minorHAnsi"/>
              </w:rPr>
            </w:pPr>
            <w:r>
              <w:rPr>
                <w:rFonts w:eastAsia="Calibri" w:cs="Calibri" w:cstheme="minorHAnsi"/>
                <w:kern w:val="0"/>
                <w:sz w:val="22"/>
                <w:szCs w:val="22"/>
                <w:lang w:val="en-US" w:eastAsia="en-US" w:bidi="ar-SA"/>
              </w:rPr>
              <w:t>Type of Bodily Injury (if any): _____________________________________________________________</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Status of Injured person(s) is a: Employee______ Student ________Client_______ Other ____________</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Location of the accident: ________________________________________________________________</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 xml:space="preserve">No. of Persons injured: </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 xml:space="preserve">Name(s) of Person(s) injured: </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1.</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2.</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3.</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4.</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Describe exactly what happened: _________________________________________________________</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 xml:space="preserve">Emergency medical treatment given? ______ Yes _______No </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To Whom? ____________________________________ By Whom? ______________________________</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Describe Procedure(s): __________________________________________________________________</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Person(s) taken to hospital? ________ Yes _______ No         Name(s): ____________________________</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Name of Hospital: ______________________________________________________________________</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 xml:space="preserve">Were police called to the scene? __________ Yes ___________ No </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Name of Police Station: _____________________________________________________</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Official Reported:</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Signatures:</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t>ID</w:t>
            </w:r>
          </w:p>
          <w:p>
            <w:pPr>
              <w:pStyle w:val="Normal"/>
              <w:widowControl/>
              <w:spacing w:lineRule="auto" w:line="276" w:before="0" w:after="0"/>
              <w:jc w:val="both"/>
              <w:rPr>
                <w:rFonts w:cs="Calibri" w:cstheme="minorHAnsi"/>
                <w:i/>
              </w:rPr>
            </w:pPr>
            <w:r>
              <w:rPr>
                <w:rFonts w:eastAsia="Calibri" w:cs="Calibri" w:cstheme="minorHAnsi"/>
                <w:i/>
                <w:kern w:val="0"/>
                <w:sz w:val="22"/>
                <w:szCs w:val="22"/>
                <w:lang w:val="en-US" w:eastAsia="en-US" w:bidi="ar-SA"/>
              </w:rPr>
            </w:r>
          </w:p>
          <w:p>
            <w:pPr>
              <w:pStyle w:val="Normal"/>
              <w:widowControl/>
              <w:spacing w:lineRule="auto" w:line="276" w:before="0" w:after="0"/>
              <w:jc w:val="both"/>
              <w:rPr>
                <w:rFonts w:cs="Calibri" w:cstheme="minorHAnsi"/>
                <w:i/>
              </w:rPr>
            </w:pPr>
            <w:r>
              <w:rPr>
                <w:rFonts w:eastAsia="Calibri" w:cs="Calibri" w:cstheme="minorHAnsi"/>
                <w:i/>
                <w:kern w:val="0"/>
                <w:sz w:val="22"/>
                <w:szCs w:val="22"/>
                <w:lang w:val="en-US" w:eastAsia="en-US" w:bidi="ar-SA"/>
              </w:rPr>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 xml:space="preserve">1. Absorbents  </w:t>
            </w:r>
          </w:p>
          <w:p>
            <w:pPr>
              <w:pStyle w:val="ListParagraph"/>
              <w:widowControl/>
              <w:numPr>
                <w:ilvl w:val="0"/>
                <w:numId w:val="204"/>
              </w:numPr>
              <w:spacing w:before="0" w:after="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 xml:space="preserve">Universal Spill Absorbent – universal spill pillow or absorbent pads in commercial spill kits.  Alternatively, a 1:1:1 mixture of Flor-Dri (or unscented kitty litter), sodium bicarbonate, and sand. This all-purpose absorbent is good for most chemical spills including solvents, acids (NOT for hydrofluoric acid), and bases. </w:t>
            </w:r>
          </w:p>
          <w:p>
            <w:pPr>
              <w:pStyle w:val="ListParagraph"/>
              <w:widowControl/>
              <w:numPr>
                <w:ilvl w:val="0"/>
                <w:numId w:val="204"/>
              </w:numPr>
              <w:spacing w:before="0" w:after="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 xml:space="preserve">Hydrofluoric Acid - HF compatible spill pillow or liquid “HF acid eater” </w:t>
            </w:r>
          </w:p>
          <w:p>
            <w:pPr>
              <w:pStyle w:val="ListParagraph"/>
              <w:widowControl/>
              <w:numPr>
                <w:ilvl w:val="0"/>
                <w:numId w:val="204"/>
              </w:numPr>
              <w:spacing w:before="0" w:after="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 xml:space="preserve">Solvents/Organic Liquid Absorbent - Inert absorbents such as vermiculite, clay, sand, FlorDri, and Oil-Dri.  </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 xml:space="preserve">2. Neutralizers  </w:t>
            </w:r>
          </w:p>
          <w:p>
            <w:pPr>
              <w:pStyle w:val="ListParagraph"/>
              <w:widowControl/>
              <w:numPr>
                <w:ilvl w:val="0"/>
                <w:numId w:val="203"/>
              </w:numPr>
              <w:spacing w:before="0" w:after="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 xml:space="preserve">Acid Spill Neutralizer - sodium bicarbonate, sodium carbonate, or calcium carbonate. </w:t>
            </w:r>
          </w:p>
          <w:p>
            <w:pPr>
              <w:pStyle w:val="ListParagraph"/>
              <w:widowControl/>
              <w:numPr>
                <w:ilvl w:val="0"/>
                <w:numId w:val="203"/>
              </w:numPr>
              <w:spacing w:before="0" w:after="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 xml:space="preserve">Alkali (Base) Neutralizer - sodium bisulfate. </w:t>
            </w:r>
          </w:p>
          <w:p>
            <w:pPr>
              <w:pStyle w:val="ListParagraph"/>
              <w:widowControl/>
              <w:numPr>
                <w:ilvl w:val="0"/>
                <w:numId w:val="203"/>
              </w:numPr>
              <w:spacing w:before="0" w:after="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 xml:space="preserve">Bromine Neutralizer - 5% solution of sodium thiosulfate and inert absorbent.  </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 xml:space="preserve">3. Personal Protective Equipment (PPE)  </w:t>
            </w:r>
          </w:p>
          <w:p>
            <w:pPr>
              <w:pStyle w:val="ListParagraph"/>
              <w:widowControl/>
              <w:numPr>
                <w:ilvl w:val="0"/>
                <w:numId w:val="202"/>
              </w:numPr>
              <w:spacing w:before="0" w:after="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 xml:space="preserve">Goggles and Face Shield </w:t>
            </w:r>
          </w:p>
          <w:p>
            <w:pPr>
              <w:pStyle w:val="ListParagraph"/>
              <w:widowControl/>
              <w:numPr>
                <w:ilvl w:val="0"/>
                <w:numId w:val="202"/>
              </w:numPr>
              <w:spacing w:before="0" w:after="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Heavy Neoprene Gloves</w:t>
            </w:r>
          </w:p>
          <w:p>
            <w:pPr>
              <w:pStyle w:val="ListParagraph"/>
              <w:widowControl/>
              <w:numPr>
                <w:ilvl w:val="0"/>
                <w:numId w:val="202"/>
              </w:numPr>
              <w:spacing w:before="0" w:after="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 xml:space="preserve">Disposable Lab Coat and Corrosive Apron </w:t>
            </w:r>
          </w:p>
          <w:p>
            <w:pPr>
              <w:pStyle w:val="ListParagraph"/>
              <w:widowControl/>
              <w:numPr>
                <w:ilvl w:val="0"/>
                <w:numId w:val="202"/>
              </w:numPr>
              <w:spacing w:before="0" w:after="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 xml:space="preserve">Plastic Vinyl Booties  </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 xml:space="preserve">4. Tools for clean-up  </w:t>
            </w:r>
          </w:p>
          <w:p>
            <w:pPr>
              <w:pStyle w:val="ListParagraph"/>
              <w:widowControl/>
              <w:numPr>
                <w:ilvl w:val="0"/>
                <w:numId w:val="205"/>
              </w:numPr>
              <w:spacing w:before="0" w:after="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 xml:space="preserve">Plastic Dust Pan and Scoop </w:t>
            </w:r>
          </w:p>
          <w:p>
            <w:pPr>
              <w:pStyle w:val="ListParagraph"/>
              <w:widowControl/>
              <w:numPr>
                <w:ilvl w:val="0"/>
                <w:numId w:val="205"/>
              </w:numPr>
              <w:spacing w:before="0" w:after="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 xml:space="preserve">Plastic Bags (30 Gallon, 3 mm thickness) for contaminated PPE </w:t>
            </w:r>
          </w:p>
          <w:p>
            <w:pPr>
              <w:pStyle w:val="ListParagraph"/>
              <w:widowControl/>
              <w:numPr>
                <w:ilvl w:val="0"/>
                <w:numId w:val="205"/>
              </w:numPr>
              <w:spacing w:before="0" w:after="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 xml:space="preserve">One Plastic Bucket (5 Gallon Polyethylene) with lid for spill and absorbent residues  </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 xml:space="preserve">5. Others  </w:t>
            </w:r>
          </w:p>
          <w:p>
            <w:pPr>
              <w:pStyle w:val="ListParagraph"/>
              <w:widowControl/>
              <w:numPr>
                <w:ilvl w:val="0"/>
                <w:numId w:val="206"/>
              </w:numPr>
              <w:spacing w:before="0" w:after="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 xml:space="preserve">For HF: calcium gluconate gel (always check expiration date)  </w:t>
            </w:r>
          </w:p>
          <w:p>
            <w:pPr>
              <w:pStyle w:val="ListParagraph"/>
              <w:widowControl/>
              <w:numPr>
                <w:ilvl w:val="0"/>
                <w:numId w:val="206"/>
              </w:numPr>
              <w:spacing w:before="0" w:after="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 xml:space="preserve">For mercury: aspirator bulb and mercury decontaminating powder </w:t>
            </w:r>
          </w:p>
          <w:p>
            <w:pPr>
              <w:pStyle w:val="ListParagraph"/>
              <w:widowControl/>
              <w:numPr>
                <w:ilvl w:val="0"/>
                <w:numId w:val="206"/>
              </w:numPr>
              <w:spacing w:before="0" w:after="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 xml:space="preserve">For alkali metals: dry sand or a class “D” fire extinguisher </w:t>
            </w:r>
          </w:p>
          <w:p>
            <w:pPr>
              <w:pStyle w:val="ListParagraph"/>
              <w:widowControl/>
              <w:numPr>
                <w:ilvl w:val="0"/>
                <w:numId w:val="206"/>
              </w:numPr>
              <w:spacing w:before="0" w:after="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 xml:space="preserve">For acid chlorides - Oil Dri, Zorb-All or dry sand  </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6. Spill clean-up procedure</w:t>
            </w:r>
          </w:p>
          <w:p>
            <w:pPr>
              <w:pStyle w:val="ListParagraph"/>
              <w:widowControl/>
              <w:numPr>
                <w:ilvl w:val="0"/>
                <w:numId w:val="206"/>
              </w:numPr>
              <w:spacing w:before="0" w:after="0"/>
              <w:jc w:val="both"/>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2"/>
                <w:lang w:val="en-US" w:bidi="ar-SA"/>
              </w:rPr>
              <w:t>The absorbent material is applied to the spill from the outer edge to the center in order to prevent spreading the spilled material.  This applies whether you are using dry pourable absorbents such as clay litter, or using spill pillows or paper towels.  Clean up the spill by working from the exterior to the interior of the spill in a circular pattern, not back and forth in a grid pattern as this will spread the spill. Put the used up absorbent material in the plastic bag of the category/color code and dispose accordingly. Commercially available spill kits provide complete guideline for use.</w:t>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tc>
      </w:tr>
    </w:tbl>
    <w:p>
      <w:pPr>
        <w:pStyle w:val="Heading3"/>
        <w:rPr>
          <w:color w:themeColor="text2" w:themeTint="99" w:val="8496B0"/>
        </w:rPr>
      </w:pPr>
      <w:bookmarkStart w:id="356" w:name="_Toc418494013"/>
      <w:bookmarkStart w:id="357" w:name="_Toc514931091"/>
      <w:bookmarkStart w:id="358" w:name="_Toc483909917"/>
      <w:r>
        <w:rPr/>
        <w:t>Standard 27. BSBS-5: Measures to ensure biosecurity in the laboratory are practiced.</w:t>
      </w:r>
      <w:bookmarkEnd w:id="356"/>
      <w:bookmarkEnd w:id="357"/>
      <w:bookmarkEnd w:id="358"/>
      <w:r>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(90-91)</w:t>
      </w:r>
    </w:p>
    <w:p>
      <w:pPr>
        <w:pStyle w:val="Heading4"/>
        <w:shd w:val="clear" w:color="auto" w:fill="FF0000"/>
        <w:spacing w:lineRule="auto" w:line="276"/>
        <w:ind w:hanging="1080" w:start="1080"/>
        <w:rPr>
          <w:rFonts w:ascii="Calibri" w:hAnsi="Calibri" w:cs="Calibri" w:asciiTheme="minorHAnsi" w:cstheme="minorHAnsi" w:hAnsiTheme="minorHAnsi"/>
          <w:color w:themeColor="background1" w:val="FFFFFF"/>
        </w:rPr>
      </w:pPr>
      <w:bookmarkStart w:id="359" w:name="_Toc514931092"/>
      <w:bookmarkStart w:id="360" w:name="_Toc483909918"/>
      <w:r>
        <w:rPr>
          <w:rFonts w:cs="Calibri" w:ascii="Calibri" w:hAnsi="Calibri" w:asciiTheme="minorHAnsi" w:cstheme="minorHAnsi" w:hAnsiTheme="minorHAnsi"/>
          <w:color w:themeColor="background1" w:val="FFFFFF"/>
        </w:rPr>
        <w:t>Ind. 90:  Only authorised persons are permitted to enter sample storage area</w:t>
      </w:r>
      <w:bookmarkEnd w:id="359"/>
      <w:bookmarkEnd w:id="360"/>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 xml:space="preserve">Check documents showing evidence that only authorized laboratory staff can access the sample storage area. Authorized persons should also wear proper ID. </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Only authorized persons are permitted to go to sample storage area. </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Persons so authorized are identifiable through IDs being worn.</w:t>
      </w:r>
    </w:p>
    <w:p>
      <w:pPr>
        <w:pStyle w:val="ListParagraph"/>
        <w:spacing w:before="120" w:after="120"/>
        <w:ind w:hanging="284" w:start="284"/>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b/>
          <w:sz w:val="24"/>
          <w:szCs w:val="24"/>
        </w:rPr>
        <w:t xml:space="preserve">Scoring: </w:t>
      </w:r>
    </w:p>
    <w:p>
      <w:pPr>
        <w:pStyle w:val="ListParagraph"/>
        <w:numPr>
          <w:ilvl w:val="0"/>
          <w:numId w:val="15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only authorized persons identifiable through IDs being worn are only permitted to go to sample storage area, then score as </w:t>
      </w:r>
      <w:r>
        <w:rPr>
          <w:rFonts w:cs="Calibri" w:ascii="Calibri" w:hAnsi="Calibri" w:asciiTheme="minorHAnsi" w:cstheme="minorHAnsi" w:hAnsiTheme="minorHAnsi"/>
          <w:b/>
          <w:sz w:val="24"/>
          <w:szCs w:val="24"/>
          <w:u w:val="single"/>
        </w:rPr>
        <w:t>fully met.</w:t>
      </w:r>
    </w:p>
    <w:p>
      <w:pPr>
        <w:pStyle w:val="ListParagraph"/>
        <w:numPr>
          <w:ilvl w:val="0"/>
          <w:numId w:val="15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free access to sample storage area,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361" w:name="_Toc514931093"/>
      <w:bookmarkStart w:id="362" w:name="_Toc483909919"/>
      <w:r>
        <w:rPr>
          <w:rFonts w:cs="Calibri" w:ascii="Calibri" w:hAnsi="Calibri" w:asciiTheme="minorHAnsi" w:cstheme="minorHAnsi" w:hAnsiTheme="minorHAnsi"/>
          <w:color w:themeColor="background1" w:val="FFFFFF"/>
        </w:rPr>
        <w:t xml:space="preserve">Ind. 91:  Any transportation of samples </w:t>
      </w:r>
      <w:del w:id="745" w:author="Dr. Anees Ahmed" w:date="2018-05-25T14:06:00Z">
        <w:r>
          <w:rPr>
            <w:rFonts w:cs="Calibri" w:ascii="Calibri" w:hAnsi="Calibri" w:asciiTheme="minorHAnsi" w:cstheme="minorHAnsi" w:hAnsiTheme="minorHAnsi"/>
            <w:color w:themeColor="background1" w:val="FFFFFF"/>
          </w:rPr>
          <w:delText xml:space="preserve">are </w:delText>
        </w:r>
      </w:del>
      <w:ins w:id="746" w:author="Dr. Anees Ahmed" w:date="2018-05-25T14:06:00Z">
        <w:r>
          <w:rPr>
            <w:rFonts w:cs="Calibri" w:ascii="Calibri" w:hAnsi="Calibri" w:asciiTheme="minorHAnsi" w:cstheme="minorHAnsi" w:hAnsiTheme="minorHAnsi"/>
            <w:color w:themeColor="background1" w:val="FFFFFF"/>
          </w:rPr>
          <w:t xml:space="preserve">is </w:t>
        </w:r>
      </w:ins>
      <w:r>
        <w:rPr>
          <w:rFonts w:cs="Calibri" w:ascii="Calibri" w:hAnsi="Calibri" w:asciiTheme="minorHAnsi" w:cstheme="minorHAnsi" w:hAnsiTheme="minorHAnsi"/>
          <w:color w:themeColor="background1" w:val="FFFFFF"/>
        </w:rPr>
        <w:t>properly recorded</w:t>
      </w:r>
      <w:bookmarkEnd w:id="361"/>
      <w:bookmarkEnd w:id="362"/>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contextualSpacing/>
        <w:jc w:val="both"/>
        <w:rPr>
          <w:rFonts w:cs="Calibri" w:cstheme="minorHAnsi"/>
          <w:sz w:val="24"/>
          <w:szCs w:val="24"/>
        </w:rPr>
      </w:pPr>
      <w:r>
        <w:rPr>
          <w:rFonts w:cs="Calibri" w:cstheme="minorHAnsi"/>
          <w:sz w:val="24"/>
          <w:szCs w:val="24"/>
        </w:rPr>
        <w:t>Check availability of records / logbook for transportation of samples to any other laboratory.</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Record of samples transported to other labs, if any is available. </w:t>
      </w:r>
    </w:p>
    <w:p>
      <w:pPr>
        <w:pStyle w:val="Normal"/>
        <w:spacing w:lineRule="auto" w:line="276" w:before="120" w:after="120"/>
        <w:contextualSpacing/>
        <w:jc w:val="both"/>
        <w:rPr>
          <w:rFonts w:cs="Calibri" w:cstheme="minorHAnsi"/>
          <w:b/>
          <w:sz w:val="24"/>
          <w:szCs w:val="24"/>
        </w:rPr>
      </w:pPr>
      <w:r>
        <w:rPr>
          <w:rFonts w:cs="Calibri" w:cstheme="minorHAnsi"/>
          <w:sz w:val="24"/>
          <w:szCs w:val="24"/>
        </w:rPr>
        <w:t xml:space="preserve"> </w:t>
      </w:r>
      <w:r>
        <w:rPr>
          <w:rFonts w:cs="Calibri" w:cstheme="minorHAnsi"/>
          <w:b/>
          <w:sz w:val="24"/>
          <w:szCs w:val="24"/>
        </w:rPr>
        <w:t xml:space="preserve">Scoring: </w:t>
      </w:r>
    </w:p>
    <w:p>
      <w:pPr>
        <w:pStyle w:val="ListParagraph"/>
        <w:numPr>
          <w:ilvl w:val="0"/>
          <w:numId w:val="15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sample transportation log book is available, then score as </w:t>
      </w:r>
      <w:r>
        <w:rPr>
          <w:rFonts w:cs="Calibri" w:ascii="Calibri" w:hAnsi="Calibri" w:asciiTheme="minorHAnsi" w:cstheme="minorHAnsi" w:hAnsiTheme="minorHAnsi"/>
          <w:b/>
          <w:sz w:val="24"/>
          <w:szCs w:val="24"/>
          <w:u w:val="single"/>
        </w:rPr>
        <w:t>fully met.</w:t>
      </w:r>
    </w:p>
    <w:p>
      <w:pPr>
        <w:pStyle w:val="ListParagraph"/>
        <w:numPr>
          <w:ilvl w:val="0"/>
          <w:numId w:val="159"/>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no sample transportation log book is available, then score as </w:t>
      </w:r>
      <w:r>
        <w:rPr>
          <w:rFonts w:cs="Calibri" w:ascii="Calibri" w:hAnsi="Calibri" w:asciiTheme="minorHAnsi" w:cstheme="minorHAnsi" w:hAnsiTheme="minorHAnsi"/>
          <w:b/>
          <w:sz w:val="24"/>
          <w:szCs w:val="24"/>
          <w:u w:val="single"/>
        </w:rPr>
        <w:t>not met.</w:t>
      </w:r>
    </w:p>
    <w:tbl>
      <w:tblPr>
        <w:tblStyle w:val="TableGrid"/>
        <w:tblW w:w="9824" w:type="dxa"/>
        <w:jc w:val="start"/>
        <w:tblInd w:w="-289" w:type="dxa"/>
        <w:tblLayout w:type="fixed"/>
        <w:tblCellMar>
          <w:top w:w="0" w:type="dxa"/>
          <w:start w:w="108" w:type="dxa"/>
          <w:bottom w:w="0" w:type="dxa"/>
          <w:end w:w="108" w:type="dxa"/>
        </w:tblCellMar>
        <w:tblLook w:val="04a0" w:noHBand="0" w:noVBand="1" w:firstColumn="1" w:lastRow="0" w:lastColumn="0" w:firstRow="1"/>
      </w:tblPr>
      <w:tblGrid>
        <w:gridCol w:w="9824"/>
      </w:tblGrid>
      <w:tr>
        <w:trPr>
          <w:trHeight w:val="554" w:hRule="atLeast"/>
        </w:trPr>
        <w:tc>
          <w:tcPr>
            <w:tcW w:w="9824" w:type="dxa"/>
            <w:tcBorders/>
            <w:shd w:color="auto" w:fill="DEEAF6" w:themeFill="accent1" w:themeFillTint="33" w:val="clear"/>
          </w:tcPr>
          <w:p>
            <w:pPr>
              <w:pStyle w:val="ListParagraph"/>
              <w:widowControl/>
              <w:spacing w:before="0" w:after="20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824" w:type="dxa"/>
            <w:tcBorders/>
          </w:tcPr>
          <w:p>
            <w:pPr>
              <w:pStyle w:val="Normal"/>
              <w:widowControl/>
              <w:spacing w:lineRule="auto" w:line="276" w:before="0" w:after="0"/>
              <w:jc w:val="both"/>
              <w:rPr>
                <w:rFonts w:eastAsia="Times New Roman" w:cs="Calibri" w:cstheme="minorHAnsi"/>
                <w:color w:val="333333"/>
                <w:sz w:val="24"/>
                <w:szCs w:val="24"/>
                <w:lang w:val="en-US" w:eastAsia="en-GB"/>
              </w:rPr>
            </w:pPr>
            <w:r>
              <w:rPr>
                <w:rFonts w:eastAsia="Calibri" w:cs="Calibri" w:cstheme="minorHAnsi"/>
                <w:color w:val="333333"/>
                <w:kern w:val="0"/>
                <w:sz w:val="24"/>
                <w:szCs w:val="24"/>
                <w:lang w:val="en-US" w:eastAsia="en-US" w:bidi="ar-SA"/>
              </w:rPr>
              <w:t xml:space="preserve">Sample storage areas are designated as controlled areas within the laboratory and need additional protective measures to ensure the integrity of the security interest involved. </w:t>
            </w:r>
            <w:r>
              <w:rPr>
                <w:rFonts w:eastAsia="Times New Roman" w:cs="Calibri" w:cstheme="minorHAnsi"/>
                <w:color w:val="333333"/>
                <w:kern w:val="0"/>
                <w:sz w:val="24"/>
                <w:szCs w:val="24"/>
                <w:lang w:val="en-US" w:eastAsia="en-GB" w:bidi="ar-SA"/>
              </w:rPr>
              <w:t>For these controlled areas, the following additional protective measures are provided:</w:t>
            </w:r>
          </w:p>
          <w:p>
            <w:pPr>
              <w:pStyle w:val="Normal"/>
              <w:widowControl/>
              <w:numPr>
                <w:ilvl w:val="0"/>
                <w:numId w:val="178"/>
              </w:numPr>
              <w:spacing w:lineRule="auto" w:line="276" w:before="0" w:after="0"/>
              <w:jc w:val="both"/>
              <w:rPr>
                <w:rFonts w:eastAsia="Times New Roman" w:cs="Calibri" w:cstheme="minorHAnsi"/>
                <w:color w:val="333333"/>
                <w:sz w:val="24"/>
                <w:szCs w:val="24"/>
                <w:lang w:val="en-US" w:eastAsia="en-GB"/>
              </w:rPr>
            </w:pPr>
            <w:r>
              <w:rPr>
                <w:rFonts w:eastAsia="Times New Roman" w:cs="Calibri" w:cstheme="minorHAnsi"/>
                <w:color w:val="333333"/>
                <w:kern w:val="0"/>
                <w:sz w:val="24"/>
                <w:szCs w:val="24"/>
                <w:lang w:val="en-US" w:eastAsia="en-GB" w:bidi="ar-SA"/>
              </w:rPr>
              <w:t>Access is limited to only those authorized employees who need access in the performance of their official duties.</w:t>
            </w:r>
          </w:p>
          <w:p>
            <w:pPr>
              <w:pStyle w:val="Normal"/>
              <w:widowControl/>
              <w:numPr>
                <w:ilvl w:val="0"/>
                <w:numId w:val="178"/>
              </w:numPr>
              <w:spacing w:lineRule="auto" w:line="276" w:before="0" w:after="0"/>
              <w:jc w:val="both"/>
              <w:rPr>
                <w:rFonts w:eastAsia="Times New Roman" w:cs="Calibri" w:cstheme="minorHAnsi"/>
                <w:color w:val="333333"/>
                <w:sz w:val="24"/>
                <w:szCs w:val="24"/>
                <w:lang w:val="en-US" w:eastAsia="en-GB"/>
              </w:rPr>
            </w:pPr>
            <w:r>
              <w:rPr>
                <w:rFonts w:eastAsia="Times New Roman" w:cs="Calibri" w:cstheme="minorHAnsi"/>
                <w:color w:val="333333"/>
                <w:kern w:val="0"/>
                <w:sz w:val="24"/>
                <w:szCs w:val="24"/>
                <w:lang w:val="en-US" w:eastAsia="en-GB" w:bidi="ar-SA"/>
              </w:rPr>
              <w:t>Entrances are secured at all times or monitored by an authorized employee or security guard.</w:t>
            </w:r>
          </w:p>
          <w:p>
            <w:pPr>
              <w:pStyle w:val="Normal"/>
              <w:widowControl/>
              <w:numPr>
                <w:ilvl w:val="0"/>
                <w:numId w:val="178"/>
              </w:numPr>
              <w:spacing w:lineRule="auto" w:line="276" w:before="0" w:after="0"/>
              <w:jc w:val="both"/>
              <w:rPr>
                <w:rFonts w:eastAsia="Times New Roman" w:cs="Calibri" w:cstheme="minorHAnsi"/>
                <w:color w:val="333333"/>
                <w:sz w:val="24"/>
                <w:szCs w:val="24"/>
                <w:lang w:val="en-US" w:eastAsia="en-GB"/>
              </w:rPr>
            </w:pPr>
            <w:r>
              <w:rPr>
                <w:rFonts w:eastAsia="Times New Roman" w:cs="Calibri" w:cstheme="minorHAnsi"/>
                <w:color w:val="333333"/>
                <w:kern w:val="0"/>
                <w:sz w:val="24"/>
                <w:szCs w:val="24"/>
                <w:lang w:val="en-US" w:eastAsia="en-GB" w:bidi="ar-SA"/>
              </w:rPr>
              <w:t xml:space="preserve">Doors are equipped with high security locks or card readers with alarm contacts. High security locks are keyed "separately" from the building master key system. Card readers are keyed "alike." </w:t>
            </w:r>
          </w:p>
          <w:p>
            <w:pPr>
              <w:pStyle w:val="Normal"/>
              <w:widowControl/>
              <w:numPr>
                <w:ilvl w:val="0"/>
                <w:numId w:val="178"/>
              </w:numPr>
              <w:spacing w:lineRule="auto" w:line="276" w:before="0" w:after="0"/>
              <w:jc w:val="both"/>
              <w:rPr>
                <w:rFonts w:eastAsia="Times New Roman" w:cs="Calibri" w:cstheme="minorHAnsi"/>
                <w:color w:val="333333"/>
                <w:sz w:val="24"/>
                <w:szCs w:val="24"/>
                <w:lang w:val="en-US" w:eastAsia="en-GB"/>
              </w:rPr>
            </w:pPr>
            <w:r>
              <w:rPr>
                <w:rFonts w:eastAsia="Times New Roman" w:cs="Calibri" w:cstheme="minorHAnsi"/>
                <w:color w:val="333333"/>
                <w:kern w:val="0"/>
                <w:sz w:val="24"/>
                <w:szCs w:val="24"/>
                <w:lang w:val="en-US" w:eastAsia="en-GB" w:bidi="ar-SA"/>
              </w:rPr>
              <w:t>Controlled areas are cleaned only during normal working hours and under the supervision of an authorized employee or security guard.</w:t>
            </w:r>
          </w:p>
          <w:p>
            <w:pPr>
              <w:pStyle w:val="Normal"/>
              <w:widowControl/>
              <w:numPr>
                <w:ilvl w:val="0"/>
                <w:numId w:val="178"/>
              </w:numPr>
              <w:spacing w:lineRule="auto" w:line="276" w:before="0" w:after="0"/>
              <w:jc w:val="both"/>
              <w:rPr>
                <w:rFonts w:eastAsia="Times New Roman" w:cs="Calibri" w:cstheme="minorHAnsi"/>
                <w:color w:val="333333"/>
                <w:sz w:val="24"/>
                <w:szCs w:val="24"/>
                <w:lang w:val="en-US" w:eastAsia="en-GB"/>
              </w:rPr>
            </w:pPr>
            <w:r>
              <w:rPr>
                <w:rFonts w:eastAsia="Times New Roman" w:cs="Calibri" w:cstheme="minorHAnsi"/>
                <w:color w:val="333333"/>
                <w:kern w:val="0"/>
                <w:sz w:val="24"/>
                <w:szCs w:val="24"/>
                <w:lang w:val="en-US" w:eastAsia="en-GB" w:bidi="ar-SA"/>
              </w:rPr>
              <w:t>Locks or their combinations are changed if the key or combination has been compromised, if the area has been discovered unsecured or unattended, or when an employee no longer needs access due to transfer, termination, retirement.</w:t>
            </w:r>
          </w:p>
          <w:p>
            <w:pPr>
              <w:pStyle w:val="NormalWeb"/>
              <w:widowControl/>
              <w:spacing w:lineRule="auto" w:line="276" w:before="280" w:after="280"/>
              <w:jc w:val="both"/>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en-US" w:bidi="ar-SA"/>
              </w:rPr>
              <w:t>A sample movement record must be kept for two years and must include the following details:</w:t>
            </w:r>
          </w:p>
          <w:p>
            <w:pPr>
              <w:pStyle w:val="Normal"/>
              <w:widowControl/>
              <w:numPr>
                <w:ilvl w:val="0"/>
                <w:numId w:val="179"/>
              </w:numPr>
              <w:spacing w:lineRule="auto" w:line="276" w:beforeAutospacing="1" w:after="0"/>
              <w:jc w:val="both"/>
              <w:rPr>
                <w:rFonts w:cs="Calibri" w:cstheme="minorHAnsi"/>
                <w:sz w:val="24"/>
                <w:szCs w:val="24"/>
              </w:rPr>
            </w:pPr>
            <w:r>
              <w:rPr>
                <w:rFonts w:eastAsia="Calibri" w:cs="Calibri" w:cstheme="minorHAnsi"/>
                <w:kern w:val="0"/>
                <w:sz w:val="24"/>
                <w:szCs w:val="24"/>
                <w:lang w:val="en-US" w:eastAsia="en-US" w:bidi="ar-SA"/>
              </w:rPr>
              <w:t>Sample name/description</w:t>
            </w:r>
          </w:p>
          <w:p>
            <w:pPr>
              <w:pStyle w:val="Normal"/>
              <w:widowControl/>
              <w:numPr>
                <w:ilvl w:val="0"/>
                <w:numId w:val="179"/>
              </w:numPr>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Name of the person completing the record</w:t>
            </w:r>
          </w:p>
          <w:p>
            <w:pPr>
              <w:pStyle w:val="Normal"/>
              <w:widowControl/>
              <w:numPr>
                <w:ilvl w:val="0"/>
                <w:numId w:val="179"/>
              </w:numPr>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Location details of the place from which the sample is being moved from</w:t>
            </w:r>
          </w:p>
          <w:p>
            <w:pPr>
              <w:pStyle w:val="Normal"/>
              <w:widowControl/>
              <w:numPr>
                <w:ilvl w:val="0"/>
                <w:numId w:val="179"/>
              </w:numPr>
              <w:spacing w:lineRule="auto" w:line="276" w:before="0" w:after="0"/>
              <w:jc w:val="both"/>
              <w:rPr>
                <w:rFonts w:cs="Calibri" w:cstheme="minorHAnsi"/>
                <w:sz w:val="24"/>
                <w:szCs w:val="24"/>
              </w:rPr>
            </w:pPr>
            <w:r>
              <w:rPr>
                <w:rFonts w:eastAsia="Calibri" w:cs="Calibri" w:cstheme="minorHAnsi"/>
                <w:kern w:val="0"/>
                <w:sz w:val="24"/>
                <w:szCs w:val="24"/>
                <w:lang w:val="en-US" w:eastAsia="en-US" w:bidi="ar-SA"/>
              </w:rPr>
              <w:t>Location details of the place the sample is being moved to</w:t>
            </w:r>
          </w:p>
          <w:p>
            <w:pPr>
              <w:pStyle w:val="Normal"/>
              <w:widowControl/>
              <w:numPr>
                <w:ilvl w:val="0"/>
                <w:numId w:val="179"/>
              </w:numPr>
              <w:spacing w:lineRule="auto" w:line="276" w:before="0" w:afterAutospacing="1"/>
              <w:jc w:val="both"/>
              <w:rPr>
                <w:rFonts w:cs="Calibri" w:cstheme="minorHAnsi"/>
                <w:sz w:val="24"/>
                <w:szCs w:val="24"/>
              </w:rPr>
            </w:pPr>
            <w:r>
              <w:rPr>
                <w:rFonts w:eastAsia="Calibri" w:cs="Calibri" w:cstheme="minorHAnsi"/>
                <w:kern w:val="0"/>
                <w:sz w:val="24"/>
                <w:szCs w:val="24"/>
                <w:lang w:val="en-US" w:eastAsia="en-US" w:bidi="ar-SA"/>
              </w:rPr>
              <w:t>Date of the movement</w:t>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tc>
      </w:tr>
    </w:tbl>
    <w:p>
      <w:pPr>
        <w:pStyle w:val="Normal"/>
        <w:rPr>
          <w:rFonts w:eastAsia="Times New Roman" w:cs="Calibri" w:cstheme="minorHAnsi"/>
          <w:b/>
          <w:bCs/>
          <w:color w:val="C00000"/>
          <w:spacing w:val="2"/>
          <w:sz w:val="32"/>
          <w:szCs w:val="24"/>
          <w:lang w:val="en-GB" w:eastAsia="ar-SA"/>
        </w:rPr>
      </w:pPr>
      <w:r>
        <w:rPr>
          <w:rFonts w:eastAsia="Times New Roman" w:cs="Calibri" w:cstheme="minorHAnsi"/>
          <w:b/>
          <w:bCs/>
          <w:color w:val="C00000"/>
          <w:spacing w:val="2"/>
          <w:sz w:val="32"/>
          <w:szCs w:val="24"/>
          <w:lang w:val="en-GB" w:eastAsia="ar-SA"/>
        </w:rPr>
      </w:r>
    </w:p>
    <w:p>
      <w:pPr>
        <w:pStyle w:val="Normal"/>
        <w:rPr>
          <w:rFonts w:eastAsia="Times New Roman" w:cs="Calibri" w:cstheme="minorHAnsi"/>
          <w:b/>
          <w:bCs/>
          <w:color w:val="C00000"/>
          <w:spacing w:val="2"/>
          <w:sz w:val="32"/>
          <w:szCs w:val="20"/>
        </w:rPr>
      </w:pPr>
      <w:r>
        <w:rPr>
          <w:rFonts w:eastAsia="Times New Roman" w:cs="Calibri" w:cstheme="minorHAnsi"/>
          <w:b/>
          <w:bCs/>
          <w:color w:val="C00000"/>
          <w:spacing w:val="2"/>
          <w:sz w:val="32"/>
          <w:szCs w:val="20"/>
        </w:rPr>
      </w:r>
      <w:r>
        <w:br w:type="page"/>
      </w:r>
    </w:p>
    <w:p>
      <w:pPr>
        <w:pStyle w:val="Heading3"/>
        <w:spacing w:before="0" w:after="240"/>
        <w:ind w:hanging="3600" w:start="3600"/>
        <w:rPr>
          <w:color w:themeColor="text2" w:themeTint="99" w:val="8496B0"/>
        </w:rPr>
      </w:pPr>
      <w:bookmarkStart w:id="363" w:name="_Toc514931094"/>
      <w:r>
        <w:rPr/>
        <w:t>Standard 28. BSBS-6: The Laboratory has a well-designed, comprehensive and coordinated waste management plan.</w:t>
      </w:r>
      <w:bookmarkEnd w:id="363"/>
      <w:r>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Indicators (92-96)</w:t>
      </w:r>
    </w:p>
    <w:p>
      <w:pPr>
        <w:pStyle w:val="Heading4"/>
        <w:shd w:val="clear" w:color="auto" w:fill="FF0000"/>
        <w:spacing w:lineRule="auto" w:line="276"/>
        <w:rPr>
          <w:rFonts w:ascii="Calibri" w:hAnsi="Calibri" w:cs="Calibri" w:asciiTheme="minorHAnsi" w:cstheme="minorHAnsi" w:hAnsiTheme="minorHAnsi"/>
        </w:rPr>
      </w:pPr>
      <w:r>
        <w:rPr>
          <w:rFonts w:cs="Calibri" w:ascii="Calibri" w:hAnsi="Calibri" w:asciiTheme="minorHAnsi" w:cstheme="minorHAnsi" w:hAnsiTheme="minorHAnsi"/>
        </w:rPr>
        <w:t xml:space="preserve"> </w:t>
      </w:r>
      <w:bookmarkStart w:id="364" w:name="_Toc514931095"/>
      <w:bookmarkStart w:id="365" w:name="_Toc483909921"/>
      <w:r>
        <w:rPr>
          <w:rFonts w:cs="Calibri" w:ascii="Calibri" w:hAnsi="Calibri" w:asciiTheme="minorHAnsi" w:cstheme="minorHAnsi" w:hAnsiTheme="minorHAnsi"/>
          <w:color w:themeColor="background1" w:val="FFFFFF"/>
        </w:rPr>
        <w:t>Ind. 92:  Written laboratory waste management SOPs are available</w:t>
      </w:r>
      <w:bookmarkEnd w:id="364"/>
      <w:bookmarkEnd w:id="365"/>
      <w:r>
        <w:rPr>
          <w:rFonts w:cs="Calibri" w:ascii="Calibri" w:hAnsi="Calibri" w:asciiTheme="minorHAnsi" w:cstheme="minorHAnsi" w:hAnsiTheme="minorHAnsi"/>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contextualSpacing/>
        <w:jc w:val="both"/>
        <w:rPr>
          <w:rFonts w:cs="Calibri" w:cstheme="minorHAnsi"/>
          <w:sz w:val="24"/>
          <w:szCs w:val="24"/>
        </w:rPr>
      </w:pPr>
      <w:r>
        <w:rPr>
          <w:rFonts w:cs="Calibri" w:cstheme="minorHAnsi"/>
          <w:sz w:val="24"/>
          <w:szCs w:val="24"/>
        </w:rPr>
        <w:t xml:space="preserve">Surveyors should check availability of laboratory waste management SOPs. </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Written laboratory waste management SOPs available.</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18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laboratory waste management SOPs are available, then score as </w:t>
      </w:r>
      <w:r>
        <w:rPr>
          <w:rFonts w:cs="Calibri" w:ascii="Calibri" w:hAnsi="Calibri" w:asciiTheme="minorHAnsi" w:cstheme="minorHAnsi" w:hAnsiTheme="minorHAnsi"/>
          <w:b/>
          <w:sz w:val="24"/>
          <w:szCs w:val="24"/>
          <w:u w:val="single"/>
        </w:rPr>
        <w:t>fully met.</w:t>
      </w:r>
    </w:p>
    <w:p>
      <w:pPr>
        <w:pStyle w:val="ListParagraph"/>
        <w:numPr>
          <w:ilvl w:val="0"/>
          <w:numId w:val="18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laboratory waste management SOPs are not available, then score as </w:t>
      </w:r>
      <w:r>
        <w:rPr>
          <w:rFonts w:cs="Calibri" w:ascii="Calibri" w:hAnsi="Calibri" w:asciiTheme="minorHAnsi" w:cstheme="minorHAnsi" w:hAnsiTheme="minorHAnsi"/>
          <w:b/>
          <w:sz w:val="24"/>
          <w:szCs w:val="24"/>
          <w:u w:val="single"/>
        </w:rPr>
        <w:t>not met.</w:t>
      </w:r>
    </w:p>
    <w:p>
      <w:pPr>
        <w:pStyle w:val="Heading4"/>
        <w:shd w:val="clear" w:color="auto" w:fill="FF0000"/>
        <w:tabs>
          <w:tab w:val="clear" w:pos="900"/>
          <w:tab w:val="left" w:pos="1080" w:leader="none"/>
        </w:tabs>
        <w:spacing w:lineRule="auto" w:line="276"/>
        <w:ind w:hanging="990" w:start="990"/>
        <w:rPr>
          <w:rFonts w:ascii="Calibri" w:hAnsi="Calibri" w:cs="Calibri" w:asciiTheme="minorHAnsi" w:cstheme="minorHAnsi" w:hAnsiTheme="minorHAnsi"/>
          <w:color w:themeColor="background1" w:val="FFFFFF"/>
        </w:rPr>
      </w:pPr>
      <w:bookmarkStart w:id="366" w:name="_Toc514931096"/>
      <w:bookmarkStart w:id="367" w:name="_Toc483909922"/>
      <w:r>
        <w:rPr>
          <w:rFonts w:cs="Calibri" w:ascii="Calibri" w:hAnsi="Calibri" w:asciiTheme="minorHAnsi" w:cstheme="minorHAnsi" w:hAnsiTheme="minorHAnsi"/>
          <w:color w:themeColor="background1" w:val="FFFFFF"/>
        </w:rPr>
        <w:t>Ind. 93; Waste management SOPs are communicated to the laboratory employees</w:t>
      </w:r>
      <w:bookmarkEnd w:id="366"/>
      <w:bookmarkEnd w:id="367"/>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ind w:hanging="284" w:start="284"/>
        <w:jc w:val="both"/>
        <w:rPr>
          <w:rFonts w:cs="Calibri" w:cstheme="minorHAnsi"/>
          <w:sz w:val="24"/>
          <w:szCs w:val="24"/>
        </w:rPr>
      </w:pPr>
      <w:r>
        <w:rPr>
          <w:rFonts w:cs="Calibri" w:cstheme="minorHAnsi"/>
          <w:sz w:val="24"/>
          <w:szCs w:val="24"/>
        </w:rPr>
        <w:t>Assess knowledge of the laboratory staff regarding waste management SOPs.</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Copies of the</w:t>
      </w:r>
      <w:r>
        <w:rPr/>
        <w:t xml:space="preserve"> lab w</w:t>
      </w:r>
      <w:r>
        <w:rPr>
          <w:rFonts w:cs="Calibri" w:ascii="Calibri" w:hAnsi="Calibri" w:asciiTheme="minorHAnsi" w:cstheme="minorHAnsi" w:hAnsiTheme="minorHAnsi"/>
          <w:sz w:val="24"/>
          <w:szCs w:val="24"/>
        </w:rPr>
        <w:t>aste management SOPs are provided to the laboratory employees.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Laboratory employees are conversant with the </w:t>
      </w:r>
      <w:r>
        <w:rPr/>
        <w:t>lab w</w:t>
      </w:r>
      <w:r>
        <w:rPr>
          <w:rFonts w:cs="Calibri" w:ascii="Calibri" w:hAnsi="Calibri" w:asciiTheme="minorHAnsi" w:cstheme="minorHAnsi" w:hAnsiTheme="minorHAnsi"/>
          <w:sz w:val="24"/>
          <w:szCs w:val="24"/>
        </w:rPr>
        <w:t xml:space="preserve">aste management SOPs. </w:t>
      </w:r>
    </w:p>
    <w:p>
      <w:pPr>
        <w:pStyle w:val="Normal"/>
        <w:spacing w:lineRule="auto" w:line="276" w:before="120" w:after="120"/>
        <w:ind w:hanging="284" w:start="284"/>
        <w:jc w:val="both"/>
        <w:rPr>
          <w:rFonts w:cs="Calibri" w:cstheme="minorHAnsi"/>
          <w:b/>
          <w:sz w:val="24"/>
          <w:szCs w:val="24"/>
        </w:rPr>
      </w:pPr>
      <w:r>
        <w:rPr>
          <w:rFonts w:cs="Calibri" w:cstheme="minorHAnsi"/>
          <w:sz w:val="24"/>
          <w:szCs w:val="24"/>
        </w:rPr>
        <w:t xml:space="preserve"> </w:t>
      </w:r>
      <w:r>
        <w:rPr>
          <w:rFonts w:cs="Calibri" w:cstheme="minorHAnsi"/>
          <w:b/>
          <w:sz w:val="24"/>
          <w:szCs w:val="24"/>
        </w:rPr>
        <w:t>Scoring:</w:t>
      </w:r>
    </w:p>
    <w:p>
      <w:pPr>
        <w:pStyle w:val="ListParagraph"/>
        <w:numPr>
          <w:ilvl w:val="0"/>
          <w:numId w:val="18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laboratory staff has good knowledge of waste management SOPs, then score as </w:t>
      </w:r>
      <w:r>
        <w:rPr>
          <w:rFonts w:cs="Calibri" w:ascii="Calibri" w:hAnsi="Calibri" w:asciiTheme="minorHAnsi" w:cstheme="minorHAnsi" w:hAnsiTheme="minorHAnsi"/>
          <w:sz w:val="24"/>
          <w:szCs w:val="24"/>
          <w:u w:val="single"/>
        </w:rPr>
        <w:t>f</w:t>
      </w:r>
      <w:r>
        <w:rPr>
          <w:rFonts w:cs="Calibri" w:ascii="Calibri" w:hAnsi="Calibri" w:asciiTheme="minorHAnsi" w:cstheme="minorHAnsi" w:hAnsiTheme="minorHAnsi"/>
          <w:b/>
          <w:sz w:val="24"/>
          <w:szCs w:val="24"/>
          <w:u w:val="single"/>
        </w:rPr>
        <w:t>ully met.</w:t>
      </w:r>
    </w:p>
    <w:p>
      <w:pPr>
        <w:pStyle w:val="ListParagraph"/>
        <w:numPr>
          <w:ilvl w:val="0"/>
          <w:numId w:val="180"/>
        </w:numPr>
        <w:spacing w:before="120" w:after="120"/>
        <w:ind w:hanging="284" w:start="284"/>
        <w:jc w:val="both"/>
        <w:rPr>
          <w:rFonts w:ascii="Calibri" w:hAnsi="Calibri" w:cs="Calibri" w:asciiTheme="minorHAnsi" w:cstheme="minorHAnsi" w:hAnsiTheme="minorHAnsi"/>
          <w:b/>
          <w:sz w:val="24"/>
          <w:szCs w:val="24"/>
          <w:u w:val="single"/>
        </w:rPr>
      </w:pPr>
      <w:r>
        <w:rPr>
          <w:rFonts w:cs="Calibri" w:ascii="Calibri" w:hAnsi="Calibri" w:asciiTheme="minorHAnsi" w:cstheme="minorHAnsi" w:hAnsiTheme="minorHAnsi"/>
          <w:sz w:val="24"/>
          <w:szCs w:val="24"/>
        </w:rPr>
        <w:t xml:space="preserve">If the laboratory staff has deficient knowledge of waste management SOPs, then score as </w:t>
      </w:r>
      <w:r>
        <w:rPr>
          <w:rFonts w:cs="Calibri" w:ascii="Calibri" w:hAnsi="Calibri" w:asciiTheme="minorHAnsi" w:cstheme="minorHAnsi" w:hAnsiTheme="minorHAnsi"/>
          <w:b/>
          <w:sz w:val="24"/>
          <w:szCs w:val="24"/>
          <w:u w:val="single"/>
        </w:rPr>
        <w:t>not met.</w:t>
      </w:r>
    </w:p>
    <w:p>
      <w:pPr>
        <w:pStyle w:val="Heading4"/>
        <w:shd w:val="clear" w:color="auto" w:fill="FF0000"/>
        <w:tabs>
          <w:tab w:val="clear" w:pos="900"/>
          <w:tab w:val="left" w:pos="1080" w:leader="none"/>
        </w:tabs>
        <w:spacing w:lineRule="auto" w:line="276"/>
        <w:ind w:hanging="1080" w:start="1080"/>
        <w:rPr>
          <w:rFonts w:ascii="Calibri" w:hAnsi="Calibri" w:cs="Calibri" w:asciiTheme="minorHAnsi" w:cstheme="minorHAnsi" w:hAnsiTheme="minorHAnsi"/>
          <w:color w:themeColor="background1" w:val="FFFFFF"/>
        </w:rPr>
      </w:pPr>
      <w:bookmarkStart w:id="368" w:name="_Toc514931097"/>
      <w:bookmarkStart w:id="369" w:name="_Toc483909923"/>
      <w:r>
        <w:rPr>
          <w:rFonts w:cs="Calibri" w:ascii="Calibri" w:hAnsi="Calibri" w:asciiTheme="minorHAnsi" w:cstheme="minorHAnsi" w:hAnsiTheme="minorHAnsi"/>
          <w:color w:themeColor="background1" w:val="FFFFFF"/>
        </w:rPr>
        <w:t>Ind. 94: The laboratory has appropriate consumables, collection and handling systems and equipment for waste management</w:t>
      </w:r>
      <w:bookmarkEnd w:id="368"/>
      <w:bookmarkEnd w:id="369"/>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Surveyors should check availability of sufficient and appropriate</w:t>
      </w:r>
      <w:r>
        <w:rPr/>
        <w:t xml:space="preserve"> </w:t>
      </w:r>
      <w:r>
        <w:rPr>
          <w:rFonts w:cs="Calibri" w:cstheme="minorHAnsi"/>
          <w:sz w:val="24"/>
          <w:szCs w:val="24"/>
        </w:rPr>
        <w:t>consumables, collection and handling systems and equipment for waste management in the laboratory.</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Sufficient and appropriate quantity of following is available:</w:t>
      </w:r>
    </w:p>
    <w:p>
      <w:pPr>
        <w:pStyle w:val="ListParagraph"/>
        <w:numPr>
          <w:ilvl w:val="0"/>
          <w:numId w:val="249"/>
        </w:numPr>
        <w:suppressAutoHyphens w:val="false"/>
        <w:spacing w:before="120" w:after="12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sz w:val="24"/>
          <w:szCs w:val="24"/>
        </w:rPr>
        <w:t xml:space="preserve">Color coded bags for waste segregation. </w:t>
      </w:r>
    </w:p>
    <w:p>
      <w:pPr>
        <w:pStyle w:val="ListParagraph"/>
        <w:numPr>
          <w:ilvl w:val="0"/>
          <w:numId w:val="249"/>
        </w:numPr>
        <w:suppressAutoHyphens w:val="false"/>
        <w:spacing w:before="120" w:after="12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sz w:val="24"/>
          <w:szCs w:val="24"/>
        </w:rPr>
        <w:t xml:space="preserve">Color coded waste collection bins </w:t>
      </w:r>
    </w:p>
    <w:p>
      <w:pPr>
        <w:pStyle w:val="ListParagraph"/>
        <w:numPr>
          <w:ilvl w:val="0"/>
          <w:numId w:val="249"/>
        </w:numPr>
        <w:suppressAutoHyphens w:val="false"/>
        <w:spacing w:before="120" w:after="12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sz w:val="24"/>
          <w:szCs w:val="24"/>
        </w:rPr>
        <w:t xml:space="preserve">Color coded waste trolleys. </w:t>
      </w:r>
    </w:p>
    <w:p>
      <w:pPr>
        <w:pStyle w:val="ListParagraph"/>
        <w:numPr>
          <w:ilvl w:val="0"/>
          <w:numId w:val="249"/>
        </w:numPr>
        <w:suppressAutoHyphens w:val="false"/>
        <w:spacing w:before="120" w:after="12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sz w:val="24"/>
          <w:szCs w:val="24"/>
        </w:rPr>
        <w:t xml:space="preserve">Storage area for hazardous waste. </w:t>
      </w:r>
    </w:p>
    <w:p>
      <w:pPr>
        <w:pStyle w:val="ListParagraph"/>
        <w:numPr>
          <w:ilvl w:val="0"/>
          <w:numId w:val="247"/>
        </w:numPr>
        <w:spacing w:before="120" w:after="120"/>
        <w:contextualSpacing/>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sz w:val="24"/>
          <w:szCs w:val="24"/>
        </w:rPr>
        <w:t xml:space="preserve">Waste disposal mechanism is available.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18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all of the above resources are present, then score as </w:t>
      </w:r>
      <w:r>
        <w:rPr>
          <w:rFonts w:cs="Calibri" w:ascii="Calibri" w:hAnsi="Calibri" w:asciiTheme="minorHAnsi" w:cstheme="minorHAnsi" w:hAnsiTheme="minorHAnsi"/>
          <w:b/>
          <w:sz w:val="24"/>
          <w:szCs w:val="24"/>
          <w:u w:val="single"/>
        </w:rPr>
        <w:t>fully met.</w:t>
      </w:r>
    </w:p>
    <w:p>
      <w:pPr>
        <w:pStyle w:val="ListParagraph"/>
        <w:numPr>
          <w:ilvl w:val="0"/>
          <w:numId w:val="18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any one of the above requirements is deficient, then score as </w:t>
      </w:r>
      <w:r>
        <w:rPr>
          <w:rFonts w:cs="Calibri" w:ascii="Calibri" w:hAnsi="Calibri" w:asciiTheme="minorHAnsi" w:cstheme="minorHAnsi" w:hAnsiTheme="minorHAnsi"/>
          <w:b/>
          <w:sz w:val="24"/>
          <w:szCs w:val="24"/>
          <w:u w:val="single"/>
        </w:rPr>
        <w:t>not met.</w:t>
      </w:r>
    </w:p>
    <w:p>
      <w:pPr>
        <w:pStyle w:val="Normal"/>
        <w:rPr>
          <w:rFonts w:eastAsia="Times New Roman" w:cs="Calibri" w:cstheme="minorHAnsi"/>
          <w:b/>
          <w:color w:themeColor="background1" w:val="FFFFFF"/>
          <w:sz w:val="28"/>
          <w:szCs w:val="24"/>
          <w:lang w:val="en-GB" w:eastAsia="ar-SA"/>
        </w:rPr>
      </w:pPr>
      <w:r>
        <w:rPr>
          <w:rFonts w:eastAsia="Times New Roman" w:cs="Calibri" w:cstheme="minorHAnsi"/>
          <w:b/>
          <w:color w:themeColor="background1" w:val="FFFFFF"/>
          <w:sz w:val="28"/>
          <w:szCs w:val="24"/>
          <w:lang w:val="en-GB" w:eastAsia="ar-SA"/>
        </w:rPr>
      </w:r>
      <w:bookmarkStart w:id="370" w:name="_Toc483909924"/>
      <w:bookmarkStart w:id="371" w:name="_Toc483909924"/>
      <w:r>
        <w:br w:type="page"/>
      </w:r>
    </w:p>
    <w:p>
      <w:pPr>
        <w:pStyle w:val="Heading4"/>
        <w:shd w:val="clear" w:color="auto" w:fill="FF0000"/>
        <w:tabs>
          <w:tab w:val="clear" w:pos="900"/>
          <w:tab w:val="left" w:pos="1080" w:leader="none"/>
        </w:tabs>
        <w:spacing w:lineRule="auto" w:line="276" w:before="0" w:after="0"/>
        <w:ind w:hanging="1260" w:start="1260"/>
        <w:rPr>
          <w:rFonts w:ascii="Calibri" w:hAnsi="Calibri" w:cs="Calibri" w:asciiTheme="minorHAnsi" w:cstheme="minorHAnsi" w:hAnsiTheme="minorHAnsi"/>
          <w:color w:themeColor="background1" w:val="FFFFFF"/>
        </w:rPr>
      </w:pPr>
      <w:bookmarkStart w:id="372" w:name="_Toc483909924"/>
      <w:bookmarkStart w:id="373" w:name="_Toc514931098"/>
      <w:r>
        <w:rPr>
          <w:rFonts w:cs="Calibri" w:ascii="Calibri" w:hAnsi="Calibri" w:asciiTheme="minorHAnsi" w:cstheme="minorHAnsi" w:hAnsiTheme="minorHAnsi"/>
          <w:color w:themeColor="background1" w:val="FFFFFF"/>
        </w:rPr>
        <w:t>Ind. 95: Contracts with waste disposal service organisations are available</w:t>
      </w:r>
      <w:bookmarkEnd w:id="372"/>
      <w:bookmarkEnd w:id="373"/>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contextualSpacing/>
        <w:jc w:val="both"/>
        <w:rPr>
          <w:rFonts w:cs="Calibri" w:cstheme="minorHAnsi"/>
          <w:sz w:val="24"/>
          <w:szCs w:val="24"/>
        </w:rPr>
      </w:pPr>
      <w:r>
        <w:rPr>
          <w:rFonts w:cs="Calibri" w:cstheme="minorHAnsi"/>
          <w:sz w:val="24"/>
          <w:szCs w:val="24"/>
        </w:rPr>
        <w:t>Check availability of contract with waste disposal agency/company for final disposal of hazardous waste. If the Lab disposes off entire waste itself and has facility for the same then contract/MOU is not required.</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Written contract with the waste disposal services if the lab does not dispose of the hazardous waste through onsite mechanism.</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18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contract as above or evidence of onsite disposal by lab itself is available, then score as </w:t>
      </w:r>
      <w:r>
        <w:rPr>
          <w:rFonts w:cs="Calibri" w:ascii="Calibri" w:hAnsi="Calibri" w:asciiTheme="minorHAnsi" w:cstheme="minorHAnsi" w:hAnsiTheme="minorHAnsi"/>
          <w:b/>
          <w:sz w:val="24"/>
          <w:szCs w:val="24"/>
          <w:u w:val="single"/>
        </w:rPr>
        <w:t>fully met.</w:t>
      </w:r>
    </w:p>
    <w:p>
      <w:pPr>
        <w:pStyle w:val="ListParagraph"/>
        <w:numPr>
          <w:ilvl w:val="0"/>
          <w:numId w:val="18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such contract or on site disposal arrangement, then score as </w:t>
      </w:r>
      <w:r>
        <w:rPr>
          <w:rFonts w:cs="Calibri" w:ascii="Calibri" w:hAnsi="Calibri" w:asciiTheme="minorHAnsi" w:cstheme="minorHAnsi" w:hAnsiTheme="minorHAnsi"/>
          <w:b/>
          <w:sz w:val="24"/>
          <w:szCs w:val="24"/>
          <w:u w:val="single"/>
        </w:rPr>
        <w:t>not met.</w:t>
      </w:r>
    </w:p>
    <w:p>
      <w:pPr>
        <w:pStyle w:val="Heading4"/>
        <w:shd w:val="clear" w:color="auto" w:fill="FF0000"/>
        <w:tabs>
          <w:tab w:val="clear" w:pos="900"/>
          <w:tab w:val="left" w:pos="1170" w:leader="none"/>
        </w:tabs>
        <w:spacing w:lineRule="auto" w:line="276"/>
        <w:ind w:hanging="990" w:start="990"/>
        <w:rPr>
          <w:rFonts w:ascii="Calibri" w:hAnsi="Calibri" w:cs="Calibri" w:asciiTheme="minorHAnsi" w:cstheme="minorHAnsi" w:hAnsiTheme="minorHAnsi"/>
          <w:color w:themeColor="background1" w:val="FFFFFF"/>
        </w:rPr>
      </w:pPr>
      <w:bookmarkStart w:id="374" w:name="_Toc514931099"/>
      <w:bookmarkStart w:id="375" w:name="_Toc483909925"/>
      <w:r>
        <w:rPr>
          <w:rFonts w:cs="Calibri" w:ascii="Calibri" w:hAnsi="Calibri" w:asciiTheme="minorHAnsi" w:cstheme="minorHAnsi" w:hAnsiTheme="minorHAnsi"/>
          <w:color w:themeColor="background1" w:val="FFFFFF"/>
        </w:rPr>
        <w:t>Ind. 96: Waste transported from collection centres for final disposal is recorded</w:t>
      </w:r>
      <w:r>
        <w:rPr>
          <w:rStyle w:val="FootnoteReference"/>
          <w:rFonts w:cs="Calibri" w:ascii="Calibri" w:hAnsi="Calibri" w:asciiTheme="minorHAnsi" w:cstheme="minorHAnsi" w:hAnsiTheme="minorHAnsi"/>
          <w:color w:themeColor="background1" w:val="FFFFFF"/>
          <w:vertAlign w:val="superscript"/>
        </w:rPr>
        <w:footnoteReference w:id="16"/>
      </w:r>
      <w:bookmarkEnd w:id="374"/>
      <w:bookmarkEnd w:id="375"/>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contextualSpacing/>
        <w:jc w:val="both"/>
        <w:rPr>
          <w:rFonts w:cs="Calibri" w:cstheme="minorHAnsi"/>
          <w:sz w:val="24"/>
          <w:szCs w:val="24"/>
        </w:rPr>
      </w:pPr>
      <w:r>
        <w:rPr>
          <w:rFonts w:cs="Calibri" w:cstheme="minorHAnsi"/>
          <w:sz w:val="24"/>
          <w:szCs w:val="24"/>
        </w:rPr>
        <w:t>In case of offsite waste disposal from collection centers, check record of waste transportation to site of final disposal.</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Record in terms of weight, time and date, of risk waste for offsite final disposal.</w:t>
      </w:r>
    </w:p>
    <w:p>
      <w:pPr>
        <w:pStyle w:val="Normal"/>
        <w:spacing w:lineRule="auto" w:line="276" w:before="120" w:after="120"/>
        <w:contextualSpacing/>
        <w:jc w:val="both"/>
        <w:rPr>
          <w:rFonts w:cs="Calibri" w:cstheme="minorHAnsi"/>
          <w:b/>
          <w:sz w:val="24"/>
          <w:szCs w:val="24"/>
        </w:rPr>
      </w:pPr>
      <w:r>
        <w:rPr>
          <w:rFonts w:cs="Calibri" w:cstheme="minorHAnsi"/>
          <w:sz w:val="24"/>
          <w:szCs w:val="24"/>
        </w:rPr>
        <w:t xml:space="preserve"> </w:t>
      </w:r>
      <w:r>
        <w:rPr>
          <w:rFonts w:cs="Calibri" w:cstheme="minorHAnsi"/>
          <w:b/>
          <w:sz w:val="24"/>
          <w:szCs w:val="24"/>
        </w:rPr>
        <w:t>Scoring:</w:t>
      </w:r>
    </w:p>
    <w:p>
      <w:pPr>
        <w:pStyle w:val="ListParagraph"/>
        <w:numPr>
          <w:ilvl w:val="0"/>
          <w:numId w:val="18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record of waste transportation from collection centers is available, then score as </w:t>
      </w:r>
      <w:r>
        <w:rPr>
          <w:rFonts w:cs="Calibri" w:ascii="Calibri" w:hAnsi="Calibri" w:asciiTheme="minorHAnsi" w:cstheme="minorHAnsi" w:hAnsiTheme="minorHAnsi"/>
          <w:b/>
          <w:sz w:val="24"/>
          <w:szCs w:val="24"/>
          <w:u w:val="single"/>
        </w:rPr>
        <w:t>fully met.</w:t>
      </w:r>
    </w:p>
    <w:p>
      <w:pPr>
        <w:pStyle w:val="ListParagraph"/>
        <w:numPr>
          <w:ilvl w:val="0"/>
          <w:numId w:val="18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record of waste transportation from collection centers, then score as </w:t>
      </w:r>
      <w:r>
        <w:rPr>
          <w:rFonts w:cs="Calibri" w:ascii="Calibri" w:hAnsi="Calibri" w:asciiTheme="minorHAnsi" w:cstheme="minorHAnsi" w:hAnsiTheme="minorHAnsi"/>
          <w:b/>
          <w:sz w:val="24"/>
          <w:szCs w:val="24"/>
          <w:u w:val="single"/>
        </w:rPr>
        <w:t>not met.</w:t>
      </w:r>
    </w:p>
    <w:p>
      <w:pPr>
        <w:pStyle w:val="ListParagraph"/>
        <w:spacing w:before="120" w:after="120"/>
        <w:ind w:start="284"/>
        <w:jc w:val="both"/>
        <w:rPr>
          <w:rFonts w:ascii="Calibri" w:hAnsi="Calibri" w:cs="Calibri" w:asciiTheme="minorHAnsi" w:cstheme="minorHAnsi" w:hAnsiTheme="minorHAnsi"/>
          <w:b/>
          <w:sz w:val="24"/>
          <w:szCs w:val="24"/>
          <w:u w:val="single"/>
        </w:rPr>
      </w:pPr>
      <w:r>
        <w:rPr>
          <w:rFonts w:cs="Calibri" w:cstheme="minorHAnsi"/>
          <w:b/>
          <w:sz w:val="24"/>
          <w:szCs w:val="24"/>
          <w:u w:val="single"/>
        </w:rPr>
      </w:r>
    </w:p>
    <w:p>
      <w:pPr>
        <w:pStyle w:val="ListParagraph"/>
        <w:spacing w:before="120" w:after="120"/>
        <w:ind w:start="284"/>
        <w:jc w:val="both"/>
        <w:rPr>
          <w:rFonts w:ascii="Calibri" w:hAnsi="Calibri" w:cs="Calibri" w:asciiTheme="minorHAnsi" w:cstheme="minorHAnsi" w:hAnsiTheme="minorHAnsi"/>
          <w:b/>
          <w:sz w:val="24"/>
          <w:szCs w:val="24"/>
          <w:u w:val="single"/>
        </w:rPr>
      </w:pPr>
      <w:r>
        <w:rPr>
          <w:rFonts w:cs="Calibri" w:cstheme="minorHAnsi"/>
          <w:b/>
          <w:sz w:val="24"/>
          <w:szCs w:val="24"/>
          <w:u w:val="single"/>
        </w:rPr>
      </w:r>
    </w:p>
    <w:p>
      <w:pPr>
        <w:pStyle w:val="ListParagraph"/>
        <w:spacing w:before="120" w:after="120"/>
        <w:ind w:start="284"/>
        <w:jc w:val="both"/>
        <w:rPr>
          <w:rFonts w:ascii="Calibri" w:hAnsi="Calibri" w:cs="Calibri" w:asciiTheme="minorHAnsi" w:cstheme="minorHAnsi" w:hAnsiTheme="minorHAnsi"/>
          <w:b/>
          <w:sz w:val="24"/>
          <w:szCs w:val="24"/>
          <w:u w:val="single"/>
        </w:rPr>
      </w:pPr>
      <w:r>
        <w:rPr>
          <w:rFonts w:cs="Calibri" w:cstheme="minorHAnsi"/>
          <w:b/>
          <w:sz w:val="24"/>
          <w:szCs w:val="24"/>
          <w:u w:val="single"/>
        </w:rPr>
      </w:r>
    </w:p>
    <w:p>
      <w:pPr>
        <w:pStyle w:val="ListParagraph"/>
        <w:spacing w:before="120" w:after="120"/>
        <w:ind w:start="284"/>
        <w:jc w:val="both"/>
        <w:rPr>
          <w:rFonts w:ascii="Calibri" w:hAnsi="Calibri" w:cs="Calibri" w:asciiTheme="minorHAnsi" w:cstheme="minorHAnsi" w:hAnsiTheme="minorHAnsi"/>
          <w:b/>
          <w:sz w:val="24"/>
          <w:szCs w:val="24"/>
          <w:u w:val="single"/>
        </w:rPr>
      </w:pPr>
      <w:r>
        <w:rPr>
          <w:rFonts w:cs="Calibri" w:cstheme="minorHAnsi"/>
          <w:b/>
          <w:sz w:val="24"/>
          <w:szCs w:val="24"/>
          <w:u w:val="single"/>
        </w:rPr>
      </w:r>
    </w:p>
    <w:p>
      <w:pPr>
        <w:pStyle w:val="ListParagraph"/>
        <w:spacing w:before="120" w:after="120"/>
        <w:ind w:start="284"/>
        <w:jc w:val="both"/>
        <w:rPr>
          <w:rFonts w:ascii="Calibri" w:hAnsi="Calibri" w:cs="Calibri" w:asciiTheme="minorHAnsi" w:cstheme="minorHAnsi" w:hAnsiTheme="minorHAnsi"/>
          <w:b/>
          <w:sz w:val="24"/>
          <w:szCs w:val="24"/>
          <w:u w:val="single"/>
        </w:rPr>
      </w:pPr>
      <w:r>
        <w:rPr>
          <w:rFonts w:cs="Calibri" w:cstheme="minorHAnsi"/>
          <w:b/>
          <w:sz w:val="24"/>
          <w:szCs w:val="24"/>
          <w:u w:val="single"/>
        </w:rPr>
      </w:r>
    </w:p>
    <w:p>
      <w:pPr>
        <w:pStyle w:val="ListParagraph"/>
        <w:spacing w:before="120" w:after="120"/>
        <w:ind w:start="284"/>
        <w:jc w:val="both"/>
        <w:rPr>
          <w:rFonts w:ascii="Calibri" w:hAnsi="Calibri" w:cs="Calibri" w:asciiTheme="minorHAnsi" w:cstheme="minorHAnsi" w:hAnsiTheme="minorHAnsi"/>
          <w:b/>
          <w:sz w:val="24"/>
          <w:szCs w:val="24"/>
          <w:u w:val="single"/>
        </w:rPr>
      </w:pPr>
      <w:r>
        <w:rPr>
          <w:rFonts w:cs="Calibri" w:cstheme="minorHAnsi"/>
          <w:b/>
          <w:sz w:val="24"/>
          <w:szCs w:val="24"/>
          <w:u w:val="single"/>
        </w:rPr>
      </w:r>
    </w:p>
    <w:p>
      <w:pPr>
        <w:pStyle w:val="ListParagraph"/>
        <w:spacing w:before="120" w:after="120"/>
        <w:ind w:start="284"/>
        <w:jc w:val="both"/>
        <w:rPr>
          <w:rFonts w:ascii="Calibri" w:hAnsi="Calibri" w:cs="Calibri" w:asciiTheme="minorHAnsi" w:cstheme="minorHAnsi" w:hAnsiTheme="minorHAnsi"/>
          <w:sz w:val="24"/>
          <w:szCs w:val="24"/>
        </w:rPr>
      </w:pPr>
      <w:r>
        <w:rPr>
          <w:rFonts w:cs="Calibri" w:cstheme="minorHAnsi"/>
          <w:sz w:val="24"/>
          <w:szCs w:val="24"/>
        </w:rPr>
      </w:r>
    </w:p>
    <w:tbl>
      <w:tblPr>
        <w:tblStyle w:val="TableGrid"/>
        <w:tblW w:w="9557"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57"/>
      </w:tblGrid>
      <w:tr>
        <w:trPr>
          <w:trHeight w:val="554" w:hRule="atLeast"/>
        </w:trPr>
        <w:tc>
          <w:tcPr>
            <w:tcW w:w="9557" w:type="dxa"/>
            <w:tcBorders/>
            <w:shd w:color="auto" w:fill="DEEAF6" w:themeFill="accent1" w:themeFillTint="33" w:val="clear"/>
          </w:tcPr>
          <w:p>
            <w:pPr>
              <w:pStyle w:val="ListParagraph"/>
              <w:widowControl/>
              <w:spacing w:before="0" w:after="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557" w:type="dxa"/>
            <w:tcBorders/>
          </w:tcPr>
          <w:p>
            <w:pPr>
              <w:pStyle w:val="Heading5"/>
              <w:widowControl/>
              <w:spacing w:lineRule="auto" w:line="276" w:before="40" w:after="0"/>
              <w:jc w:val="both"/>
              <w:rPr>
                <w:rFonts w:ascii="Calibri" w:hAnsi="Calibri" w:cs="Calibri" w:asciiTheme="minorHAnsi" w:cstheme="minorHAnsi" w:hAnsiTheme="minorHAnsi"/>
                <w:color w:val="auto"/>
                <w:sz w:val="24"/>
              </w:rPr>
            </w:pPr>
            <w:r>
              <w:rPr>
                <w:rFonts w:cs="Calibri" w:ascii="Calibri" w:hAnsi="Calibri" w:asciiTheme="minorHAnsi" w:cstheme="minorHAnsi" w:hAnsiTheme="minorHAnsi"/>
                <w:color w:val="auto"/>
                <w:kern w:val="0"/>
                <w:sz w:val="24"/>
                <w:szCs w:val="22"/>
                <w:lang w:val="en-US" w:eastAsia="en-US" w:bidi="ar-SA"/>
              </w:rPr>
              <w:t>The details in an SOP standardize the process and provide step-by-step instructions that enable anyone within the system to perform the task/procedure in a consistent and correct manner.  The SOP also serves as an instructional and reference resource. The step-by-step written procedure furthermore contributes to the concept of accountability because staff expectations and health care facility procedures are documented and activities can be measured against the SOP. Communicating procedures that anyone in the system can follow with consistent results will ensure that the health care facility continually provides a minimum quality of service.</w:t>
            </w:r>
          </w:p>
          <w:p>
            <w:pPr>
              <w:pStyle w:val="Heading5"/>
              <w:widowControl/>
              <w:spacing w:lineRule="auto" w:line="276"/>
              <w:jc w:val="both"/>
              <w:rPr>
                <w:rFonts w:ascii="Calibri" w:hAnsi="Calibri" w:cs="Calibri" w:asciiTheme="minorHAnsi" w:cstheme="minorHAnsi" w:hAnsiTheme="minorHAnsi"/>
                <w:color w:val="auto"/>
                <w:sz w:val="24"/>
              </w:rPr>
            </w:pPr>
            <w:r>
              <w:rPr>
                <w:rFonts w:cs="Calibri" w:ascii="Calibri" w:hAnsi="Calibri" w:asciiTheme="minorHAnsi" w:cstheme="minorHAnsi" w:hAnsiTheme="minorHAnsi"/>
                <w:color w:val="auto"/>
                <w:kern w:val="0"/>
                <w:sz w:val="24"/>
                <w:szCs w:val="22"/>
                <w:lang w:val="en-US" w:eastAsia="en-US" w:bidi="ar-SA"/>
              </w:rPr>
              <w:t>SOPs of following waste management steps should be present:</w:t>
            </w:r>
          </w:p>
          <w:p>
            <w:pPr>
              <w:pStyle w:val="ListParagraph"/>
              <w:widowControl/>
              <w:numPr>
                <w:ilvl w:val="0"/>
                <w:numId w:val="181"/>
              </w:numPr>
              <w:spacing w:lineRule="auto" w:line="240" w:before="0" w:after="0"/>
              <w:jc w:val="both"/>
              <w:rPr>
                <w:rFonts w:ascii="Calibri" w:hAnsi="Calibri" w:cs="Calibri" w:asciiTheme="minorHAnsi" w:cstheme="minorHAnsi" w:hAnsiTheme="minorHAnsi"/>
              </w:rPr>
            </w:pPr>
            <w:r>
              <w:rPr>
                <w:rFonts w:cs="Calibri" w:ascii="Calibri" w:hAnsi="Calibri" w:asciiTheme="minorHAnsi" w:cstheme="minorHAnsi" w:hAnsiTheme="minorHAnsi"/>
                <w:kern w:val="0"/>
                <w:sz w:val="22"/>
                <w:szCs w:val="22"/>
                <w:lang w:val="en-US" w:bidi="ar-SA"/>
              </w:rPr>
              <w:t>Identification, segregation, packaging</w:t>
            </w:r>
          </w:p>
          <w:p>
            <w:pPr>
              <w:pStyle w:val="ListParagraph"/>
              <w:widowControl/>
              <w:numPr>
                <w:ilvl w:val="0"/>
                <w:numId w:val="181"/>
              </w:numPr>
              <w:spacing w:lineRule="auto" w:line="240" w:before="0" w:after="0"/>
              <w:jc w:val="both"/>
              <w:rPr>
                <w:rFonts w:ascii="Calibri" w:hAnsi="Calibri" w:cs="Calibri" w:asciiTheme="minorHAnsi" w:cstheme="minorHAnsi" w:hAnsiTheme="minorHAnsi"/>
              </w:rPr>
            </w:pPr>
            <w:r>
              <w:rPr>
                <w:rFonts w:cs="Calibri" w:ascii="Calibri" w:hAnsi="Calibri" w:asciiTheme="minorHAnsi" w:cstheme="minorHAnsi" w:hAnsiTheme="minorHAnsi"/>
                <w:kern w:val="0"/>
                <w:sz w:val="22"/>
                <w:szCs w:val="22"/>
                <w:lang w:val="en-US" w:bidi="ar-SA"/>
              </w:rPr>
              <w:t>Handling of packaged health care risk waste</w:t>
            </w:r>
          </w:p>
          <w:p>
            <w:pPr>
              <w:pStyle w:val="ListParagraph"/>
              <w:widowControl/>
              <w:numPr>
                <w:ilvl w:val="0"/>
                <w:numId w:val="181"/>
              </w:numPr>
              <w:spacing w:lineRule="auto" w:line="240" w:before="0" w:after="0"/>
              <w:jc w:val="both"/>
              <w:rPr>
                <w:rFonts w:ascii="Calibri" w:hAnsi="Calibri" w:cs="Calibri" w:asciiTheme="minorHAnsi" w:cstheme="minorHAnsi" w:hAnsiTheme="minorHAnsi"/>
              </w:rPr>
            </w:pPr>
            <w:r>
              <w:rPr>
                <w:rFonts w:cs="Calibri" w:ascii="Calibri" w:hAnsi="Calibri" w:asciiTheme="minorHAnsi" w:cstheme="minorHAnsi" w:hAnsiTheme="minorHAnsi"/>
                <w:kern w:val="0"/>
                <w:sz w:val="22"/>
                <w:szCs w:val="22"/>
                <w:lang w:val="en-US" w:bidi="ar-SA"/>
              </w:rPr>
              <w:t>Waste storage</w:t>
            </w:r>
          </w:p>
          <w:p>
            <w:pPr>
              <w:pStyle w:val="ListParagraph"/>
              <w:widowControl/>
              <w:numPr>
                <w:ilvl w:val="0"/>
                <w:numId w:val="181"/>
              </w:numPr>
              <w:spacing w:lineRule="auto" w:line="240" w:before="0" w:after="0"/>
              <w:jc w:val="both"/>
              <w:rPr>
                <w:rFonts w:ascii="Calibri" w:hAnsi="Calibri" w:cs="Calibri" w:asciiTheme="minorHAnsi" w:cstheme="minorHAnsi" w:hAnsiTheme="minorHAnsi"/>
              </w:rPr>
            </w:pPr>
            <w:r>
              <w:rPr>
                <w:rFonts w:cs="Calibri" w:ascii="Calibri" w:hAnsi="Calibri" w:asciiTheme="minorHAnsi" w:cstheme="minorHAnsi" w:hAnsiTheme="minorHAnsi"/>
                <w:kern w:val="0"/>
                <w:sz w:val="22"/>
                <w:szCs w:val="22"/>
                <w:lang w:val="en-US" w:bidi="ar-SA"/>
              </w:rPr>
              <w:t>On site transport</w:t>
            </w:r>
          </w:p>
          <w:p>
            <w:pPr>
              <w:pStyle w:val="ListParagraph"/>
              <w:widowControl/>
              <w:numPr>
                <w:ilvl w:val="0"/>
                <w:numId w:val="181"/>
              </w:numPr>
              <w:spacing w:lineRule="auto" w:line="240" w:before="0" w:after="0"/>
              <w:jc w:val="both"/>
              <w:rPr>
                <w:rFonts w:ascii="Calibri" w:hAnsi="Calibri" w:cs="Calibri" w:asciiTheme="minorHAnsi" w:cstheme="minorHAnsi" w:hAnsiTheme="minorHAnsi"/>
              </w:rPr>
            </w:pPr>
            <w:r>
              <w:rPr>
                <w:rFonts w:cs="Calibri" w:ascii="Calibri" w:hAnsi="Calibri" w:asciiTheme="minorHAnsi" w:cstheme="minorHAnsi" w:hAnsiTheme="minorHAnsi"/>
                <w:kern w:val="0"/>
                <w:sz w:val="22"/>
                <w:szCs w:val="22"/>
                <w:lang w:val="en-US" w:bidi="ar-SA"/>
              </w:rPr>
              <w:t>Waste quantification</w:t>
            </w:r>
          </w:p>
          <w:p>
            <w:pPr>
              <w:pStyle w:val="ListParagraph"/>
              <w:widowControl/>
              <w:numPr>
                <w:ilvl w:val="0"/>
                <w:numId w:val="181"/>
              </w:numPr>
              <w:spacing w:lineRule="auto" w:line="240" w:before="0" w:after="0"/>
              <w:jc w:val="both"/>
              <w:rPr>
                <w:rFonts w:ascii="Calibri" w:hAnsi="Calibri" w:cs="Calibri" w:asciiTheme="minorHAnsi" w:cstheme="minorHAnsi" w:hAnsiTheme="minorHAnsi"/>
              </w:rPr>
            </w:pPr>
            <w:r>
              <w:rPr>
                <w:rFonts w:cs="Calibri" w:ascii="Calibri" w:hAnsi="Calibri" w:asciiTheme="minorHAnsi" w:cstheme="minorHAnsi" w:hAnsiTheme="minorHAnsi"/>
                <w:kern w:val="0"/>
                <w:sz w:val="22"/>
                <w:szCs w:val="22"/>
                <w:lang w:val="en-US" w:bidi="ar-SA"/>
              </w:rPr>
              <w:t>Decontamination of general surfaces</w:t>
            </w:r>
          </w:p>
          <w:p>
            <w:pPr>
              <w:pStyle w:val="ListParagraph"/>
              <w:widowControl/>
              <w:numPr>
                <w:ilvl w:val="0"/>
                <w:numId w:val="181"/>
              </w:numPr>
              <w:spacing w:lineRule="auto" w:line="240" w:before="0" w:after="0"/>
              <w:jc w:val="both"/>
              <w:rPr>
                <w:rFonts w:ascii="Calibri" w:hAnsi="Calibri" w:cs="Calibri" w:asciiTheme="minorHAnsi" w:cstheme="minorHAnsi" w:hAnsiTheme="minorHAnsi"/>
              </w:rPr>
            </w:pPr>
            <w:r>
              <w:rPr>
                <w:rFonts w:cs="Calibri" w:ascii="Calibri" w:hAnsi="Calibri" w:asciiTheme="minorHAnsi" w:cstheme="minorHAnsi" w:hAnsiTheme="minorHAnsi"/>
                <w:kern w:val="0"/>
                <w:sz w:val="22"/>
                <w:szCs w:val="22"/>
                <w:lang w:val="en-US" w:bidi="ar-SA"/>
              </w:rPr>
              <w:t>Spillage management</w:t>
            </w:r>
          </w:p>
          <w:p>
            <w:pPr>
              <w:pStyle w:val="ListParagraph"/>
              <w:widowControl/>
              <w:numPr>
                <w:ilvl w:val="0"/>
                <w:numId w:val="181"/>
              </w:numPr>
              <w:spacing w:lineRule="auto" w:line="240" w:before="0" w:after="0"/>
              <w:jc w:val="both"/>
              <w:rPr>
                <w:rFonts w:ascii="Calibri" w:hAnsi="Calibri" w:cs="Calibri" w:asciiTheme="minorHAnsi" w:cstheme="minorHAnsi" w:hAnsiTheme="minorHAnsi"/>
              </w:rPr>
            </w:pPr>
            <w:r>
              <w:rPr>
                <w:rFonts w:cs="Calibri" w:ascii="Calibri" w:hAnsi="Calibri" w:asciiTheme="minorHAnsi" w:cstheme="minorHAnsi" w:hAnsiTheme="minorHAnsi"/>
                <w:kern w:val="0"/>
                <w:sz w:val="22"/>
                <w:szCs w:val="22"/>
                <w:lang w:val="en-US" w:bidi="ar-SA"/>
              </w:rPr>
              <w:t>Waste management</w:t>
            </w:r>
          </w:p>
          <w:p>
            <w:pPr>
              <w:pStyle w:val="ListParagraph"/>
              <w:widowControl/>
              <w:numPr>
                <w:ilvl w:val="0"/>
                <w:numId w:val="181"/>
              </w:numPr>
              <w:spacing w:lineRule="auto" w:line="240" w:before="0" w:after="0"/>
              <w:jc w:val="both"/>
              <w:rPr>
                <w:rFonts w:ascii="Calibri" w:hAnsi="Calibri" w:cs="Calibri" w:asciiTheme="minorHAnsi" w:cstheme="minorHAnsi" w:hAnsiTheme="minorHAnsi"/>
                <w:i/>
              </w:rPr>
            </w:pPr>
            <w:r>
              <w:rPr>
                <w:rFonts w:cs="Calibri" w:ascii="Calibri" w:hAnsi="Calibri" w:asciiTheme="minorHAnsi" w:cstheme="minorHAnsi" w:hAnsiTheme="minorHAnsi"/>
                <w:kern w:val="0"/>
                <w:sz w:val="22"/>
                <w:szCs w:val="22"/>
                <w:lang w:val="en-US" w:bidi="ar-SA"/>
              </w:rPr>
              <w:t>Worker health and safety</w:t>
            </w:r>
          </w:p>
          <w:p>
            <w:pPr>
              <w:pStyle w:val="Normal"/>
              <w:widowControl/>
              <w:spacing w:lineRule="auto" w:line="240" w:before="0" w:after="0"/>
              <w:jc w:val="both"/>
              <w:rPr>
                <w:rFonts w:cs="Calibri" w:cstheme="minorHAnsi"/>
                <w:i/>
              </w:rPr>
            </w:pPr>
            <w:r>
              <w:rPr>
                <w:rFonts w:eastAsia="Calibri" w:cs="Calibri" w:cstheme="minorHAnsi"/>
                <w:i/>
                <w:kern w:val="0"/>
                <w:sz w:val="22"/>
                <w:szCs w:val="22"/>
                <w:lang w:val="en-US" w:eastAsia="en-US" w:bidi="ar-SA"/>
              </w:rPr>
            </w:r>
          </w:p>
          <w:p>
            <w:pPr>
              <w:pStyle w:val="Normal"/>
              <w:widowControl/>
              <w:spacing w:lineRule="auto" w:line="240" w:before="0" w:after="0"/>
              <w:jc w:val="both"/>
              <w:rPr>
                <w:rFonts w:cs="Calibri" w:cstheme="minorHAnsi"/>
                <w:b/>
                <w:i/>
                <w:sz w:val="24"/>
              </w:rPr>
            </w:pPr>
            <w:r>
              <w:rPr>
                <w:rFonts w:eastAsia="Calibri" w:cs="Calibri" w:cstheme="minorHAnsi"/>
                <w:b/>
                <w:i/>
                <w:kern w:val="0"/>
                <w:sz w:val="24"/>
                <w:szCs w:val="22"/>
                <w:lang w:val="en-US" w:eastAsia="en-US" w:bidi="ar-SA"/>
              </w:rPr>
              <w:t>For checking knowledge of laboratory staff, review available SOPs. From SOPs ask 10 questions from each relevant staff. If at least 8 questions are correctly answered then score it as good knowledge (Fig-8).</w:t>
            </w:r>
          </w:p>
          <w:p>
            <w:pPr>
              <w:pStyle w:val="Normal"/>
              <w:widowControl/>
              <w:spacing w:lineRule="auto" w:line="240" w:before="0" w:after="0"/>
              <w:jc w:val="both"/>
              <w:rPr>
                <w:rFonts w:cs="Calibri" w:cstheme="minorHAnsi"/>
                <w:b/>
                <w:i/>
                <w:sz w:val="24"/>
              </w:rPr>
            </w:pPr>
            <w:r>
              <w:rPr>
                <w:rFonts w:eastAsia="Calibri" w:cs="Calibri" w:cstheme="minorHAnsi"/>
                <w:b/>
                <w:i/>
                <w:kern w:val="0"/>
                <w:sz w:val="24"/>
                <w:szCs w:val="22"/>
                <w:lang w:val="en-US" w:eastAsia="en-US" w:bidi="ar-SA"/>
              </w:rPr>
            </w:r>
          </w:p>
          <w:p>
            <w:pPr>
              <w:pStyle w:val="Normal"/>
              <w:widowControl/>
              <w:spacing w:lineRule="auto" w:line="276" w:before="0" w:after="0"/>
              <w:jc w:val="center"/>
              <w:rPr>
                <w:rFonts w:eastAsia="Times New Roman" w:cs="Calibri" w:cstheme="minorHAnsi"/>
                <w:color w:val="0000FF"/>
                <w:sz w:val="27"/>
                <w:szCs w:val="27"/>
                <w:lang w:val="en-GB" w:eastAsia="en-GB"/>
              </w:rPr>
            </w:pPr>
            <w:r>
              <w:rPr>
                <w:rFonts w:eastAsia="Times New Roman" w:cs="Calibri" w:cstheme="minorHAnsi"/>
                <w:color w:val="0000FF"/>
                <w:kern w:val="0"/>
                <w:sz w:val="27"/>
                <w:szCs w:val="27"/>
                <w:lang w:val="en-GB" w:eastAsia="en-GB" w:bidi="ar-SA"/>
              </w:rPr>
              <w:drawing>
                <wp:anchor distT="0" distB="0" distL="114300" distR="114300" simplePos="0" relativeHeight="501" behindDoc="0" locked="0" layoutInCell="1" allowOverlap="1">
                  <wp:simplePos x="0" y="0"/>
                  <wp:positionH relativeFrom="column">
                    <wp:posOffset>176530</wp:posOffset>
                  </wp:positionH>
                  <wp:positionV relativeFrom="paragraph">
                    <wp:posOffset>45720</wp:posOffset>
                  </wp:positionV>
                  <wp:extent cx="2183130" cy="1602740"/>
                  <wp:effectExtent l="0" t="0" r="0" b="0"/>
                  <wp:wrapTight wrapText="bothSides">
                    <wp:wrapPolygon edited="0">
                      <wp:start x="-108" y="0"/>
                      <wp:lineTo x="-108" y="21169"/>
                      <wp:lineTo x="21491" y="21169"/>
                      <wp:lineTo x="21491" y="0"/>
                      <wp:lineTo x="-108" y="0"/>
                    </wp:wrapPolygon>
                  </wp:wrapTight>
                  <wp:docPr id="34" name="Picture 44" descr="Image result for trolleys for waste collection">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4" descr="Image result for trolleys for waste collection">
                            <a:hlinkClick r:id="rId52"/>
                          </pic:cNvPr>
                          <pic:cNvPicPr>
                            <a:picLocks noChangeAspect="1" noChangeArrowheads="1"/>
                          </pic:cNvPicPr>
                        </pic:nvPicPr>
                        <pic:blipFill>
                          <a:blip r:embed="rId51"/>
                          <a:stretch>
                            <a:fillRect/>
                          </a:stretch>
                        </pic:blipFill>
                        <pic:spPr bwMode="auto">
                          <a:xfrm>
                            <a:off x="0" y="0"/>
                            <a:ext cx="2183130" cy="1602740"/>
                          </a:xfrm>
                          <a:prstGeom prst="rect">
                            <a:avLst/>
                          </a:prstGeom>
                          <a:noFill/>
                        </pic:spPr>
                      </pic:pic>
                    </a:graphicData>
                  </a:graphic>
                </wp:anchor>
              </w:drawing>
              <w:drawing>
                <wp:anchor distT="0" distB="0" distL="114300" distR="114300" simplePos="0" relativeHeight="502" behindDoc="0" locked="0" layoutInCell="1" allowOverlap="1">
                  <wp:simplePos x="0" y="0"/>
                  <wp:positionH relativeFrom="column">
                    <wp:posOffset>3493135</wp:posOffset>
                  </wp:positionH>
                  <wp:positionV relativeFrom="paragraph">
                    <wp:posOffset>178435</wp:posOffset>
                  </wp:positionV>
                  <wp:extent cx="1844675" cy="1517650"/>
                  <wp:effectExtent l="0" t="0" r="0" b="0"/>
                  <wp:wrapTight wrapText="bothSides">
                    <wp:wrapPolygon edited="0">
                      <wp:start x="0" y="0"/>
                      <wp:lineTo x="0" y="21419"/>
                      <wp:lineTo x="21414" y="21419"/>
                      <wp:lineTo x="21414" y="0"/>
                      <wp:lineTo x="0" y="0"/>
                    </wp:wrapPolygon>
                  </wp:wrapTight>
                  <wp:docPr id="35" name="Content Placeholde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ontent Placeholder 4"/>
                          <pic:cNvPicPr>
                            <a:picLocks noChangeAspect="1" noChangeArrowheads="1"/>
                          </pic:cNvPicPr>
                        </pic:nvPicPr>
                        <pic:blipFill>
                          <a:blip r:embed="rId53"/>
                          <a:stretch>
                            <a:fillRect/>
                          </a:stretch>
                        </pic:blipFill>
                        <pic:spPr bwMode="auto">
                          <a:xfrm>
                            <a:off x="0" y="0"/>
                            <a:ext cx="1844675" cy="1517650"/>
                          </a:xfrm>
                          <a:prstGeom prst="rect">
                            <a:avLst/>
                          </a:prstGeom>
                          <a:noFill/>
                        </pic:spPr>
                      </pic:pic>
                    </a:graphicData>
                  </a:graphic>
                </wp:anchor>
              </w:drawing>
            </w:r>
          </w:p>
          <w:p>
            <w:pPr>
              <w:pStyle w:val="Normal"/>
              <w:widowControl/>
              <w:spacing w:lineRule="auto" w:line="276" w:before="0" w:after="0"/>
              <w:jc w:val="center"/>
              <w:rPr>
                <w:rFonts w:eastAsia="Times New Roman" w:cs="Calibri" w:cstheme="minorHAnsi"/>
                <w:b/>
                <w:color w:val="0000FF"/>
                <w:sz w:val="24"/>
                <w:szCs w:val="24"/>
                <w:lang w:val="en-GB" w:eastAsia="en-GB"/>
              </w:rPr>
            </w:pPr>
            <w:r>
              <w:rPr>
                <w:rFonts w:eastAsia="Times New Roman" w:cs="Calibri" w:cstheme="minorHAnsi"/>
                <w:b/>
                <w:color w:val="0000FF"/>
                <w:kern w:val="0"/>
                <w:sz w:val="24"/>
                <w:szCs w:val="24"/>
                <w:lang w:val="en-GB" w:eastAsia="en-GB" w:bidi="ar-SA"/>
              </w:rPr>
            </w:r>
          </w:p>
          <w:p>
            <w:pPr>
              <w:pStyle w:val="Normal"/>
              <w:widowControl/>
              <w:spacing w:lineRule="auto" w:line="276" w:before="0" w:after="0"/>
              <w:jc w:val="center"/>
              <w:rPr>
                <w:rFonts w:eastAsia="Times New Roman" w:cs="Calibri" w:cstheme="minorHAnsi"/>
                <w:b/>
                <w:color w:val="0000FF"/>
                <w:sz w:val="24"/>
                <w:szCs w:val="24"/>
                <w:lang w:val="en-GB" w:eastAsia="en-GB"/>
              </w:rPr>
            </w:pPr>
            <w:r>
              <w:rPr>
                <w:rFonts w:eastAsia="Times New Roman" w:cs="Calibri" w:cstheme="minorHAnsi"/>
                <w:b/>
                <w:color w:val="0000FF"/>
                <w:kern w:val="0"/>
                <w:sz w:val="24"/>
                <w:szCs w:val="24"/>
                <w:lang w:val="en-GB" w:eastAsia="en-GB" w:bidi="ar-SA"/>
              </w:rPr>
            </w:r>
          </w:p>
          <w:p>
            <w:pPr>
              <w:pStyle w:val="Normal"/>
              <w:widowControl/>
              <w:spacing w:lineRule="auto" w:line="276" w:before="0" w:after="0"/>
              <w:jc w:val="center"/>
              <w:rPr>
                <w:rFonts w:eastAsia="Times New Roman" w:cs="Calibri" w:cstheme="minorHAnsi"/>
                <w:b/>
                <w:color w:val="0000FF"/>
                <w:sz w:val="24"/>
                <w:szCs w:val="24"/>
                <w:lang w:val="en-GB" w:eastAsia="en-GB"/>
              </w:rPr>
            </w:pPr>
            <w:r>
              <w:rPr>
                <w:rFonts w:eastAsia="Times New Roman" w:cs="Calibri" w:cstheme="minorHAnsi"/>
                <w:b/>
                <w:color w:val="0000FF"/>
                <w:kern w:val="0"/>
                <w:sz w:val="24"/>
                <w:szCs w:val="24"/>
                <w:lang w:val="en-GB" w:eastAsia="en-GB" w:bidi="ar-SA"/>
              </w:rPr>
            </w:r>
          </w:p>
          <w:p>
            <w:pPr>
              <w:pStyle w:val="Normal"/>
              <w:widowControl/>
              <w:spacing w:lineRule="auto" w:line="276" w:before="0" w:after="0"/>
              <w:jc w:val="center"/>
              <w:rPr>
                <w:rFonts w:eastAsia="Times New Roman" w:cs="Calibri" w:cstheme="minorHAnsi"/>
                <w:b/>
                <w:color w:val="0000FF"/>
                <w:sz w:val="24"/>
                <w:szCs w:val="24"/>
                <w:lang w:val="en-GB" w:eastAsia="en-GB"/>
              </w:rPr>
            </w:pPr>
            <w:r>
              <w:rPr>
                <w:rFonts w:eastAsia="Times New Roman" w:cs="Calibri" w:cstheme="minorHAnsi"/>
                <w:b/>
                <w:color w:val="0000FF"/>
                <w:kern w:val="0"/>
                <w:sz w:val="24"/>
                <w:szCs w:val="24"/>
                <w:lang w:val="en-GB" w:eastAsia="en-GB" w:bidi="ar-SA"/>
              </w:rPr>
            </w:r>
          </w:p>
          <w:p>
            <w:pPr>
              <w:pStyle w:val="Normal"/>
              <w:widowControl/>
              <w:spacing w:lineRule="auto" w:line="276" w:before="0" w:after="0"/>
              <w:jc w:val="center"/>
              <w:rPr>
                <w:rFonts w:eastAsia="Times New Roman" w:cs="Calibri" w:cstheme="minorHAnsi"/>
                <w:b/>
                <w:color w:val="0000FF"/>
                <w:sz w:val="24"/>
                <w:szCs w:val="24"/>
                <w:lang w:val="en-GB" w:eastAsia="en-GB"/>
              </w:rPr>
            </w:pPr>
            <w:r>
              <w:rPr>
                <w:rFonts w:eastAsia="Times New Roman" w:cs="Calibri" w:cstheme="minorHAnsi"/>
                <w:b/>
                <w:color w:val="0000FF"/>
                <w:kern w:val="0"/>
                <w:sz w:val="24"/>
                <w:szCs w:val="24"/>
                <w:lang w:val="en-GB" w:eastAsia="en-GB" w:bidi="ar-SA"/>
              </w:rPr>
            </w:r>
          </w:p>
          <w:p>
            <w:pPr>
              <w:pStyle w:val="Normal"/>
              <w:widowControl/>
              <w:spacing w:lineRule="auto" w:line="276" w:before="0" w:after="0"/>
              <w:jc w:val="center"/>
              <w:rPr>
                <w:rFonts w:eastAsia="Times New Roman" w:cs="Calibri" w:cstheme="minorHAnsi"/>
                <w:b/>
                <w:color w:val="0000FF"/>
                <w:sz w:val="24"/>
                <w:szCs w:val="24"/>
                <w:lang w:val="en-GB" w:eastAsia="en-GB"/>
              </w:rPr>
            </w:pPr>
            <w:r>
              <w:rPr>
                <w:rFonts w:eastAsia="Times New Roman" w:cs="Calibri" w:cstheme="minorHAnsi"/>
                <w:b/>
                <w:color w:val="0000FF"/>
                <w:kern w:val="0"/>
                <w:sz w:val="24"/>
                <w:szCs w:val="24"/>
                <w:lang w:val="en-GB" w:eastAsia="en-GB" w:bidi="ar-SA"/>
              </w:rPr>
            </w:r>
          </w:p>
          <w:p>
            <w:pPr>
              <w:pStyle w:val="Normal"/>
              <w:widowControl/>
              <w:spacing w:lineRule="auto" w:line="276" w:before="0" w:after="0"/>
              <w:jc w:val="center"/>
              <w:rPr>
                <w:rFonts w:eastAsia="Times New Roman" w:cs="Calibri" w:cstheme="minorHAnsi"/>
                <w:b/>
                <w:color w:val="0000FF"/>
                <w:sz w:val="24"/>
                <w:szCs w:val="24"/>
                <w:lang w:val="en-GB" w:eastAsia="en-GB"/>
              </w:rPr>
            </w:pPr>
            <w:r>
              <w:rPr>
                <w:rFonts w:eastAsia="Times New Roman" w:cs="Calibri" w:cstheme="minorHAnsi"/>
                <w:b/>
                <w:color w:val="0000FF"/>
                <w:kern w:val="0"/>
                <w:sz w:val="24"/>
                <w:szCs w:val="24"/>
                <w:lang w:val="en-GB" w:eastAsia="en-GB" w:bidi="ar-SA"/>
              </w:rPr>
            </w:r>
          </w:p>
          <w:p>
            <w:pPr>
              <w:pStyle w:val="Normal"/>
              <w:widowControl/>
              <w:spacing w:lineRule="auto" w:line="276" w:before="0" w:after="0"/>
              <w:jc w:val="center"/>
              <w:rPr>
                <w:rFonts w:eastAsia="Times New Roman" w:cs="Calibri" w:cstheme="minorHAnsi"/>
                <w:b/>
                <w:color w:val="0000FF"/>
                <w:sz w:val="24"/>
                <w:szCs w:val="24"/>
                <w:lang w:val="en-GB" w:eastAsia="en-GB"/>
              </w:rPr>
            </w:pPr>
            <w:r>
              <w:rPr>
                <w:rFonts w:eastAsia="Times New Roman" w:cs="Calibri" w:cstheme="minorHAnsi"/>
                <w:b/>
                <w:color w:val="0000FF"/>
                <w:kern w:val="0"/>
                <w:sz w:val="24"/>
                <w:szCs w:val="24"/>
                <w:lang w:val="en-GB" w:eastAsia="en-GB" w:bidi="ar-SA"/>
              </w:rPr>
            </w:r>
          </w:p>
          <w:p>
            <w:pPr>
              <w:pStyle w:val="Normal"/>
              <w:widowControl/>
              <w:spacing w:lineRule="auto" w:line="276" w:before="0" w:after="0"/>
              <w:jc w:val="center"/>
              <w:rPr>
                <w:rFonts w:eastAsia="Times New Roman" w:cs="Calibri" w:cstheme="minorHAnsi"/>
                <w:b/>
                <w:color w:val="0000FF"/>
                <w:sz w:val="24"/>
                <w:szCs w:val="24"/>
                <w:lang w:val="en-GB" w:eastAsia="en-GB"/>
              </w:rPr>
            </w:pPr>
            <w:r>
              <w:rPr>
                <w:rFonts w:eastAsia="Times New Roman" w:cs="Calibri" w:cstheme="minorHAnsi"/>
                <w:b/>
                <w:color w:val="0000FF"/>
                <w:kern w:val="0"/>
                <w:sz w:val="24"/>
                <w:szCs w:val="24"/>
                <w:lang w:val="en-GB" w:eastAsia="en-GB" w:bidi="ar-SA"/>
              </w:rPr>
              <w:t>Fig-8 Waste Collection Trolleys</w:t>
            </w:r>
          </w:p>
          <w:p>
            <w:pPr>
              <w:pStyle w:val="Normal"/>
              <w:widowControl/>
              <w:spacing w:lineRule="auto" w:line="276" w:before="0" w:after="0"/>
              <w:jc w:val="both"/>
              <w:rPr>
                <w:rFonts w:cs="Calibri" w:cstheme="minorHAnsi"/>
                <w:lang w:val="en-US"/>
              </w:rPr>
            </w:pPr>
            <w:r>
              <w:rPr>
                <w:rFonts w:eastAsia="Calibri" w:cs="Calibri" w:cstheme="minorHAnsi"/>
                <w:kern w:val="0"/>
                <w:sz w:val="22"/>
                <w:szCs w:val="22"/>
                <w:lang w:val="en-US" w:eastAsia="en-US" w:bidi="ar-SA"/>
              </w:rPr>
            </w:r>
          </w:p>
          <w:p>
            <w:pPr>
              <w:pStyle w:val="Normal"/>
              <w:widowControl/>
              <w:spacing w:lineRule="auto" w:line="276" w:before="0" w:after="0"/>
              <w:jc w:val="both"/>
              <w:rPr>
                <w:rFonts w:cs="Calibri" w:cstheme="minorHAnsi"/>
                <w:b/>
                <w:sz w:val="24"/>
                <w:szCs w:val="24"/>
                <w:lang w:val="en-US"/>
              </w:rPr>
            </w:pPr>
            <w:r>
              <w:rPr>
                <w:rFonts w:eastAsia="Calibri" w:cs="Calibri" w:cstheme="minorHAnsi"/>
                <w:b/>
                <w:kern w:val="0"/>
                <w:sz w:val="24"/>
                <w:szCs w:val="24"/>
                <w:lang w:val="en-US" w:eastAsia="en-US" w:bidi="ar-SA"/>
              </w:rPr>
              <w:t>Waste Storage</w:t>
            </w:r>
          </w:p>
          <w:p>
            <w:pPr>
              <w:pStyle w:val="Normal"/>
              <w:widowControl/>
              <w:spacing w:lineRule="auto" w:line="276" w:before="0" w:after="0"/>
              <w:jc w:val="both"/>
              <w:rPr>
                <w:rFonts w:cs="Calibri" w:cstheme="minorHAnsi"/>
                <w:sz w:val="24"/>
                <w:szCs w:val="24"/>
                <w:lang w:val="en-US"/>
              </w:rPr>
            </w:pPr>
            <w:r>
              <w:rPr>
                <w:rFonts w:eastAsia="Calibri" w:cs="Calibri" w:cstheme="minorHAnsi"/>
                <w:kern w:val="0"/>
                <w:sz w:val="24"/>
                <w:szCs w:val="24"/>
                <w:lang w:val="en-US" w:eastAsia="en-US" w:bidi="ar-SA"/>
              </w:rPr>
              <w:t xml:space="preserve"> </w:t>
            </w:r>
            <w:r>
              <w:rPr>
                <w:rFonts w:eastAsia="Calibri" w:cs="Calibri" w:cstheme="minorHAnsi"/>
                <w:kern w:val="0"/>
                <w:sz w:val="24"/>
                <w:szCs w:val="24"/>
                <w:lang w:val="en-US" w:eastAsia="en-US" w:bidi="ar-SA"/>
              </w:rPr>
              <w:t>A storage location for health-care waste should be designated inside the health-care establishment or research facility. The waste, in bags or containers, should be stored in a separate area, room, or building of a size appropriate to the quantities of waste produced and the frequency of collection. Recommendations for the storage area and its equipment are listed in Box 7.1.</w:t>
            </w:r>
          </w:p>
          <w:p>
            <w:pPr>
              <w:pStyle w:val="Normal"/>
              <w:widowControl/>
              <w:spacing w:lineRule="auto" w:line="276" w:before="0" w:after="0"/>
              <w:jc w:val="both"/>
              <w:rPr>
                <w:rFonts w:cs="Calibri" w:cstheme="minorHAnsi"/>
                <w:sz w:val="24"/>
                <w:szCs w:val="24"/>
                <w:lang w:val="en-US"/>
              </w:rPr>
            </w:pPr>
            <w:r>
              <w:rPr>
                <w:rFonts w:eastAsia="Calibri" w:cs="Calibri" w:cstheme="minorHAnsi"/>
                <w:kern w:val="0"/>
                <w:sz w:val="24"/>
                <w:szCs w:val="24"/>
                <w:lang w:val="en-US" w:eastAsia="en-US" w:bidi="ar-SA"/>
              </w:rPr>
              <w:t>Unless a refrigerated storage room is available, storage times for healthcare waste (i.e. the delay between production and treatment) should not exceed the following:</w:t>
            </w:r>
          </w:p>
          <w:p>
            <w:pPr>
              <w:pStyle w:val="Normal"/>
              <w:widowControl/>
              <w:spacing w:lineRule="auto" w:line="276" w:before="0" w:after="0"/>
              <w:jc w:val="both"/>
              <w:rPr>
                <w:rFonts w:cs="Calibri" w:cstheme="minorHAnsi"/>
                <w:sz w:val="24"/>
                <w:szCs w:val="24"/>
                <w:lang w:val="en-US"/>
              </w:rPr>
            </w:pPr>
            <w:r>
              <w:rPr>
                <w:rFonts w:eastAsia="Calibri" w:cs="Calibri" w:cstheme="minorHAnsi"/>
                <w:kern w:val="0"/>
                <w:sz w:val="24"/>
                <w:szCs w:val="24"/>
                <w:lang w:val="en-US" w:eastAsia="en-US" w:bidi="ar-SA"/>
              </w:rPr>
              <w:t>temperate climate: 72 hours in winter 48 hours in summer</w:t>
            </w:r>
          </w:p>
          <w:p>
            <w:pPr>
              <w:pStyle w:val="Normal"/>
              <w:widowControl/>
              <w:spacing w:lineRule="auto" w:line="276" w:before="0" w:after="0"/>
              <w:jc w:val="both"/>
              <w:rPr>
                <w:rFonts w:cs="Calibri" w:cstheme="minorHAnsi"/>
                <w:sz w:val="24"/>
                <w:szCs w:val="24"/>
                <w:lang w:val="en-US"/>
              </w:rPr>
            </w:pPr>
            <w:r>
              <w:rPr>
                <w:rFonts w:eastAsia="Calibri" w:cs="Calibri" w:cstheme="minorHAnsi"/>
                <w:kern w:val="0"/>
                <w:sz w:val="24"/>
                <w:szCs w:val="24"/>
                <w:lang w:val="en-US" w:eastAsia="en-US" w:bidi="ar-SA"/>
              </w:rPr>
              <w:t>warm climate: 48 hours during the cool season 24 hours during the hot season</w:t>
            </w:r>
          </w:p>
          <w:p>
            <w:pPr>
              <w:pStyle w:val="Normal"/>
              <w:widowControl/>
              <w:spacing w:lineRule="auto" w:line="276" w:before="0" w:after="0"/>
              <w:jc w:val="both"/>
              <w:rPr>
                <w:rFonts w:cs="Calibri" w:cstheme="minorHAnsi"/>
                <w:sz w:val="24"/>
                <w:szCs w:val="24"/>
                <w:lang w:val="en-US"/>
              </w:rPr>
            </w:pPr>
            <w:r>
              <w:rPr>
                <w:rFonts w:eastAsia="Calibri" w:cs="Calibri" w:cstheme="minorHAnsi"/>
                <w:kern w:val="0"/>
                <w:sz w:val="24"/>
                <w:szCs w:val="24"/>
                <w:lang w:val="en-US" w:eastAsia="en-US" w:bidi="ar-SA"/>
              </w:rPr>
              <w:t>Recommendations for storage facilities for health-care waste are followed</w:t>
            </w:r>
          </w:p>
          <w:p>
            <w:pPr>
              <w:pStyle w:val="Normal"/>
              <w:widowControl/>
              <w:spacing w:lineRule="auto" w:line="276" w:before="0" w:after="0"/>
              <w:jc w:val="both"/>
              <w:rPr>
                <w:rFonts w:cs="Calibri" w:cstheme="minorHAnsi"/>
                <w:sz w:val="24"/>
                <w:szCs w:val="24"/>
                <w:lang w:val="en-US"/>
              </w:rPr>
            </w:pPr>
            <w:r>
              <w:rPr>
                <w:rFonts w:eastAsia="Calibri" w:cs="Calibri" w:cstheme="minorHAnsi"/>
                <w:kern w:val="0"/>
                <w:sz w:val="24"/>
                <w:szCs w:val="24"/>
                <w:lang w:val="en-US" w:eastAsia="en-US" w:bidi="ar-SA"/>
              </w:rPr>
              <w:t xml:space="preserve">• </w:t>
            </w:r>
            <w:r>
              <w:rPr>
                <w:rFonts w:eastAsia="Calibri" w:cs="Calibri" w:cstheme="minorHAnsi"/>
                <w:kern w:val="0"/>
                <w:sz w:val="24"/>
                <w:szCs w:val="24"/>
                <w:lang w:val="en-US" w:eastAsia="en-US" w:bidi="ar-SA"/>
              </w:rPr>
              <w:t>The storage area should have an impermeable, hard-standing ﬂoor with good drainage; it should be easy to clean and disinfect.</w:t>
            </w:r>
          </w:p>
          <w:p>
            <w:pPr>
              <w:pStyle w:val="Normal"/>
              <w:widowControl/>
              <w:spacing w:lineRule="auto" w:line="276" w:before="0" w:after="0"/>
              <w:jc w:val="both"/>
              <w:rPr>
                <w:rFonts w:cs="Calibri" w:cstheme="minorHAnsi"/>
                <w:sz w:val="24"/>
                <w:szCs w:val="24"/>
                <w:lang w:val="en-US"/>
              </w:rPr>
            </w:pPr>
            <w:r>
              <w:rPr>
                <w:rFonts w:eastAsia="Calibri" w:cs="Calibri" w:cstheme="minorHAnsi"/>
                <w:kern w:val="0"/>
                <w:sz w:val="24"/>
                <w:szCs w:val="24"/>
                <w:lang w:val="en-US" w:eastAsia="en-US" w:bidi="ar-SA"/>
              </w:rPr>
              <w:t xml:space="preserve">• </w:t>
            </w:r>
            <w:r>
              <w:rPr>
                <w:rFonts w:eastAsia="Calibri" w:cs="Calibri" w:cstheme="minorHAnsi"/>
                <w:kern w:val="0"/>
                <w:sz w:val="24"/>
                <w:szCs w:val="24"/>
                <w:lang w:val="en-US" w:eastAsia="en-US" w:bidi="ar-SA"/>
              </w:rPr>
              <w:t>There should be a water supply for cleaning purposes.</w:t>
            </w:r>
          </w:p>
          <w:p>
            <w:pPr>
              <w:pStyle w:val="Normal"/>
              <w:widowControl/>
              <w:spacing w:lineRule="auto" w:line="276" w:before="0" w:after="0"/>
              <w:jc w:val="both"/>
              <w:rPr>
                <w:rFonts w:cs="Calibri" w:cstheme="minorHAnsi"/>
                <w:sz w:val="24"/>
                <w:szCs w:val="24"/>
                <w:lang w:val="en-US"/>
              </w:rPr>
            </w:pPr>
            <w:r>
              <w:rPr>
                <w:rFonts w:eastAsia="Calibri" w:cs="Calibri" w:cstheme="minorHAnsi"/>
                <w:kern w:val="0"/>
                <w:sz w:val="24"/>
                <w:szCs w:val="24"/>
                <w:lang w:val="en-US" w:eastAsia="en-US" w:bidi="ar-SA"/>
              </w:rPr>
              <w:t xml:space="preserve">• </w:t>
            </w:r>
            <w:r>
              <w:rPr>
                <w:rFonts w:eastAsia="Calibri" w:cs="Calibri" w:cstheme="minorHAnsi"/>
                <w:kern w:val="0"/>
                <w:sz w:val="24"/>
                <w:szCs w:val="24"/>
                <w:lang w:val="en-US" w:eastAsia="en-US" w:bidi="ar-SA"/>
              </w:rPr>
              <w:t>The storage area should afford easy access for staff in charge of handling the waste.</w:t>
            </w:r>
          </w:p>
          <w:p>
            <w:pPr>
              <w:pStyle w:val="Normal"/>
              <w:widowControl/>
              <w:spacing w:lineRule="auto" w:line="276" w:before="0" w:after="0"/>
              <w:jc w:val="both"/>
              <w:rPr>
                <w:rFonts w:cs="Calibri" w:cstheme="minorHAnsi"/>
                <w:sz w:val="24"/>
                <w:szCs w:val="24"/>
                <w:lang w:val="en-US"/>
              </w:rPr>
            </w:pPr>
            <w:r>
              <w:rPr>
                <w:rFonts w:eastAsia="Calibri" w:cs="Calibri" w:cstheme="minorHAnsi"/>
                <w:kern w:val="0"/>
                <w:sz w:val="24"/>
                <w:szCs w:val="24"/>
                <w:lang w:val="en-US" w:eastAsia="en-US" w:bidi="ar-SA"/>
              </w:rPr>
              <w:t xml:space="preserve">• </w:t>
            </w:r>
            <w:r>
              <w:rPr>
                <w:rFonts w:eastAsia="Calibri" w:cs="Calibri" w:cstheme="minorHAnsi"/>
                <w:kern w:val="0"/>
                <w:sz w:val="24"/>
                <w:szCs w:val="24"/>
                <w:lang w:val="en-US" w:eastAsia="en-US" w:bidi="ar-SA"/>
              </w:rPr>
              <w:t>It should be possible to lock the store to prevent access by unauthorized persons.</w:t>
            </w:r>
          </w:p>
          <w:p>
            <w:pPr>
              <w:pStyle w:val="Normal"/>
              <w:widowControl/>
              <w:spacing w:lineRule="auto" w:line="276" w:before="0" w:after="0"/>
              <w:jc w:val="both"/>
              <w:rPr>
                <w:rFonts w:cs="Calibri" w:cstheme="minorHAnsi"/>
                <w:sz w:val="24"/>
                <w:szCs w:val="24"/>
                <w:lang w:val="en-US"/>
              </w:rPr>
            </w:pPr>
            <w:r>
              <w:rPr>
                <w:rFonts w:eastAsia="Calibri" w:cs="Calibri" w:cstheme="minorHAnsi"/>
                <w:kern w:val="0"/>
                <w:sz w:val="24"/>
                <w:szCs w:val="24"/>
                <w:lang w:val="en-US" w:eastAsia="en-US" w:bidi="ar-SA"/>
              </w:rPr>
              <w:t xml:space="preserve">• </w:t>
            </w:r>
            <w:r>
              <w:rPr>
                <w:rFonts w:eastAsia="Calibri" w:cs="Calibri" w:cstheme="minorHAnsi"/>
                <w:kern w:val="0"/>
                <w:sz w:val="24"/>
                <w:szCs w:val="24"/>
                <w:lang w:val="en-US" w:eastAsia="en-US" w:bidi="ar-SA"/>
              </w:rPr>
              <w:t>Easy access for waste-collection vehicles is essential.</w:t>
            </w:r>
          </w:p>
          <w:p>
            <w:pPr>
              <w:pStyle w:val="Normal"/>
              <w:widowControl/>
              <w:spacing w:lineRule="auto" w:line="276" w:before="0" w:after="0"/>
              <w:jc w:val="both"/>
              <w:rPr>
                <w:rFonts w:cs="Calibri" w:cstheme="minorHAnsi"/>
                <w:sz w:val="24"/>
                <w:szCs w:val="24"/>
                <w:lang w:val="en-US"/>
              </w:rPr>
            </w:pPr>
            <w:r>
              <w:rPr>
                <w:rFonts w:eastAsia="Calibri" w:cs="Calibri" w:cstheme="minorHAnsi"/>
                <w:kern w:val="0"/>
                <w:sz w:val="24"/>
                <w:szCs w:val="24"/>
                <w:lang w:val="en-US" w:eastAsia="en-US" w:bidi="ar-SA"/>
              </w:rPr>
              <w:t xml:space="preserve">• </w:t>
            </w:r>
            <w:r>
              <w:rPr>
                <w:rFonts w:eastAsia="Calibri" w:cs="Calibri" w:cstheme="minorHAnsi"/>
                <w:kern w:val="0"/>
                <w:sz w:val="24"/>
                <w:szCs w:val="24"/>
                <w:lang w:val="en-US" w:eastAsia="en-US" w:bidi="ar-SA"/>
              </w:rPr>
              <w:t>There should be protection from the sun.</w:t>
            </w:r>
          </w:p>
          <w:p>
            <w:pPr>
              <w:pStyle w:val="Normal"/>
              <w:widowControl/>
              <w:spacing w:lineRule="auto" w:line="276" w:before="0" w:after="0"/>
              <w:jc w:val="both"/>
              <w:rPr>
                <w:rFonts w:cs="Calibri" w:cstheme="minorHAnsi"/>
                <w:sz w:val="24"/>
                <w:szCs w:val="24"/>
                <w:lang w:val="en-US"/>
              </w:rPr>
            </w:pPr>
            <w:r>
              <w:rPr>
                <w:rFonts w:eastAsia="Calibri" w:cs="Calibri" w:cstheme="minorHAnsi"/>
                <w:kern w:val="0"/>
                <w:sz w:val="24"/>
                <w:szCs w:val="24"/>
                <w:lang w:val="en-US" w:eastAsia="en-US" w:bidi="ar-SA"/>
              </w:rPr>
              <w:t xml:space="preserve">• </w:t>
            </w:r>
            <w:r>
              <w:rPr>
                <w:rFonts w:eastAsia="Calibri" w:cs="Calibri" w:cstheme="minorHAnsi"/>
                <w:kern w:val="0"/>
                <w:sz w:val="24"/>
                <w:szCs w:val="24"/>
                <w:lang w:val="en-US" w:eastAsia="en-US" w:bidi="ar-SA"/>
              </w:rPr>
              <w:t>The storage area should be inaccessible for animals, insects, and birds.</w:t>
            </w:r>
          </w:p>
          <w:p>
            <w:pPr>
              <w:pStyle w:val="Normal"/>
              <w:widowControl/>
              <w:spacing w:lineRule="auto" w:line="276" w:before="0" w:after="0"/>
              <w:jc w:val="both"/>
              <w:rPr>
                <w:rFonts w:cs="Calibri" w:cstheme="minorHAnsi"/>
                <w:sz w:val="24"/>
                <w:szCs w:val="24"/>
                <w:lang w:val="en-US"/>
              </w:rPr>
            </w:pPr>
            <w:r>
              <w:rPr>
                <w:rFonts w:eastAsia="Calibri" w:cs="Calibri" w:cstheme="minorHAnsi"/>
                <w:kern w:val="0"/>
                <w:sz w:val="24"/>
                <w:szCs w:val="24"/>
                <w:lang w:val="en-US" w:eastAsia="en-US" w:bidi="ar-SA"/>
              </w:rPr>
              <w:t xml:space="preserve">• </w:t>
            </w:r>
            <w:r>
              <w:rPr>
                <w:rFonts w:eastAsia="Calibri" w:cs="Calibri" w:cstheme="minorHAnsi"/>
                <w:kern w:val="0"/>
                <w:sz w:val="24"/>
                <w:szCs w:val="24"/>
                <w:lang w:val="en-US" w:eastAsia="en-US" w:bidi="ar-SA"/>
              </w:rPr>
              <w:t>There should be good lighting and at least passive ventilation.</w:t>
            </w:r>
          </w:p>
          <w:p>
            <w:pPr>
              <w:pStyle w:val="Normal"/>
              <w:widowControl/>
              <w:spacing w:lineRule="auto" w:line="276" w:before="0" w:after="0"/>
              <w:jc w:val="both"/>
              <w:rPr>
                <w:rFonts w:cs="Calibri" w:cstheme="minorHAnsi"/>
                <w:sz w:val="24"/>
                <w:szCs w:val="24"/>
                <w:lang w:val="en-US"/>
              </w:rPr>
            </w:pPr>
            <w:r>
              <w:rPr>
                <w:rFonts w:eastAsia="Calibri" w:cs="Calibri" w:cstheme="minorHAnsi"/>
                <w:kern w:val="0"/>
                <w:sz w:val="24"/>
                <w:szCs w:val="24"/>
                <w:lang w:val="en-US" w:eastAsia="en-US" w:bidi="ar-SA"/>
              </w:rPr>
              <w:t xml:space="preserve">• </w:t>
            </w:r>
            <w:r>
              <w:rPr>
                <w:rFonts w:eastAsia="Calibri" w:cs="Calibri" w:cstheme="minorHAnsi"/>
                <w:kern w:val="0"/>
                <w:sz w:val="24"/>
                <w:szCs w:val="24"/>
                <w:lang w:val="en-US" w:eastAsia="en-US" w:bidi="ar-SA"/>
              </w:rPr>
              <w:t>The storage area should not be situated in the proximity of fresh food stores or food preparation areas.</w:t>
            </w:r>
          </w:p>
          <w:p>
            <w:pPr>
              <w:pStyle w:val="Normal"/>
              <w:widowControl/>
              <w:spacing w:lineRule="auto" w:line="276" w:before="0" w:after="0"/>
              <w:jc w:val="both"/>
              <w:rPr>
                <w:rFonts w:cs="Calibri" w:cstheme="minorHAnsi"/>
                <w:sz w:val="24"/>
                <w:szCs w:val="24"/>
                <w:lang w:val="en-US"/>
              </w:rPr>
            </w:pPr>
            <w:r>
              <w:rPr>
                <w:rFonts w:eastAsia="Calibri" w:cs="Calibri" w:cstheme="minorHAnsi"/>
                <w:kern w:val="0"/>
                <w:sz w:val="24"/>
                <w:szCs w:val="24"/>
                <w:lang w:val="en-US" w:eastAsia="en-US" w:bidi="ar-SA"/>
              </w:rPr>
              <w:t xml:space="preserve">• </w:t>
            </w:r>
            <w:r>
              <w:rPr>
                <w:rFonts w:eastAsia="Calibri" w:cs="Calibri" w:cstheme="minorHAnsi"/>
                <w:kern w:val="0"/>
                <w:sz w:val="24"/>
                <w:szCs w:val="24"/>
                <w:lang w:val="en-US" w:eastAsia="en-US" w:bidi="ar-SA"/>
              </w:rPr>
              <w:t>A supply of cleaning equipment, protective clothing, and waste bags or containers should be located conveniently close to the storage area.</w:t>
            </w:r>
          </w:p>
          <w:p>
            <w:pPr>
              <w:pStyle w:val="Normal"/>
              <w:widowControl/>
              <w:spacing w:lineRule="auto" w:line="276" w:before="0" w:after="0"/>
              <w:jc w:val="both"/>
              <w:rPr>
                <w:rFonts w:cs="Calibri" w:cstheme="minorHAnsi"/>
                <w:lang w:val="en-US"/>
              </w:rPr>
            </w:pPr>
            <w:r>
              <w:rPr>
                <w:rFonts w:eastAsia="Calibri" w:cs="Calibri" w:cstheme="minorHAnsi"/>
                <w:kern w:val="0"/>
                <w:sz w:val="22"/>
                <w:szCs w:val="22"/>
                <w:lang w:val="en-US" w:eastAsia="en-US" w:bidi="ar-SA"/>
              </w:rPr>
            </w:r>
          </w:p>
          <w:p>
            <w:pPr>
              <w:pStyle w:val="Normal"/>
              <w:widowControl/>
              <w:spacing w:lineRule="auto" w:line="276" w:before="0" w:after="0"/>
              <w:jc w:val="both"/>
              <w:rPr>
                <w:rFonts w:cs="Calibri" w:cstheme="minorHAnsi"/>
                <w:sz w:val="24"/>
                <w:szCs w:val="24"/>
                <w:lang w:val="en-US"/>
              </w:rPr>
            </w:pPr>
            <w:r>
              <w:rPr>
                <w:rFonts w:eastAsia="Calibri" w:cs="Calibri" w:cstheme="minorHAnsi"/>
                <w:kern w:val="0"/>
                <w:sz w:val="24"/>
                <w:szCs w:val="24"/>
                <w:lang w:val="en-US" w:eastAsia="en-US" w:bidi="ar-SA"/>
              </w:rPr>
              <w:t>Mechanism:</w:t>
            </w:r>
          </w:p>
          <w:p>
            <w:pPr>
              <w:pStyle w:val="Normal"/>
              <w:widowControl/>
              <w:spacing w:lineRule="auto" w:line="276" w:before="0" w:after="0"/>
              <w:jc w:val="both"/>
              <w:rPr>
                <w:rFonts w:cs="Calibri" w:cstheme="minorHAnsi"/>
                <w:sz w:val="24"/>
                <w:szCs w:val="24"/>
                <w:lang w:val="en-US"/>
              </w:rPr>
            </w:pPr>
            <w:r>
              <w:rPr>
                <w:rFonts w:eastAsia="Calibri" w:cs="Calibri" w:cstheme="minorHAnsi"/>
                <w:kern w:val="0"/>
                <w:sz w:val="24"/>
                <w:szCs w:val="24"/>
                <w:lang w:val="en-US" w:eastAsia="en-US" w:bidi="ar-SA"/>
              </w:rPr>
              <w:t>Dumping</w:t>
            </w:r>
          </w:p>
          <w:p>
            <w:pPr>
              <w:pStyle w:val="Normal"/>
              <w:widowControl/>
              <w:spacing w:lineRule="auto" w:line="276" w:before="0" w:after="0"/>
              <w:jc w:val="both"/>
              <w:rPr>
                <w:rFonts w:cs="Calibri" w:cstheme="minorHAnsi"/>
                <w:sz w:val="24"/>
                <w:szCs w:val="24"/>
                <w:lang w:val="en-US"/>
              </w:rPr>
            </w:pPr>
            <w:r>
              <w:rPr>
                <w:rFonts w:eastAsia="Calibri" w:cs="Calibri" w:cstheme="minorHAnsi"/>
                <w:kern w:val="0"/>
                <w:sz w:val="24"/>
                <w:szCs w:val="24"/>
                <w:lang w:val="en-US" w:eastAsia="en-US" w:bidi="ar-SA"/>
              </w:rPr>
              <w:t>Incinerator</w:t>
            </w:r>
          </w:p>
          <w:p>
            <w:pPr>
              <w:pStyle w:val="Normal"/>
              <w:widowControl/>
              <w:spacing w:lineRule="auto" w:line="276" w:before="0" w:after="0"/>
              <w:jc w:val="both"/>
              <w:rPr>
                <w:rFonts w:cs="Calibri" w:cstheme="minorHAnsi"/>
                <w:sz w:val="24"/>
                <w:szCs w:val="24"/>
                <w:lang w:val="en-US"/>
              </w:rPr>
            </w:pPr>
            <w:r>
              <w:rPr>
                <w:rFonts w:eastAsia="Calibri" w:cs="Calibri" w:cstheme="minorHAnsi"/>
                <w:kern w:val="0"/>
                <w:sz w:val="24"/>
                <w:szCs w:val="24"/>
                <w:lang w:val="en-US" w:eastAsia="en-US" w:bidi="ar-SA"/>
              </w:rPr>
              <w:t>Treatment and disposal in municipal waste</w:t>
            </w:r>
          </w:p>
          <w:p>
            <w:pPr>
              <w:pStyle w:val="Normal"/>
              <w:widowControl/>
              <w:spacing w:lineRule="auto" w:line="240" w:before="0" w:after="0"/>
              <w:jc w:val="both"/>
              <w:rPr>
                <w:rFonts w:cs="Calibri" w:cstheme="minorHAnsi"/>
              </w:rPr>
            </w:pPr>
            <w:r>
              <w:rPr>
                <w:rFonts w:eastAsia="Calibri" w:cs="Calibri" w:cstheme="minorHAnsi"/>
                <w:kern w:val="0"/>
                <w:sz w:val="22"/>
                <w:szCs w:val="22"/>
                <w:lang w:val="en-US" w:eastAsia="en-US" w:bidi="ar-SA"/>
              </w:rPr>
            </w:r>
          </w:p>
          <w:p>
            <w:pPr>
              <w:pStyle w:val="Normal"/>
              <w:widowControl/>
              <w:spacing w:lineRule="auto" w:line="240" w:before="0" w:after="0"/>
              <w:jc w:val="both"/>
              <w:rPr>
                <w:rFonts w:cs="Calibri" w:cstheme="minorHAnsi"/>
                <w:sz w:val="24"/>
              </w:rPr>
            </w:pPr>
            <w:r>
              <w:rPr>
                <w:rFonts w:eastAsia="Calibri" w:cs="Calibri" w:cstheme="minorHAnsi"/>
                <w:kern w:val="0"/>
                <w:sz w:val="24"/>
                <w:szCs w:val="22"/>
                <w:lang w:val="en-US" w:eastAsia="en-US" w:bidi="ar-SA"/>
              </w:rPr>
              <w:t>Contracts should be valid ones and categorically mentioning services outsourced</w:t>
            </w:r>
          </w:p>
          <w:p>
            <w:pPr>
              <w:pStyle w:val="Normal"/>
              <w:widowControl/>
              <w:spacing w:lineRule="auto" w:line="240" w:before="0" w:after="0"/>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40" w:before="0" w:after="0"/>
              <w:jc w:val="both"/>
              <w:rPr>
                <w:rFonts w:cs="Calibri" w:cstheme="minorHAnsi"/>
                <w:sz w:val="24"/>
              </w:rPr>
            </w:pPr>
            <w:r>
              <w:rPr>
                <w:rFonts w:eastAsia="Calibri" w:cs="Calibri" w:cstheme="minorHAnsi"/>
                <w:kern w:val="0"/>
                <w:sz w:val="24"/>
                <w:szCs w:val="22"/>
                <w:lang w:val="en-US" w:eastAsia="en-US" w:bidi="ar-SA"/>
              </w:rPr>
              <w:t>Record should be maintained in registers as under;</w:t>
            </w:r>
          </w:p>
          <w:p>
            <w:pPr>
              <w:pStyle w:val="Normal"/>
              <w:widowControl/>
              <w:spacing w:lineRule="auto" w:line="240" w:before="0" w:after="0"/>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40" w:before="0" w:after="0"/>
              <w:jc w:val="both"/>
              <w:rPr>
                <w:rFonts w:cs="Calibri" w:cstheme="minorHAnsi"/>
              </w:rPr>
            </w:pPr>
            <w:r>
              <w:rPr>
                <w:rFonts w:eastAsia="Calibri"/>
                <w:kern w:val="0"/>
                <w:sz w:val="22"/>
                <w:szCs w:val="22"/>
                <w:lang w:val="en-US" w:eastAsia="en-US" w:bidi="ar-SA"/>
              </w:rPr>
              <mc:AlternateContent>
                <mc:Choice Requires="wps">
                  <w:drawing>
                    <wp:inline distT="0" distB="0" distL="0" distR="0" wp14:anchorId="00AB7C60">
                      <wp:extent cx="8416925" cy="5923280"/>
                      <wp:effectExtent l="14605" t="36195" r="0" b="0"/>
                      <wp:docPr id="36" name="Picture 1" descr="Image result for waste transportation record register"/>
                      <a:graphic xmlns:a="http://schemas.openxmlformats.org/drawingml/2006/main">
                        <a:graphicData uri="http://schemas.openxmlformats.org/drawingml/2006/picture">
                          <pic:pic xmlns:pic="http://schemas.openxmlformats.org/drawingml/2006/picture">
                            <pic:nvPicPr>
                              <pic:cNvPr id="37" name="Picture 1" descr="Image result for waste transportation record register"/>
                              <pic:cNvPicPr/>
                            </pic:nvPicPr>
                            <pic:blipFill>
                              <a:blip r:embed="rId54"/>
                              <a:stretch/>
                            </pic:blipFill>
                            <pic:spPr>
                              <a:xfrm rot="16200000">
                                <a:off x="0" y="0"/>
                                <a:ext cx="8416800" cy="5923440"/>
                              </a:xfrm>
                              <a:prstGeom prst="rect">
                                <a:avLst/>
                              </a:prstGeom>
                              <a:noFill/>
                              <a:ln w="0">
                                <a:noFill/>
                              </a:ln>
                            </pic:spPr>
                          </pic:pic>
                        </a:graphicData>
                      </a:graphic>
                    </wp:inline>
                  </w:drawing>
                </mc:Choice>
                <mc:Fallback>
                  <w:pict>
                    <v:shape id="shape_0" stroked="f" o:allowincell="f" style="position:absolute;margin-left:-98.15pt;margin-top:-567.5pt;width:662.7pt;height:466.35pt;mso-wrap-style:none;v-text-anchor:middle;rotation:270;mso-position-vertical:top" wp14:anchorId="00AB7C60" type="_x0000_t75">
                      <v:imagedata r:id="rId55" o:detectmouseclick="t"/>
                      <v:stroke color="#3465a4" joinstyle="round" endcap="flat"/>
                      <w10:wrap type="square"/>
                    </v:shape>
                  </w:pict>
                </mc:Fallback>
              </mc:AlternateContent>
            </w:r>
          </w:p>
        </w:tc>
      </w:tr>
    </w:tbl>
    <w:p>
      <w:pPr>
        <w:pStyle w:val="Heading1"/>
        <w:numPr>
          <w:ilvl w:val="1"/>
          <w:numId w:val="238"/>
        </w:numPr>
        <w:rPr>
          <w:rFonts w:ascii="Calibri" w:hAnsi="Calibri" w:cs="Calibri" w:asciiTheme="minorHAnsi" w:cstheme="minorHAnsi" w:hAnsiTheme="minorHAnsi"/>
          <w:b w:val="false"/>
        </w:rPr>
      </w:pPr>
      <w:bookmarkStart w:id="376" w:name="_Toc514931100"/>
      <w:r>
        <w:rPr>
          <w:rFonts w:cs="Calibri" w:ascii="Calibri" w:hAnsi="Calibri" w:asciiTheme="minorHAnsi" w:cstheme="minorHAnsi" w:hAnsiTheme="minorHAnsi"/>
        </w:rPr>
        <w:t>Access, Assessment, and Continuity of Care (AAC)</w:t>
      </w:r>
      <w:bookmarkEnd w:id="376"/>
    </w:p>
    <w:p>
      <w:pPr>
        <w:pStyle w:val="Normal"/>
        <w:spacing w:lineRule="auto" w:line="276" w:before="120" w:after="120"/>
        <w:jc w:val="both"/>
        <w:rPr>
          <w:rStyle w:val="IntenseReference"/>
          <w:rFonts w:cs="Calibri" w:cstheme="minorHAnsi"/>
          <w:b w:val="false"/>
          <w:bCs w:val="false"/>
          <w:caps w:val="false"/>
          <w:smallCaps w:val="false"/>
          <w:color w:val="auto"/>
          <w:sz w:val="24"/>
          <w:szCs w:val="24"/>
          <w:u w:val="none"/>
        </w:rPr>
      </w:pPr>
      <w:r>
        <w:rPr>
          <w:rStyle w:val="IntenseReference"/>
          <w:rFonts w:cs="Calibri" w:cstheme="minorHAnsi"/>
          <w:b w:val="false"/>
          <w:caps w:val="false"/>
          <w:smallCaps w:val="false"/>
          <w:color w:val="auto"/>
          <w:sz w:val="24"/>
          <w:szCs w:val="24"/>
          <w:u w:val="none"/>
        </w:rPr>
        <w:t>Temporal access alone is a major factor which plays a pivotal role in the utilization of services provided by a clinical laboratory. If one cannot easily reach the laboratory location, there is a great likelihood that it will either be dropped or diverted to other facility which may not be of a standard.</w:t>
      </w:r>
    </w:p>
    <w:p>
      <w:pPr>
        <w:pStyle w:val="Normal"/>
        <w:spacing w:lineRule="auto" w:line="276" w:before="120" w:after="120"/>
        <w:jc w:val="both"/>
        <w:rPr>
          <w:rStyle w:val="IntenseReference"/>
          <w:rFonts w:cs="Calibri" w:cstheme="minorHAnsi"/>
          <w:b w:val="false"/>
          <w:caps w:val="false"/>
          <w:smallCaps w:val="false"/>
          <w:color w:val="auto"/>
          <w:sz w:val="24"/>
          <w:szCs w:val="24"/>
          <w:u w:val="none"/>
        </w:rPr>
      </w:pPr>
      <w:r>
        <w:rPr>
          <w:rStyle w:val="IntenseReference"/>
          <w:rFonts w:cs="Calibri" w:cstheme="minorHAnsi"/>
          <w:b w:val="false"/>
          <w:caps w:val="false"/>
          <w:smallCaps w:val="false"/>
          <w:color w:val="auto"/>
          <w:sz w:val="24"/>
          <w:szCs w:val="24"/>
          <w:u w:val="none"/>
        </w:rPr>
        <w:t xml:space="preserve">A clinical laboratory should consider the service it provides as part of an integrated system of healthcare delivery, healthcare practitioners and professionals, and levels of care, which make up a continuum of care. The goal is to correctly match the patient’s healthcare needs with the services available, to coordinate the services to be provided to the patients individually and in other healthcare settings, and to facilitate their recovery from ailments then discharge and follow-up. The result is improved patient care outcomes and more efficient use of available resources. </w:t>
      </w:r>
    </w:p>
    <w:p>
      <w:pPr>
        <w:pStyle w:val="Normal"/>
        <w:rPr>
          <w:rStyle w:val="IntenseReference"/>
          <w:rFonts w:cs="Calibri" w:cstheme="minorHAnsi"/>
          <w:b w:val="false"/>
          <w:sz w:val="24"/>
          <w:szCs w:val="24"/>
        </w:rPr>
      </w:pPr>
      <w:r>
        <w:rPr>
          <w:rFonts w:cs="Calibri" w:cstheme="minorHAnsi"/>
          <w:b w:val="false"/>
          <w:sz w:val="24"/>
          <w:szCs w:val="24"/>
        </w:rPr>
      </w:r>
      <w:r>
        <w:br w:type="page"/>
      </w:r>
    </w:p>
    <w:p>
      <w:pPr>
        <w:pStyle w:val="Heading3"/>
        <w:spacing w:before="0" w:after="240"/>
        <w:rPr/>
      </w:pPr>
      <w:bookmarkStart w:id="377" w:name="_Toc514931101"/>
      <w:bookmarkStart w:id="378" w:name="_Toc483909927"/>
      <w:r>
        <w:rPr/>
        <w:t>Standard 29. AAC-1: Laboratory services are easily accessible.</w:t>
      </w:r>
      <w:bookmarkEnd w:id="377"/>
      <w:bookmarkEnd w:id="378"/>
      <w:r>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(97-102)</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379" w:name="_Toc514931102"/>
      <w:bookmarkStart w:id="380" w:name="_Toc483909928"/>
      <w:bookmarkStart w:id="381" w:name="_Toc378604471"/>
      <w:r>
        <w:rPr>
          <w:rFonts w:cs="Calibri" w:ascii="Calibri" w:hAnsi="Calibri" w:asciiTheme="minorHAnsi" w:cstheme="minorHAnsi" w:hAnsiTheme="minorHAnsi"/>
          <w:color w:themeColor="background1" w:val="FFFFFF"/>
        </w:rPr>
        <w:t>Ind. 97: Laboratory location is easily accessible</w:t>
      </w:r>
      <w:bookmarkEnd w:id="379"/>
      <w:bookmarkEnd w:id="380"/>
      <w:bookmarkEnd w:id="381"/>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This indicator clearly demands the ease with which one can reach the laboratory premises using any of the commonly available / affordable transport at any time of day or night. Clinical laboratory location should not be in a narrow street which does not allow free flow of traffic.</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Laboratory location is easily accessible for all round the clock.</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182"/>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laboratory location is easily accessible fulfilling the above requirements, then score as </w:t>
      </w:r>
      <w:r>
        <w:rPr>
          <w:rFonts w:cs="Calibri" w:ascii="Calibri" w:hAnsi="Calibri" w:asciiTheme="minorHAnsi" w:cstheme="minorHAnsi" w:hAnsiTheme="minorHAnsi"/>
          <w:b/>
          <w:sz w:val="24"/>
          <w:szCs w:val="24"/>
          <w:u w:val="single"/>
        </w:rPr>
        <w:t>fully met.</w:t>
      </w:r>
    </w:p>
    <w:p>
      <w:pPr>
        <w:pStyle w:val="ListParagraph"/>
        <w:numPr>
          <w:ilvl w:val="0"/>
          <w:numId w:val="182"/>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laboratory location does not comply above conditions and is not easily accessible, then score as </w:t>
      </w:r>
      <w:r>
        <w:rPr>
          <w:rFonts w:cs="Calibri" w:ascii="Calibri" w:hAnsi="Calibri" w:asciiTheme="minorHAnsi" w:cstheme="minorHAnsi" w:hAnsiTheme="minorHAnsi"/>
          <w:b/>
          <w:sz w:val="24"/>
          <w:szCs w:val="24"/>
          <w:u w:val="single"/>
        </w:rPr>
        <w:t>not met.</w:t>
      </w:r>
      <w:r>
        <w:rPr>
          <w:rFonts w:cs="Calibri" w:ascii="Calibri" w:hAnsi="Calibri" w:asciiTheme="minorHAnsi" w:cstheme="minorHAnsi" w:hAnsiTheme="minorHAnsi"/>
          <w:sz w:val="24"/>
          <w:szCs w:val="24"/>
        </w:rPr>
        <w:t xml:space="preserve">  </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382" w:name="_Toc483909929"/>
      <w:bookmarkStart w:id="383" w:name="_Toc514931103"/>
      <w:r>
        <w:rPr>
          <w:rFonts w:cs="Calibri" w:ascii="Calibri" w:hAnsi="Calibri" w:asciiTheme="minorHAnsi" w:cstheme="minorHAnsi" w:hAnsiTheme="minorHAnsi"/>
          <w:color w:themeColor="background1" w:val="FFFFFF"/>
        </w:rPr>
        <w:t>Ind. 98: Basic facilities are accessible in the laboratory</w:t>
      </w:r>
      <w:bookmarkEnd w:id="382"/>
      <w:bookmarkEnd w:id="383"/>
    </w:p>
    <w:p>
      <w:pPr>
        <w:pStyle w:val="Normal"/>
        <w:spacing w:lineRule="auto" w:line="276" w:before="120" w:after="120"/>
        <w:jc w:val="both"/>
        <w:rPr>
          <w:rFonts w:cs="Calibri" w:cstheme="minorHAnsi"/>
          <w:b/>
          <w:bCs/>
          <w:sz w:val="24"/>
          <w:szCs w:val="24"/>
        </w:rPr>
      </w:pPr>
      <w:r>
        <w:rPr>
          <w:rFonts w:cs="Calibri" w:cstheme="minorHAnsi"/>
          <w:b/>
          <w:bCs/>
          <w:sz w:val="24"/>
          <w:szCs w:val="24"/>
        </w:rPr>
        <w:t>Survey Process:</w:t>
      </w:r>
    </w:p>
    <w:p>
      <w:pPr>
        <w:pStyle w:val="Normal"/>
        <w:spacing w:before="120" w:after="120"/>
        <w:contextualSpacing/>
        <w:jc w:val="both"/>
        <w:rPr>
          <w:rFonts w:cs="Calibri" w:cstheme="minorHAnsi"/>
          <w:sz w:val="24"/>
          <w:szCs w:val="24"/>
        </w:rPr>
      </w:pPr>
      <w:r>
        <w:rPr>
          <w:rFonts w:cs="Calibri" w:cstheme="minorHAnsi"/>
          <w:sz w:val="24"/>
          <w:szCs w:val="24"/>
        </w:rPr>
        <w:t>Surveyors should look for the availability of basic facilities for the patients.</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Following available at the least: </w:t>
      </w:r>
    </w:p>
    <w:p>
      <w:pPr>
        <w:pStyle w:val="ListParagraph"/>
        <w:numPr>
          <w:ilvl w:val="0"/>
          <w:numId w:val="255"/>
        </w:numPr>
        <w:suppressAutoHyphens w:val="false"/>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Clean water supply</w:t>
      </w:r>
    </w:p>
    <w:p>
      <w:pPr>
        <w:pStyle w:val="ListParagraph"/>
        <w:numPr>
          <w:ilvl w:val="0"/>
          <w:numId w:val="255"/>
        </w:numPr>
        <w:suppressAutoHyphens w:val="false"/>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Power supply with backup</w:t>
      </w:r>
    </w:p>
    <w:p>
      <w:pPr>
        <w:pStyle w:val="ListParagraph"/>
        <w:numPr>
          <w:ilvl w:val="0"/>
          <w:numId w:val="255"/>
        </w:numPr>
        <w:suppressAutoHyphens w:val="false"/>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Sufficient parking place</w:t>
      </w:r>
    </w:p>
    <w:p>
      <w:pPr>
        <w:pStyle w:val="Normal"/>
        <w:spacing w:lineRule="auto" w:line="276" w:before="120" w:after="120"/>
        <w:jc w:val="both"/>
        <w:rPr>
          <w:rFonts w:cs="Calibri" w:cstheme="minorHAnsi"/>
          <w:b/>
          <w:bCs/>
          <w:sz w:val="24"/>
          <w:szCs w:val="24"/>
        </w:rPr>
      </w:pPr>
      <w:r>
        <w:rPr>
          <w:rFonts w:cs="Calibri" w:cstheme="minorHAnsi"/>
          <w:b/>
          <w:bCs/>
          <w:sz w:val="24"/>
          <w:szCs w:val="24"/>
        </w:rPr>
        <w:t>Scoring:</w:t>
      </w:r>
    </w:p>
    <w:p>
      <w:pPr>
        <w:pStyle w:val="ListParagraph"/>
        <w:numPr>
          <w:ilvl w:val="0"/>
          <w:numId w:val="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survey team agrees that the basic facilities are accessible, then score as </w:t>
      </w:r>
      <w:r>
        <w:rPr>
          <w:rFonts w:cs="Calibri" w:ascii="Calibri" w:hAnsi="Calibri" w:asciiTheme="minorHAnsi" w:cstheme="minorHAnsi" w:hAnsiTheme="minorHAnsi"/>
          <w:b/>
          <w:sz w:val="24"/>
          <w:szCs w:val="24"/>
          <w:u w:val="single"/>
        </w:rPr>
        <w:t>fully met.</w:t>
      </w:r>
    </w:p>
    <w:p>
      <w:pPr>
        <w:pStyle w:val="ListParagraph"/>
        <w:numPr>
          <w:ilvl w:val="0"/>
          <w:numId w:val="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basic facilities are inaccessible, then score as </w:t>
      </w:r>
      <w:r>
        <w:rPr>
          <w:rFonts w:cs="Calibri" w:ascii="Calibri" w:hAnsi="Calibri" w:asciiTheme="minorHAnsi" w:cstheme="minorHAnsi" w:hAnsiTheme="minorHAnsi"/>
          <w:b/>
          <w:sz w:val="24"/>
          <w:szCs w:val="24"/>
          <w:u w:val="single"/>
        </w:rPr>
        <w:t>not met.</w:t>
      </w:r>
    </w:p>
    <w:p>
      <w:pPr>
        <w:pStyle w:val="Heading4"/>
        <w:shd w:val="clear" w:color="auto" w:fill="FFFF00"/>
        <w:spacing w:lineRule="auto" w:line="276"/>
        <w:ind w:hanging="1080" w:start="1080"/>
        <w:rPr>
          <w:rFonts w:ascii="Calibri" w:hAnsi="Calibri" w:cs="Calibri" w:asciiTheme="minorHAnsi" w:cstheme="minorHAnsi" w:hAnsiTheme="minorHAnsi"/>
        </w:rPr>
      </w:pPr>
      <w:bookmarkStart w:id="384" w:name="_Toc514931104"/>
      <w:bookmarkStart w:id="385" w:name="_Toc378604475"/>
      <w:bookmarkStart w:id="386" w:name="_Toc483909930"/>
      <w:r>
        <w:rPr>
          <w:rFonts w:cs="Calibri" w:ascii="Calibri" w:hAnsi="Calibri" w:asciiTheme="minorHAnsi" w:cstheme="minorHAnsi" w:hAnsiTheme="minorHAnsi"/>
        </w:rPr>
        <w:t>Ind. 99: There are clean toilets / washrooms with bolts, preferably separate for males and females.</w:t>
      </w:r>
      <w:bookmarkEnd w:id="384"/>
      <w:bookmarkEnd w:id="385"/>
      <w:bookmarkEnd w:id="386"/>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There should be clean toilets with bolts for privacy, preferably separate for male and female patients. This is essential to cater for having fresh urine samples in addition to normal usage.</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Onsite toilets preferably separate for male and female available.</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Cleanliness ensured.</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Privacy ensure.</w:t>
      </w:r>
    </w:p>
    <w:p>
      <w:pPr>
        <w:pStyle w:val="Normal"/>
        <w:spacing w:lineRule="auto" w:line="276" w:before="120" w:after="120"/>
        <w:jc w:val="both"/>
        <w:rPr>
          <w:rFonts w:cs="Calibri" w:cstheme="minorHAnsi"/>
          <w:b/>
          <w:sz w:val="24"/>
          <w:szCs w:val="24"/>
        </w:rPr>
      </w:pPr>
      <w:r>
        <w:rPr>
          <w:rFonts w:cs="Calibri" w:cstheme="minorHAnsi"/>
          <w:sz w:val="24"/>
          <w:szCs w:val="24"/>
        </w:rPr>
        <w:t xml:space="preserve"> </w:t>
      </w:r>
      <w:r>
        <w:rPr>
          <w:rFonts w:cs="Calibri" w:cstheme="minorHAnsi"/>
          <w:b/>
          <w:sz w:val="24"/>
          <w:szCs w:val="24"/>
        </w:rPr>
        <w:t>Scoring:</w:t>
      </w:r>
    </w:p>
    <w:p>
      <w:pPr>
        <w:pStyle w:val="ListParagraph"/>
        <w:numPr>
          <w:ilvl w:val="0"/>
          <w:numId w:val="182"/>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separate &amp; clean toilets with bolts are available, then score as </w:t>
      </w:r>
      <w:r>
        <w:rPr>
          <w:rFonts w:cs="Calibri" w:ascii="Calibri" w:hAnsi="Calibri" w:asciiTheme="minorHAnsi" w:cstheme="minorHAnsi" w:hAnsiTheme="minorHAnsi"/>
          <w:b/>
          <w:sz w:val="24"/>
          <w:szCs w:val="24"/>
          <w:u w:val="single"/>
        </w:rPr>
        <w:t>fully met.</w:t>
      </w:r>
    </w:p>
    <w:p>
      <w:pPr>
        <w:pStyle w:val="ListParagraph"/>
        <w:numPr>
          <w:ilvl w:val="0"/>
          <w:numId w:val="182"/>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clean toilet with bolts is available but it is common for males and females, then score as </w:t>
      </w:r>
      <w:r>
        <w:rPr>
          <w:rFonts w:cs="Calibri" w:ascii="Calibri" w:hAnsi="Calibri" w:asciiTheme="minorHAnsi" w:cstheme="minorHAnsi" w:hAnsiTheme="minorHAnsi"/>
          <w:b/>
          <w:sz w:val="24"/>
          <w:szCs w:val="24"/>
          <w:u w:val="single"/>
        </w:rPr>
        <w:t>partially met.</w:t>
      </w:r>
    </w:p>
    <w:p>
      <w:pPr>
        <w:pStyle w:val="ListParagraph"/>
        <w:numPr>
          <w:ilvl w:val="0"/>
          <w:numId w:val="182"/>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toilet is not available, then score as </w:t>
      </w:r>
      <w:r>
        <w:rPr>
          <w:rFonts w:cs="Calibri" w:ascii="Calibri" w:hAnsi="Calibri" w:asciiTheme="minorHAnsi" w:cstheme="minorHAnsi" w:hAnsiTheme="minorHAnsi"/>
          <w:b/>
          <w:sz w:val="24"/>
          <w:szCs w:val="24"/>
          <w:u w:val="single"/>
        </w:rPr>
        <w:t>not met.</w:t>
      </w:r>
      <w:r>
        <w:rPr>
          <w:rFonts w:cs="Calibri" w:ascii="Calibri" w:hAnsi="Calibri" w:asciiTheme="minorHAnsi" w:cstheme="minorHAnsi" w:hAnsiTheme="minorHAnsi"/>
          <w:sz w:val="24"/>
          <w:szCs w:val="24"/>
        </w:rPr>
        <w:t xml:space="preserve">  </w:t>
      </w:r>
    </w:p>
    <w:p>
      <w:pPr>
        <w:pStyle w:val="Heading4"/>
        <w:shd w:val="clear" w:color="auto" w:fill="FF0000"/>
        <w:tabs>
          <w:tab w:val="clear" w:pos="900"/>
          <w:tab w:val="left" w:pos="1170" w:leader="none"/>
        </w:tabs>
        <w:spacing w:lineRule="auto" w:line="276"/>
        <w:ind w:hanging="1260" w:start="1260"/>
        <w:rPr>
          <w:rFonts w:ascii="Calibri" w:hAnsi="Calibri" w:cs="Calibri" w:asciiTheme="minorHAnsi" w:cstheme="minorHAnsi" w:hAnsiTheme="minorHAnsi"/>
          <w:color w:themeColor="background1" w:val="FFFFFF"/>
        </w:rPr>
      </w:pPr>
      <w:bookmarkStart w:id="387" w:name="_Toc514931105"/>
      <w:bookmarkStart w:id="388" w:name="_Toc483909931"/>
      <w:r>
        <w:rPr>
          <w:rFonts w:cs="Calibri" w:ascii="Calibri" w:hAnsi="Calibri" w:asciiTheme="minorHAnsi" w:cstheme="minorHAnsi" w:hAnsiTheme="minorHAnsi"/>
          <w:bCs/>
          <w:iCs/>
          <w:color w:themeColor="background1" w:val="FFFFFF"/>
        </w:rPr>
        <w:t xml:space="preserve">Ind. 100: </w:t>
      </w:r>
      <w:r>
        <w:rPr>
          <w:rFonts w:cs="Calibri" w:ascii="Calibri" w:hAnsi="Calibri" w:asciiTheme="minorHAnsi" w:cstheme="minorHAnsi" w:hAnsiTheme="minorHAnsi"/>
          <w:color w:themeColor="background1" w:val="FFFFFF"/>
        </w:rPr>
        <w:t>Facilitated toilets for disabled patients are available in the laboratory</w:t>
      </w:r>
      <w:bookmarkEnd w:id="387"/>
      <w:bookmarkEnd w:id="388"/>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Check if facilitated toilets having side supports for disabled or having enough space for the wheel chair are available in the laboratory premises.</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Facilitated toilets for disabled patients available in labs with wider scope of services.</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182"/>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facilitated toilets for the disabled patients are available in the laboratory, then score as </w:t>
      </w:r>
      <w:r>
        <w:rPr>
          <w:rFonts w:cs="Calibri" w:ascii="Calibri" w:hAnsi="Calibri" w:asciiTheme="minorHAnsi" w:cstheme="minorHAnsi" w:hAnsiTheme="minorHAnsi"/>
          <w:b/>
          <w:sz w:val="24"/>
          <w:szCs w:val="24"/>
          <w:u w:val="single"/>
        </w:rPr>
        <w:t>fully met.</w:t>
      </w:r>
    </w:p>
    <w:p>
      <w:pPr>
        <w:pStyle w:val="ListParagraph"/>
        <w:numPr>
          <w:ilvl w:val="0"/>
          <w:numId w:val="182"/>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are no facilitated toilets for the disabled patients in the laboratory, then score as </w:t>
      </w:r>
      <w:r>
        <w:rPr>
          <w:rFonts w:cs="Calibri" w:ascii="Calibri" w:hAnsi="Calibri" w:asciiTheme="minorHAnsi" w:cstheme="minorHAnsi" w:hAnsiTheme="minorHAnsi"/>
          <w:b/>
          <w:sz w:val="24"/>
          <w:szCs w:val="24"/>
          <w:u w:val="single"/>
        </w:rPr>
        <w:t>not met.</w:t>
      </w:r>
      <w:r>
        <w:rPr>
          <w:rFonts w:cs="Calibri" w:ascii="Calibri" w:hAnsi="Calibri" w:asciiTheme="minorHAnsi" w:cstheme="minorHAnsi" w:hAnsiTheme="minorHAnsi"/>
          <w:sz w:val="24"/>
          <w:szCs w:val="24"/>
        </w:rPr>
        <w:t xml:space="preserve">  </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389" w:name="_Toc514931106"/>
      <w:bookmarkStart w:id="390" w:name="_Toc483909932"/>
      <w:r>
        <w:rPr>
          <w:rFonts w:cs="Calibri" w:ascii="Calibri" w:hAnsi="Calibri" w:asciiTheme="minorHAnsi" w:cstheme="minorHAnsi" w:hAnsiTheme="minorHAnsi"/>
          <w:color w:themeColor="background1" w:val="FFFFFF"/>
        </w:rPr>
        <w:t>Ind. 101: Disabled patients are facilitated for the phlebotomy</w:t>
      </w:r>
      <w:bookmarkEnd w:id="389"/>
      <w:bookmarkEnd w:id="390"/>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 xml:space="preserve">Check if there is enough space for the wheel chair for disabled person to reach the reception of the laboratory or the point where the blood sample can be taken comfortably or alternatively the phlebotomist can reach out to the patient. </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Disabled persons can easily reach the  phlebotomist.</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182"/>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disabled patients are facilitated as above, then score as </w:t>
      </w:r>
      <w:r>
        <w:rPr>
          <w:rFonts w:cs="Calibri" w:ascii="Calibri" w:hAnsi="Calibri" w:asciiTheme="minorHAnsi" w:cstheme="minorHAnsi" w:hAnsiTheme="minorHAnsi"/>
          <w:b/>
          <w:sz w:val="24"/>
          <w:szCs w:val="24"/>
          <w:u w:val="single"/>
        </w:rPr>
        <w:t>fully met.</w:t>
      </w:r>
    </w:p>
    <w:p>
      <w:pPr>
        <w:pStyle w:val="ListParagraph"/>
        <w:numPr>
          <w:ilvl w:val="0"/>
          <w:numId w:val="182"/>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disabled patients are not facilitated as above, then score as </w:t>
      </w:r>
      <w:r>
        <w:rPr>
          <w:rFonts w:cs="Calibri" w:ascii="Calibri" w:hAnsi="Calibri" w:asciiTheme="minorHAnsi" w:cstheme="minorHAnsi" w:hAnsiTheme="minorHAnsi"/>
          <w:b/>
          <w:sz w:val="24"/>
          <w:szCs w:val="24"/>
          <w:u w:val="single"/>
        </w:rPr>
        <w:t>not met.</w:t>
      </w:r>
    </w:p>
    <w:p>
      <w:pPr>
        <w:pStyle w:val="Heading4"/>
        <w:shd w:val="clear" w:color="auto" w:fill="FF0000"/>
        <w:tabs>
          <w:tab w:val="clear" w:pos="900"/>
          <w:tab w:val="left" w:pos="1080" w:leader="none"/>
        </w:tabs>
        <w:spacing w:lineRule="auto" w:line="276"/>
        <w:ind w:hanging="1170" w:start="1170"/>
        <w:rPr>
          <w:rFonts w:ascii="Calibri" w:hAnsi="Calibri" w:cs="Calibri" w:asciiTheme="minorHAnsi" w:cstheme="minorHAnsi" w:hAnsiTheme="minorHAnsi"/>
          <w:color w:themeColor="background1" w:val="FFFFFF"/>
        </w:rPr>
      </w:pPr>
      <w:bookmarkStart w:id="391" w:name="_Toc514931107"/>
      <w:bookmarkStart w:id="392" w:name="_Toc483909933"/>
      <w:r>
        <w:rPr>
          <w:rFonts w:cs="Calibri" w:ascii="Calibri" w:hAnsi="Calibri" w:asciiTheme="minorHAnsi" w:cstheme="minorHAnsi" w:hAnsiTheme="minorHAnsi"/>
          <w:color w:themeColor="background1" w:val="FFFFFF"/>
        </w:rPr>
        <w:t>Ind. 102: Directional arrows pointing towards various important areas for patients are displayed in the laboratory</w:t>
      </w:r>
      <w:bookmarkEnd w:id="391"/>
      <w:bookmarkEnd w:id="392"/>
      <w:r>
        <w:rPr>
          <w:rFonts w:cs="Calibri" w:ascii="Calibri" w:hAnsi="Calibri" w:asciiTheme="minorHAnsi" w:cstheme="minorHAnsi" w:hAnsiTheme="minorHAnsi"/>
          <w:color w:themeColor="background1" w:val="FFFFFF"/>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ind w:hanging="284" w:start="284"/>
        <w:jc w:val="both"/>
        <w:rPr>
          <w:rFonts w:cs="Calibri" w:cstheme="minorHAnsi"/>
          <w:sz w:val="24"/>
          <w:szCs w:val="24"/>
        </w:rPr>
      </w:pPr>
      <w:r>
        <w:rPr>
          <w:rFonts w:cs="Calibri" w:cstheme="minorHAnsi"/>
          <w:sz w:val="24"/>
          <w:szCs w:val="24"/>
        </w:rPr>
        <w:t>Directional arrows make important areas of laboratories easily accessible.</w:t>
      </w:r>
    </w:p>
    <w:p>
      <w:pPr>
        <w:pStyle w:val="Normal"/>
        <w:spacing w:lineRule="auto" w:line="276" w:before="120" w:after="120"/>
        <w:jc w:val="both"/>
        <w:rPr>
          <w:rFonts w:cs="Calibri" w:cstheme="minorHAnsi"/>
          <w:sz w:val="24"/>
          <w:szCs w:val="24"/>
        </w:rPr>
      </w:pPr>
      <w:r>
        <w:rPr>
          <w:rFonts w:cs="Calibri" w:cstheme="minorHAnsi"/>
          <w:sz w:val="24"/>
          <w:szCs w:val="24"/>
        </w:rPr>
        <w:t>Check for directional arrows pointing towards at least sample collection area, report collection area and toilets.</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Directional arrows pointing towards at least the following:</w:t>
      </w:r>
    </w:p>
    <w:p>
      <w:pPr>
        <w:pStyle w:val="ListParagraph"/>
        <w:numPr>
          <w:ilvl w:val="1"/>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Sample collection area.</w:t>
      </w:r>
    </w:p>
    <w:p>
      <w:pPr>
        <w:pStyle w:val="ListParagraph"/>
        <w:numPr>
          <w:ilvl w:val="1"/>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Report collection area.</w:t>
      </w:r>
    </w:p>
    <w:p>
      <w:pPr>
        <w:pStyle w:val="ListParagraph"/>
        <w:numPr>
          <w:ilvl w:val="1"/>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Toilets.</w:t>
      </w:r>
    </w:p>
    <w:p>
      <w:pPr>
        <w:pStyle w:val="Normal"/>
        <w:spacing w:lineRule="auto" w:line="276" w:before="120" w:after="120"/>
        <w:jc w:val="both"/>
        <w:rPr>
          <w:rFonts w:cs="Calibri" w:cstheme="minorHAnsi"/>
          <w:b/>
          <w:sz w:val="24"/>
          <w:szCs w:val="24"/>
        </w:rPr>
      </w:pPr>
      <w:r>
        <w:rPr>
          <w:rFonts w:cs="Calibri" w:cstheme="minorHAnsi"/>
          <w:sz w:val="24"/>
          <w:szCs w:val="24"/>
        </w:rPr>
        <w:t xml:space="preserve"> </w:t>
      </w:r>
      <w:r>
        <w:rPr>
          <w:rFonts w:cs="Calibri" w:cstheme="minorHAnsi"/>
          <w:b/>
          <w:sz w:val="24"/>
          <w:szCs w:val="24"/>
        </w:rPr>
        <w:t>Scoring:</w:t>
      </w:r>
    </w:p>
    <w:p>
      <w:pPr>
        <w:pStyle w:val="ListParagraph"/>
        <w:numPr>
          <w:ilvl w:val="0"/>
          <w:numId w:val="182"/>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required directional arrows are present, then score as </w:t>
      </w:r>
      <w:r>
        <w:rPr>
          <w:rFonts w:cs="Calibri" w:ascii="Calibri" w:hAnsi="Calibri" w:asciiTheme="minorHAnsi" w:cstheme="minorHAnsi" w:hAnsiTheme="minorHAnsi"/>
          <w:b/>
          <w:sz w:val="24"/>
          <w:szCs w:val="24"/>
          <w:u w:val="single"/>
        </w:rPr>
        <w:t>fully met.</w:t>
      </w:r>
    </w:p>
    <w:p>
      <w:pPr>
        <w:pStyle w:val="ListParagraph"/>
        <w:numPr>
          <w:ilvl w:val="0"/>
          <w:numId w:val="182"/>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no such directional arrows are displayed, then score as </w:t>
      </w:r>
      <w:r>
        <w:rPr>
          <w:rFonts w:cs="Calibri" w:ascii="Calibri" w:hAnsi="Calibri" w:asciiTheme="minorHAnsi" w:cstheme="minorHAnsi" w:hAnsiTheme="minorHAnsi"/>
          <w:b/>
          <w:sz w:val="24"/>
          <w:szCs w:val="24"/>
          <w:u w:val="single"/>
        </w:rPr>
        <w:t>not met.</w:t>
      </w:r>
      <w:r>
        <w:rPr>
          <w:rFonts w:cs="Calibri" w:ascii="Calibri" w:hAnsi="Calibri" w:asciiTheme="minorHAnsi" w:cstheme="minorHAnsi" w:hAnsiTheme="minorHAnsi"/>
          <w:sz w:val="24"/>
          <w:szCs w:val="24"/>
        </w:rPr>
        <w:t xml:space="preserve">  </w:t>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ListParagraph"/>
              <w:widowControl/>
              <w:spacing w:before="0" w:after="20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540" w:type="dxa"/>
            <w:tcBorders/>
          </w:tcPr>
          <w:p>
            <w:pPr>
              <w:pStyle w:val="para"/>
              <w:widowControl/>
              <w:spacing w:lineRule="auto" w:line="276" w:before="0" w:after="360"/>
              <w:jc w:val="both"/>
              <w:rPr>
                <w:rFonts w:ascii="Calibri" w:hAnsi="Calibri" w:cs="Calibri" w:asciiTheme="minorHAnsi" w:cstheme="minorHAnsi" w:hAnsiTheme="minorHAnsi"/>
                <w:color w:val="333333"/>
                <w:lang w:val="en-US"/>
              </w:rPr>
            </w:pPr>
            <w:r>
              <w:rPr>
                <w:rFonts w:cs="Calibri" w:ascii="Calibri" w:hAnsi="Calibri" w:asciiTheme="minorHAnsi" w:cstheme="minorHAnsi" w:hAnsiTheme="minorHAnsi"/>
                <w:color w:val="333333"/>
                <w:kern w:val="0"/>
                <w:lang w:val="en-US" w:bidi="ar-SA"/>
              </w:rPr>
              <w:t xml:space="preserve">Universal health coverage has been considered a pillar of sustainable development and global security. Thus, health related facilities should be universally available, accessible, acceptable, appropriate, and of good quality (AAAQ framework). In public health there is a direct link between the distance patients travel to access health and the reduction of ill health and suffering in a country. Patients tend to use health facilities more if they are located close to them than if they are far way. The issue of distance of the patients to the centers is seen as one of the main determinants of use of health services. In third world countries the distance covered by patients is usually greater than in developed world countries, in which healthcare facilities are more accessible. This has an important impact on the quality of life of these countries. Accessibility to healthcare is the capability of a population to obtain a specified set of healthcare services. Reflecting the equilibrium between characteristics and expectations of the providers and the clients, quality care has been conceptualized in four dimensions of access: </w:t>
            </w:r>
          </w:p>
          <w:p>
            <w:pPr>
              <w:pStyle w:val="para"/>
              <w:widowControl/>
              <w:spacing w:lineRule="auto" w:line="276" w:before="280" w:after="360"/>
              <w:jc w:val="both"/>
              <w:rPr>
                <w:rFonts w:ascii="Calibri" w:hAnsi="Calibri" w:cs="Calibri" w:asciiTheme="minorHAnsi" w:cstheme="minorHAnsi" w:hAnsiTheme="minorHAnsi"/>
                <w:color w:val="333333"/>
                <w:lang w:val="en-US"/>
              </w:rPr>
            </w:pPr>
            <w:r>
              <w:rPr>
                <w:rFonts w:cs="Calibri" w:ascii="Calibri" w:hAnsi="Calibri" w:asciiTheme="minorHAnsi" w:cstheme="minorHAnsi" w:hAnsiTheme="minorHAnsi"/>
                <w:color w:val="333333"/>
                <w:kern w:val="0"/>
                <w:lang w:val="en-US" w:bidi="ar-SA"/>
              </w:rPr>
              <w:t xml:space="preserve">(1) geographic accessibility– the physical distance or travel time to the potential user; </w:t>
            </w:r>
          </w:p>
          <w:p>
            <w:pPr>
              <w:pStyle w:val="para"/>
              <w:widowControl/>
              <w:spacing w:lineRule="auto" w:line="276" w:before="280" w:after="360"/>
              <w:jc w:val="both"/>
              <w:rPr>
                <w:rFonts w:ascii="Calibri" w:hAnsi="Calibri" w:cs="Calibri" w:asciiTheme="minorHAnsi" w:cstheme="minorHAnsi" w:hAnsiTheme="minorHAnsi"/>
                <w:color w:val="333333"/>
                <w:lang w:val="en-US"/>
              </w:rPr>
            </w:pPr>
            <w:r>
              <w:rPr>
                <w:rFonts w:cs="Calibri" w:ascii="Calibri" w:hAnsi="Calibri" w:asciiTheme="minorHAnsi" w:cstheme="minorHAnsi" w:hAnsiTheme="minorHAnsi"/>
                <w:color w:val="333333"/>
                <w:kern w:val="0"/>
                <w:lang w:val="en-US" w:bidi="ar-SA"/>
              </w:rPr>
              <w:t xml:space="preserve">(2) availability – having the adequate type of care for who is needing it; </w:t>
            </w:r>
          </w:p>
          <w:p>
            <w:pPr>
              <w:pStyle w:val="para"/>
              <w:widowControl/>
              <w:spacing w:lineRule="auto" w:line="276" w:before="280" w:after="360"/>
              <w:jc w:val="both"/>
              <w:rPr>
                <w:rFonts w:ascii="Calibri" w:hAnsi="Calibri" w:cs="Calibri" w:asciiTheme="minorHAnsi" w:cstheme="minorHAnsi" w:hAnsiTheme="minorHAnsi"/>
                <w:color w:val="333333"/>
                <w:lang w:val="en-US"/>
              </w:rPr>
            </w:pPr>
            <w:r>
              <w:rPr>
                <w:rFonts w:cs="Calibri" w:ascii="Calibri" w:hAnsi="Calibri" w:asciiTheme="minorHAnsi" w:cstheme="minorHAnsi" w:hAnsiTheme="minorHAnsi"/>
                <w:color w:val="333333"/>
                <w:kern w:val="0"/>
                <w:lang w:val="en-US" w:bidi="ar-SA"/>
              </w:rPr>
              <w:t xml:space="preserve">(3) financial accessibility – willingness and ability of users to pay for services; </w:t>
            </w:r>
          </w:p>
          <w:p>
            <w:pPr>
              <w:pStyle w:val="para"/>
              <w:widowControl/>
              <w:spacing w:lineRule="auto" w:line="276" w:before="280" w:after="360"/>
              <w:jc w:val="both"/>
              <w:rPr>
                <w:rFonts w:ascii="Calibri" w:hAnsi="Calibri" w:cs="Calibri" w:asciiTheme="minorHAnsi" w:cstheme="minorHAnsi" w:hAnsiTheme="minorHAnsi"/>
                <w:color w:val="333333"/>
                <w:lang w:val="en-US"/>
              </w:rPr>
            </w:pPr>
            <w:r>
              <w:rPr>
                <w:rFonts w:cs="Calibri" w:ascii="Calibri" w:hAnsi="Calibri" w:asciiTheme="minorHAnsi" w:cstheme="minorHAnsi" w:hAnsiTheme="minorHAnsi"/>
                <w:color w:val="333333"/>
                <w:kern w:val="0"/>
                <w:lang w:val="en-US" w:bidi="ar-SA"/>
              </w:rPr>
              <w:t>(4) acceptability – response of the health services providers to the social and cultural individual expectations and communities in general. Identifying different levels of spatial accessibility to healthcare services in a certain area allows decision makers to understand the impacts of opening, closing, changing location or modifying the services offered by existing facilities.</w:t>
            </w:r>
          </w:p>
          <w:p>
            <w:pPr>
              <w:pStyle w:val="para"/>
              <w:widowControl/>
              <w:spacing w:lineRule="auto" w:line="276" w:before="280" w:after="360"/>
              <w:jc w:val="both"/>
              <w:rPr>
                <w:rFonts w:ascii="Calibri" w:hAnsi="Calibri" w:cs="Calibri" w:asciiTheme="minorHAnsi" w:cstheme="minorHAnsi" w:hAnsiTheme="minorHAnsi"/>
                <w:color w:val="333333"/>
                <w:lang w:val="en-US"/>
              </w:rPr>
            </w:pPr>
            <w:r>
              <w:rPr>
                <w:rFonts w:cs="Calibri" w:ascii="Calibri" w:hAnsi="Calibri" w:asciiTheme="minorHAnsi" w:cstheme="minorHAnsi" w:hAnsiTheme="minorHAnsi"/>
                <w:color w:val="333333"/>
                <w:kern w:val="0"/>
                <w:lang w:val="en-US" w:bidi="ar-SA"/>
              </w:rPr>
              <w:t>Currently, several advanced methodological approaches are used to estimate health accessibility, such as gravity, kernel density, and catchment area models. However, the conventional and most common techniques used to calculate accessibility in public health research are still the Euclidean and network distance. Euclidean distance techniques describe a location’s relationship to a source or a set of sources based on the straight-line distance. Networked distance is the physical travel path or road to reach the destination]. The constraint of the Euclidian distance is that it does not take into account physical barriers to movements and transportation routes, thereby underestimating the real travel distance.</w:t>
            </w:r>
          </w:p>
          <w:p>
            <w:pPr>
              <w:pStyle w:val="para"/>
              <w:widowControl/>
              <w:spacing w:lineRule="auto" w:line="276" w:before="280" w:after="360"/>
              <w:jc w:val="both"/>
              <w:rPr>
                <w:rFonts w:ascii="Calibri" w:hAnsi="Calibri" w:cs="Calibri" w:asciiTheme="minorHAnsi" w:cstheme="minorHAnsi" w:hAnsiTheme="minorHAnsi"/>
              </w:rPr>
            </w:pPr>
            <w:r>
              <w:rPr>
                <w:rFonts w:cs="Calibri" w:ascii="Calibri" w:hAnsi="Calibri" w:asciiTheme="minorHAnsi" w:cstheme="minorHAnsi" w:hAnsiTheme="minorHAnsi"/>
                <w:kern w:val="0"/>
                <w:lang w:bidi="ar-SA"/>
              </w:rPr>
              <w:t>Arrows guiding the basic facility areas must be displayed</w:t>
            </w:r>
          </w:p>
          <w:p>
            <w:pPr>
              <w:pStyle w:val="Heading5"/>
              <w:widowControl/>
              <w:spacing w:lineRule="auto" w:line="276" w:before="0" w:after="0"/>
              <w:jc w:val="both"/>
              <w:rPr>
                <w:rFonts w:ascii="Calibri" w:hAnsi="Calibri" w:cs="Calibri" w:asciiTheme="minorHAnsi" w:cstheme="minorHAnsi" w:hAnsiTheme="minorHAnsi"/>
                <w:color w:val="auto"/>
                <w:sz w:val="24"/>
              </w:rPr>
            </w:pPr>
            <w:r>
              <w:rPr>
                <w:rFonts w:cs="Calibri" w:ascii="Calibri" w:hAnsi="Calibri" w:asciiTheme="minorHAnsi" w:cstheme="minorHAnsi" w:hAnsiTheme="minorHAnsi"/>
                <w:color w:val="auto"/>
                <w:kern w:val="0"/>
                <w:sz w:val="24"/>
                <w:szCs w:val="22"/>
                <w:lang w:val="en-US" w:eastAsia="en-US" w:bidi="ar-SA"/>
              </w:rPr>
              <w:t>Cubical separate toilets for males and females with following facilities:</w:t>
            </w:r>
          </w:p>
          <w:p>
            <w:pPr>
              <w:pStyle w:val="Heading5"/>
              <w:keepNext w:val="false"/>
              <w:keepLines w:val="false"/>
              <w:widowControl/>
              <w:numPr>
                <w:ilvl w:val="0"/>
                <w:numId w:val="183"/>
              </w:numPr>
              <w:suppressAutoHyphens w:val="true"/>
              <w:spacing w:lineRule="auto" w:line="276" w:before="0" w:after="0"/>
              <w:jc w:val="both"/>
              <w:rPr>
                <w:rFonts w:ascii="Calibri" w:hAnsi="Calibri" w:cs="Calibri" w:asciiTheme="minorHAnsi" w:cstheme="minorHAnsi" w:hAnsiTheme="minorHAnsi"/>
                <w:color w:val="auto"/>
                <w:sz w:val="24"/>
              </w:rPr>
            </w:pPr>
            <w:r>
              <w:rPr>
                <w:rFonts w:cs="Calibri" w:ascii="Calibri" w:hAnsi="Calibri" w:asciiTheme="minorHAnsi" w:cstheme="minorHAnsi" w:hAnsiTheme="minorHAnsi"/>
                <w:color w:val="auto"/>
                <w:kern w:val="0"/>
                <w:sz w:val="24"/>
                <w:szCs w:val="22"/>
                <w:lang w:val="en-US" w:eastAsia="en-US" w:bidi="ar-SA"/>
              </w:rPr>
              <w:t>Clean water supply and electricity</w:t>
            </w:r>
          </w:p>
          <w:p>
            <w:pPr>
              <w:pStyle w:val="Heading5"/>
              <w:keepNext w:val="false"/>
              <w:keepLines w:val="false"/>
              <w:widowControl/>
              <w:numPr>
                <w:ilvl w:val="0"/>
                <w:numId w:val="183"/>
              </w:numPr>
              <w:suppressAutoHyphens w:val="true"/>
              <w:spacing w:lineRule="auto" w:line="276" w:before="0" w:after="0"/>
              <w:jc w:val="both"/>
              <w:rPr>
                <w:rFonts w:ascii="Calibri" w:hAnsi="Calibri" w:cs="Calibri" w:asciiTheme="minorHAnsi" w:cstheme="minorHAnsi" w:hAnsiTheme="minorHAnsi"/>
                <w:color w:val="auto"/>
                <w:sz w:val="24"/>
              </w:rPr>
            </w:pPr>
            <w:r>
              <w:rPr>
                <w:rFonts w:cs="Calibri" w:ascii="Calibri" w:hAnsi="Calibri" w:asciiTheme="minorHAnsi" w:cstheme="minorHAnsi" w:hAnsiTheme="minorHAnsi"/>
                <w:color w:val="auto"/>
                <w:kern w:val="0"/>
                <w:sz w:val="24"/>
                <w:szCs w:val="22"/>
                <w:lang w:val="en-US" w:eastAsia="en-US" w:bidi="ar-SA"/>
              </w:rPr>
              <w:t xml:space="preserve">water closet with muslim shower </w:t>
            </w:r>
          </w:p>
          <w:p>
            <w:pPr>
              <w:pStyle w:val="Heading5"/>
              <w:keepNext w:val="false"/>
              <w:keepLines w:val="false"/>
              <w:widowControl/>
              <w:numPr>
                <w:ilvl w:val="0"/>
                <w:numId w:val="183"/>
              </w:numPr>
              <w:suppressAutoHyphens w:val="true"/>
              <w:spacing w:lineRule="auto" w:line="276" w:before="0" w:after="0"/>
              <w:jc w:val="both"/>
              <w:rPr>
                <w:rFonts w:ascii="Calibri" w:hAnsi="Calibri" w:cs="Calibri" w:asciiTheme="minorHAnsi" w:cstheme="minorHAnsi" w:hAnsiTheme="minorHAnsi"/>
                <w:color w:val="auto"/>
                <w:sz w:val="24"/>
              </w:rPr>
            </w:pPr>
            <w:r>
              <w:rPr>
                <w:rFonts w:cs="Calibri" w:ascii="Calibri" w:hAnsi="Calibri" w:asciiTheme="minorHAnsi" w:cstheme="minorHAnsi" w:hAnsiTheme="minorHAnsi"/>
                <w:color w:val="auto"/>
                <w:kern w:val="0"/>
                <w:sz w:val="24"/>
                <w:szCs w:val="22"/>
                <w:lang w:val="en-US" w:eastAsia="en-US" w:bidi="ar-SA"/>
              </w:rPr>
              <w:t>hand wash sink with soap</w:t>
            </w:r>
          </w:p>
          <w:p>
            <w:pPr>
              <w:pStyle w:val="ListParagraph"/>
              <w:widowControl/>
              <w:numPr>
                <w:ilvl w:val="0"/>
                <w:numId w:val="183"/>
              </w:numPr>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Paper hand towels/ air driers</w:t>
            </w:r>
          </w:p>
          <w:p>
            <w:pPr>
              <w:pStyle w:val="ListParagraph"/>
              <w:widowControl/>
              <w:numPr>
                <w:ilvl w:val="0"/>
                <w:numId w:val="183"/>
              </w:numPr>
              <w:spacing w:before="0" w:after="20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Dust bins</w:t>
            </w:r>
          </w:p>
          <w:p>
            <w:pPr>
              <w:pStyle w:val="Heading5"/>
              <w:widowControl/>
              <w:spacing w:lineRule="auto" w:line="276" w:before="0" w:after="0"/>
              <w:jc w:val="both"/>
              <w:rPr>
                <w:rFonts w:ascii="Calibri" w:hAnsi="Calibri" w:cs="Calibri" w:asciiTheme="minorHAnsi" w:cstheme="minorHAnsi" w:hAnsiTheme="minorHAnsi"/>
                <w:color w:val="auto"/>
                <w:sz w:val="24"/>
              </w:rPr>
            </w:pPr>
            <w:r>
              <w:rPr>
                <w:rFonts w:cs="Calibri" w:ascii="Calibri" w:hAnsi="Calibri" w:asciiTheme="minorHAnsi" w:cstheme="minorHAnsi" w:hAnsiTheme="minorHAnsi"/>
                <w:color w:val="auto"/>
                <w:kern w:val="0"/>
                <w:sz w:val="24"/>
                <w:szCs w:val="22"/>
                <w:lang w:val="en-US" w:eastAsia="en-US" w:bidi="ar-SA"/>
              </w:rPr>
              <w:t>Doors, especially toilet doors, should have a clear width of 90 cm.</w:t>
            </w:r>
          </w:p>
          <w:p>
            <w:pPr>
              <w:pStyle w:val="Heading5"/>
              <w:widowControl/>
              <w:spacing w:lineRule="auto" w:line="276" w:before="0" w:after="0"/>
              <w:jc w:val="both"/>
              <w:rPr>
                <w:rFonts w:ascii="Calibri" w:hAnsi="Calibri" w:cs="Calibri" w:asciiTheme="minorHAnsi" w:cstheme="minorHAnsi" w:hAnsiTheme="minorHAnsi"/>
                <w:color w:val="auto"/>
                <w:sz w:val="24"/>
              </w:rPr>
            </w:pPr>
            <w:r>
              <w:rPr>
                <w:rFonts w:cs="Calibri" w:ascii="Calibri" w:hAnsi="Calibri" w:asciiTheme="minorHAnsi" w:cstheme="minorHAnsi" w:hAnsiTheme="minorHAnsi"/>
                <w:color w:val="auto"/>
                <w:kern w:val="0"/>
                <w:sz w:val="24"/>
                <w:szCs w:val="22"/>
                <w:lang w:val="en-US" w:eastAsia="en-US" w:bidi="ar-SA"/>
              </w:rPr>
              <w:t xml:space="preserve">• </w:t>
            </w:r>
            <w:r>
              <w:rPr>
                <w:rFonts w:cs="Calibri" w:ascii="Calibri" w:hAnsi="Calibri" w:asciiTheme="minorHAnsi" w:cstheme="minorHAnsi" w:hAnsiTheme="minorHAnsi"/>
                <w:color w:val="auto"/>
                <w:kern w:val="0"/>
                <w:sz w:val="24"/>
                <w:szCs w:val="22"/>
                <w:lang w:val="en-US" w:eastAsia="en-US" w:bidi="ar-SA"/>
              </w:rPr>
              <w:t>If not sliding doors, doors should open outward.  If not, it cannot close once wheelchair is in.</w:t>
            </w:r>
          </w:p>
          <w:p>
            <w:pPr>
              <w:pStyle w:val="Heading5"/>
              <w:widowControl/>
              <w:spacing w:lineRule="auto" w:line="276" w:before="0" w:after="0"/>
              <w:jc w:val="both"/>
              <w:rPr>
                <w:rFonts w:ascii="Calibri" w:hAnsi="Calibri" w:cs="Calibri" w:asciiTheme="minorHAnsi" w:cstheme="minorHAnsi" w:hAnsiTheme="minorHAnsi"/>
                <w:color w:val="auto"/>
                <w:sz w:val="24"/>
              </w:rPr>
            </w:pPr>
            <w:r>
              <w:rPr>
                <w:rFonts w:cs="Calibri" w:ascii="Calibri" w:hAnsi="Calibri" w:asciiTheme="minorHAnsi" w:cstheme="minorHAnsi" w:hAnsiTheme="minorHAnsi"/>
                <w:color w:val="auto"/>
                <w:kern w:val="0"/>
                <w:sz w:val="24"/>
                <w:szCs w:val="22"/>
                <w:lang w:val="en-US" w:eastAsia="en-US" w:bidi="ar-SA"/>
              </w:rPr>
              <w:t xml:space="preserve">• </w:t>
            </w:r>
            <w:r>
              <w:rPr>
                <w:rFonts w:cs="Calibri" w:ascii="Calibri" w:hAnsi="Calibri" w:asciiTheme="minorHAnsi" w:cstheme="minorHAnsi" w:hAnsiTheme="minorHAnsi"/>
                <w:color w:val="auto"/>
                <w:kern w:val="0"/>
                <w:sz w:val="24"/>
                <w:szCs w:val="22"/>
                <w:lang w:val="en-US" w:eastAsia="en-US" w:bidi="ar-SA"/>
              </w:rPr>
              <w:t>It should have a door-pull handle at hinge side for easy reach &amp; closure for those in wheelchairs. (see illustration)</w:t>
            </w:r>
          </w:p>
          <w:p>
            <w:pPr>
              <w:pStyle w:val="Heading5"/>
              <w:widowControl/>
              <w:spacing w:lineRule="auto" w:line="276" w:before="0" w:after="0"/>
              <w:jc w:val="both"/>
              <w:rPr>
                <w:rFonts w:ascii="Calibri" w:hAnsi="Calibri" w:cs="Calibri" w:asciiTheme="minorHAnsi" w:cstheme="minorHAnsi" w:hAnsiTheme="minorHAnsi"/>
                <w:color w:val="auto"/>
                <w:sz w:val="24"/>
              </w:rPr>
            </w:pPr>
            <w:r>
              <w:rPr>
                <w:rFonts w:cs="Calibri" w:ascii="Calibri" w:hAnsi="Calibri" w:asciiTheme="minorHAnsi" w:cstheme="minorHAnsi" w:hAnsiTheme="minorHAnsi"/>
                <w:color w:val="auto"/>
                <w:kern w:val="0"/>
                <w:sz w:val="24"/>
                <w:szCs w:val="22"/>
                <w:lang w:val="en-US" w:eastAsia="en-US" w:bidi="ar-SA"/>
              </w:rPr>
              <w:t xml:space="preserve">• </w:t>
            </w:r>
            <w:r>
              <w:rPr>
                <w:rFonts w:cs="Calibri" w:ascii="Calibri" w:hAnsi="Calibri" w:asciiTheme="minorHAnsi" w:cstheme="minorHAnsi" w:hAnsiTheme="minorHAnsi"/>
                <w:color w:val="auto"/>
                <w:kern w:val="0"/>
                <w:sz w:val="24"/>
                <w:szCs w:val="22"/>
                <w:lang w:val="en-US" w:eastAsia="en-US" w:bidi="ar-SA"/>
              </w:rPr>
              <w:t>Doors shall be designed to open easily with lever handles for persons with no hand or grip function.</w:t>
            </w:r>
          </w:p>
          <w:p>
            <w:pPr>
              <w:pStyle w:val="Heading5"/>
              <w:widowControl/>
              <w:spacing w:lineRule="auto" w:line="276" w:before="0" w:after="0"/>
              <w:jc w:val="both"/>
              <w:rPr>
                <w:rFonts w:ascii="Calibri" w:hAnsi="Calibri" w:cs="Calibri" w:asciiTheme="minorHAnsi" w:cstheme="minorHAnsi" w:hAnsiTheme="minorHAnsi"/>
                <w:color w:val="auto"/>
                <w:sz w:val="24"/>
              </w:rPr>
            </w:pPr>
            <w:r>
              <w:rPr>
                <w:rFonts w:cs="Calibri" w:ascii="Calibri" w:hAnsi="Calibri" w:asciiTheme="minorHAnsi" w:cstheme="minorHAnsi" w:hAnsiTheme="minorHAnsi"/>
                <w:color w:val="auto"/>
                <w:kern w:val="0"/>
                <w:sz w:val="24"/>
                <w:szCs w:val="22"/>
                <w:lang w:val="en-US" w:eastAsia="en-US" w:bidi="ar-SA"/>
              </w:rPr>
              <w:t xml:space="preserve">• </w:t>
            </w:r>
            <w:r>
              <w:rPr>
                <w:rFonts w:cs="Calibri" w:ascii="Calibri" w:hAnsi="Calibri" w:asciiTheme="minorHAnsi" w:cstheme="minorHAnsi" w:hAnsiTheme="minorHAnsi"/>
                <w:color w:val="auto"/>
                <w:kern w:val="0"/>
                <w:sz w:val="24"/>
                <w:szCs w:val="22"/>
                <w:lang w:val="en-US" w:eastAsia="en-US" w:bidi="ar-SA"/>
              </w:rPr>
              <w:t>Doors should be opened by a single effort requiring less than 2.3 kg of force.</w:t>
            </w:r>
          </w:p>
          <w:p>
            <w:pPr>
              <w:pStyle w:val="ListParagraph"/>
              <w:widowControl/>
              <w:spacing w:before="0" w:after="200"/>
              <w:ind w:start="780"/>
              <w:jc w:val="both"/>
              <w:rPr>
                <w:rFonts w:ascii="Calibri" w:hAnsi="Calibri" w:cs="Calibri" w:asciiTheme="minorHAnsi" w:cstheme="minorHAnsi" w:hAnsiTheme="minorHAnsi"/>
                <w:sz w:val="24"/>
                <w:szCs w:val="24"/>
              </w:rPr>
            </w:pPr>
            <w:r>
              <w:rPr>
                <w:rFonts w:cs="Calibri" w:cstheme="minorHAnsi"/>
                <w:kern w:val="0"/>
                <w:sz w:val="24"/>
                <w:szCs w:val="24"/>
                <w:lang w:val="en-US" w:bidi="ar-SA"/>
              </w:rPr>
            </w:r>
          </w:p>
          <w:p>
            <w:pPr>
              <w:pStyle w:val="para"/>
              <w:widowControl/>
              <w:spacing w:lineRule="auto" w:line="276" w:before="280" w:after="360"/>
              <w:jc w:val="both"/>
              <w:rPr>
                <w:rFonts w:ascii="Calibri" w:hAnsi="Calibri" w:cs="Calibri" w:asciiTheme="minorHAnsi" w:cstheme="minorHAnsi" w:hAnsiTheme="minorHAnsi"/>
                <w:lang w:val="en-US"/>
              </w:rPr>
            </w:pPr>
            <w:r>
              <w:rPr>
                <w:kern w:val="0"/>
                <w:lang w:bidi="ar-SA"/>
              </w:rPr>
              <w:drawing>
                <wp:inline distT="0" distB="0" distL="0" distR="0">
                  <wp:extent cx="5429250" cy="5229225"/>
                  <wp:effectExtent l="0" t="0" r="0" b="0"/>
                  <wp:docPr id="38" name="Picture 43" descr="Wheelchair Accessible Cubicle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3" descr="Wheelchair Accessible Cubicle Dimensions"/>
                          <pic:cNvPicPr>
                            <a:picLocks noChangeAspect="1" noChangeArrowheads="1"/>
                          </pic:cNvPicPr>
                        </pic:nvPicPr>
                        <pic:blipFill>
                          <a:blip r:embed="rId56"/>
                          <a:stretch>
                            <a:fillRect/>
                          </a:stretch>
                        </pic:blipFill>
                        <pic:spPr bwMode="auto">
                          <a:xfrm>
                            <a:off x="0" y="0"/>
                            <a:ext cx="5429250" cy="5229225"/>
                          </a:xfrm>
                          <a:prstGeom prst="rect">
                            <a:avLst/>
                          </a:prstGeom>
                          <a:noFill/>
                        </pic:spPr>
                      </pic:pic>
                    </a:graphicData>
                  </a:graphic>
                </wp:inline>
              </w:drawing>
            </w:r>
          </w:p>
          <w:p>
            <w:pPr>
              <w:pStyle w:val="Normal"/>
              <w:widowControl/>
              <w:spacing w:lineRule="auto" w:line="240" w:before="0" w:after="0"/>
              <w:ind w:end="-144"/>
              <w:contextualSpacing/>
              <w:jc w:val="both"/>
              <w:rPr>
                <w:rFonts w:cs="Calibri" w:cstheme="minorHAnsi"/>
                <w:sz w:val="24"/>
                <w:lang w:val="en-GB"/>
              </w:rPr>
            </w:pPr>
            <w:r>
              <w:rPr>
                <w:rFonts w:eastAsia="Calibri" w:cs="Calibri" w:cstheme="minorHAnsi"/>
                <w:kern w:val="0"/>
                <w:sz w:val="24"/>
                <w:szCs w:val="22"/>
                <w:lang w:val="en-GB" w:eastAsia="en-US" w:bidi="ar-SA"/>
              </w:rPr>
              <w:t>This indicator can be evaluated by checking the presence of following:</w:t>
            </w:r>
          </w:p>
          <w:p>
            <w:pPr>
              <w:pStyle w:val="ListParagraph"/>
              <w:widowControl/>
              <w:numPr>
                <w:ilvl w:val="0"/>
                <w:numId w:val="184"/>
              </w:numPr>
              <w:suppressAutoHyphens w:val="false"/>
              <w:spacing w:lineRule="auto" w:line="240"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Wheel chairs</w:t>
            </w:r>
          </w:p>
          <w:p>
            <w:pPr>
              <w:pStyle w:val="para"/>
              <w:widowControl/>
              <w:spacing w:before="280" w:after="0"/>
              <w:jc w:val="both"/>
              <w:rPr>
                <w:rFonts w:ascii="Calibri" w:hAnsi="Calibri" w:cs="Calibri" w:asciiTheme="minorHAnsi" w:cstheme="minorHAnsi" w:hAnsiTheme="minorHAnsi"/>
              </w:rPr>
            </w:pPr>
            <w:r>
              <w:rPr>
                <w:rFonts w:cs="Calibri" w:ascii="Calibri" w:hAnsi="Calibri" w:asciiTheme="minorHAnsi" w:cstheme="minorHAnsi" w:hAnsiTheme="minorHAnsi"/>
                <w:kern w:val="0"/>
                <w:lang w:bidi="ar-SA"/>
              </w:rPr>
              <w:t>ramps for wheel chairs for easy access to sample collection area</w:t>
            </w:r>
          </w:p>
          <w:p>
            <w:pPr>
              <w:pStyle w:val="Normal"/>
              <w:widowControl/>
              <w:spacing w:lineRule="auto" w:line="240" w:before="0" w:after="0"/>
              <w:ind w:end="-144"/>
              <w:contextualSpacing/>
              <w:jc w:val="both"/>
              <w:rPr>
                <w:rFonts w:cs="Calibri" w:cstheme="minorHAnsi"/>
                <w:sz w:val="24"/>
                <w:lang w:val="en-GB"/>
              </w:rPr>
            </w:pPr>
            <w:r>
              <w:rPr>
                <w:rFonts w:eastAsia="Calibri" w:cs="Calibri" w:cstheme="minorHAnsi"/>
                <w:kern w:val="0"/>
                <w:sz w:val="24"/>
                <w:szCs w:val="22"/>
                <w:lang w:val="en-GB" w:eastAsia="en-US" w:bidi="ar-SA"/>
              </w:rPr>
              <w:t>Directional arrows should point towards important areas from patient’s perspective. Such areas are:</w:t>
            </w:r>
          </w:p>
          <w:p>
            <w:pPr>
              <w:pStyle w:val="ListParagraph"/>
              <w:widowControl/>
              <w:numPr>
                <w:ilvl w:val="0"/>
                <w:numId w:val="185"/>
              </w:numPr>
              <w:suppressAutoHyphens w:val="false"/>
              <w:spacing w:lineRule="auto" w:line="240"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Reception</w:t>
            </w:r>
          </w:p>
          <w:p>
            <w:pPr>
              <w:pStyle w:val="ListParagraph"/>
              <w:widowControl/>
              <w:numPr>
                <w:ilvl w:val="0"/>
                <w:numId w:val="185"/>
              </w:numPr>
              <w:suppressAutoHyphens w:val="false"/>
              <w:spacing w:lineRule="auto" w:line="240"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Waiting area</w:t>
            </w:r>
          </w:p>
          <w:p>
            <w:pPr>
              <w:pStyle w:val="ListParagraph"/>
              <w:widowControl/>
              <w:numPr>
                <w:ilvl w:val="0"/>
                <w:numId w:val="185"/>
              </w:numPr>
              <w:suppressAutoHyphens w:val="false"/>
              <w:spacing w:lineRule="auto" w:line="240"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Sample collection area</w:t>
            </w:r>
          </w:p>
          <w:p>
            <w:pPr>
              <w:pStyle w:val="ListParagraph"/>
              <w:widowControl/>
              <w:numPr>
                <w:ilvl w:val="0"/>
                <w:numId w:val="185"/>
              </w:numPr>
              <w:suppressAutoHyphens w:val="false"/>
              <w:spacing w:lineRule="auto" w:line="240"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Report collection counters</w:t>
            </w:r>
          </w:p>
          <w:p>
            <w:pPr>
              <w:pStyle w:val="ListParagraph"/>
              <w:widowControl/>
              <w:numPr>
                <w:ilvl w:val="0"/>
                <w:numId w:val="185"/>
              </w:numPr>
              <w:suppressAutoHyphens w:val="false"/>
              <w:spacing w:lineRule="auto" w:line="240"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2"/>
                <w:szCs w:val="22"/>
                <w:lang w:val="en-US" w:bidi="ar-SA"/>
              </w:rPr>
              <w:t>Toilets</w:t>
            </w:r>
          </w:p>
        </w:tc>
      </w:tr>
    </w:tbl>
    <w:p>
      <w:pPr>
        <w:pStyle w:val="Normal"/>
        <w:ind w:hanging="360"/>
        <w:jc w:val="both"/>
        <w:rPr>
          <w:rStyle w:val="IntenseReference"/>
          <w:rFonts w:cs="Calibri" w:cstheme="minorHAnsi"/>
          <w:b w:val="false"/>
          <w:sz w:val="24"/>
          <w:szCs w:val="24"/>
        </w:rPr>
      </w:pPr>
      <w:r>
        <w:rPr>
          <w:rFonts w:cs="Calibri" w:cstheme="minorHAnsi"/>
          <w:b w:val="false"/>
          <w:sz w:val="24"/>
          <w:szCs w:val="24"/>
        </w:rPr>
      </w:r>
    </w:p>
    <w:p>
      <w:pPr>
        <w:pStyle w:val="Heading3"/>
        <w:rPr/>
      </w:pPr>
      <w:bookmarkStart w:id="393" w:name="_Toc483909934"/>
      <w:bookmarkStart w:id="394" w:name="_Toc514931108"/>
      <w:r>
        <w:rPr/>
        <w:t>Standard 30. AAC-2: Standard 19. AAC-2: Laboratory services are provided as portrayed / claimed.</w:t>
      </w:r>
      <w:bookmarkEnd w:id="393"/>
      <w:bookmarkEnd w:id="394"/>
    </w:p>
    <w:p>
      <w:pPr>
        <w:pStyle w:val="Normal"/>
        <w:spacing w:lineRule="auto" w:line="276" w:before="120" w:after="120"/>
        <w:jc w:val="both"/>
        <w:rPr>
          <w:rFonts w:cs="Calibri" w:cstheme="minorHAnsi"/>
          <w:b/>
          <w:sz w:val="24"/>
          <w:szCs w:val="24"/>
        </w:rPr>
      </w:pPr>
      <w:bookmarkStart w:id="395" w:name="_Toc418494018"/>
      <w:r>
        <w:rPr>
          <w:rFonts w:cs="Calibri" w:cstheme="minorHAnsi"/>
          <w:b/>
          <w:sz w:val="24"/>
          <w:szCs w:val="24"/>
        </w:rPr>
        <w:t>Indicators (103-103)</w:t>
      </w:r>
      <w:bookmarkEnd w:id="395"/>
    </w:p>
    <w:p>
      <w:pPr>
        <w:pStyle w:val="Heading4"/>
        <w:shd w:val="clear" w:color="auto" w:fill="FFFF00"/>
        <w:spacing w:lineRule="auto" w:line="276"/>
        <w:rPr>
          <w:rFonts w:ascii="Calibri" w:hAnsi="Calibri" w:cs="Calibri" w:asciiTheme="minorHAnsi" w:cstheme="minorHAnsi" w:hAnsiTheme="minorHAnsi"/>
        </w:rPr>
      </w:pPr>
      <w:bookmarkStart w:id="396" w:name="_Toc514931109"/>
      <w:bookmarkStart w:id="397" w:name="_Toc378604478"/>
      <w:bookmarkStart w:id="398" w:name="_Toc483909935"/>
      <w:r>
        <w:rPr>
          <w:rFonts w:cs="Calibri" w:ascii="Calibri" w:hAnsi="Calibri" w:asciiTheme="minorHAnsi" w:cstheme="minorHAnsi" w:hAnsiTheme="minorHAnsi"/>
        </w:rPr>
        <w:t>Ind. 103: Laboratory services being provided are displayed</w:t>
      </w:r>
      <w:bookmarkEnd w:id="396"/>
      <w:r>
        <w:rPr>
          <w:rFonts w:cs="Calibri" w:ascii="Calibri" w:hAnsi="Calibri" w:asciiTheme="minorHAnsi" w:cstheme="minorHAnsi" w:hAnsiTheme="minorHAnsi"/>
        </w:rPr>
        <w:t xml:space="preserve"> </w:t>
      </w:r>
      <w:bookmarkEnd w:id="397"/>
      <w:bookmarkEnd w:id="398"/>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This will require knowledge of the surveyors &amp; staff regarding full scope of services which a Clinical Laboratory can provide and what types of tests are carried out in a particular section e.g. biochemistry, microbiology, histopathology, hematology etc. Surveyors may also check the documentation/list of diagnostic facilities provided.</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1"/>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Menu of services (Types of tests which can be done) displayed.</w:t>
      </w:r>
    </w:p>
    <w:p>
      <w:pPr>
        <w:pStyle w:val="ListParagraph"/>
        <w:numPr>
          <w:ilvl w:val="1"/>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List of tests which can be done is available.</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182"/>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services provided are listed and displayed, then score as </w:t>
      </w:r>
      <w:r>
        <w:rPr>
          <w:rFonts w:cs="Calibri" w:ascii="Calibri" w:hAnsi="Calibri" w:asciiTheme="minorHAnsi" w:cstheme="minorHAnsi" w:hAnsiTheme="minorHAnsi"/>
          <w:b/>
          <w:sz w:val="24"/>
          <w:szCs w:val="24"/>
          <w:u w:val="single"/>
        </w:rPr>
        <w:t>fully met.</w:t>
      </w:r>
    </w:p>
    <w:p>
      <w:pPr>
        <w:pStyle w:val="ListParagraph"/>
        <w:numPr>
          <w:ilvl w:val="0"/>
          <w:numId w:val="182"/>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services provided are listed but not displayed, then score as </w:t>
      </w:r>
      <w:r>
        <w:rPr>
          <w:rFonts w:cs="Calibri" w:ascii="Calibri" w:hAnsi="Calibri" w:asciiTheme="minorHAnsi" w:cstheme="minorHAnsi" w:hAnsiTheme="minorHAnsi"/>
          <w:b/>
          <w:sz w:val="24"/>
          <w:szCs w:val="24"/>
          <w:u w:val="single"/>
        </w:rPr>
        <w:t>partially met.</w:t>
      </w:r>
    </w:p>
    <w:p>
      <w:pPr>
        <w:pStyle w:val="ListParagraph"/>
        <w:numPr>
          <w:ilvl w:val="0"/>
          <w:numId w:val="182"/>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services provided are neither listed nor displayed, then score as </w:t>
      </w:r>
      <w:r>
        <w:rPr>
          <w:rFonts w:cs="Calibri" w:ascii="Calibri" w:hAnsi="Calibri" w:asciiTheme="minorHAnsi" w:cstheme="minorHAnsi" w:hAnsiTheme="minorHAnsi"/>
          <w:b/>
          <w:sz w:val="24"/>
          <w:szCs w:val="24"/>
          <w:u w:val="single"/>
        </w:rPr>
        <w:t>not met.</w:t>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ListParagraph"/>
              <w:widowControl/>
              <w:spacing w:before="0" w:after="20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540" w:type="dxa"/>
            <w:tcBorders/>
          </w:tcPr>
          <w:p>
            <w:pPr>
              <w:pStyle w:val="Normal"/>
              <w:widowControl/>
              <w:spacing w:lineRule="auto" w:line="240" w:before="0" w:after="0"/>
              <w:ind w:end="-144"/>
              <w:contextualSpacing/>
              <w:jc w:val="both"/>
              <w:rPr>
                <w:rFonts w:cs="Calibri" w:cstheme="minorHAnsi"/>
                <w:sz w:val="24"/>
                <w:lang w:val="en-GB"/>
              </w:rPr>
            </w:pPr>
            <w:r>
              <w:rPr>
                <w:rFonts w:eastAsia="Calibri" w:cs="Calibri" w:cstheme="minorHAnsi"/>
                <w:kern w:val="0"/>
                <w:sz w:val="24"/>
                <w:szCs w:val="22"/>
                <w:lang w:val="en-GB" w:eastAsia="en-US" w:bidi="ar-SA"/>
              </w:rPr>
              <w:t>Services of each section should be mentioned. Broadly laboratory services can be divided into following groups:</w:t>
            </w:r>
          </w:p>
          <w:p>
            <w:pPr>
              <w:pStyle w:val="ListParagraph"/>
              <w:widowControl/>
              <w:numPr>
                <w:ilvl w:val="0"/>
                <w:numId w:val="186"/>
              </w:numPr>
              <w:suppressAutoHyphens w:val="false"/>
              <w:spacing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Histopathology</w:t>
            </w:r>
          </w:p>
          <w:p>
            <w:pPr>
              <w:pStyle w:val="ListParagraph"/>
              <w:widowControl/>
              <w:numPr>
                <w:ilvl w:val="0"/>
                <w:numId w:val="186"/>
              </w:numPr>
              <w:suppressAutoHyphens w:val="false"/>
              <w:spacing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Microbiology</w:t>
            </w:r>
          </w:p>
          <w:p>
            <w:pPr>
              <w:pStyle w:val="ListParagraph"/>
              <w:widowControl/>
              <w:numPr>
                <w:ilvl w:val="0"/>
                <w:numId w:val="186"/>
              </w:numPr>
              <w:suppressAutoHyphens w:val="false"/>
              <w:spacing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Haematology</w:t>
            </w:r>
          </w:p>
          <w:p>
            <w:pPr>
              <w:pStyle w:val="ListParagraph"/>
              <w:widowControl/>
              <w:numPr>
                <w:ilvl w:val="0"/>
                <w:numId w:val="186"/>
              </w:numPr>
              <w:suppressAutoHyphens w:val="false"/>
              <w:spacing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Chemical pathology</w:t>
            </w:r>
          </w:p>
          <w:p>
            <w:pPr>
              <w:pStyle w:val="ListParagraph"/>
              <w:widowControl/>
              <w:numPr>
                <w:ilvl w:val="0"/>
                <w:numId w:val="186"/>
              </w:numPr>
              <w:suppressAutoHyphens w:val="false"/>
              <w:spacing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Serology</w:t>
            </w:r>
          </w:p>
        </w:tc>
      </w:tr>
    </w:tbl>
    <w:p>
      <w:pPr>
        <w:pStyle w:val="Heading3"/>
        <w:rPr/>
      </w:pPr>
      <w:r>
        <w:rPr/>
      </w:r>
    </w:p>
    <w:p>
      <w:pPr>
        <w:pStyle w:val="Normal"/>
        <w:rPr>
          <w:rFonts w:eastAsia="Times New Roman" w:cs="Calibri" w:cstheme="minorHAnsi"/>
          <w:b/>
          <w:bCs/>
          <w:color w:val="C00000"/>
          <w:spacing w:val="2"/>
          <w:sz w:val="32"/>
          <w:szCs w:val="20"/>
        </w:rPr>
      </w:pPr>
      <w:r>
        <w:rPr>
          <w:rFonts w:eastAsia="Times New Roman" w:cs="Calibri" w:cstheme="minorHAnsi"/>
          <w:b/>
          <w:bCs/>
          <w:color w:val="C00000"/>
          <w:spacing w:val="2"/>
          <w:sz w:val="32"/>
          <w:szCs w:val="20"/>
        </w:rPr>
      </w:r>
      <w:r>
        <w:br w:type="page"/>
      </w:r>
    </w:p>
    <w:p>
      <w:pPr>
        <w:pStyle w:val="Heading3"/>
        <w:spacing w:before="0" w:after="240"/>
        <w:ind w:hanging="3060" w:start="3060"/>
        <w:rPr/>
      </w:pPr>
      <w:bookmarkStart w:id="399" w:name="_Toc514931110"/>
      <w:r>
        <w:rPr/>
        <w:t>Standard 31. AAC-3: Comprehensive audit system for laboratory performance assessment exists in the laboratory.</w:t>
      </w:r>
      <w:bookmarkEnd w:id="399"/>
      <w:r>
        <w:rPr/>
        <w:t xml:space="preserve"> </w:t>
      </w:r>
    </w:p>
    <w:p>
      <w:pPr>
        <w:pStyle w:val="Normal"/>
        <w:spacing w:lineRule="auto" w:line="276" w:before="120" w:after="120"/>
        <w:jc w:val="both"/>
        <w:rPr>
          <w:rFonts w:cs="Calibri" w:cstheme="minorHAnsi"/>
          <w:b/>
          <w:sz w:val="24"/>
          <w:szCs w:val="24"/>
        </w:rPr>
      </w:pPr>
      <w:bookmarkStart w:id="400" w:name="_Toc378604381"/>
      <w:r>
        <w:rPr>
          <w:rFonts w:cs="Calibri" w:cstheme="minorHAnsi"/>
          <w:b/>
          <w:sz w:val="24"/>
          <w:szCs w:val="24"/>
        </w:rPr>
        <w:t>Indicators (104-105)</w:t>
      </w:r>
    </w:p>
    <w:p>
      <w:pPr>
        <w:pStyle w:val="Heading4"/>
        <w:shd w:val="clear" w:color="auto" w:fill="FF0000"/>
        <w:tabs>
          <w:tab w:val="clear" w:pos="900"/>
          <w:tab w:val="left" w:pos="1350" w:leader="none"/>
        </w:tabs>
        <w:spacing w:lineRule="auto" w:line="276"/>
        <w:ind w:hanging="1170" w:start="1170"/>
        <w:rPr>
          <w:rFonts w:ascii="Calibri" w:hAnsi="Calibri" w:cs="Calibri" w:asciiTheme="minorHAnsi" w:cstheme="minorHAnsi" w:hAnsiTheme="minorHAnsi"/>
          <w:color w:themeColor="background1" w:val="FFFFFF"/>
        </w:rPr>
      </w:pPr>
      <w:bookmarkStart w:id="401" w:name="_Toc378604381"/>
      <w:bookmarkStart w:id="402" w:name="_Toc514931111"/>
      <w:bookmarkStart w:id="403" w:name="_Toc483909937"/>
      <w:r>
        <w:rPr>
          <w:rFonts w:cs="Calibri" w:ascii="Calibri" w:hAnsi="Calibri" w:asciiTheme="minorHAnsi" w:cstheme="minorHAnsi" w:hAnsiTheme="minorHAnsi"/>
          <w:color w:themeColor="background1" w:val="FFFFFF"/>
        </w:rPr>
        <w:t>Ind. 104: There is a system to monitor and measure the performance of the laboratory biannually against the stated mission</w:t>
      </w:r>
      <w:bookmarkEnd w:id="401"/>
      <w:bookmarkEnd w:id="402"/>
      <w:bookmarkEnd w:id="403"/>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Review the documentation such as minutes of meetings of the senior management etc. These should reflect that the performance of the laboratory is reviewed with the objective measures/indicators in line with laboratory’s strategic objectives that support its mission.</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1"/>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System to monitor</w:t>
      </w:r>
      <w:r>
        <w:rPr/>
        <w:t xml:space="preserve"> </w:t>
      </w:r>
      <w:r>
        <w:rPr>
          <w:rFonts w:cs="Calibri" w:ascii="Calibri" w:hAnsi="Calibri" w:asciiTheme="minorHAnsi" w:cstheme="minorHAnsi" w:hAnsiTheme="minorHAnsi"/>
          <w:sz w:val="24"/>
          <w:szCs w:val="24"/>
        </w:rPr>
        <w:t>and measure the performance of the laboratory biannually against the stated mission is deployed.</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187"/>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documentation of monitoring of the progress toward the laboratory’s strategic and operational goals, then score as </w:t>
      </w:r>
      <w:r>
        <w:rPr>
          <w:rFonts w:cs="Calibri" w:ascii="Calibri" w:hAnsi="Calibri" w:asciiTheme="minorHAnsi" w:cstheme="minorHAnsi" w:hAnsiTheme="minorHAnsi"/>
          <w:b/>
          <w:sz w:val="24"/>
          <w:szCs w:val="24"/>
          <w:u w:val="single"/>
        </w:rPr>
        <w:t>fully met.</w:t>
      </w:r>
    </w:p>
    <w:p>
      <w:pPr>
        <w:pStyle w:val="ListParagraph"/>
        <w:numPr>
          <w:ilvl w:val="0"/>
          <w:numId w:val="187"/>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documentation of monitoring, then score as </w:t>
      </w:r>
      <w:r>
        <w:rPr>
          <w:rFonts w:cs="Calibri" w:ascii="Calibri" w:hAnsi="Calibri" w:asciiTheme="minorHAnsi" w:cstheme="minorHAnsi" w:hAnsiTheme="minorHAnsi"/>
          <w:b/>
          <w:sz w:val="24"/>
          <w:szCs w:val="24"/>
          <w:u w:val="single"/>
        </w:rPr>
        <w:t>not met.</w:t>
      </w:r>
    </w:p>
    <w:p>
      <w:pPr>
        <w:pStyle w:val="Heading4"/>
        <w:shd w:val="clear" w:color="auto" w:fill="FF0000"/>
        <w:tabs>
          <w:tab w:val="clear" w:pos="900"/>
          <w:tab w:val="left" w:pos="1440" w:leader="none"/>
        </w:tabs>
        <w:spacing w:lineRule="auto" w:line="276"/>
        <w:ind w:hanging="1350" w:start="1350"/>
        <w:rPr>
          <w:rFonts w:ascii="Calibri" w:hAnsi="Calibri" w:cs="Calibri" w:asciiTheme="minorHAnsi" w:cstheme="minorHAnsi" w:hAnsiTheme="minorHAnsi"/>
          <w:color w:themeColor="background1" w:val="FFFFFF"/>
        </w:rPr>
      </w:pPr>
      <w:bookmarkStart w:id="404" w:name="_Toc483909938"/>
      <w:bookmarkStart w:id="405" w:name="_Toc514931112"/>
      <w:r>
        <w:rPr>
          <w:rFonts w:cs="Calibri" w:ascii="Calibri" w:hAnsi="Calibri" w:asciiTheme="minorHAnsi" w:cstheme="minorHAnsi" w:hAnsiTheme="minorHAnsi"/>
          <w:color w:themeColor="background1" w:val="FFFFFF"/>
        </w:rPr>
        <w:t>Ind. 105: Compare kits procured with tests performed during laboratory performance audit</w:t>
      </w:r>
      <w:bookmarkEnd w:id="404"/>
      <w:bookmarkEnd w:id="405"/>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Review stock registers regarding documentation of purchased kits and compare their stated capacity with number of tests conducted. This check will help in controlling the likelihood of generating results without actually running a test.</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Audit of kits procured with the number of tests conducted with each.</w:t>
      </w:r>
    </w:p>
    <w:p>
      <w:pPr>
        <w:pStyle w:val="ListParagraph"/>
        <w:numPr>
          <w:ilvl w:val="0"/>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Action taken in case of disparity.</w:t>
      </w:r>
    </w:p>
    <w:p>
      <w:pPr>
        <w:pStyle w:val="Normal"/>
        <w:spacing w:lineRule="auto" w:line="276" w:before="120" w:after="120"/>
        <w:contextualSpacing/>
        <w:jc w:val="both"/>
        <w:rPr>
          <w:rFonts w:cs="Calibri" w:cstheme="minorHAnsi"/>
          <w:b/>
          <w:sz w:val="24"/>
          <w:szCs w:val="24"/>
        </w:rPr>
      </w:pPr>
      <w:r>
        <w:rPr>
          <w:rFonts w:cs="Calibri" w:cstheme="minorHAnsi"/>
          <w:b/>
          <w:sz w:val="24"/>
          <w:szCs w:val="24"/>
        </w:rPr>
        <w:t>Scoring:</w:t>
      </w:r>
    </w:p>
    <w:p>
      <w:pPr>
        <w:pStyle w:val="ListParagraph"/>
        <w:numPr>
          <w:ilvl w:val="0"/>
          <w:numId w:val="7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kits procured and numbers of tests conducted are comparable, then score as </w:t>
      </w:r>
      <w:r>
        <w:rPr>
          <w:rFonts w:cs="Calibri" w:ascii="Calibri" w:hAnsi="Calibri" w:asciiTheme="minorHAnsi" w:cstheme="minorHAnsi" w:hAnsiTheme="minorHAnsi"/>
          <w:b/>
          <w:sz w:val="24"/>
          <w:szCs w:val="24"/>
          <w:u w:val="single"/>
        </w:rPr>
        <w:t>fully met.</w:t>
      </w:r>
    </w:p>
    <w:p>
      <w:pPr>
        <w:pStyle w:val="ListParagraph"/>
        <w:numPr>
          <w:ilvl w:val="0"/>
          <w:numId w:val="7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disparity in kits procured and number of tests conducted, then score as </w:t>
      </w:r>
      <w:r>
        <w:rPr>
          <w:rFonts w:cs="Calibri" w:ascii="Calibri" w:hAnsi="Calibri" w:asciiTheme="minorHAnsi" w:cstheme="minorHAnsi" w:hAnsiTheme="minorHAnsi"/>
          <w:b/>
          <w:sz w:val="24"/>
          <w:szCs w:val="24"/>
          <w:u w:val="single"/>
        </w:rPr>
        <w:t>not met.</w:t>
      </w:r>
    </w:p>
    <w:p>
      <w:pPr>
        <w:pStyle w:val="Normal"/>
        <w:spacing w:lineRule="auto" w:line="276" w:before="120" w:after="120"/>
        <w:jc w:val="both"/>
        <w:rPr>
          <w:rFonts w:cs="Calibri" w:cstheme="minorHAnsi"/>
          <w:sz w:val="24"/>
          <w:szCs w:val="24"/>
          <w:lang w:val="en-GB"/>
        </w:rPr>
      </w:pPr>
      <w:r>
        <w:rPr>
          <w:rFonts w:cs="Calibri" w:cstheme="minorHAnsi"/>
          <w:sz w:val="24"/>
          <w:szCs w:val="24"/>
          <w:lang w:val="en-GB"/>
        </w:rPr>
      </w:r>
    </w:p>
    <w:p>
      <w:pPr>
        <w:pStyle w:val="Normal"/>
        <w:spacing w:lineRule="auto" w:line="276" w:before="120" w:after="120"/>
        <w:jc w:val="both"/>
        <w:rPr>
          <w:rStyle w:val="IntenseReference"/>
          <w:rFonts w:cs="Calibri" w:cstheme="minorHAnsi"/>
          <w:b w:val="false"/>
          <w:caps w:val="false"/>
          <w:smallCaps w:val="false"/>
          <w:sz w:val="24"/>
          <w:szCs w:val="24"/>
        </w:rPr>
      </w:pPr>
      <w:r>
        <w:rPr>
          <w:rStyle w:val="IntenseReference"/>
          <w:rFonts w:cs="Calibri" w:cstheme="minorHAnsi"/>
          <w:b w:val="false"/>
          <w:caps w:val="false"/>
          <w:smallCaps w:val="false"/>
          <w:sz w:val="24"/>
          <w:szCs w:val="24"/>
        </w:rPr>
        <w:t xml:space="preserve"> </w:t>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ListParagraph"/>
              <w:widowControl/>
              <w:spacing w:before="0" w:after="20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540" w:type="dxa"/>
            <w:tcBorders/>
          </w:tcPr>
          <w:p>
            <w:pPr>
              <w:pStyle w:val="ListParagraph"/>
              <w:widowControl/>
              <w:spacing w:before="0" w:after="200"/>
              <w:ind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Laboratory performance monitoring reports must include:</w:t>
            </w:r>
          </w:p>
          <w:p>
            <w:pPr>
              <w:pStyle w:val="ListParagraph"/>
              <w:widowControl/>
              <w:numPr>
                <w:ilvl w:val="0"/>
                <w:numId w:val="189"/>
              </w:numPr>
              <w:suppressAutoHyphens w:val="false"/>
              <w:spacing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Number of quality tests performed</w:t>
            </w:r>
          </w:p>
          <w:p>
            <w:pPr>
              <w:pStyle w:val="ListParagraph"/>
              <w:widowControl/>
              <w:numPr>
                <w:ilvl w:val="0"/>
                <w:numId w:val="189"/>
              </w:numPr>
              <w:suppressAutoHyphens w:val="false"/>
              <w:spacing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Number of new latest test added</w:t>
            </w:r>
          </w:p>
          <w:p>
            <w:pPr>
              <w:pStyle w:val="ListParagraph"/>
              <w:widowControl/>
              <w:numPr>
                <w:ilvl w:val="0"/>
                <w:numId w:val="189"/>
              </w:numPr>
              <w:suppressAutoHyphens w:val="false"/>
              <w:spacing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Equipment available</w:t>
            </w:r>
          </w:p>
          <w:p>
            <w:pPr>
              <w:pStyle w:val="ListParagraph"/>
              <w:widowControl/>
              <w:numPr>
                <w:ilvl w:val="0"/>
                <w:numId w:val="189"/>
              </w:numPr>
              <w:suppressAutoHyphens w:val="false"/>
              <w:spacing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Latest technology added</w:t>
            </w:r>
          </w:p>
          <w:p>
            <w:pPr>
              <w:pStyle w:val="ListParagraph"/>
              <w:widowControl/>
              <w:numPr>
                <w:ilvl w:val="0"/>
                <w:numId w:val="189"/>
              </w:numPr>
              <w:suppressAutoHyphens w:val="false"/>
              <w:spacing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Number of trained human resource in each section</w:t>
            </w:r>
          </w:p>
          <w:p>
            <w:pPr>
              <w:pStyle w:val="ListParagraph"/>
              <w:widowControl/>
              <w:numPr>
                <w:ilvl w:val="0"/>
                <w:numId w:val="189"/>
              </w:numPr>
              <w:suppressAutoHyphens w:val="false"/>
              <w:spacing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Average turn-around time of reports</w:t>
            </w:r>
          </w:p>
          <w:p>
            <w:pPr>
              <w:pStyle w:val="ListParagraph"/>
              <w:widowControl/>
              <w:numPr>
                <w:ilvl w:val="0"/>
                <w:numId w:val="189"/>
              </w:numPr>
              <w:suppressAutoHyphens w:val="false"/>
              <w:spacing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Number of errors reported and corrective actions taken</w:t>
            </w:r>
          </w:p>
          <w:p>
            <w:pPr>
              <w:pStyle w:val="ListParagraph"/>
              <w:widowControl/>
              <w:numPr>
                <w:ilvl w:val="0"/>
                <w:numId w:val="189"/>
              </w:numPr>
              <w:suppressAutoHyphens w:val="false"/>
              <w:spacing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Confirm number of kits purchased from purchase orders and stock register.</w:t>
            </w:r>
          </w:p>
          <w:p>
            <w:pPr>
              <w:pStyle w:val="Normal"/>
              <w:widowControl/>
              <w:spacing w:lineRule="auto" w:line="240" w:before="0" w:after="0"/>
              <w:ind w:end="-144"/>
              <w:contextualSpacing/>
              <w:jc w:val="both"/>
              <w:rPr>
                <w:rFonts w:cs="Calibri" w:cstheme="minorHAnsi"/>
                <w:sz w:val="24"/>
                <w:lang w:val="en-GB"/>
              </w:rPr>
            </w:pPr>
            <w:r>
              <w:rPr>
                <w:rFonts w:eastAsia="Calibri" w:cs="Calibri" w:cstheme="minorHAnsi"/>
                <w:kern w:val="0"/>
                <w:sz w:val="24"/>
                <w:szCs w:val="22"/>
                <w:lang w:val="en-GB" w:eastAsia="en-US" w:bidi="ar-SA"/>
              </w:rPr>
              <w:t>Number of tests can be verified from the record of tests performed</w:t>
            </w:r>
          </w:p>
        </w:tc>
      </w:tr>
    </w:tbl>
    <w:p>
      <w:pPr>
        <w:pStyle w:val="Heading1"/>
        <w:numPr>
          <w:ilvl w:val="0"/>
          <w:numId w:val="0"/>
        </w:numPr>
        <w:ind w:hanging="0" w:start="0"/>
        <w:rPr>
          <w:rFonts w:ascii="Calibri" w:hAnsi="Calibri" w:cs="Calibri" w:asciiTheme="minorHAnsi" w:cstheme="minorHAnsi" w:hAnsiTheme="minorHAnsi"/>
        </w:rPr>
      </w:pPr>
      <w:r>
        <w:rPr>
          <w:rFonts w:cs="Calibri" w:cstheme="minorHAnsi"/>
        </w:rPr>
      </w:r>
    </w:p>
    <w:p>
      <w:pPr>
        <w:pStyle w:val="Normal"/>
        <w:rPr>
          <w:rFonts w:eastAsia="Times New Roman" w:cs="Calibri" w:cstheme="minorHAnsi"/>
          <w:b/>
          <w:bCs/>
          <w:kern w:val="2"/>
          <w:sz w:val="40"/>
          <w:szCs w:val="36"/>
          <w:lang w:val="en-GB" w:eastAsia="ar-SA"/>
        </w:rPr>
      </w:pPr>
      <w:r>
        <w:rPr>
          <w:rFonts w:eastAsia="Times New Roman" w:cs="Calibri" w:cstheme="minorHAnsi"/>
          <w:b/>
          <w:bCs/>
          <w:kern w:val="2"/>
          <w:sz w:val="40"/>
          <w:szCs w:val="36"/>
          <w:lang w:val="en-GB" w:eastAsia="ar-SA"/>
        </w:rPr>
      </w:r>
      <w:r>
        <w:br w:type="page"/>
      </w:r>
    </w:p>
    <w:p>
      <w:pPr>
        <w:pStyle w:val="Heading1"/>
        <w:numPr>
          <w:ilvl w:val="1"/>
          <w:numId w:val="238"/>
        </w:numPr>
        <w:spacing w:before="0" w:after="120"/>
        <w:rPr>
          <w:rFonts w:ascii="Calibri" w:hAnsi="Calibri" w:cs="Calibri" w:asciiTheme="minorHAnsi" w:cstheme="minorHAnsi" w:hAnsiTheme="minorHAnsi"/>
          <w:b w:val="false"/>
        </w:rPr>
      </w:pPr>
      <w:bookmarkStart w:id="406" w:name="_Toc514931113"/>
      <w:r>
        <w:rPr>
          <w:rFonts w:cs="Calibri" w:ascii="Calibri" w:hAnsi="Calibri" w:asciiTheme="minorHAnsi" w:cstheme="minorHAnsi" w:hAnsiTheme="minorHAnsi"/>
        </w:rPr>
        <w:t>Care of Patients (COP)</w:t>
      </w:r>
      <w:bookmarkEnd w:id="406"/>
    </w:p>
    <w:p>
      <w:pPr>
        <w:pStyle w:val="Normal"/>
        <w:spacing w:lineRule="auto" w:line="276" w:before="120" w:after="120"/>
        <w:jc w:val="both"/>
        <w:rPr>
          <w:rStyle w:val="IntenseReference"/>
          <w:rFonts w:cs="Calibri" w:cstheme="minorHAnsi"/>
          <w:b w:val="false"/>
          <w:bCs w:val="false"/>
          <w:caps w:val="false"/>
          <w:smallCaps w:val="false"/>
          <w:color w:val="auto"/>
          <w:sz w:val="24"/>
          <w:szCs w:val="24"/>
          <w:u w:val="none"/>
        </w:rPr>
      </w:pPr>
      <w:r>
        <w:rPr>
          <w:rStyle w:val="IntenseReference"/>
          <w:rFonts w:cs="Calibri" w:cstheme="minorHAnsi"/>
          <w:b w:val="false"/>
          <w:caps w:val="false"/>
          <w:smallCaps w:val="false"/>
          <w:color w:val="auto"/>
          <w:sz w:val="24"/>
          <w:szCs w:val="24"/>
          <w:u w:val="none"/>
        </w:rPr>
        <w:t xml:space="preserve">The process of patient care includes planning of emergency care, providing emergency care, evaluating the patient’s response to care and planning follow-up in case of referral. This section demands availability of written SOPs and staff knowledge for management of such untoward events. </w:t>
      </w:r>
    </w:p>
    <w:p>
      <w:pPr>
        <w:pStyle w:val="Normal"/>
        <w:spacing w:lineRule="auto" w:line="276" w:before="120" w:after="120"/>
        <w:jc w:val="both"/>
        <w:rPr>
          <w:rStyle w:val="IntenseReference"/>
          <w:rFonts w:cs="Calibri" w:cstheme="minorHAnsi"/>
          <w:b w:val="false"/>
          <w:caps w:val="false"/>
          <w:smallCaps w:val="false"/>
          <w:color w:val="auto"/>
          <w:sz w:val="24"/>
          <w:szCs w:val="24"/>
          <w:u w:val="none"/>
        </w:rPr>
      </w:pPr>
      <w:r>
        <w:rPr>
          <w:rStyle w:val="IntenseReference"/>
          <w:rFonts w:cs="Calibri" w:cstheme="minorHAnsi"/>
          <w:b w:val="false"/>
          <w:caps w:val="false"/>
          <w:smallCaps w:val="false"/>
          <w:color w:val="auto"/>
          <w:sz w:val="24"/>
          <w:szCs w:val="24"/>
          <w:u w:val="none"/>
        </w:rPr>
        <w:t>In case of some emergency condition developed during taking the sample or if a patient or relative otherwise suffers a medical emergency while in the premises of the laboratory, immediate required care should be provided.</w:t>
      </w:r>
    </w:p>
    <w:p>
      <w:pPr>
        <w:pStyle w:val="Normal"/>
        <w:rPr>
          <w:rStyle w:val="IntenseReference"/>
          <w:rFonts w:cs="Calibri" w:cstheme="minorHAnsi"/>
          <w:b w:val="false"/>
          <w:caps w:val="false"/>
          <w:smallCaps w:val="false"/>
          <w:sz w:val="24"/>
          <w:szCs w:val="24"/>
        </w:rPr>
      </w:pPr>
      <w:r>
        <w:rPr>
          <w:rFonts w:cs="Calibri" w:cstheme="minorHAnsi"/>
          <w:b w:val="false"/>
          <w:caps w:val="false"/>
          <w:smallCaps w:val="false"/>
          <w:sz w:val="24"/>
          <w:szCs w:val="24"/>
        </w:rPr>
      </w:r>
      <w:r>
        <w:br w:type="page"/>
      </w:r>
    </w:p>
    <w:p>
      <w:pPr>
        <w:pStyle w:val="Heading3"/>
        <w:spacing w:before="0" w:after="240"/>
        <w:ind w:hanging="2790" w:start="2790"/>
        <w:jc w:val="start"/>
        <w:rPr/>
      </w:pPr>
      <w:bookmarkStart w:id="407" w:name="_Toc514931114"/>
      <w:bookmarkStart w:id="408" w:name="_Toc483909940"/>
      <w:r>
        <w:rPr/>
        <w:t>Standard 32. COP-1: Emergency handling of patients is guided by protocols.</w:t>
      </w:r>
      <w:bookmarkEnd w:id="407"/>
      <w:bookmarkEnd w:id="408"/>
      <w:r>
        <w:rPr/>
        <w:t xml:space="preserve"> </w:t>
      </w:r>
    </w:p>
    <w:p>
      <w:pPr>
        <w:pStyle w:val="Normal"/>
        <w:spacing w:lineRule="auto" w:line="276" w:before="120" w:after="120"/>
        <w:jc w:val="both"/>
        <w:rPr>
          <w:rFonts w:cs="Calibri" w:cstheme="minorHAnsi"/>
          <w:b/>
          <w:sz w:val="24"/>
          <w:szCs w:val="24"/>
        </w:rPr>
      </w:pPr>
      <w:bookmarkStart w:id="409" w:name="_Toc418494022"/>
      <w:r>
        <w:rPr>
          <w:rFonts w:cs="Calibri" w:cstheme="minorHAnsi"/>
          <w:b/>
          <w:sz w:val="24"/>
          <w:szCs w:val="24"/>
        </w:rPr>
        <w:t>Indicators (106-107)</w:t>
      </w:r>
      <w:bookmarkEnd w:id="409"/>
    </w:p>
    <w:p>
      <w:pPr>
        <w:pStyle w:val="Heading4"/>
        <w:shd w:val="clear" w:color="auto" w:fill="FF0000"/>
        <w:tabs>
          <w:tab w:val="clear" w:pos="900"/>
          <w:tab w:val="left" w:pos="1080" w:leader="none"/>
        </w:tabs>
        <w:spacing w:lineRule="auto" w:line="276"/>
        <w:ind w:hanging="1350" w:start="1350"/>
        <w:rPr>
          <w:rFonts w:ascii="Calibri" w:hAnsi="Calibri" w:cs="Calibri" w:asciiTheme="minorHAnsi" w:cstheme="minorHAnsi" w:hAnsiTheme="minorHAnsi"/>
          <w:color w:themeColor="background1" w:val="FFFFFF"/>
        </w:rPr>
      </w:pPr>
      <w:bookmarkStart w:id="410" w:name="_Toc514931115"/>
      <w:bookmarkStart w:id="411" w:name="_Toc483909941"/>
      <w:r>
        <w:rPr>
          <w:rFonts w:cs="Calibri" w:ascii="Calibri" w:hAnsi="Calibri" w:asciiTheme="minorHAnsi" w:cstheme="minorHAnsi" w:hAnsiTheme="minorHAnsi"/>
          <w:color w:themeColor="background1" w:val="FFFFFF"/>
        </w:rPr>
        <w:t>Ind. 106: Protocols for first aid to emergency patient care are documented</w:t>
      </w:r>
      <w:bookmarkEnd w:id="410"/>
      <w:bookmarkEnd w:id="411"/>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 xml:space="preserve">Review the policies and procedures, which should cover the first aid SOPs to the patients who develop some emergency condition e.g. sudden fall of BP and collapse during taking the specimen or while otherwise present in the laboratory premises. </w:t>
      </w:r>
    </w:p>
    <w:p>
      <w:pPr>
        <w:pStyle w:val="Normal"/>
        <w:spacing w:lineRule="auto" w:line="276" w:before="120" w:after="120"/>
        <w:contextualSpacing/>
        <w:jc w:val="both"/>
        <w:rPr>
          <w:rFonts w:cs="Calibri" w:cstheme="minorHAnsi"/>
          <w:sz w:val="24"/>
          <w:szCs w:val="24"/>
        </w:rPr>
      </w:pPr>
      <w:r>
        <w:rPr>
          <w:rFonts w:cs="Calibri" w:cstheme="minorHAnsi"/>
          <w:sz w:val="24"/>
          <w:szCs w:val="24"/>
        </w:rPr>
        <w:t>Observe and interview the staff to check that they are aware of first aid policies and procedures.</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1"/>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SOPs to manage emergencies as mentioned above.</w:t>
      </w:r>
    </w:p>
    <w:p>
      <w:pPr>
        <w:pStyle w:val="ListParagraph"/>
        <w:numPr>
          <w:ilvl w:val="1"/>
          <w:numId w:val="247"/>
        </w:numPr>
        <w:spacing w:before="120" w:after="12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Staff conversant with the SOPs.</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188"/>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are first aid policies and procedures and staff members are aware of it, then score as </w:t>
      </w:r>
      <w:r>
        <w:rPr>
          <w:rFonts w:cs="Calibri" w:ascii="Calibri" w:hAnsi="Calibri" w:asciiTheme="minorHAnsi" w:cstheme="minorHAnsi" w:hAnsiTheme="minorHAnsi"/>
          <w:b/>
          <w:sz w:val="24"/>
          <w:szCs w:val="24"/>
          <w:u w:val="single"/>
        </w:rPr>
        <w:t>fully met.</w:t>
      </w:r>
    </w:p>
    <w:p>
      <w:pPr>
        <w:pStyle w:val="ListParagraph"/>
        <w:numPr>
          <w:ilvl w:val="0"/>
          <w:numId w:val="188"/>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are no policies and procedures for first aid, or if none have been implemented, then score as </w:t>
      </w:r>
      <w:r>
        <w:rPr>
          <w:rFonts w:cs="Calibri" w:ascii="Calibri" w:hAnsi="Calibri" w:asciiTheme="minorHAnsi" w:cstheme="minorHAnsi" w:hAnsiTheme="minorHAnsi"/>
          <w:b/>
          <w:sz w:val="24"/>
          <w:szCs w:val="24"/>
          <w:u w:val="single"/>
        </w:rPr>
        <w:t>not met.</w:t>
      </w:r>
    </w:p>
    <w:p>
      <w:pPr>
        <w:pStyle w:val="Heading4"/>
        <w:shd w:val="clear" w:color="auto" w:fill="FFFF00"/>
        <w:tabs>
          <w:tab w:val="clear" w:pos="900"/>
          <w:tab w:val="left" w:pos="1260" w:leader="none"/>
        </w:tabs>
        <w:spacing w:lineRule="auto" w:line="276"/>
        <w:ind w:hanging="1170" w:start="1170"/>
        <w:rPr>
          <w:rFonts w:ascii="Calibri" w:hAnsi="Calibri" w:cs="Calibri" w:asciiTheme="minorHAnsi" w:cstheme="minorHAnsi" w:hAnsiTheme="minorHAnsi"/>
        </w:rPr>
      </w:pPr>
      <w:bookmarkStart w:id="412" w:name="_Toc378604497"/>
      <w:bookmarkStart w:id="413" w:name="_Toc514931116"/>
      <w:bookmarkStart w:id="414" w:name="_Toc483909942"/>
      <w:r>
        <w:rPr>
          <w:rFonts w:cs="Calibri" w:ascii="Calibri" w:hAnsi="Calibri" w:asciiTheme="minorHAnsi" w:cstheme="minorHAnsi" w:hAnsiTheme="minorHAnsi"/>
        </w:rPr>
        <w:t>Ind. 107. Relevant contact numbers for emergency evacuation/referral are available in the laboratory</w:t>
      </w:r>
      <w:bookmarkEnd w:id="413"/>
      <w:r>
        <w:rPr>
          <w:rFonts w:cs="Calibri" w:ascii="Calibri" w:hAnsi="Calibri" w:asciiTheme="minorHAnsi" w:cstheme="minorHAnsi" w:hAnsiTheme="minorHAnsi"/>
        </w:rPr>
        <w:t xml:space="preserve"> </w:t>
      </w:r>
      <w:bookmarkEnd w:id="412"/>
      <w:bookmarkEnd w:id="414"/>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Review the availability of emergency contact numbers like ambulance services, list and contact numbers of nearby hospitals, which should be contacted for facilitating patient emergency care and referral.  Check if all emergency numbers are displayed in the laboratory.</w:t>
      </w:r>
      <w:r>
        <w:rPr>
          <w:rFonts w:cs="Calibri" w:cstheme="minorHAnsi"/>
          <w:b/>
          <w:sz w:val="24"/>
          <w:szCs w:val="24"/>
        </w:rPr>
        <w:t xml:space="preserve"> </w:t>
      </w:r>
      <w:r>
        <w:rPr>
          <w:rFonts w:cs="Calibri" w:cstheme="minorHAnsi"/>
          <w:sz w:val="24"/>
          <w:szCs w:val="24"/>
        </w:rPr>
        <w:t>Assess if staff is aware of the emergency contact numbers.</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Normal"/>
        <w:numPr>
          <w:ilvl w:val="0"/>
          <w:numId w:val="250"/>
        </w:numPr>
        <w:suppressAutoHyphens w:val="true"/>
        <w:spacing w:lineRule="auto" w:line="240" w:before="0" w:after="0"/>
        <w:jc w:val="both"/>
        <w:rPr>
          <w:rFonts w:ascii="Calibri" w:hAnsi="Calibri" w:cs="Calibri"/>
          <w:sz w:val="24"/>
        </w:rPr>
      </w:pPr>
      <w:r>
        <w:rPr>
          <w:rFonts w:cs="Calibri" w:ascii="Calibri" w:hAnsi="Calibri"/>
          <w:sz w:val="24"/>
        </w:rPr>
        <w:t>List of contact numbers of the following for use in emergency is displayed;</w:t>
      </w:r>
    </w:p>
    <w:p>
      <w:pPr>
        <w:pStyle w:val="Normal"/>
        <w:numPr>
          <w:ilvl w:val="1"/>
          <w:numId w:val="265"/>
        </w:numPr>
        <w:suppressAutoHyphens w:val="true"/>
        <w:spacing w:lineRule="auto" w:line="240" w:before="0" w:after="0"/>
        <w:jc w:val="both"/>
        <w:rPr>
          <w:rFonts w:ascii="Calibri" w:hAnsi="Calibri" w:cs="Calibri"/>
          <w:sz w:val="24"/>
        </w:rPr>
      </w:pPr>
      <w:r>
        <w:rPr>
          <w:rFonts w:cs="Calibri" w:ascii="Calibri" w:hAnsi="Calibri"/>
          <w:sz w:val="24"/>
        </w:rPr>
        <w:t>Nearest referral hospitals/clinics.</w:t>
      </w:r>
    </w:p>
    <w:p>
      <w:pPr>
        <w:pStyle w:val="Normal"/>
        <w:numPr>
          <w:ilvl w:val="1"/>
          <w:numId w:val="265"/>
        </w:numPr>
        <w:suppressAutoHyphens w:val="true"/>
        <w:spacing w:lineRule="auto" w:line="240" w:before="0" w:after="0"/>
        <w:jc w:val="both"/>
        <w:rPr>
          <w:rFonts w:ascii="Calibri" w:hAnsi="Calibri" w:cs="Calibri"/>
          <w:sz w:val="24"/>
        </w:rPr>
      </w:pPr>
      <w:r>
        <w:rPr>
          <w:rFonts w:cs="Calibri" w:ascii="Calibri" w:hAnsi="Calibri"/>
          <w:sz w:val="24"/>
        </w:rPr>
        <w:t>Rescue 1122.</w:t>
      </w:r>
    </w:p>
    <w:p>
      <w:pPr>
        <w:pStyle w:val="Normal"/>
        <w:numPr>
          <w:ilvl w:val="1"/>
          <w:numId w:val="265"/>
        </w:numPr>
        <w:suppressAutoHyphens w:val="true"/>
        <w:spacing w:lineRule="auto" w:line="240" w:before="0" w:after="0"/>
        <w:jc w:val="both"/>
        <w:rPr>
          <w:rFonts w:ascii="Calibri" w:hAnsi="Calibri" w:cs="Calibri"/>
          <w:sz w:val="24"/>
        </w:rPr>
      </w:pPr>
      <w:r>
        <w:rPr>
          <w:rFonts w:cs="Calibri" w:ascii="Calibri" w:hAnsi="Calibri"/>
          <w:sz w:val="24"/>
        </w:rPr>
        <w:t>Other ambulance services.</w:t>
      </w:r>
    </w:p>
    <w:p>
      <w:pPr>
        <w:pStyle w:val="Normal"/>
        <w:numPr>
          <w:ilvl w:val="1"/>
          <w:numId w:val="265"/>
        </w:numPr>
        <w:suppressAutoHyphens w:val="true"/>
        <w:spacing w:lineRule="auto" w:line="240" w:before="0" w:after="0"/>
        <w:jc w:val="both"/>
        <w:rPr>
          <w:rFonts w:ascii="Calibri" w:hAnsi="Calibri" w:cs="Calibri"/>
          <w:sz w:val="24"/>
        </w:rPr>
      </w:pPr>
      <w:r>
        <w:rPr>
          <w:rFonts w:cs="Calibri" w:ascii="Calibri" w:hAnsi="Calibri"/>
          <w:sz w:val="24"/>
        </w:rPr>
        <w:t>Police Station.</w:t>
      </w:r>
    </w:p>
    <w:p>
      <w:pPr>
        <w:pStyle w:val="Normal"/>
        <w:numPr>
          <w:ilvl w:val="1"/>
          <w:numId w:val="265"/>
        </w:numPr>
        <w:suppressAutoHyphens w:val="true"/>
        <w:spacing w:lineRule="auto" w:line="240" w:before="0" w:after="0"/>
        <w:jc w:val="both"/>
        <w:rPr>
          <w:rFonts w:ascii="Calibri" w:hAnsi="Calibri" w:cs="Calibri"/>
          <w:sz w:val="24"/>
        </w:rPr>
      </w:pPr>
      <w:r>
        <w:rPr>
          <w:rFonts w:cs="Calibri" w:ascii="Calibri" w:hAnsi="Calibri"/>
          <w:sz w:val="24"/>
        </w:rPr>
        <w:t>Fire Brigade.</w:t>
      </w:r>
    </w:p>
    <w:p>
      <w:pPr>
        <w:pStyle w:val="Normal"/>
        <w:numPr>
          <w:ilvl w:val="1"/>
          <w:numId w:val="265"/>
        </w:numPr>
        <w:suppressAutoHyphens w:val="true"/>
        <w:spacing w:lineRule="auto" w:line="240" w:before="0" w:after="0"/>
        <w:jc w:val="both"/>
        <w:rPr>
          <w:rFonts w:ascii="Calibri" w:hAnsi="Calibri" w:cs="Calibri"/>
          <w:sz w:val="24"/>
        </w:rPr>
      </w:pPr>
      <w:r>
        <w:rPr>
          <w:rFonts w:cs="Calibri" w:ascii="Calibri" w:hAnsi="Calibri"/>
          <w:sz w:val="24"/>
        </w:rPr>
        <w:t>NGOs/CBOs etc. operating in the area.</w:t>
      </w:r>
    </w:p>
    <w:p>
      <w:pPr>
        <w:pStyle w:val="Normal"/>
        <w:spacing w:lineRule="auto" w:line="276" w:before="120" w:after="120"/>
        <w:jc w:val="both"/>
        <w:rPr>
          <w:rFonts w:cs="Calibri" w:cstheme="minorHAnsi"/>
          <w:b/>
          <w:sz w:val="24"/>
          <w:szCs w:val="24"/>
        </w:rPr>
      </w:pPr>
      <w:r>
        <w:rPr>
          <w:rFonts w:cs="Calibri" w:cstheme="minorHAnsi"/>
          <w:b/>
          <w:sz w:val="24"/>
          <w:szCs w:val="24"/>
        </w:rPr>
        <w:t>Scoring:</w:t>
      </w:r>
    </w:p>
    <w:p>
      <w:pPr>
        <w:pStyle w:val="ListParagraph"/>
        <w:numPr>
          <w:ilvl w:val="0"/>
          <w:numId w:val="19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emergency contact numbers for patient emergency care are available, displayed in the laboratory and staff is aware of it, then score as </w:t>
      </w:r>
      <w:r>
        <w:rPr>
          <w:rFonts w:cs="Calibri" w:ascii="Calibri" w:hAnsi="Calibri" w:asciiTheme="minorHAnsi" w:cstheme="minorHAnsi" w:hAnsiTheme="minorHAnsi"/>
          <w:b/>
          <w:sz w:val="24"/>
          <w:szCs w:val="24"/>
          <w:u w:val="single"/>
        </w:rPr>
        <w:t>fully met.</w:t>
      </w:r>
    </w:p>
    <w:p>
      <w:pPr>
        <w:pStyle w:val="ListParagraph"/>
        <w:numPr>
          <w:ilvl w:val="0"/>
          <w:numId w:val="19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emergency contact numbers are available in the laboratory and in the knowledge of the staff but not displayed, then score as </w:t>
      </w:r>
      <w:r>
        <w:rPr>
          <w:rFonts w:cs="Calibri" w:ascii="Calibri" w:hAnsi="Calibri" w:asciiTheme="minorHAnsi" w:cstheme="minorHAnsi" w:hAnsiTheme="minorHAnsi"/>
          <w:b/>
          <w:sz w:val="24"/>
          <w:szCs w:val="24"/>
          <w:u w:val="single"/>
        </w:rPr>
        <w:t>partially met.</w:t>
      </w:r>
    </w:p>
    <w:p>
      <w:pPr>
        <w:pStyle w:val="ListParagraph"/>
        <w:numPr>
          <w:ilvl w:val="0"/>
          <w:numId w:val="19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neither emergency contact numbers exist nor is staff aware of it, then score as </w:t>
      </w:r>
      <w:r>
        <w:rPr>
          <w:rFonts w:cs="Calibri" w:ascii="Calibri" w:hAnsi="Calibri" w:asciiTheme="minorHAnsi" w:cstheme="minorHAnsi" w:hAnsiTheme="minorHAnsi"/>
          <w:b/>
          <w:sz w:val="24"/>
          <w:szCs w:val="24"/>
          <w:u w:val="single"/>
        </w:rPr>
        <w:t>not met.</w:t>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tcPr>
          <w:p>
            <w:pPr>
              <w:pStyle w:val="Normal"/>
              <w:widowControl/>
              <w:spacing w:lineRule="auto" w:line="240" w:before="0" w:after="0"/>
              <w:jc w:val="center"/>
              <w:rPr>
                <w:b/>
                <w:sz w:val="24"/>
              </w:rPr>
            </w:pPr>
            <w:r>
              <w:rPr>
                <w:rFonts w:eastAsia="Calibri" w:cs=""/>
                <w:b/>
                <w:kern w:val="0"/>
                <w:sz w:val="32"/>
                <w:szCs w:val="22"/>
                <w:lang w:val="en-US" w:eastAsia="en-US" w:bidi="ar-SA"/>
              </w:rPr>
              <w:t>Guidelines</w:t>
            </w:r>
          </w:p>
        </w:tc>
      </w:tr>
      <w:tr>
        <w:trPr>
          <w:trHeight w:val="554" w:hRule="atLeast"/>
        </w:trPr>
        <w:tc>
          <w:tcPr>
            <w:tcW w:w="9540" w:type="dxa"/>
            <w:tcBorders/>
          </w:tcPr>
          <w:p>
            <w:pPr>
              <w:pStyle w:val="Normal"/>
              <w:widowControl/>
              <w:spacing w:lineRule="auto" w:line="240" w:before="0" w:after="0"/>
              <w:jc w:val="start"/>
              <w:rPr>
                <w:b/>
                <w:sz w:val="24"/>
                <w:u w:val="single"/>
              </w:rPr>
            </w:pPr>
            <w:r>
              <w:rPr>
                <w:rFonts w:eastAsia="Calibri" w:cs=""/>
                <w:b/>
                <w:kern w:val="0"/>
                <w:sz w:val="24"/>
                <w:szCs w:val="22"/>
                <w:u w:val="single"/>
                <w:lang w:val="en-US" w:eastAsia="en-US" w:bidi="ar-SA"/>
              </w:rPr>
              <w:t xml:space="preserve">Policies and Procedures </w:t>
            </w:r>
          </w:p>
          <w:p>
            <w:pPr>
              <w:pStyle w:val="Normal"/>
              <w:widowControl/>
              <w:spacing w:lineRule="auto" w:line="240" w:before="0" w:after="0"/>
              <w:jc w:val="start"/>
              <w:rPr>
                <w:rFonts w:cs="Calibri" w:cstheme="minorHAnsi"/>
                <w:sz w:val="24"/>
              </w:rPr>
            </w:pPr>
            <w:r>
              <w:rPr>
                <w:rFonts w:eastAsia="Calibri" w:cs="Calibri" w:cstheme="minorHAnsi"/>
                <w:kern w:val="0"/>
                <w:sz w:val="24"/>
                <w:szCs w:val="22"/>
                <w:lang w:val="en-US" w:eastAsia="en-US" w:bidi="ar-SA"/>
              </w:rPr>
              <w:t xml:space="preserve">Each Laboratory should have well thought out and documented policies and procedures for emergency care, in line with statutory requirements. These policies and procedures, developed in the light of applicable laws, shall guide and encourage patient safety as the overall principle for providing healthcare services to patients. These documents include SOPs/Protocols to provide care for </w:t>
            </w:r>
            <w:r>
              <w:rPr>
                <w:rFonts w:eastAsia="Calibri" w:cs="Calibri" w:cstheme="minorHAnsi"/>
                <w:kern w:val="0"/>
                <w:sz w:val="22"/>
                <w:szCs w:val="22"/>
                <w:lang w:val="en-US" w:eastAsia="en-US" w:bidi="ar-SA"/>
              </w:rPr>
              <w:t>common emergencies as it may occur with any one at any place/time</w:t>
            </w:r>
            <w:r>
              <w:rPr>
                <w:rFonts w:eastAsia="Calibri" w:cs="Calibri" w:cstheme="minorHAnsi"/>
                <w:kern w:val="0"/>
                <w:sz w:val="24"/>
                <w:szCs w:val="22"/>
                <w:lang w:val="en-US" w:eastAsia="en-US" w:bidi="ar-SA"/>
              </w:rPr>
              <w:t xml:space="preserve"> e.g. syncopy, cardiac arrest, choking, acute bronchospasm, bleeding, fracture etc and shall address both adult and pediatric patients. The procedure shall incorporate at least identification, assessment and provision of appropriate care followed by referral if required. The policy/SOPs should spell out and ensure availability of all the necessary equipment in working order during the operational time of the laboratory. Some of the SOPs/SMPs are as under; </w:t>
            </w:r>
          </w:p>
          <w:p>
            <w:pPr>
              <w:pStyle w:val="Normal"/>
              <w:widowControl/>
              <w:spacing w:lineRule="auto" w:line="240" w:before="0" w:after="0"/>
              <w:jc w:val="start"/>
              <w:rPr>
                <w:rFonts w:cs="Calibri" w:cstheme="minorHAnsi"/>
                <w:b/>
                <w:bCs/>
                <w:sz w:val="24"/>
              </w:rPr>
            </w:pPr>
            <w:r>
              <w:rPr>
                <w:rFonts w:eastAsia="Calibri" w:cs="Calibri" w:cstheme="minorHAnsi"/>
                <w:b/>
                <w:bCs/>
                <w:kern w:val="0"/>
                <w:sz w:val="24"/>
                <w:szCs w:val="22"/>
                <w:lang w:val="en-US" w:eastAsia="en-US" w:bidi="ar-SA"/>
              </w:rPr>
            </w:r>
          </w:p>
          <w:p>
            <w:pPr>
              <w:pStyle w:val="Normal"/>
              <w:widowControl/>
              <w:spacing w:lineRule="auto" w:line="240" w:before="0" w:after="0"/>
              <w:jc w:val="start"/>
              <w:rPr>
                <w:rFonts w:cs="Calibri" w:cstheme="minorHAnsi"/>
                <w:b/>
                <w:bCs/>
                <w:sz w:val="24"/>
              </w:rPr>
            </w:pPr>
            <w:r>
              <w:rPr>
                <w:rFonts w:eastAsia="Calibri" w:cs="Calibri" w:cstheme="minorHAnsi"/>
                <w:b/>
                <w:bCs/>
                <w:kern w:val="0"/>
                <w:sz w:val="24"/>
                <w:szCs w:val="22"/>
                <w:lang w:val="en-US" w:eastAsia="en-US" w:bidi="ar-SA"/>
              </w:rPr>
              <w:t>SMPs For Medical Emergencies in The Laboratories</w:t>
            </w:r>
            <w:r>
              <w:rPr>
                <w:rStyle w:val="FootnoteReference"/>
                <w:rFonts w:eastAsia="Calibri" w:cs="Calibri" w:cstheme="minorHAnsi"/>
                <w:b/>
                <w:bCs/>
                <w:kern w:val="0"/>
                <w:sz w:val="24"/>
                <w:szCs w:val="22"/>
                <w:lang w:val="en-US" w:eastAsia="en-US" w:bidi="ar-SA"/>
              </w:rPr>
              <w:footnoteReference w:id="17"/>
            </w:r>
          </w:p>
          <w:p>
            <w:pPr>
              <w:pStyle w:val="Normal"/>
              <w:widowControl/>
              <w:spacing w:lineRule="auto" w:line="240" w:before="0" w:after="0"/>
              <w:jc w:val="start"/>
              <w:rPr>
                <w:rFonts w:cs="Calibri" w:cstheme="minorHAnsi"/>
                <w:b/>
                <w:bCs/>
                <w:sz w:val="24"/>
              </w:rPr>
            </w:pPr>
            <w:r>
              <w:rPr>
                <w:rFonts w:eastAsia="Calibri" w:cs="Calibri" w:cstheme="minorHAnsi"/>
                <w:b/>
                <w:bCs/>
                <w:kern w:val="0"/>
                <w:sz w:val="24"/>
                <w:szCs w:val="22"/>
                <w:lang w:val="en-US" w:eastAsia="en-US" w:bidi="ar-SA"/>
              </w:rPr>
              <w:t>Introduction</w:t>
            </w:r>
          </w:p>
          <w:p>
            <w:pPr>
              <w:pStyle w:val="Normal"/>
              <w:widowControl/>
              <w:spacing w:lineRule="auto" w:line="240" w:before="0" w:after="0"/>
              <w:jc w:val="start"/>
              <w:rPr>
                <w:rFonts w:cs="Calibri" w:cstheme="minorHAnsi"/>
                <w:bCs/>
                <w:sz w:val="24"/>
              </w:rPr>
            </w:pPr>
            <w:r>
              <w:rPr>
                <w:rFonts w:eastAsia="Calibri" w:cs="Calibri" w:cstheme="minorHAnsi"/>
                <w:bCs/>
                <w:kern w:val="0"/>
                <w:sz w:val="24"/>
                <w:szCs w:val="22"/>
                <w:lang w:val="en-US" w:eastAsia="en-US" w:bidi="ar-SA"/>
              </w:rPr>
              <w:t>One cannot be certain that medical emergencies will not occur in a laboratory, therefore be prepared to manage such an occurrence. HCPs must have basic knowledge of the signs and symptoms of these emergency situations to act quickly, efficiently and effectively. If you are uncertain, please call (shout if required to) for help from a senior clinician or colleagues. Most of the emergencies can be dealt with satisfactorily if more than one HCP is competent to attend to the situation. The following are the basic guidelines to manage such an emergency.</w:t>
            </w:r>
          </w:p>
          <w:p>
            <w:pPr>
              <w:pStyle w:val="Normal"/>
              <w:widowControl/>
              <w:spacing w:lineRule="auto" w:line="240" w:before="0" w:after="0"/>
              <w:jc w:val="start"/>
              <w:rPr>
                <w:rFonts w:cs="Calibri" w:cstheme="minorHAnsi"/>
                <w:b/>
                <w:bCs/>
                <w:sz w:val="24"/>
              </w:rPr>
            </w:pPr>
            <w:r>
              <w:rPr>
                <w:rFonts w:eastAsia="Calibri" w:cs="Calibri" w:cstheme="minorHAnsi"/>
                <w:b/>
                <w:bCs/>
                <w:kern w:val="0"/>
                <w:sz w:val="24"/>
                <w:szCs w:val="22"/>
                <w:lang w:val="en-US" w:eastAsia="en-US" w:bidi="ar-SA"/>
              </w:rPr>
              <w:t>Preparatory SOPs</w:t>
            </w:r>
          </w:p>
          <w:p>
            <w:pPr>
              <w:pStyle w:val="Normal"/>
              <w:widowControl/>
              <w:spacing w:lineRule="auto" w:line="240" w:before="0" w:after="0"/>
              <w:jc w:val="start"/>
              <w:rPr>
                <w:rFonts w:cs="Calibri" w:cstheme="minorHAnsi"/>
                <w:bCs/>
                <w:sz w:val="24"/>
              </w:rPr>
            </w:pPr>
            <w:r>
              <w:rPr>
                <w:rFonts w:eastAsia="Calibri" w:cs="Calibri" w:cstheme="minorHAnsi"/>
                <w:bCs/>
                <w:kern w:val="0"/>
                <w:sz w:val="24"/>
                <w:szCs w:val="22"/>
                <w:lang w:val="en-US" w:eastAsia="en-US" w:bidi="ar-SA"/>
              </w:rPr>
              <w:t>Following are the FIVE steps to prepare and manage a medical emergency:</w:t>
            </w:r>
          </w:p>
          <w:p>
            <w:pPr>
              <w:pStyle w:val="Normal"/>
              <w:widowControl/>
              <w:numPr>
                <w:ilvl w:val="0"/>
                <w:numId w:val="230"/>
              </w:numPr>
              <w:suppressAutoHyphens w:val="true"/>
              <w:spacing w:lineRule="auto" w:line="240" w:before="0" w:after="0"/>
              <w:ind w:hanging="360" w:start="360"/>
              <w:jc w:val="both"/>
              <w:rPr>
                <w:rFonts w:cs="Calibri" w:cstheme="minorHAnsi"/>
                <w:bCs/>
                <w:sz w:val="24"/>
              </w:rPr>
            </w:pPr>
            <w:r>
              <w:rPr>
                <w:rFonts w:eastAsia="Calibri" w:cs="Calibri" w:cstheme="minorHAnsi"/>
                <w:bCs/>
                <w:kern w:val="0"/>
                <w:sz w:val="24"/>
                <w:szCs w:val="22"/>
                <w:lang w:val="en-US" w:eastAsia="en-US" w:bidi="ar-SA"/>
              </w:rPr>
              <w:t>Medical history including history of allergy and drug history.</w:t>
            </w:r>
          </w:p>
          <w:p>
            <w:pPr>
              <w:pStyle w:val="Normal"/>
              <w:widowControl/>
              <w:numPr>
                <w:ilvl w:val="0"/>
                <w:numId w:val="230"/>
              </w:numPr>
              <w:suppressAutoHyphens w:val="true"/>
              <w:spacing w:lineRule="auto" w:line="240" w:before="0" w:after="0"/>
              <w:ind w:hanging="360" w:start="360"/>
              <w:jc w:val="both"/>
              <w:rPr>
                <w:rFonts w:cs="Calibri" w:cstheme="minorHAnsi"/>
                <w:bCs/>
                <w:sz w:val="24"/>
              </w:rPr>
            </w:pPr>
            <w:r>
              <w:rPr>
                <w:rFonts w:eastAsia="Calibri" w:cs="Calibri" w:cstheme="minorHAnsi"/>
                <w:bCs/>
                <w:kern w:val="0"/>
                <w:sz w:val="24"/>
                <w:szCs w:val="22"/>
                <w:lang w:val="en-US" w:eastAsia="en-US" w:bidi="ar-SA"/>
              </w:rPr>
              <w:t>Assessment of patient’s condition.</w:t>
            </w:r>
          </w:p>
          <w:p>
            <w:pPr>
              <w:pStyle w:val="Normal"/>
              <w:widowControl/>
              <w:numPr>
                <w:ilvl w:val="0"/>
                <w:numId w:val="230"/>
              </w:numPr>
              <w:suppressAutoHyphens w:val="true"/>
              <w:spacing w:lineRule="auto" w:line="240" w:before="0" w:after="0"/>
              <w:ind w:hanging="360" w:start="360"/>
              <w:jc w:val="both"/>
              <w:rPr>
                <w:rFonts w:cs="Calibri" w:cstheme="minorHAnsi"/>
                <w:bCs/>
                <w:sz w:val="24"/>
              </w:rPr>
            </w:pPr>
            <w:r>
              <w:rPr>
                <w:rFonts w:eastAsia="Calibri" w:cs="Calibri" w:cstheme="minorHAnsi"/>
                <w:bCs/>
                <w:kern w:val="0"/>
                <w:sz w:val="24"/>
                <w:szCs w:val="22"/>
                <w:lang w:val="en-US" w:eastAsia="en-US" w:bidi="ar-SA"/>
              </w:rPr>
              <w:t>Resuscitation knowledge, training and practice.</w:t>
            </w:r>
          </w:p>
          <w:p>
            <w:pPr>
              <w:pStyle w:val="Normal"/>
              <w:widowControl/>
              <w:numPr>
                <w:ilvl w:val="0"/>
                <w:numId w:val="230"/>
              </w:numPr>
              <w:suppressAutoHyphens w:val="true"/>
              <w:spacing w:lineRule="auto" w:line="240" w:before="0" w:after="0"/>
              <w:ind w:hanging="360" w:start="360"/>
              <w:jc w:val="both"/>
              <w:rPr>
                <w:rFonts w:cs="Calibri" w:cstheme="minorHAnsi"/>
                <w:bCs/>
                <w:sz w:val="24"/>
              </w:rPr>
            </w:pPr>
            <w:r>
              <w:rPr>
                <w:rFonts w:eastAsia="Calibri" w:cs="Calibri" w:cstheme="minorHAnsi"/>
                <w:bCs/>
                <w:kern w:val="0"/>
                <w:sz w:val="24"/>
                <w:szCs w:val="22"/>
                <w:lang w:val="en-US" w:eastAsia="en-US" w:bidi="ar-SA"/>
              </w:rPr>
              <w:t>Proficiency in the use of emergency medications and devices.</w:t>
            </w:r>
          </w:p>
          <w:p>
            <w:pPr>
              <w:pStyle w:val="Normal"/>
              <w:widowControl/>
              <w:numPr>
                <w:ilvl w:val="0"/>
                <w:numId w:val="230"/>
              </w:numPr>
              <w:suppressAutoHyphens w:val="true"/>
              <w:spacing w:lineRule="auto" w:line="240" w:before="0" w:after="0"/>
              <w:ind w:hanging="360" w:start="360"/>
              <w:jc w:val="both"/>
              <w:rPr>
                <w:rFonts w:cs="Calibri" w:cstheme="minorHAnsi"/>
                <w:bCs/>
                <w:sz w:val="24"/>
              </w:rPr>
            </w:pPr>
            <w:r>
              <w:rPr>
                <w:rFonts w:eastAsia="Calibri" w:cs="Calibri" w:cstheme="minorHAnsi"/>
                <w:bCs/>
                <w:kern w:val="0"/>
                <w:sz w:val="24"/>
                <w:szCs w:val="22"/>
                <w:lang w:val="en-US" w:eastAsia="en-US" w:bidi="ar-SA"/>
              </w:rPr>
              <w:t>Calling for medical assistance.</w:t>
            </w:r>
          </w:p>
          <w:p>
            <w:pPr>
              <w:pStyle w:val="Normal"/>
              <w:widowControl w:val="false"/>
              <w:overflowPunct w:val="true"/>
              <w:spacing w:lineRule="auto" w:line="240" w:before="0" w:after="0"/>
              <w:ind w:start="720"/>
              <w:jc w:val="center"/>
              <w:textAlignment w:val="baseline"/>
              <w:rPr>
                <w:rFonts w:cs="Calibri" w:cstheme="minorHAnsi"/>
                <w:b/>
                <w:bCs/>
                <w:spacing w:val="9"/>
                <w:w w:val="90"/>
                <w:sz w:val="28"/>
                <w:szCs w:val="51"/>
              </w:rPr>
            </w:pPr>
            <w:r>
              <w:rPr>
                <w:rFonts w:eastAsia="Calibri" w:cs="Calibri" w:cstheme="minorHAnsi"/>
                <w:b/>
                <w:bCs/>
                <w:spacing w:val="9"/>
                <w:w w:val="90"/>
                <w:kern w:val="0"/>
                <w:sz w:val="28"/>
                <w:szCs w:val="51"/>
                <w:lang w:val="en-US" w:eastAsia="en-US" w:bidi="ar-SA"/>
              </w:rPr>
            </w:r>
          </w:p>
          <w:p>
            <w:pPr>
              <w:pStyle w:val="Normal"/>
              <w:widowControl w:val="false"/>
              <w:overflowPunct w:val="true"/>
              <w:spacing w:lineRule="auto" w:line="240" w:before="0" w:after="0"/>
              <w:ind w:start="720"/>
              <w:jc w:val="center"/>
              <w:textAlignment w:val="baseline"/>
              <w:rPr>
                <w:rFonts w:cs="Calibri" w:cstheme="minorHAnsi"/>
                <w:b/>
                <w:bCs/>
                <w:spacing w:val="9"/>
                <w:w w:val="90"/>
                <w:sz w:val="28"/>
                <w:szCs w:val="51"/>
              </w:rPr>
            </w:pPr>
            <w:r>
              <w:rPr>
                <w:rFonts w:eastAsia="Calibri" w:cs="Calibri" w:cstheme="minorHAnsi"/>
                <w:b/>
                <w:bCs/>
                <w:spacing w:val="9"/>
                <w:w w:val="90"/>
                <w:kern w:val="0"/>
                <w:sz w:val="28"/>
                <w:szCs w:val="51"/>
                <w:lang w:val="en-US" w:eastAsia="en-US" w:bidi="ar-SA"/>
              </w:rPr>
            </w:r>
          </w:p>
          <w:p>
            <w:pPr>
              <w:pStyle w:val="Normal"/>
              <w:widowControl w:val="false"/>
              <w:shd w:val="clear" w:color="auto" w:fill="9CC2E5" w:themeFill="accent1" w:themeFillTint="99"/>
              <w:overflowPunct w:val="true"/>
              <w:spacing w:lineRule="auto" w:line="240" w:before="0" w:after="0"/>
              <w:ind w:start="720"/>
              <w:jc w:val="center"/>
              <w:textAlignment w:val="baseline"/>
              <w:rPr>
                <w:rFonts w:cs="Calibri" w:cstheme="minorHAnsi"/>
                <w:b/>
                <w:bCs/>
                <w:spacing w:val="9"/>
                <w:w w:val="90"/>
                <w:sz w:val="28"/>
                <w:szCs w:val="51"/>
              </w:rPr>
            </w:pPr>
            <w:r>
              <w:rPr>
                <w:rFonts w:eastAsia="Calibri" w:cs="Calibri" w:cstheme="minorHAnsi"/>
                <w:b/>
                <w:bCs/>
                <w:spacing w:val="9"/>
                <w:w w:val="90"/>
                <w:kern w:val="0"/>
                <w:sz w:val="28"/>
                <w:szCs w:val="51"/>
                <w:lang w:val="en-US" w:eastAsia="en-US" w:bidi="ar-SA"/>
              </w:rPr>
              <w:t>Anaphylactic Reaction</w:t>
            </w:r>
          </w:p>
          <w:p>
            <w:pPr>
              <w:pStyle w:val="Normal"/>
              <w:widowControl w:val="false"/>
              <w:overflowPunct w:val="true"/>
              <w:spacing w:lineRule="auto" w:line="240" w:before="0" w:after="0"/>
              <w:ind w:start="720"/>
              <w:jc w:val="start"/>
              <w:textAlignment w:val="baseline"/>
              <w:rPr>
                <w:rFonts w:cs="Calibri" w:cstheme="minorHAnsi"/>
                <w:bCs/>
                <w:sz w:val="24"/>
                <w:szCs w:val="28"/>
              </w:rPr>
            </w:pPr>
            <w:r>
              <w:rPr>
                <w:rFonts w:eastAsia="Calibri" w:cs="Calibri" w:cstheme="minorHAnsi"/>
                <w:bCs/>
                <w:kern w:val="0"/>
                <w:sz w:val="24"/>
                <w:szCs w:val="28"/>
                <w:lang w:val="en-US" w:eastAsia="en-US" w:bidi="ar-SA"/>
              </w:rPr>
              <w:t>Note History of any allergy from the medical history form and if not mentioned, ask about the details before withdrawing the blood sample.</w:t>
            </w:r>
          </w:p>
          <w:p>
            <w:pPr>
              <w:pStyle w:val="Normal"/>
              <w:widowControl w:val="false"/>
              <w:overflowPunct w:val="true"/>
              <w:spacing w:lineRule="auto" w:line="240" w:before="0" w:after="0"/>
              <w:ind w:firstLine="720"/>
              <w:jc w:val="start"/>
              <w:textAlignment w:val="baseline"/>
              <w:rPr>
                <w:rFonts w:cs="Calibri" w:cstheme="minorHAnsi"/>
                <w:b/>
                <w:bCs/>
                <w:spacing w:val="4"/>
                <w:sz w:val="24"/>
                <w:szCs w:val="28"/>
                <w:u w:val="single"/>
              </w:rPr>
            </w:pPr>
            <w:r>
              <w:rPr>
                <w:rFonts w:eastAsia="Calibri" w:cs="Calibri" w:cstheme="minorHAnsi"/>
                <w:b/>
                <w:bCs/>
                <w:spacing w:val="4"/>
                <w:kern w:val="0"/>
                <w:sz w:val="24"/>
                <w:szCs w:val="28"/>
                <w:u w:val="single"/>
                <w:lang w:val="en-US" w:eastAsia="en-US" w:bidi="ar-SA"/>
              </w:rPr>
              <w:t>If an anaphylaxis is suspected in an adult with the following:</w:t>
            </w:r>
          </w:p>
          <w:p>
            <w:pPr>
              <w:pStyle w:val="Normal"/>
              <w:widowControl w:val="false"/>
              <w:numPr>
                <w:ilvl w:val="0"/>
                <w:numId w:val="210"/>
              </w:numPr>
              <w:overflowPunct w:val="true"/>
              <w:spacing w:lineRule="auto" w:line="240" w:before="0" w:after="0"/>
              <w:ind w:hanging="180" w:start="1350"/>
              <w:contextualSpacing/>
              <w:jc w:val="start"/>
              <w:textAlignment w:val="baseline"/>
              <w:rPr>
                <w:rFonts w:cs="Calibri" w:cstheme="minorHAnsi"/>
                <w:bCs/>
                <w:sz w:val="24"/>
                <w:szCs w:val="28"/>
              </w:rPr>
            </w:pPr>
            <w:r>
              <w:rPr>
                <w:rFonts w:eastAsia="Calibri" w:cs="Calibri" w:cstheme="minorHAnsi"/>
                <w:bCs/>
                <w:kern w:val="0"/>
                <w:sz w:val="24"/>
                <w:szCs w:val="28"/>
                <w:lang w:val="en-US" w:eastAsia="en-US" w:bidi="ar-SA"/>
              </w:rPr>
              <w:t>Angioedema</w:t>
            </w:r>
          </w:p>
          <w:p>
            <w:pPr>
              <w:pStyle w:val="Normal"/>
              <w:widowControl w:val="false"/>
              <w:numPr>
                <w:ilvl w:val="0"/>
                <w:numId w:val="210"/>
              </w:numPr>
              <w:overflowPunct w:val="true"/>
              <w:spacing w:lineRule="auto" w:line="240" w:before="0" w:after="0"/>
              <w:ind w:hanging="180" w:start="1350"/>
              <w:contextualSpacing/>
              <w:jc w:val="start"/>
              <w:textAlignment w:val="baseline"/>
              <w:rPr>
                <w:rFonts w:cs="Calibri" w:cstheme="minorHAnsi"/>
                <w:bCs/>
                <w:sz w:val="24"/>
                <w:szCs w:val="28"/>
              </w:rPr>
            </w:pPr>
            <w:r>
              <w:rPr>
                <w:rFonts w:eastAsia="Calibri" w:cs="Calibri" w:cstheme="minorHAnsi"/>
                <w:bCs/>
                <w:kern w:val="0"/>
                <w:sz w:val="24"/>
                <w:szCs w:val="28"/>
                <w:lang w:val="en-US" w:eastAsia="en-US" w:bidi="ar-SA"/>
              </w:rPr>
              <w:t>Urticaria</w:t>
            </w:r>
          </w:p>
          <w:p>
            <w:pPr>
              <w:pStyle w:val="Normal"/>
              <w:widowControl w:val="false"/>
              <w:numPr>
                <w:ilvl w:val="0"/>
                <w:numId w:val="210"/>
              </w:numPr>
              <w:overflowPunct w:val="true"/>
              <w:spacing w:lineRule="auto" w:line="240" w:before="0" w:after="0"/>
              <w:ind w:hanging="180" w:start="1350"/>
              <w:contextualSpacing/>
              <w:jc w:val="start"/>
              <w:textAlignment w:val="baseline"/>
              <w:rPr>
                <w:rFonts w:cs="Calibri" w:cstheme="minorHAnsi"/>
                <w:bCs/>
                <w:sz w:val="24"/>
                <w:szCs w:val="28"/>
              </w:rPr>
            </w:pPr>
            <w:r>
              <w:rPr>
                <w:rFonts w:eastAsia="Calibri" w:cs="Calibri" w:cstheme="minorHAnsi"/>
                <w:bCs/>
                <w:kern w:val="0"/>
                <w:sz w:val="24"/>
                <w:szCs w:val="28"/>
                <w:lang w:val="en-US" w:eastAsia="en-US" w:bidi="ar-SA"/>
              </w:rPr>
              <w:t>Hypotension</w:t>
            </w:r>
          </w:p>
          <w:p>
            <w:pPr>
              <w:pStyle w:val="Normal"/>
              <w:widowControl w:val="false"/>
              <w:numPr>
                <w:ilvl w:val="0"/>
                <w:numId w:val="210"/>
              </w:numPr>
              <w:overflowPunct w:val="true"/>
              <w:spacing w:lineRule="auto" w:line="240" w:before="0" w:after="0"/>
              <w:ind w:hanging="180" w:start="1350"/>
              <w:contextualSpacing/>
              <w:jc w:val="start"/>
              <w:textAlignment w:val="baseline"/>
              <w:rPr>
                <w:rFonts w:cs="Calibri" w:cstheme="minorHAnsi"/>
                <w:bCs/>
                <w:sz w:val="24"/>
                <w:szCs w:val="28"/>
              </w:rPr>
            </w:pPr>
            <w:r>
              <w:rPr>
                <w:rFonts w:eastAsia="Calibri" w:cs="Calibri" w:cstheme="minorHAnsi"/>
                <w:bCs/>
                <w:kern w:val="0"/>
                <w:sz w:val="24"/>
                <w:szCs w:val="28"/>
                <w:lang w:val="en-US" w:eastAsia="en-US" w:bidi="ar-SA"/>
              </w:rPr>
              <w:t>Abdominal pain</w:t>
            </w:r>
          </w:p>
          <w:p>
            <w:pPr>
              <w:pStyle w:val="Normal"/>
              <w:widowControl w:val="false"/>
              <w:numPr>
                <w:ilvl w:val="0"/>
                <w:numId w:val="210"/>
              </w:numPr>
              <w:overflowPunct w:val="true"/>
              <w:spacing w:lineRule="auto" w:line="240" w:before="0" w:after="0"/>
              <w:ind w:hanging="180" w:start="1350"/>
              <w:contextualSpacing/>
              <w:jc w:val="start"/>
              <w:textAlignment w:val="baseline"/>
              <w:rPr>
                <w:rFonts w:cs="Calibri" w:cstheme="minorHAnsi"/>
                <w:bCs/>
                <w:sz w:val="24"/>
                <w:szCs w:val="28"/>
              </w:rPr>
            </w:pPr>
            <w:r>
              <w:rPr>
                <w:rFonts w:eastAsia="Calibri" w:cs="Calibri" w:cstheme="minorHAnsi"/>
                <w:bCs/>
                <w:kern w:val="0"/>
                <w:sz w:val="24"/>
                <w:szCs w:val="28"/>
                <w:lang w:val="en-US" w:eastAsia="en-US" w:bidi="ar-SA"/>
              </w:rPr>
              <w:t>Conjunctivitis</w:t>
            </w:r>
          </w:p>
          <w:p>
            <w:pPr>
              <w:pStyle w:val="Normal"/>
              <w:widowControl w:val="false"/>
              <w:numPr>
                <w:ilvl w:val="0"/>
                <w:numId w:val="210"/>
              </w:numPr>
              <w:overflowPunct w:val="true"/>
              <w:spacing w:lineRule="auto" w:line="240" w:before="0" w:after="0"/>
              <w:ind w:hanging="180" w:start="1350"/>
              <w:contextualSpacing/>
              <w:jc w:val="start"/>
              <w:textAlignment w:val="baseline"/>
              <w:rPr>
                <w:rFonts w:cs="Calibri" w:cstheme="minorHAnsi"/>
                <w:bCs/>
                <w:sz w:val="24"/>
                <w:szCs w:val="28"/>
              </w:rPr>
            </w:pPr>
            <w:r>
              <w:rPr>
                <w:rFonts w:eastAsia="Calibri" w:cs="Calibri" w:cstheme="minorHAnsi"/>
                <w:bCs/>
                <w:kern w:val="0"/>
                <w:sz w:val="24"/>
                <w:szCs w:val="28"/>
                <w:lang w:val="en-US" w:eastAsia="en-US" w:bidi="ar-SA"/>
              </w:rPr>
              <w:t>Erythema</w:t>
            </w:r>
          </w:p>
          <w:p>
            <w:pPr>
              <w:pStyle w:val="Normal"/>
              <w:widowControl w:val="false"/>
              <w:numPr>
                <w:ilvl w:val="0"/>
                <w:numId w:val="210"/>
              </w:numPr>
              <w:overflowPunct w:val="true"/>
              <w:spacing w:lineRule="auto" w:line="240" w:before="0" w:after="0"/>
              <w:ind w:hanging="180" w:start="1350"/>
              <w:contextualSpacing/>
              <w:jc w:val="start"/>
              <w:textAlignment w:val="baseline"/>
              <w:rPr>
                <w:rFonts w:cs="Calibri" w:cstheme="minorHAnsi"/>
                <w:bCs/>
                <w:sz w:val="24"/>
                <w:szCs w:val="28"/>
              </w:rPr>
            </w:pPr>
            <w:r>
              <w:rPr>
                <w:rFonts w:eastAsia="Calibri" w:cs="Calibri" w:cstheme="minorHAnsi"/>
                <w:bCs/>
                <w:kern w:val="0"/>
                <w:sz w:val="24"/>
                <w:szCs w:val="28"/>
                <w:lang w:val="en-US" w:eastAsia="en-US" w:bidi="ar-SA"/>
              </w:rPr>
              <w:t>Pruritus</w:t>
            </w:r>
          </w:p>
          <w:p>
            <w:pPr>
              <w:pStyle w:val="Normal"/>
              <w:widowControl w:val="false"/>
              <w:numPr>
                <w:ilvl w:val="0"/>
                <w:numId w:val="210"/>
              </w:numPr>
              <w:overflowPunct w:val="true"/>
              <w:spacing w:lineRule="auto" w:line="240" w:before="0" w:after="0"/>
              <w:ind w:hanging="180" w:start="1350"/>
              <w:contextualSpacing/>
              <w:jc w:val="start"/>
              <w:textAlignment w:val="baseline"/>
              <w:rPr>
                <w:rFonts w:cs="Calibri" w:cstheme="minorHAnsi"/>
                <w:bCs/>
                <w:sz w:val="24"/>
                <w:szCs w:val="28"/>
              </w:rPr>
            </w:pPr>
            <w:r>
              <w:rPr>
                <w:rFonts w:eastAsia="Calibri" w:cs="Calibri" w:cstheme="minorHAnsi"/>
                <w:bCs/>
                <w:kern w:val="0"/>
                <w:sz w:val="24"/>
                <w:szCs w:val="28"/>
                <w:lang w:val="en-US" w:eastAsia="en-US" w:bidi="ar-SA"/>
              </w:rPr>
              <w:t>Vomiting</w:t>
            </w:r>
          </w:p>
          <w:p>
            <w:pPr>
              <w:pStyle w:val="Normal"/>
              <w:widowControl w:val="false"/>
              <w:numPr>
                <w:ilvl w:val="0"/>
                <w:numId w:val="210"/>
              </w:numPr>
              <w:overflowPunct w:val="true"/>
              <w:spacing w:lineRule="auto" w:line="240" w:before="0" w:after="0"/>
              <w:ind w:hanging="180" w:start="1350"/>
              <w:contextualSpacing/>
              <w:jc w:val="start"/>
              <w:textAlignment w:val="baseline"/>
              <w:rPr>
                <w:rFonts w:cs="Calibri" w:cstheme="minorHAnsi"/>
                <w:bCs/>
                <w:sz w:val="24"/>
                <w:szCs w:val="28"/>
              </w:rPr>
            </w:pPr>
            <w:r>
              <w:rPr>
                <w:rFonts w:eastAsia="Calibri" w:cs="Calibri" w:cstheme="minorHAnsi"/>
                <w:bCs/>
                <w:kern w:val="0"/>
                <w:sz w:val="24"/>
                <w:szCs w:val="28"/>
                <w:lang w:val="en-US" w:eastAsia="en-US" w:bidi="ar-SA"/>
              </w:rPr>
              <w:t>Rhinitis</w:t>
            </w:r>
          </w:p>
          <w:p>
            <w:pPr>
              <w:pStyle w:val="Normal"/>
              <w:widowControl w:val="false"/>
              <w:overflowPunct w:val="true"/>
              <w:spacing w:lineRule="auto" w:line="240" w:before="0" w:after="0"/>
              <w:ind w:firstLine="720"/>
              <w:jc w:val="start"/>
              <w:textAlignment w:val="baseline"/>
              <w:rPr>
                <w:rFonts w:cs="Calibri" w:cstheme="minorHAnsi"/>
                <w:b/>
                <w:bCs/>
                <w:spacing w:val="4"/>
                <w:sz w:val="24"/>
                <w:u w:val="single"/>
              </w:rPr>
            </w:pPr>
            <w:r>
              <w:rPr>
                <w:rFonts w:eastAsia="Calibri" w:cs="Calibri" w:cstheme="minorHAnsi"/>
                <w:b/>
                <w:bCs/>
                <w:spacing w:val="4"/>
                <w:kern w:val="0"/>
                <w:sz w:val="24"/>
                <w:szCs w:val="22"/>
                <w:u w:val="single"/>
                <w:lang w:val="en-US" w:eastAsia="en-US" w:bidi="ar-SA"/>
              </w:rPr>
              <w:t>Take following Actions:</w:t>
            </w:r>
          </w:p>
          <w:p>
            <w:pPr>
              <w:pStyle w:val="Normal"/>
              <w:widowControl w:val="false"/>
              <w:numPr>
                <w:ilvl w:val="0"/>
                <w:numId w:val="211"/>
              </w:numPr>
              <w:overflowPunct w:val="true"/>
              <w:spacing w:lineRule="auto" w:line="240" w:before="0" w:after="0"/>
              <w:ind w:hanging="630" w:start="1350"/>
              <w:contextualSpacing/>
              <w:jc w:val="start"/>
              <w:textAlignment w:val="baseline"/>
              <w:rPr>
                <w:rFonts w:cs="Calibri" w:cstheme="minorHAnsi"/>
                <w:sz w:val="24"/>
              </w:rPr>
            </w:pPr>
            <w:r>
              <w:rPr>
                <w:rFonts w:eastAsia="Calibri" w:cs="Calibri" w:cstheme="minorHAnsi"/>
                <w:kern w:val="0"/>
                <w:sz w:val="24"/>
                <w:szCs w:val="22"/>
                <w:lang w:val="en-US" w:eastAsia="en-US" w:bidi="ar-SA"/>
              </w:rPr>
              <w:t>CALL THE NUMBER 1122 and ask for Ambulance service and brief the person at the other end with the situation and try to answer all their questions.</w:t>
            </w:r>
          </w:p>
          <w:p>
            <w:pPr>
              <w:pStyle w:val="Normal"/>
              <w:widowControl w:val="false"/>
              <w:numPr>
                <w:ilvl w:val="0"/>
                <w:numId w:val="211"/>
              </w:numPr>
              <w:overflowPunct w:val="true"/>
              <w:spacing w:lineRule="auto" w:line="240" w:before="0" w:after="0"/>
              <w:ind w:hanging="630" w:start="1350"/>
              <w:contextualSpacing/>
              <w:jc w:val="start"/>
              <w:textAlignment w:val="baseline"/>
              <w:rPr>
                <w:rFonts w:cs="Calibri" w:cstheme="minorHAnsi"/>
                <w:sz w:val="24"/>
              </w:rPr>
            </w:pPr>
            <w:r>
              <w:rPr>
                <w:rFonts w:eastAsia="Calibri" w:cs="Calibri" w:cstheme="minorHAnsi"/>
                <w:kern w:val="0"/>
                <w:sz w:val="24"/>
                <w:szCs w:val="22"/>
                <w:lang w:val="en-US" w:eastAsia="en-US" w:bidi="ar-SA"/>
              </w:rPr>
              <w:t>Administer oxygen by mask @10L/min.</w:t>
            </w:r>
          </w:p>
          <w:p>
            <w:pPr>
              <w:pStyle w:val="Normal"/>
              <w:widowControl w:val="false"/>
              <w:numPr>
                <w:ilvl w:val="0"/>
                <w:numId w:val="211"/>
              </w:numPr>
              <w:overflowPunct w:val="true"/>
              <w:spacing w:lineRule="auto" w:line="240" w:before="0" w:after="0"/>
              <w:ind w:hanging="630" w:start="1350"/>
              <w:contextualSpacing/>
              <w:jc w:val="start"/>
              <w:textAlignment w:val="baseline"/>
              <w:rPr>
                <w:rFonts w:cs="Calibri" w:cstheme="minorHAnsi"/>
                <w:sz w:val="24"/>
              </w:rPr>
            </w:pPr>
            <w:r>
              <w:rPr>
                <w:rFonts w:eastAsia="Calibri" w:cs="Calibri" w:cstheme="minorHAnsi"/>
                <w:kern w:val="0"/>
                <w:sz w:val="24"/>
                <w:szCs w:val="22"/>
                <w:lang w:val="en-US" w:eastAsia="en-US" w:bidi="ar-SA"/>
              </w:rPr>
              <w:t>Give IM Adrenaline on the lateral aspect of thigh (0.5ml of 1 in 1000) (1mg/m1).</w:t>
            </w:r>
          </w:p>
          <w:p>
            <w:pPr>
              <w:pStyle w:val="Normal"/>
              <w:widowControl w:val="false"/>
              <w:numPr>
                <w:ilvl w:val="0"/>
                <w:numId w:val="211"/>
              </w:numPr>
              <w:overflowPunct w:val="true"/>
              <w:spacing w:lineRule="auto" w:line="240" w:before="0" w:after="0"/>
              <w:ind w:hanging="630" w:start="1350"/>
              <w:contextualSpacing/>
              <w:jc w:val="start"/>
              <w:textAlignment w:val="baseline"/>
              <w:rPr>
                <w:rFonts w:cs="Calibri" w:cstheme="minorHAnsi"/>
                <w:sz w:val="24"/>
              </w:rPr>
            </w:pPr>
            <w:r>
              <w:rPr>
                <w:rFonts w:eastAsia="Calibri" w:cs="Calibri" w:cstheme="minorHAnsi"/>
                <w:kern w:val="0"/>
                <w:sz w:val="24"/>
                <w:szCs w:val="22"/>
                <w:lang w:val="en-US" w:eastAsia="en-US" w:bidi="ar-SA"/>
              </w:rPr>
              <w:t>If there is NO response AFTER 5 minutes, REPEAT STEP 3.</w:t>
            </w:r>
          </w:p>
          <w:p>
            <w:pPr>
              <w:pStyle w:val="Normal"/>
              <w:widowControl w:val="false"/>
              <w:numPr>
                <w:ilvl w:val="0"/>
                <w:numId w:val="211"/>
              </w:numPr>
              <w:overflowPunct w:val="true"/>
              <w:spacing w:lineRule="auto" w:line="240" w:before="0" w:after="0"/>
              <w:ind w:hanging="630" w:start="1350"/>
              <w:contextualSpacing/>
              <w:jc w:val="start"/>
              <w:textAlignment w:val="baseline"/>
              <w:rPr>
                <w:rFonts w:cs="Calibri" w:cstheme="minorHAnsi"/>
                <w:sz w:val="24"/>
              </w:rPr>
            </w:pPr>
            <w:r>
              <w:rPr>
                <w:rFonts w:eastAsia="Calibri" w:cs="Calibri" w:cstheme="minorHAnsi"/>
                <w:kern w:val="0"/>
                <w:sz w:val="24"/>
                <w:szCs w:val="22"/>
                <w:lang w:val="en-US" w:eastAsia="en-US" w:bidi="ar-SA"/>
              </w:rPr>
              <w:t>If patient losses consciousness, give basic life support (CPR), continue treatment until Ambulance or other medical assistance is available.</w:t>
            </w:r>
          </w:p>
          <w:p>
            <w:pPr>
              <w:pStyle w:val="Normal"/>
              <w:widowControl w:val="false"/>
              <w:shd w:val="clear" w:color="auto" w:fill="9CC2E5" w:themeFill="accent1" w:themeFillTint="99"/>
              <w:overflowPunct w:val="true"/>
              <w:spacing w:lineRule="auto" w:line="240" w:before="0" w:after="0"/>
              <w:ind w:start="720"/>
              <w:jc w:val="center"/>
              <w:textAlignment w:val="baseline"/>
              <w:rPr>
                <w:rFonts w:cs="Calibri" w:cstheme="minorHAnsi"/>
                <w:b/>
                <w:bCs/>
                <w:spacing w:val="9"/>
                <w:w w:val="90"/>
                <w:sz w:val="28"/>
                <w:szCs w:val="51"/>
              </w:rPr>
            </w:pPr>
            <w:r>
              <w:rPr>
                <w:rFonts w:eastAsia="Calibri" w:cs="Calibri" w:cstheme="minorHAnsi"/>
                <w:b/>
                <w:bCs/>
                <w:spacing w:val="9"/>
                <w:w w:val="90"/>
                <w:kern w:val="0"/>
                <w:sz w:val="28"/>
                <w:szCs w:val="51"/>
                <w:lang w:val="en-US" w:eastAsia="en-US" w:bidi="ar-SA"/>
              </w:rPr>
              <w:t>Cardiac Arrest</w:t>
            </w:r>
          </w:p>
          <w:p>
            <w:pPr>
              <w:pStyle w:val="Normal"/>
              <w:widowControl w:val="false"/>
              <w:overflowPunct w:val="true"/>
              <w:spacing w:lineRule="auto" w:line="240" w:before="0" w:after="0"/>
              <w:ind w:start="720"/>
              <w:jc w:val="start"/>
              <w:textAlignment w:val="baseline"/>
              <w:rPr>
                <w:rFonts w:cs="Calibri" w:cstheme="minorHAnsi"/>
                <w:b/>
                <w:bCs/>
                <w:sz w:val="24"/>
                <w:u w:val="single"/>
              </w:rPr>
            </w:pPr>
            <w:r>
              <w:rPr>
                <w:rFonts w:eastAsia="Calibri" w:cs="Calibri" w:cstheme="minorHAnsi"/>
                <w:b/>
                <w:bCs/>
                <w:kern w:val="0"/>
                <w:sz w:val="24"/>
                <w:szCs w:val="22"/>
                <w:u w:val="single"/>
                <w:lang w:val="en-US" w:eastAsia="en-US" w:bidi="ar-SA"/>
              </w:rPr>
              <w:t>If cardiac arrest is suspected in an adult with the following presentation:</w:t>
            </w:r>
          </w:p>
          <w:p>
            <w:pPr>
              <w:pStyle w:val="Normal"/>
              <w:widowControl w:val="false"/>
              <w:numPr>
                <w:ilvl w:val="0"/>
                <w:numId w:val="212"/>
              </w:numPr>
              <w:overflowPunct w:val="true"/>
              <w:spacing w:lineRule="auto" w:line="240" w:before="0" w:after="0"/>
              <w:ind w:hanging="180" w:start="135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Loss of consciousness</w:t>
            </w:r>
          </w:p>
          <w:p>
            <w:pPr>
              <w:pStyle w:val="Normal"/>
              <w:widowControl w:val="false"/>
              <w:numPr>
                <w:ilvl w:val="0"/>
                <w:numId w:val="212"/>
              </w:numPr>
              <w:overflowPunct w:val="true"/>
              <w:spacing w:lineRule="auto" w:line="240" w:before="0" w:after="0"/>
              <w:ind w:hanging="180" w:start="135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No breathing</w:t>
            </w:r>
          </w:p>
          <w:p>
            <w:pPr>
              <w:pStyle w:val="Normal"/>
              <w:widowControl w:val="false"/>
              <w:numPr>
                <w:ilvl w:val="0"/>
                <w:numId w:val="212"/>
              </w:numPr>
              <w:overflowPunct w:val="true"/>
              <w:spacing w:lineRule="auto" w:line="240" w:before="0" w:after="0"/>
              <w:ind w:hanging="180" w:start="135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No pulse</w:t>
            </w:r>
          </w:p>
          <w:p>
            <w:pPr>
              <w:pStyle w:val="Normal"/>
              <w:widowControl w:val="false"/>
              <w:overflowPunct w:val="true"/>
              <w:spacing w:lineRule="auto" w:line="240" w:before="0" w:after="0"/>
              <w:ind w:start="720"/>
              <w:jc w:val="start"/>
              <w:textAlignment w:val="baseline"/>
              <w:rPr>
                <w:rFonts w:cs="Calibri" w:cstheme="minorHAnsi"/>
                <w:b/>
                <w:bCs/>
                <w:spacing w:val="4"/>
                <w:sz w:val="24"/>
                <w:u w:val="single"/>
              </w:rPr>
            </w:pPr>
            <w:r>
              <w:rPr>
                <w:rFonts w:eastAsia="Calibri" w:cs="Calibri" w:cstheme="minorHAnsi"/>
                <w:b/>
                <w:bCs/>
                <w:spacing w:val="4"/>
                <w:kern w:val="0"/>
                <w:sz w:val="24"/>
                <w:szCs w:val="22"/>
                <w:u w:val="single"/>
                <w:lang w:val="en-US" w:eastAsia="en-US" w:bidi="ar-SA"/>
              </w:rPr>
              <w:t>Take following Actions:</w:t>
            </w:r>
          </w:p>
          <w:p>
            <w:pPr>
              <w:pStyle w:val="Normal"/>
              <w:widowControl w:val="false"/>
              <w:numPr>
                <w:ilvl w:val="0"/>
                <w:numId w:val="213"/>
              </w:numPr>
              <w:overflowPunct w:val="true"/>
              <w:spacing w:lineRule="auto" w:line="240" w:before="0" w:after="0"/>
              <w:ind w:hanging="630" w:start="1350"/>
              <w:contextualSpacing/>
              <w:jc w:val="start"/>
              <w:textAlignment w:val="baseline"/>
              <w:rPr>
                <w:rFonts w:cs="Calibri" w:cstheme="minorHAnsi"/>
                <w:sz w:val="24"/>
              </w:rPr>
            </w:pPr>
            <w:r>
              <w:rPr>
                <w:rFonts w:eastAsia="Calibri" w:cs="Calibri" w:cstheme="minorHAnsi"/>
                <w:kern w:val="0"/>
                <w:sz w:val="24"/>
                <w:szCs w:val="22"/>
                <w:lang w:val="en-US" w:eastAsia="en-US" w:bidi="ar-SA"/>
              </w:rPr>
              <w:t xml:space="preserve">CALL THE NUMBER </w:t>
            </w:r>
            <w:r>
              <w:rPr>
                <w:rFonts w:eastAsia="Calibri" w:cs="Calibri" w:cstheme="minorHAnsi"/>
                <w:b/>
                <w:bCs/>
                <w:kern w:val="0"/>
                <w:sz w:val="24"/>
                <w:szCs w:val="22"/>
                <w:lang w:val="en-US" w:eastAsia="en-US" w:bidi="ar-SA"/>
              </w:rPr>
              <w:t xml:space="preserve">1122 </w:t>
            </w:r>
            <w:r>
              <w:rPr>
                <w:rFonts w:eastAsia="Calibri" w:cs="Calibri" w:cstheme="minorHAnsi"/>
                <w:kern w:val="0"/>
                <w:sz w:val="24"/>
                <w:szCs w:val="22"/>
                <w:lang w:val="en-US" w:eastAsia="en-US" w:bidi="ar-SA"/>
              </w:rPr>
              <w:t xml:space="preserve">and ask for Ambulance service and brief them with the </w:t>
            </w:r>
            <w:r>
              <w:rPr>
                <w:rFonts w:eastAsia="Calibri" w:cs="Calibri" w:cstheme="minorHAnsi"/>
                <w:spacing w:val="-2"/>
                <w:kern w:val="0"/>
                <w:sz w:val="24"/>
                <w:szCs w:val="22"/>
                <w:lang w:val="en-US" w:eastAsia="en-US" w:bidi="ar-SA"/>
              </w:rPr>
              <w:t xml:space="preserve">situation. </w:t>
            </w:r>
            <w:r>
              <w:rPr>
                <w:rFonts w:eastAsia="Calibri" w:cs="Calibri" w:cstheme="minorHAnsi"/>
                <w:kern w:val="0"/>
                <w:sz w:val="24"/>
                <w:szCs w:val="22"/>
                <w:lang w:val="en-US" w:eastAsia="en-US" w:bidi="ar-SA"/>
              </w:rPr>
              <w:t>Try to answer all their questions.</w:t>
            </w:r>
          </w:p>
          <w:p>
            <w:pPr>
              <w:pStyle w:val="Normal"/>
              <w:widowControl w:val="false"/>
              <w:numPr>
                <w:ilvl w:val="0"/>
                <w:numId w:val="213"/>
              </w:numPr>
              <w:overflowPunct w:val="true"/>
              <w:spacing w:lineRule="auto" w:line="240" w:before="0" w:after="0"/>
              <w:ind w:hanging="630" w:start="1350"/>
              <w:contextualSpacing/>
              <w:jc w:val="start"/>
              <w:textAlignment w:val="baseline"/>
              <w:rPr>
                <w:rFonts w:cs="Calibri" w:cstheme="minorHAnsi"/>
                <w:sz w:val="24"/>
              </w:rPr>
            </w:pPr>
            <w:r>
              <w:rPr>
                <w:rFonts w:eastAsia="Calibri" w:cs="Calibri" w:cstheme="minorHAnsi"/>
                <w:kern w:val="0"/>
                <w:sz w:val="24"/>
                <w:szCs w:val="22"/>
                <w:lang w:val="en-US" w:eastAsia="en-US" w:bidi="ar-SA"/>
              </w:rPr>
              <w:t>Institute basic life support (CPR).</w:t>
            </w:r>
          </w:p>
          <w:p>
            <w:pPr>
              <w:pStyle w:val="Normal"/>
              <w:widowControl w:val="false"/>
              <w:numPr>
                <w:ilvl w:val="0"/>
                <w:numId w:val="213"/>
              </w:numPr>
              <w:overflowPunct w:val="true"/>
              <w:spacing w:lineRule="auto" w:line="240" w:before="0" w:after="0"/>
              <w:ind w:hanging="630" w:start="1350"/>
              <w:contextualSpacing/>
              <w:jc w:val="start"/>
              <w:textAlignment w:val="baseline"/>
              <w:rPr>
                <w:rFonts w:cs="Calibri" w:cstheme="minorHAnsi"/>
                <w:sz w:val="24"/>
              </w:rPr>
            </w:pPr>
            <w:r>
              <w:rPr>
                <w:rFonts w:eastAsia="Calibri" w:cs="Calibri" w:cstheme="minorHAnsi"/>
                <w:kern w:val="0"/>
                <w:sz w:val="24"/>
                <w:szCs w:val="22"/>
                <w:lang w:val="en-US" w:eastAsia="en-US" w:bidi="ar-SA"/>
              </w:rPr>
              <w:t>Use automated defibrillator.</w:t>
            </w:r>
          </w:p>
          <w:p>
            <w:pPr>
              <w:pStyle w:val="Normal"/>
              <w:widowControl w:val="false"/>
              <w:numPr>
                <w:ilvl w:val="0"/>
                <w:numId w:val="213"/>
              </w:numPr>
              <w:overflowPunct w:val="true"/>
              <w:spacing w:lineRule="auto" w:line="240" w:before="0" w:after="0"/>
              <w:ind w:hanging="630" w:start="1350"/>
              <w:contextualSpacing/>
              <w:jc w:val="start"/>
              <w:textAlignment w:val="baseline"/>
              <w:rPr>
                <w:rFonts w:cs="Calibri" w:cstheme="minorHAnsi"/>
                <w:sz w:val="24"/>
              </w:rPr>
            </w:pPr>
            <w:r>
              <w:rPr>
                <w:rFonts w:eastAsia="Calibri" w:cs="Calibri" w:cstheme="minorHAnsi"/>
                <w:kern w:val="0"/>
                <w:sz w:val="24"/>
                <w:szCs w:val="22"/>
                <w:lang w:val="en-US" w:eastAsia="en-US" w:bidi="ar-SA"/>
              </w:rPr>
              <w:t>Maintain the above until help arrives.</w:t>
            </w:r>
          </w:p>
          <w:p>
            <w:pPr>
              <w:pStyle w:val="Normal"/>
              <w:widowControl/>
              <w:overflowPunct w:val="true"/>
              <w:spacing w:lineRule="auto" w:line="240" w:before="0" w:after="0"/>
              <w:ind w:start="720"/>
              <w:jc w:val="center"/>
              <w:textAlignment w:val="baseline"/>
              <w:rPr>
                <w:rFonts w:cs="Calibri" w:cstheme="minorHAnsi"/>
                <w:b/>
                <w:bCs/>
                <w:spacing w:val="9"/>
                <w:w w:val="90"/>
                <w:sz w:val="28"/>
                <w:szCs w:val="51"/>
              </w:rPr>
            </w:pPr>
            <w:r>
              <w:rPr>
                <w:rFonts w:eastAsia="Calibri" w:cs="Calibri" w:cstheme="minorHAnsi"/>
                <w:b/>
                <w:bCs/>
                <w:spacing w:val="9"/>
                <w:w w:val="90"/>
                <w:kern w:val="0"/>
                <w:sz w:val="28"/>
                <w:szCs w:val="51"/>
                <w:lang w:val="en-US" w:eastAsia="en-US" w:bidi="ar-SA"/>
              </w:rPr>
              <w:t>Epileptic Seizure</w:t>
            </w:r>
          </w:p>
          <w:p>
            <w:pPr>
              <w:pStyle w:val="Normal"/>
              <w:widowControl w:val="false"/>
              <w:overflowPunct w:val="true"/>
              <w:spacing w:lineRule="auto" w:line="240" w:before="0" w:after="0"/>
              <w:ind w:start="720" w:end="144"/>
              <w:jc w:val="start"/>
              <w:textAlignment w:val="baseline"/>
              <w:rPr>
                <w:rFonts w:cs="Calibri" w:cstheme="minorHAnsi"/>
                <w:sz w:val="24"/>
              </w:rPr>
            </w:pPr>
            <w:r>
              <w:rPr>
                <w:rFonts w:eastAsia="Calibri" w:cs="Calibri" w:cstheme="minorHAnsi"/>
                <w:kern w:val="0"/>
                <w:sz w:val="24"/>
                <w:szCs w:val="22"/>
                <w:lang w:val="en-US" w:eastAsia="en-US" w:bidi="ar-SA"/>
              </w:rPr>
              <w:t xml:space="preserve">Safety of patient and those attending the patient are important during a seizure attack. </w:t>
            </w:r>
          </w:p>
          <w:p>
            <w:pPr>
              <w:pStyle w:val="Normal"/>
              <w:widowControl w:val="false"/>
              <w:overflowPunct w:val="true"/>
              <w:spacing w:lineRule="auto" w:line="240" w:before="0" w:after="0"/>
              <w:ind w:start="720"/>
              <w:jc w:val="start"/>
              <w:textAlignment w:val="baseline"/>
              <w:rPr>
                <w:rFonts w:cs="Calibri" w:cstheme="minorHAnsi"/>
                <w:b/>
                <w:bCs/>
                <w:spacing w:val="4"/>
                <w:sz w:val="24"/>
                <w:u w:val="single"/>
              </w:rPr>
            </w:pPr>
            <w:r>
              <w:rPr>
                <w:rFonts w:eastAsia="Calibri" w:cs="Calibri" w:cstheme="minorHAnsi"/>
                <w:b/>
                <w:bCs/>
                <w:spacing w:val="4"/>
                <w:kern w:val="0"/>
                <w:sz w:val="24"/>
                <w:szCs w:val="22"/>
                <w:u w:val="single"/>
                <w:lang w:val="en-US" w:eastAsia="en-US" w:bidi="ar-SA"/>
              </w:rPr>
              <w:t>The seizure may present as:</w:t>
            </w:r>
          </w:p>
          <w:p>
            <w:pPr>
              <w:pStyle w:val="Normal"/>
              <w:widowControl w:val="false"/>
              <w:numPr>
                <w:ilvl w:val="0"/>
                <w:numId w:val="214"/>
              </w:numPr>
              <w:overflowPunct w:val="true"/>
              <w:spacing w:lineRule="auto" w:line="240" w:before="0" w:after="0"/>
              <w:ind w:hanging="180" w:start="135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Sudden loss of consciousness.</w:t>
            </w:r>
          </w:p>
          <w:p>
            <w:pPr>
              <w:pStyle w:val="Normal"/>
              <w:widowControl w:val="false"/>
              <w:numPr>
                <w:ilvl w:val="0"/>
                <w:numId w:val="214"/>
              </w:numPr>
              <w:overflowPunct w:val="true"/>
              <w:spacing w:lineRule="auto" w:line="240" w:before="0" w:after="0"/>
              <w:ind w:hanging="180" w:start="135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Temporary apnea and cyanosis.</w:t>
            </w:r>
          </w:p>
          <w:p>
            <w:pPr>
              <w:pStyle w:val="Normal"/>
              <w:widowControl w:val="false"/>
              <w:numPr>
                <w:ilvl w:val="0"/>
                <w:numId w:val="214"/>
              </w:numPr>
              <w:overflowPunct w:val="true"/>
              <w:spacing w:lineRule="auto" w:line="240" w:before="0" w:after="0"/>
              <w:ind w:hanging="180" w:start="135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Tonic and clonic jerking movements.</w:t>
            </w:r>
          </w:p>
          <w:p>
            <w:pPr>
              <w:pStyle w:val="Normal"/>
              <w:widowControl w:val="false"/>
              <w:numPr>
                <w:ilvl w:val="0"/>
                <w:numId w:val="214"/>
              </w:numPr>
              <w:overflowPunct w:val="true"/>
              <w:spacing w:lineRule="auto" w:line="240" w:before="0" w:after="0"/>
              <w:ind w:hanging="180" w:start="135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May become incontinent.</w:t>
            </w:r>
          </w:p>
          <w:p>
            <w:pPr>
              <w:pStyle w:val="Normal"/>
              <w:widowControl w:val="false"/>
              <w:numPr>
                <w:ilvl w:val="0"/>
                <w:numId w:val="214"/>
              </w:numPr>
              <w:overflowPunct w:val="true"/>
              <w:spacing w:lineRule="auto" w:line="240" w:before="0" w:after="0"/>
              <w:ind w:hanging="180" w:start="135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Tongue biting.</w:t>
            </w:r>
          </w:p>
          <w:p>
            <w:pPr>
              <w:pStyle w:val="Normal"/>
              <w:widowControl w:val="false"/>
              <w:overflowPunct w:val="true"/>
              <w:spacing w:lineRule="auto" w:line="240" w:before="0" w:after="0"/>
              <w:ind w:start="720"/>
              <w:jc w:val="start"/>
              <w:textAlignment w:val="baseline"/>
              <w:rPr>
                <w:rFonts w:cs="Calibri" w:cstheme="minorHAnsi"/>
                <w:b/>
                <w:bCs/>
                <w:spacing w:val="4"/>
                <w:sz w:val="24"/>
                <w:u w:val="single"/>
              </w:rPr>
            </w:pPr>
            <w:r>
              <w:rPr>
                <w:rFonts w:eastAsia="Calibri" w:cs="Calibri" w:cstheme="minorHAnsi"/>
                <w:b/>
                <w:bCs/>
                <w:spacing w:val="4"/>
                <w:kern w:val="0"/>
                <w:sz w:val="24"/>
                <w:szCs w:val="22"/>
                <w:u w:val="single"/>
                <w:lang w:val="en-US" w:eastAsia="en-US" w:bidi="ar-SA"/>
              </w:rPr>
              <w:t>Take following Actions:</w:t>
            </w:r>
          </w:p>
          <w:p>
            <w:pPr>
              <w:pStyle w:val="Normal"/>
              <w:widowControl w:val="false"/>
              <w:numPr>
                <w:ilvl w:val="0"/>
                <w:numId w:val="215"/>
              </w:numPr>
              <w:overflowPunct w:val="true"/>
              <w:spacing w:lineRule="auto" w:line="240" w:before="0" w:after="0"/>
              <w:ind w:hanging="630" w:start="1350"/>
              <w:contextualSpacing/>
              <w:jc w:val="start"/>
              <w:textAlignment w:val="baseline"/>
              <w:rPr>
                <w:rFonts w:cs="Calibri" w:cstheme="minorHAnsi"/>
                <w:sz w:val="24"/>
              </w:rPr>
            </w:pPr>
            <w:r>
              <w:rPr>
                <w:rFonts w:eastAsia="Calibri" w:cs="Calibri" w:cstheme="minorHAnsi"/>
                <w:kern w:val="0"/>
                <w:sz w:val="24"/>
                <w:szCs w:val="22"/>
                <w:lang w:val="en-US" w:eastAsia="en-US" w:bidi="ar-SA"/>
              </w:rPr>
              <w:t>Stop the sample withdrawal and clear the surroundings.</w:t>
            </w:r>
          </w:p>
          <w:p>
            <w:pPr>
              <w:pStyle w:val="Normal"/>
              <w:widowControl w:val="false"/>
              <w:numPr>
                <w:ilvl w:val="0"/>
                <w:numId w:val="215"/>
              </w:numPr>
              <w:overflowPunct w:val="true"/>
              <w:spacing w:lineRule="auto" w:line="240" w:before="0" w:after="0"/>
              <w:ind w:hanging="630" w:start="1350"/>
              <w:contextualSpacing/>
              <w:jc w:val="start"/>
              <w:textAlignment w:val="baseline"/>
              <w:rPr>
                <w:rFonts w:cs="Calibri" w:cstheme="minorHAnsi"/>
                <w:sz w:val="24"/>
              </w:rPr>
            </w:pPr>
            <w:r>
              <w:rPr>
                <w:rFonts w:eastAsia="Calibri" w:cs="Calibri" w:cstheme="minorHAnsi"/>
                <w:kern w:val="0"/>
                <w:sz w:val="24"/>
                <w:szCs w:val="22"/>
                <w:lang w:val="en-US" w:eastAsia="en-US" w:bidi="ar-SA"/>
              </w:rPr>
              <w:t>Avoid and/or prevent patient falling.</w:t>
            </w:r>
          </w:p>
          <w:p>
            <w:pPr>
              <w:pStyle w:val="Normal"/>
              <w:widowControl w:val="false"/>
              <w:numPr>
                <w:ilvl w:val="0"/>
                <w:numId w:val="215"/>
              </w:numPr>
              <w:overflowPunct w:val="true"/>
              <w:spacing w:lineRule="auto" w:line="240" w:before="0" w:after="0"/>
              <w:ind w:hanging="630" w:start="1350"/>
              <w:contextualSpacing/>
              <w:jc w:val="start"/>
              <w:textAlignment w:val="baseline"/>
              <w:rPr>
                <w:rFonts w:cs="Calibri" w:cstheme="minorHAnsi"/>
                <w:sz w:val="24"/>
              </w:rPr>
            </w:pPr>
            <w:r>
              <w:rPr>
                <w:rFonts w:eastAsia="Calibri" w:cs="Calibri" w:cstheme="minorHAnsi"/>
                <w:kern w:val="0"/>
                <w:sz w:val="24"/>
                <w:szCs w:val="22"/>
                <w:lang w:val="en-US" w:eastAsia="en-US" w:bidi="ar-SA"/>
              </w:rPr>
              <w:t>Avoid and/or prevent patient injuring herself/himself.</w:t>
            </w:r>
          </w:p>
          <w:p>
            <w:pPr>
              <w:pStyle w:val="Normal"/>
              <w:widowControl w:val="false"/>
              <w:numPr>
                <w:ilvl w:val="0"/>
                <w:numId w:val="215"/>
              </w:numPr>
              <w:overflowPunct w:val="true"/>
              <w:spacing w:lineRule="auto" w:line="240" w:before="0" w:after="0"/>
              <w:ind w:hanging="630" w:start="1350"/>
              <w:contextualSpacing/>
              <w:jc w:val="start"/>
              <w:textAlignment w:val="baseline"/>
              <w:rPr>
                <w:rFonts w:cs="Calibri" w:cstheme="minorHAnsi"/>
                <w:sz w:val="24"/>
              </w:rPr>
            </w:pPr>
            <w:r>
              <w:rPr>
                <w:rFonts w:eastAsia="Calibri" w:cs="Calibri" w:cstheme="minorHAnsi"/>
                <w:kern w:val="0"/>
                <w:sz w:val="24"/>
                <w:szCs w:val="22"/>
                <w:lang w:val="en-US" w:eastAsia="en-US" w:bidi="ar-SA"/>
              </w:rPr>
              <w:t>Avoid restraining the patient unless essential to prevent injury.</w:t>
            </w:r>
          </w:p>
          <w:p>
            <w:pPr>
              <w:pStyle w:val="Normal"/>
              <w:widowControl w:val="false"/>
              <w:numPr>
                <w:ilvl w:val="0"/>
                <w:numId w:val="215"/>
              </w:numPr>
              <w:overflowPunct w:val="true"/>
              <w:spacing w:lineRule="auto" w:line="240" w:before="0" w:after="0"/>
              <w:ind w:hanging="630" w:start="1350"/>
              <w:contextualSpacing/>
              <w:jc w:val="start"/>
              <w:textAlignment w:val="baseline"/>
              <w:rPr>
                <w:rFonts w:cs="Calibri" w:cstheme="minorHAnsi"/>
                <w:sz w:val="24"/>
              </w:rPr>
            </w:pPr>
            <w:r>
              <w:rPr>
                <w:rFonts w:eastAsia="Calibri" w:cs="Calibri" w:cstheme="minorHAnsi"/>
                <w:kern w:val="0"/>
                <w:sz w:val="24"/>
                <w:szCs w:val="22"/>
                <w:lang w:val="en-US" w:eastAsia="en-US" w:bidi="ar-SA"/>
              </w:rPr>
              <w:t xml:space="preserve">Call 1122 if seizure persists for more than few minutes. </w:t>
            </w:r>
          </w:p>
          <w:p>
            <w:pPr>
              <w:pStyle w:val="Normal"/>
              <w:widowControl w:val="false"/>
              <w:overflowPunct w:val="true"/>
              <w:spacing w:lineRule="auto" w:line="240" w:before="0" w:after="0"/>
              <w:ind w:start="720"/>
              <w:jc w:val="start"/>
              <w:textAlignment w:val="baseline"/>
              <w:rPr>
                <w:rFonts w:cs="Calibri" w:cstheme="minorHAnsi"/>
                <w:b/>
                <w:bCs/>
                <w:spacing w:val="4"/>
                <w:sz w:val="24"/>
                <w:u w:val="single"/>
              </w:rPr>
            </w:pPr>
            <w:r>
              <w:rPr>
                <w:rFonts w:eastAsia="Calibri" w:cs="Calibri" w:cstheme="minorHAnsi"/>
                <w:b/>
                <w:bCs/>
                <w:spacing w:val="4"/>
                <w:kern w:val="0"/>
                <w:sz w:val="24"/>
                <w:szCs w:val="22"/>
                <w:u w:val="single"/>
                <w:lang w:val="en-US" w:eastAsia="en-US" w:bidi="ar-SA"/>
              </w:rPr>
              <w:t>If the seizure subsides, ensure following:</w:t>
            </w:r>
          </w:p>
          <w:p>
            <w:pPr>
              <w:pStyle w:val="Normal"/>
              <w:widowControl w:val="false"/>
              <w:numPr>
                <w:ilvl w:val="0"/>
                <w:numId w:val="216"/>
              </w:numPr>
              <w:overflowPunct w:val="true"/>
              <w:spacing w:lineRule="auto" w:line="240" w:before="0" w:after="0"/>
              <w:ind w:hanging="630" w:start="1350"/>
              <w:contextualSpacing/>
              <w:jc w:val="start"/>
              <w:textAlignment w:val="baseline"/>
              <w:rPr>
                <w:rFonts w:cs="Calibri" w:cstheme="minorHAnsi"/>
                <w:sz w:val="24"/>
              </w:rPr>
            </w:pPr>
            <w:r>
              <w:rPr>
                <w:rFonts w:eastAsia="Calibri" w:cs="Calibri" w:cstheme="minorHAnsi"/>
                <w:kern w:val="0"/>
                <w:sz w:val="24"/>
                <w:szCs w:val="22"/>
                <w:lang w:val="en-US" w:eastAsia="en-US" w:bidi="ar-SA"/>
              </w:rPr>
              <w:t>Protection of patient in 'recovery position'.</w:t>
            </w:r>
          </w:p>
          <w:p>
            <w:pPr>
              <w:pStyle w:val="Normal"/>
              <w:widowControl w:val="false"/>
              <w:numPr>
                <w:ilvl w:val="0"/>
                <w:numId w:val="216"/>
              </w:numPr>
              <w:overflowPunct w:val="true"/>
              <w:spacing w:lineRule="auto" w:line="240" w:before="0" w:after="0"/>
              <w:ind w:hanging="630" w:start="1350"/>
              <w:contextualSpacing/>
              <w:jc w:val="start"/>
              <w:textAlignment w:val="baseline"/>
              <w:rPr>
                <w:rFonts w:cs="Calibri" w:cstheme="minorHAnsi"/>
                <w:sz w:val="24"/>
              </w:rPr>
            </w:pPr>
            <w:r>
              <w:rPr>
                <w:rFonts w:eastAsia="Calibri" w:cs="Calibri" w:cstheme="minorHAnsi"/>
                <w:kern w:val="0"/>
                <w:sz w:val="24"/>
                <w:szCs w:val="22"/>
                <w:lang w:val="en-US" w:eastAsia="en-US" w:bidi="ar-SA"/>
              </w:rPr>
              <w:t>Monitor consciousness state (responding to commands).</w:t>
            </w:r>
          </w:p>
          <w:p>
            <w:pPr>
              <w:pStyle w:val="Normal"/>
              <w:widowControl w:val="false"/>
              <w:numPr>
                <w:ilvl w:val="0"/>
                <w:numId w:val="216"/>
              </w:numPr>
              <w:overflowPunct w:val="true"/>
              <w:spacing w:lineRule="auto" w:line="240" w:before="0" w:after="0"/>
              <w:ind w:hanging="630" w:start="1350"/>
              <w:contextualSpacing/>
              <w:jc w:val="start"/>
              <w:textAlignment w:val="baseline"/>
              <w:rPr>
                <w:rFonts w:cs="Calibri" w:cstheme="minorHAnsi"/>
                <w:sz w:val="24"/>
              </w:rPr>
            </w:pPr>
            <w:r>
              <w:rPr>
                <w:rFonts w:eastAsia="Calibri" w:cs="Calibri" w:cstheme="minorHAnsi"/>
                <w:kern w:val="0"/>
                <w:sz w:val="24"/>
                <w:szCs w:val="22"/>
                <w:lang w:val="en-US" w:eastAsia="en-US" w:bidi="ar-SA"/>
              </w:rPr>
              <w:t>Maintain airway.</w:t>
            </w:r>
          </w:p>
          <w:p>
            <w:pPr>
              <w:pStyle w:val="Normal"/>
              <w:widowControl w:val="false"/>
              <w:numPr>
                <w:ilvl w:val="0"/>
                <w:numId w:val="216"/>
              </w:numPr>
              <w:overflowPunct w:val="true"/>
              <w:spacing w:lineRule="auto" w:line="240" w:before="0" w:after="0"/>
              <w:ind w:hanging="630" w:start="1350"/>
              <w:contextualSpacing/>
              <w:jc w:val="start"/>
              <w:textAlignment w:val="baseline"/>
              <w:rPr>
                <w:rFonts w:cs="Calibri" w:cstheme="minorHAnsi"/>
                <w:sz w:val="24"/>
              </w:rPr>
            </w:pPr>
            <w:r>
              <w:rPr>
                <w:rFonts w:eastAsia="Calibri" w:cs="Calibri" w:cstheme="minorHAnsi"/>
                <w:kern w:val="0"/>
                <w:sz w:val="24"/>
                <w:szCs w:val="22"/>
                <w:lang w:val="en-US" w:eastAsia="en-US" w:bidi="ar-SA"/>
              </w:rPr>
              <w:t>Remove vomitus (if any) from the oral cavity by suction.</w:t>
            </w:r>
          </w:p>
          <w:p>
            <w:pPr>
              <w:pStyle w:val="Normal"/>
              <w:widowControl w:val="false"/>
              <w:numPr>
                <w:ilvl w:val="0"/>
                <w:numId w:val="216"/>
              </w:numPr>
              <w:overflowPunct w:val="true"/>
              <w:spacing w:lineRule="auto" w:line="240" w:before="0" w:after="0"/>
              <w:ind w:hanging="630" w:start="1350"/>
              <w:contextualSpacing/>
              <w:jc w:val="start"/>
              <w:textAlignment w:val="baseline"/>
              <w:rPr>
                <w:rFonts w:cs="Calibri" w:cstheme="minorHAnsi"/>
                <w:sz w:val="24"/>
              </w:rPr>
            </w:pPr>
            <w:r>
              <w:rPr>
                <w:rFonts w:eastAsia="Calibri" w:cs="Calibri" w:cstheme="minorHAnsi"/>
                <w:kern w:val="0"/>
                <w:sz w:val="24"/>
                <w:szCs w:val="22"/>
                <w:lang w:val="en-US" w:eastAsia="en-US" w:bidi="ar-SA"/>
              </w:rPr>
              <w:t>Keep under observation for 30 minutes.</w:t>
            </w:r>
          </w:p>
          <w:p>
            <w:pPr>
              <w:pStyle w:val="Normal"/>
              <w:widowControl w:val="false"/>
              <w:numPr>
                <w:ilvl w:val="0"/>
                <w:numId w:val="216"/>
              </w:numPr>
              <w:overflowPunct w:val="true"/>
              <w:spacing w:lineRule="auto" w:line="240" w:before="0" w:after="0"/>
              <w:ind w:hanging="630" w:start="1350"/>
              <w:contextualSpacing/>
              <w:jc w:val="start"/>
              <w:textAlignment w:val="baseline"/>
              <w:rPr>
                <w:rFonts w:cs="Calibri" w:cstheme="minorHAnsi"/>
                <w:sz w:val="24"/>
              </w:rPr>
            </w:pPr>
            <w:r>
              <w:rPr>
                <w:rFonts w:eastAsia="Calibri" w:cs="Calibri" w:cstheme="minorHAnsi"/>
                <w:kern w:val="0"/>
                <w:sz w:val="24"/>
                <w:szCs w:val="22"/>
                <w:lang w:val="en-US" w:eastAsia="en-US" w:bidi="ar-SA"/>
              </w:rPr>
              <w:t>Instruct the patient to report to his/her doctor about the incident and let the patient go home.</w:t>
            </w:r>
          </w:p>
          <w:p>
            <w:pPr>
              <w:pStyle w:val="Normal"/>
              <w:widowControl w:val="false"/>
              <w:shd w:val="clear" w:color="auto" w:fill="9CC2E5" w:themeFill="accent1" w:themeFillTint="99"/>
              <w:overflowPunct w:val="true"/>
              <w:spacing w:lineRule="auto" w:line="240" w:before="0" w:after="0"/>
              <w:ind w:start="720"/>
              <w:jc w:val="center"/>
              <w:textAlignment w:val="baseline"/>
              <w:rPr>
                <w:rFonts w:cs="Calibri" w:cstheme="minorHAnsi"/>
                <w:b/>
                <w:bCs/>
                <w:spacing w:val="9"/>
                <w:w w:val="90"/>
                <w:sz w:val="28"/>
                <w:szCs w:val="51"/>
              </w:rPr>
            </w:pPr>
            <w:r>
              <w:rPr>
                <w:rFonts w:eastAsia="Calibri" w:cs="Calibri" w:cstheme="minorHAnsi"/>
                <w:b/>
                <w:bCs/>
                <w:spacing w:val="9"/>
                <w:w w:val="90"/>
                <w:kern w:val="0"/>
                <w:sz w:val="28"/>
                <w:szCs w:val="51"/>
                <w:lang w:val="en-US" w:eastAsia="en-US" w:bidi="ar-SA"/>
              </w:rPr>
              <w:t>Stroke</w:t>
            </w:r>
          </w:p>
          <w:p>
            <w:pPr>
              <w:pStyle w:val="Normal"/>
              <w:widowControl w:val="false"/>
              <w:overflowPunct w:val="true"/>
              <w:spacing w:lineRule="auto" w:line="240" w:before="0" w:after="0"/>
              <w:ind w:start="720" w:end="144"/>
              <w:jc w:val="start"/>
              <w:textAlignment w:val="baseline"/>
              <w:rPr>
                <w:rFonts w:cs="Calibri" w:cstheme="minorHAnsi"/>
                <w:b/>
                <w:sz w:val="24"/>
                <w:u w:val="single"/>
              </w:rPr>
            </w:pPr>
            <w:r>
              <w:rPr>
                <w:rFonts w:eastAsia="Calibri" w:cs="Calibri" w:cstheme="minorHAnsi"/>
                <w:b/>
                <w:kern w:val="0"/>
                <w:sz w:val="24"/>
                <w:szCs w:val="22"/>
                <w:u w:val="single"/>
                <w:lang w:val="en-US" w:eastAsia="en-US" w:bidi="ar-SA"/>
              </w:rPr>
              <w:t>If a patient shows signs of 'stroke', follow the steps below:</w:t>
            </w:r>
          </w:p>
          <w:p>
            <w:pPr>
              <w:pStyle w:val="Normal"/>
              <w:widowControl w:val="false"/>
              <w:numPr>
                <w:ilvl w:val="0"/>
                <w:numId w:val="217"/>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CALL RESCUE 1122 FOR Ambulance.</w:t>
            </w:r>
          </w:p>
          <w:p>
            <w:pPr>
              <w:pStyle w:val="Normal"/>
              <w:widowControl w:val="false"/>
              <w:numPr>
                <w:ilvl w:val="0"/>
                <w:numId w:val="217"/>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Stop the sample withdrawal.</w:t>
            </w:r>
          </w:p>
          <w:p>
            <w:pPr>
              <w:pStyle w:val="Normal"/>
              <w:widowControl w:val="false"/>
              <w:numPr>
                <w:ilvl w:val="0"/>
                <w:numId w:val="217"/>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Administer oxygen.</w:t>
            </w:r>
          </w:p>
          <w:p>
            <w:pPr>
              <w:pStyle w:val="Normal"/>
              <w:widowControl w:val="false"/>
              <w:numPr>
                <w:ilvl w:val="0"/>
                <w:numId w:val="217"/>
              </w:numPr>
              <w:overflowPunct w:val="true"/>
              <w:spacing w:lineRule="auto" w:line="240" w:before="0" w:after="160"/>
              <w:contextualSpacing/>
              <w:jc w:val="start"/>
              <w:textAlignment w:val="baseline"/>
              <w:rPr>
                <w:rFonts w:cs="Calibri" w:cstheme="minorHAnsi"/>
                <w:b/>
                <w:bCs/>
                <w:spacing w:val="9"/>
                <w:w w:val="90"/>
                <w:sz w:val="28"/>
                <w:szCs w:val="51"/>
              </w:rPr>
            </w:pPr>
            <w:r>
              <w:rPr>
                <w:rFonts w:eastAsia="Calibri" w:cs="Calibri" w:cstheme="minorHAnsi"/>
                <w:kern w:val="0"/>
                <w:sz w:val="24"/>
                <w:szCs w:val="22"/>
                <w:lang w:val="en-US" w:eastAsia="en-US" w:bidi="ar-SA"/>
              </w:rPr>
              <w:t>Maintain airway.</w:t>
            </w:r>
          </w:p>
          <w:p>
            <w:pPr>
              <w:pStyle w:val="Normal"/>
              <w:widowControl w:val="false"/>
              <w:shd w:val="clear" w:color="auto" w:fill="9CC2E5" w:themeFill="accent1" w:themeFillTint="99"/>
              <w:overflowPunct w:val="true"/>
              <w:spacing w:lineRule="auto" w:line="240" w:before="0" w:after="0"/>
              <w:ind w:start="720"/>
              <w:jc w:val="center"/>
              <w:textAlignment w:val="baseline"/>
              <w:rPr>
                <w:rFonts w:cs="Calibri" w:cstheme="minorHAnsi"/>
                <w:b/>
                <w:bCs/>
                <w:spacing w:val="9"/>
                <w:w w:val="90"/>
                <w:sz w:val="28"/>
                <w:szCs w:val="51"/>
              </w:rPr>
            </w:pPr>
            <w:r>
              <w:rPr>
                <w:rFonts w:eastAsia="Calibri" w:cs="Calibri" w:cstheme="minorHAnsi"/>
                <w:b/>
                <w:bCs/>
                <w:spacing w:val="9"/>
                <w:w w:val="90"/>
                <w:kern w:val="0"/>
                <w:sz w:val="28"/>
                <w:szCs w:val="51"/>
                <w:lang w:val="en-US" w:eastAsia="en-US" w:bidi="ar-SA"/>
              </w:rPr>
              <w:t>Asthma</w:t>
            </w:r>
          </w:p>
          <w:p>
            <w:pPr>
              <w:pStyle w:val="Normal"/>
              <w:widowControl w:val="false"/>
              <w:overflowPunct w:val="true"/>
              <w:spacing w:lineRule="auto" w:line="240" w:before="0" w:after="0"/>
              <w:ind w:firstLine="720"/>
              <w:jc w:val="start"/>
              <w:textAlignment w:val="baseline"/>
              <w:rPr>
                <w:rFonts w:cs="Calibri" w:cstheme="minorHAnsi"/>
                <w:sz w:val="24"/>
              </w:rPr>
            </w:pPr>
            <w:r>
              <w:rPr>
                <w:rFonts w:eastAsia="Calibri" w:cs="Calibri" w:cstheme="minorHAnsi"/>
                <w:kern w:val="0"/>
                <w:sz w:val="24"/>
                <w:szCs w:val="22"/>
                <w:lang w:val="en-US" w:eastAsia="en-US" w:bidi="ar-SA"/>
              </w:rPr>
              <w:t>Most asthma-related deaths occur outside the hospital.</w:t>
            </w:r>
          </w:p>
          <w:p>
            <w:pPr>
              <w:pStyle w:val="Normal"/>
              <w:widowControl w:val="false"/>
              <w:overflowPunct w:val="true"/>
              <w:spacing w:lineRule="auto" w:line="240" w:before="0" w:after="0"/>
              <w:ind w:start="720"/>
              <w:jc w:val="start"/>
              <w:textAlignment w:val="baseline"/>
              <w:rPr>
                <w:rFonts w:cs="Calibri" w:cstheme="minorHAnsi"/>
                <w:b/>
                <w:bCs/>
                <w:spacing w:val="9"/>
                <w:w w:val="90"/>
                <w:sz w:val="28"/>
                <w:szCs w:val="51"/>
              </w:rPr>
            </w:pPr>
            <w:r>
              <w:rPr>
                <w:rFonts w:eastAsia="Calibri" w:cs="Calibri" w:cstheme="minorHAnsi"/>
                <w:b/>
                <w:bCs/>
                <w:spacing w:val="9"/>
                <w:w w:val="90"/>
                <w:kern w:val="0"/>
                <w:sz w:val="28"/>
                <w:szCs w:val="51"/>
                <w:lang w:val="en-US" w:eastAsia="en-US" w:bidi="ar-SA"/>
              </w:rPr>
              <w:t>Management</w:t>
            </w:r>
          </w:p>
          <w:p>
            <w:pPr>
              <w:pStyle w:val="Normal"/>
              <w:widowControl w:val="false"/>
              <w:overflowPunct w:val="true"/>
              <w:spacing w:lineRule="auto" w:line="240" w:before="0" w:after="0"/>
              <w:ind w:start="720"/>
              <w:jc w:val="start"/>
              <w:textAlignment w:val="baseline"/>
              <w:rPr>
                <w:rFonts w:cs="Calibri" w:cstheme="minorHAnsi"/>
                <w:b/>
                <w:bCs/>
                <w:spacing w:val="9"/>
                <w:w w:val="90"/>
                <w:sz w:val="24"/>
                <w:szCs w:val="51"/>
              </w:rPr>
            </w:pPr>
            <w:r>
              <w:rPr>
                <w:rFonts w:eastAsia="Calibri" w:cs="Calibri" w:cstheme="minorHAnsi"/>
                <w:b/>
                <w:bCs/>
                <w:spacing w:val="9"/>
                <w:w w:val="90"/>
                <w:kern w:val="0"/>
                <w:sz w:val="24"/>
                <w:szCs w:val="51"/>
                <w:lang w:val="en-US" w:eastAsia="en-US" w:bidi="ar-SA"/>
              </w:rPr>
              <w:t>Assess severity.</w:t>
            </w:r>
          </w:p>
          <w:p>
            <w:pPr>
              <w:pStyle w:val="Normal"/>
              <w:widowControl w:val="false"/>
              <w:numPr>
                <w:ilvl w:val="0"/>
                <w:numId w:val="218"/>
              </w:numPr>
              <w:overflowPunct w:val="true"/>
              <w:spacing w:lineRule="auto" w:line="240" w:before="0" w:after="0"/>
              <w:ind w:hanging="180" w:start="1350"/>
              <w:contextualSpacing/>
              <w:jc w:val="start"/>
              <w:textAlignment w:val="baseline"/>
              <w:rPr>
                <w:rFonts w:cs="Calibri" w:cstheme="minorHAnsi"/>
                <w:bCs/>
                <w:sz w:val="24"/>
              </w:rPr>
            </w:pPr>
            <w:r>
              <w:rPr>
                <w:rFonts w:eastAsia="Calibri" w:cs="Calibri" w:cstheme="minorHAnsi"/>
                <w:b/>
                <w:bCs/>
                <w:spacing w:val="9"/>
                <w:w w:val="90"/>
                <w:kern w:val="0"/>
                <w:sz w:val="24"/>
                <w:szCs w:val="51"/>
                <w:lang w:val="en-US" w:eastAsia="en-US" w:bidi="ar-SA"/>
              </w:rPr>
              <w:t>Acute severe</w:t>
            </w:r>
            <w:r>
              <w:rPr>
                <w:rFonts w:eastAsia="Calibri" w:cs="Calibri" w:cstheme="minorHAnsi"/>
                <w:bCs/>
                <w:kern w:val="0"/>
                <w:sz w:val="24"/>
                <w:szCs w:val="22"/>
                <w:lang w:val="en-US" w:eastAsia="en-US" w:bidi="ar-SA"/>
              </w:rPr>
              <w:t xml:space="preserve"> - patient unable to speak in complete sentences, pulse rate greater than 110 per minute, respiratory rate greater than 45 per minute.</w:t>
            </w:r>
          </w:p>
          <w:p>
            <w:pPr>
              <w:pStyle w:val="Normal"/>
              <w:widowControl w:val="false"/>
              <w:numPr>
                <w:ilvl w:val="0"/>
                <w:numId w:val="218"/>
              </w:numPr>
              <w:overflowPunct w:val="true"/>
              <w:spacing w:lineRule="auto" w:line="240" w:before="0" w:after="0"/>
              <w:ind w:hanging="180" w:start="1350"/>
              <w:contextualSpacing/>
              <w:jc w:val="start"/>
              <w:textAlignment w:val="baseline"/>
              <w:rPr>
                <w:rFonts w:cs="Calibri" w:cstheme="minorHAnsi"/>
                <w:bCs/>
                <w:sz w:val="24"/>
              </w:rPr>
            </w:pPr>
            <w:r>
              <w:rPr>
                <w:rFonts w:eastAsia="Calibri" w:cs="Calibri" w:cstheme="minorHAnsi"/>
                <w:b/>
                <w:bCs/>
                <w:spacing w:val="9"/>
                <w:w w:val="90"/>
                <w:kern w:val="0"/>
                <w:sz w:val="24"/>
                <w:szCs w:val="51"/>
                <w:lang w:val="en-US" w:eastAsia="en-US" w:bidi="ar-SA"/>
              </w:rPr>
              <w:t>Life threatening asthma</w:t>
            </w:r>
            <w:r>
              <w:rPr>
                <w:rFonts w:eastAsia="Calibri" w:cs="Calibri" w:cstheme="minorHAnsi"/>
                <w:bCs/>
                <w:kern w:val="0"/>
                <w:sz w:val="24"/>
                <w:szCs w:val="22"/>
                <w:lang w:val="en-US" w:eastAsia="en-US" w:bidi="ar-SA"/>
              </w:rPr>
              <w:t xml:space="preserve"> — "Silent chest", cyanosis, sweating, hypercarbic flush, bradycardia/hypertension, confusion, agitation.</w:t>
            </w:r>
          </w:p>
          <w:p>
            <w:pPr>
              <w:pStyle w:val="Normal"/>
              <w:widowControl w:val="false"/>
              <w:numPr>
                <w:ilvl w:val="0"/>
                <w:numId w:val="218"/>
              </w:numPr>
              <w:overflowPunct w:val="true"/>
              <w:spacing w:lineRule="auto" w:line="240" w:before="0" w:after="0"/>
              <w:ind w:hanging="180" w:start="1350"/>
              <w:contextualSpacing/>
              <w:jc w:val="start"/>
              <w:textAlignment w:val="baseline"/>
              <w:rPr>
                <w:rFonts w:cs="Calibri" w:cstheme="minorHAnsi"/>
                <w:b/>
                <w:bCs/>
                <w:spacing w:val="9"/>
                <w:w w:val="90"/>
                <w:sz w:val="24"/>
                <w:szCs w:val="51"/>
              </w:rPr>
            </w:pPr>
            <w:r>
              <w:rPr>
                <w:rFonts w:eastAsia="Calibri" w:cs="Calibri" w:cstheme="minorHAnsi"/>
                <w:b/>
                <w:bCs/>
                <w:spacing w:val="9"/>
                <w:w w:val="90"/>
                <w:kern w:val="0"/>
                <w:sz w:val="24"/>
                <w:szCs w:val="51"/>
                <w:lang w:val="en-US" w:eastAsia="en-US" w:bidi="ar-SA"/>
              </w:rPr>
              <w:t>If more than one feature is severe, or if any feature is life-threatening, arrange hospital transfer.</w:t>
            </w:r>
          </w:p>
          <w:p>
            <w:pPr>
              <w:pStyle w:val="Normal"/>
              <w:widowControl w:val="false"/>
              <w:shd w:val="clear" w:color="auto" w:fill="9CC2E5" w:themeFill="accent1" w:themeFillTint="99"/>
              <w:overflowPunct w:val="true"/>
              <w:spacing w:lineRule="auto" w:line="240" w:before="0" w:after="0"/>
              <w:ind w:start="720"/>
              <w:jc w:val="center"/>
              <w:textAlignment w:val="baseline"/>
              <w:rPr>
                <w:rFonts w:cs="Calibri" w:cstheme="minorHAnsi"/>
                <w:b/>
                <w:bCs/>
                <w:spacing w:val="9"/>
                <w:w w:val="90"/>
                <w:sz w:val="28"/>
                <w:szCs w:val="51"/>
              </w:rPr>
            </w:pPr>
            <w:r>
              <w:rPr>
                <w:rFonts w:eastAsia="Calibri" w:cs="Calibri" w:cstheme="minorHAnsi"/>
                <w:b/>
                <w:bCs/>
                <w:spacing w:val="9"/>
                <w:w w:val="90"/>
                <w:kern w:val="0"/>
                <w:sz w:val="28"/>
                <w:szCs w:val="51"/>
                <w:lang w:val="en-US" w:eastAsia="en-US" w:bidi="ar-SA"/>
              </w:rPr>
              <w:t>Diabetes</w:t>
            </w:r>
          </w:p>
          <w:p>
            <w:pPr>
              <w:pStyle w:val="Normal"/>
              <w:widowControl/>
              <w:overflowPunct w:val="true"/>
              <w:spacing w:lineRule="auto" w:line="240" w:before="0" w:after="0"/>
              <w:ind w:firstLine="720"/>
              <w:jc w:val="start"/>
              <w:textAlignment w:val="baseline"/>
              <w:rPr>
                <w:rFonts w:cs="Calibri" w:cstheme="minorHAnsi"/>
                <w:sz w:val="24"/>
              </w:rPr>
            </w:pPr>
            <w:r>
              <w:rPr>
                <w:rFonts w:eastAsia="Calibri" w:cs="Calibri" w:cstheme="minorHAnsi"/>
                <w:kern w:val="0"/>
                <w:sz w:val="24"/>
                <w:szCs w:val="22"/>
                <w:lang w:val="en-US" w:eastAsia="en-US" w:bidi="ar-SA"/>
              </w:rPr>
              <w:t>The most common diabetic emergencies are:</w:t>
            </w:r>
          </w:p>
          <w:p>
            <w:pPr>
              <w:pStyle w:val="ListParagraph"/>
              <w:widowControl w:val="false"/>
              <w:numPr>
                <w:ilvl w:val="0"/>
                <w:numId w:val="219"/>
              </w:numPr>
              <w:suppressAutoHyphens w:val="false"/>
              <w:overflowPunct w:val="true"/>
              <w:spacing w:lineRule="auto" w:line="240" w:before="0" w:after="120"/>
              <w:ind w:hanging="180" w:start="1350" w:end="-170"/>
              <w:contextualSpacing/>
              <w:jc w:val="start"/>
              <w:textAlignment w:val="baseline"/>
              <w:rPr>
                <w:rFonts w:ascii="Calibri" w:hAnsi="Calibri" w:cs="Calibri" w:asciiTheme="minorHAnsi" w:cstheme="minorHAnsi" w:hAnsiTheme="minorHAnsi"/>
                <w:bCs/>
                <w:sz w:val="24"/>
              </w:rPr>
            </w:pPr>
            <w:r>
              <w:rPr>
                <w:rFonts w:cs="Calibri" w:ascii="Calibri" w:hAnsi="Calibri" w:asciiTheme="minorHAnsi" w:cstheme="minorHAnsi" w:hAnsiTheme="minorHAnsi"/>
                <w:b/>
                <w:bCs/>
                <w:kern w:val="0"/>
                <w:sz w:val="24"/>
                <w:szCs w:val="22"/>
                <w:lang w:val="en-US" w:bidi="ar-SA"/>
              </w:rPr>
              <w:t>Low blood sugar</w:t>
            </w:r>
            <w:r>
              <w:rPr>
                <w:rFonts w:cs="Calibri" w:ascii="Calibri" w:hAnsi="Calibri" w:asciiTheme="minorHAnsi" w:cstheme="minorHAnsi" w:hAnsiTheme="minorHAnsi"/>
                <w:bCs/>
                <w:kern w:val="0"/>
                <w:sz w:val="24"/>
                <w:szCs w:val="22"/>
                <w:lang w:val="en-US" w:bidi="ar-SA"/>
              </w:rPr>
              <w:t>—hypoglycaemia in patients on anti-diabetic medications.</w:t>
            </w:r>
          </w:p>
          <w:p>
            <w:pPr>
              <w:pStyle w:val="ListParagraph"/>
              <w:widowControl w:val="false"/>
              <w:numPr>
                <w:ilvl w:val="0"/>
                <w:numId w:val="219"/>
              </w:numPr>
              <w:suppressAutoHyphens w:val="false"/>
              <w:overflowPunct w:val="true"/>
              <w:spacing w:lineRule="auto" w:line="240" w:before="0" w:after="120"/>
              <w:ind w:hanging="180" w:start="1350" w:end="-260"/>
              <w:contextualSpacing/>
              <w:jc w:val="start"/>
              <w:textAlignment w:val="baseline"/>
              <w:rPr>
                <w:rFonts w:ascii="Calibri" w:hAnsi="Calibri" w:cs="Calibri" w:asciiTheme="minorHAnsi" w:cstheme="minorHAnsi" w:hAnsiTheme="minorHAnsi"/>
                <w:sz w:val="24"/>
                <w:szCs w:val="24"/>
              </w:rPr>
            </w:pPr>
            <w:r>
              <w:rPr>
                <w:rFonts w:cs="Calibri" w:ascii="Calibri" w:hAnsi="Calibri" w:asciiTheme="minorHAnsi" w:cstheme="minorHAnsi" w:hAnsiTheme="minorHAnsi"/>
                <w:b/>
                <w:bCs/>
                <w:kern w:val="0"/>
                <w:sz w:val="24"/>
                <w:szCs w:val="22"/>
                <w:lang w:val="en-US" w:bidi="ar-SA"/>
              </w:rPr>
              <w:t>High blood sugar</w:t>
            </w:r>
            <w:r>
              <w:rPr>
                <w:rFonts w:cs="Calibri" w:ascii="Calibri" w:hAnsi="Calibri" w:asciiTheme="minorHAnsi" w:cstheme="minorHAnsi" w:hAnsiTheme="minorHAnsi"/>
                <w:kern w:val="0"/>
                <w:sz w:val="24"/>
                <w:szCs w:val="24"/>
                <w:lang w:val="en-US" w:bidi="ar-SA"/>
              </w:rPr>
              <w:t>—hyperglycaemia, particularly diabetic ketoacidosis.</w:t>
            </w:r>
          </w:p>
          <w:p>
            <w:pPr>
              <w:pStyle w:val="Normal"/>
              <w:widowControl/>
              <w:overflowPunct w:val="true"/>
              <w:spacing w:lineRule="auto" w:line="240" w:before="0" w:after="0"/>
              <w:ind w:start="720"/>
              <w:jc w:val="start"/>
              <w:textAlignment w:val="baseline"/>
              <w:rPr>
                <w:rFonts w:cs="Calibri" w:cstheme="minorHAnsi"/>
                <w:b/>
                <w:bCs/>
                <w:spacing w:val="9"/>
                <w:w w:val="90"/>
                <w:sz w:val="28"/>
                <w:szCs w:val="51"/>
              </w:rPr>
            </w:pPr>
            <w:r>
              <w:rPr>
                <w:rFonts w:eastAsia="Calibri" w:cs="Calibri" w:cstheme="minorHAnsi"/>
                <w:b/>
                <w:bCs/>
                <w:spacing w:val="9"/>
                <w:w w:val="90"/>
                <w:kern w:val="0"/>
                <w:sz w:val="28"/>
                <w:szCs w:val="51"/>
                <w:lang w:val="en-US" w:eastAsia="en-US" w:bidi="ar-SA"/>
              </w:rPr>
              <w:t>Hyperglycaemia</w:t>
            </w:r>
          </w:p>
          <w:p>
            <w:pPr>
              <w:pStyle w:val="Normal"/>
              <w:widowControl/>
              <w:overflowPunct w:val="true"/>
              <w:spacing w:lineRule="auto" w:line="240" w:before="0" w:after="0"/>
              <w:ind w:firstLine="720"/>
              <w:jc w:val="start"/>
              <w:textAlignment w:val="baseline"/>
              <w:rPr>
                <w:rFonts w:cs="Calibri" w:cstheme="minorHAnsi"/>
                <w:sz w:val="24"/>
              </w:rPr>
            </w:pPr>
            <w:r>
              <w:rPr>
                <w:rFonts w:eastAsia="Calibri" w:cs="Calibri" w:cstheme="minorHAnsi"/>
                <w:kern w:val="0"/>
                <w:sz w:val="24"/>
                <w:szCs w:val="22"/>
                <w:lang w:val="en-US" w:eastAsia="en-US" w:bidi="ar-SA"/>
              </w:rPr>
              <w:t xml:space="preserve">Clinical symptoms include: </w:t>
            </w:r>
          </w:p>
          <w:p>
            <w:pPr>
              <w:pStyle w:val="ListParagraph"/>
              <w:widowControl w:val="false"/>
              <w:numPr>
                <w:ilvl w:val="0"/>
                <w:numId w:val="221"/>
              </w:numPr>
              <w:suppressAutoHyphens w:val="false"/>
              <w:overflowPunct w:val="true"/>
              <w:spacing w:lineRule="auto" w:line="240" w:before="0" w:after="120"/>
              <w:contextualSpacing/>
              <w:jc w:val="start"/>
              <w:textAlignment w:val="baseline"/>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Thirst, </w:t>
            </w:r>
          </w:p>
          <w:p>
            <w:pPr>
              <w:pStyle w:val="ListParagraph"/>
              <w:widowControl w:val="false"/>
              <w:numPr>
                <w:ilvl w:val="0"/>
                <w:numId w:val="221"/>
              </w:numPr>
              <w:suppressAutoHyphens w:val="false"/>
              <w:overflowPunct w:val="true"/>
              <w:spacing w:lineRule="auto" w:line="240" w:before="0" w:after="120"/>
              <w:contextualSpacing/>
              <w:jc w:val="start"/>
              <w:textAlignment w:val="baseline"/>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 xml:space="preserve">Increased urine output and Dehydration. </w:t>
            </w:r>
          </w:p>
          <w:p>
            <w:pPr>
              <w:pStyle w:val="ListParagraph"/>
              <w:widowControl w:val="false"/>
              <w:numPr>
                <w:ilvl w:val="0"/>
                <w:numId w:val="221"/>
              </w:numPr>
              <w:suppressAutoHyphens w:val="false"/>
              <w:overflowPunct w:val="true"/>
              <w:spacing w:lineRule="auto" w:line="240" w:before="0" w:after="120"/>
              <w:contextualSpacing/>
              <w:jc w:val="start"/>
              <w:textAlignment w:val="baseline"/>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A progressive reduction in conscious level ensues with hypotension, coma and cessation of urine output in severe cases.</w:t>
            </w:r>
          </w:p>
          <w:p>
            <w:pPr>
              <w:pStyle w:val="Normal"/>
              <w:widowControl/>
              <w:overflowPunct w:val="true"/>
              <w:spacing w:lineRule="auto" w:line="240" w:before="0" w:after="0"/>
              <w:ind w:firstLine="720"/>
              <w:jc w:val="start"/>
              <w:textAlignment w:val="baseline"/>
              <w:rPr>
                <w:rFonts w:cs="Calibri" w:cstheme="minorHAnsi"/>
                <w:b/>
                <w:bCs/>
                <w:spacing w:val="9"/>
                <w:w w:val="90"/>
                <w:sz w:val="28"/>
                <w:szCs w:val="51"/>
              </w:rPr>
            </w:pPr>
            <w:r>
              <w:rPr>
                <w:rFonts w:eastAsia="Calibri" w:cs="Calibri" w:cstheme="minorHAnsi"/>
                <w:b/>
                <w:bCs/>
                <w:spacing w:val="9"/>
                <w:w w:val="90"/>
                <w:kern w:val="0"/>
                <w:sz w:val="28"/>
                <w:szCs w:val="51"/>
                <w:lang w:val="en-US" w:eastAsia="en-US" w:bidi="ar-SA"/>
              </w:rPr>
              <w:t>Management</w:t>
            </w:r>
          </w:p>
          <w:p>
            <w:pPr>
              <w:pStyle w:val="ListParagraph"/>
              <w:widowControl w:val="false"/>
              <w:numPr>
                <w:ilvl w:val="1"/>
                <w:numId w:val="220"/>
              </w:numPr>
              <w:suppressAutoHyphens w:val="false"/>
              <w:overflowPunct w:val="true"/>
              <w:spacing w:lineRule="auto" w:line="240" w:before="0" w:after="120"/>
              <w:contextualSpacing/>
              <w:jc w:val="start"/>
              <w:textAlignment w:val="baseline"/>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Primary assessment and resuscitation (DRS-ABC) to secure the airway,</w:t>
              <w:br/>
              <w:t>breathing and circulation.</w:t>
            </w:r>
          </w:p>
          <w:p>
            <w:pPr>
              <w:pStyle w:val="ListParagraph"/>
              <w:widowControl w:val="false"/>
              <w:numPr>
                <w:ilvl w:val="1"/>
                <w:numId w:val="220"/>
              </w:numPr>
              <w:suppressAutoHyphens w:val="false"/>
              <w:overflowPunct w:val="true"/>
              <w:spacing w:lineRule="auto" w:line="240" w:before="0" w:after="120"/>
              <w:contextualSpacing/>
              <w:jc w:val="start"/>
              <w:textAlignment w:val="baseline"/>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Transport to a hospital facility.</w:t>
            </w:r>
          </w:p>
          <w:p>
            <w:pPr>
              <w:pStyle w:val="Normal"/>
              <w:widowControl w:val="false"/>
              <w:overflowPunct w:val="true"/>
              <w:spacing w:lineRule="auto" w:line="240" w:before="0" w:after="0"/>
              <w:ind w:start="720"/>
              <w:jc w:val="start"/>
              <w:textAlignment w:val="baseline"/>
              <w:rPr>
                <w:rFonts w:cs="Calibri" w:cstheme="minorHAnsi"/>
                <w:b/>
                <w:bCs/>
                <w:spacing w:val="9"/>
                <w:w w:val="90"/>
                <w:sz w:val="28"/>
                <w:szCs w:val="51"/>
              </w:rPr>
            </w:pPr>
            <w:r>
              <w:rPr>
                <w:rFonts w:eastAsia="Calibri" w:cs="Calibri" w:cstheme="minorHAnsi"/>
                <w:b/>
                <w:bCs/>
                <w:spacing w:val="9"/>
                <w:w w:val="90"/>
                <w:kern w:val="0"/>
                <w:sz w:val="28"/>
                <w:szCs w:val="51"/>
                <w:lang w:val="en-US" w:eastAsia="en-US" w:bidi="ar-SA"/>
              </w:rPr>
              <w:t>Hypoglycaemia</w:t>
            </w:r>
          </w:p>
          <w:p>
            <w:pPr>
              <w:pStyle w:val="Normal"/>
              <w:widowControl w:val="false"/>
              <w:overflowPunct w:val="true"/>
              <w:spacing w:lineRule="auto" w:line="240" w:before="0" w:after="0"/>
              <w:ind w:start="720"/>
              <w:jc w:val="start"/>
              <w:textAlignment w:val="baseline"/>
              <w:rPr>
                <w:rFonts w:cs="Calibri" w:cstheme="minorHAnsi"/>
                <w:sz w:val="24"/>
              </w:rPr>
            </w:pPr>
            <w:r>
              <w:rPr>
                <w:rFonts w:eastAsia="Calibri" w:cs="Calibri" w:cstheme="minorHAnsi"/>
                <w:kern w:val="0"/>
                <w:sz w:val="24"/>
                <w:szCs w:val="22"/>
                <w:lang w:val="en-US" w:eastAsia="en-US" w:bidi="ar-SA"/>
              </w:rPr>
              <w:t xml:space="preserve">Clinical symptoms of hypoglycemia include: </w:t>
            </w:r>
          </w:p>
          <w:p>
            <w:pPr>
              <w:pStyle w:val="Normal"/>
              <w:widowControl w:val="false"/>
              <w:numPr>
                <w:ilvl w:val="0"/>
                <w:numId w:val="225"/>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 xml:space="preserve">Sweating. </w:t>
            </w:r>
          </w:p>
          <w:p>
            <w:pPr>
              <w:pStyle w:val="Normal"/>
              <w:widowControl w:val="false"/>
              <w:numPr>
                <w:ilvl w:val="0"/>
                <w:numId w:val="225"/>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Hunger.</w:t>
            </w:r>
          </w:p>
          <w:p>
            <w:pPr>
              <w:pStyle w:val="Normal"/>
              <w:widowControl w:val="false"/>
              <w:numPr>
                <w:ilvl w:val="0"/>
                <w:numId w:val="225"/>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 xml:space="preserve">Tremor. </w:t>
            </w:r>
          </w:p>
          <w:p>
            <w:pPr>
              <w:pStyle w:val="Normal"/>
              <w:widowControl w:val="false"/>
              <w:numPr>
                <w:ilvl w:val="0"/>
                <w:numId w:val="225"/>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Agitation.</w:t>
            </w:r>
          </w:p>
          <w:p>
            <w:pPr>
              <w:pStyle w:val="Normal"/>
              <w:widowControl w:val="false"/>
              <w:numPr>
                <w:ilvl w:val="0"/>
                <w:numId w:val="225"/>
              </w:numPr>
              <w:overflowPunct w:val="true"/>
              <w:spacing w:lineRule="auto" w:line="240" w:before="0" w:after="0"/>
              <w:ind w:hanging="360" w:start="1440" w:end="100"/>
              <w:contextualSpacing/>
              <w:jc w:val="start"/>
              <w:textAlignment w:val="baseline"/>
              <w:rPr>
                <w:rFonts w:cs="Calibri" w:cstheme="minorHAnsi"/>
                <w:sz w:val="24"/>
              </w:rPr>
            </w:pPr>
            <w:r>
              <w:rPr>
                <w:rFonts w:eastAsia="Calibri" w:cs="Calibri" w:cstheme="minorHAnsi"/>
                <w:kern w:val="0"/>
                <w:sz w:val="24"/>
                <w:szCs w:val="22"/>
                <w:lang w:val="en-US" w:eastAsia="en-US" w:bidi="ar-SA"/>
              </w:rPr>
              <w:t>Progressively drowsiness, confusion and coma.</w:t>
            </w:r>
          </w:p>
          <w:p>
            <w:pPr>
              <w:pStyle w:val="Normal"/>
              <w:widowControl w:val="false"/>
              <w:numPr>
                <w:ilvl w:val="0"/>
                <w:numId w:val="225"/>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Assume that any diabetic with impaired consciousness has hypoglycaemia until proven otherwise.</w:t>
            </w:r>
          </w:p>
          <w:p>
            <w:pPr>
              <w:pStyle w:val="Normal"/>
              <w:widowControl w:val="false"/>
              <w:overflowPunct w:val="true"/>
              <w:spacing w:lineRule="auto" w:line="240" w:before="0" w:after="0"/>
              <w:ind w:start="720"/>
              <w:jc w:val="start"/>
              <w:textAlignment w:val="baseline"/>
              <w:rPr>
                <w:rFonts w:cs="Calibri" w:cstheme="minorHAnsi"/>
                <w:b/>
                <w:sz w:val="24"/>
              </w:rPr>
            </w:pPr>
            <w:r>
              <w:rPr>
                <w:rFonts w:eastAsia="Calibri" w:cs="Calibri" w:cstheme="minorHAnsi"/>
                <w:b/>
                <w:kern w:val="0"/>
                <w:sz w:val="24"/>
                <w:szCs w:val="22"/>
                <w:lang w:val="en-US" w:eastAsia="en-US" w:bidi="ar-SA"/>
              </w:rPr>
              <w:t>Management</w:t>
            </w:r>
          </w:p>
          <w:p>
            <w:pPr>
              <w:pStyle w:val="Normal"/>
              <w:widowControl w:val="false"/>
              <w:numPr>
                <w:ilvl w:val="0"/>
                <w:numId w:val="226"/>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Conscious patients can usually be treated with rapid acting oral carbohydrates, e.g. fruit juice, packets of granulated sugar, glucose powder as such or dissolved in water.</w:t>
            </w:r>
          </w:p>
          <w:p>
            <w:pPr>
              <w:pStyle w:val="Normal"/>
              <w:widowControl w:val="false"/>
              <w:numPr>
                <w:ilvl w:val="0"/>
                <w:numId w:val="226"/>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 xml:space="preserve">After ten minutes this short acting carbohydrate should be followed up with food which contains longer acting carbohydrate. </w:t>
            </w:r>
          </w:p>
          <w:p>
            <w:pPr>
              <w:pStyle w:val="Normal"/>
              <w:widowControl w:val="false"/>
              <w:numPr>
                <w:ilvl w:val="0"/>
                <w:numId w:val="226"/>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 xml:space="preserve">It is important that the victim is not left alone until the danger of hypoglycaemia has passed. </w:t>
            </w:r>
          </w:p>
          <w:p>
            <w:pPr>
              <w:pStyle w:val="Normal"/>
              <w:widowControl w:val="false"/>
              <w:numPr>
                <w:ilvl w:val="0"/>
                <w:numId w:val="226"/>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 xml:space="preserve">If the patient is unconscious, attend to the airway, breathing and circulation. </w:t>
            </w:r>
          </w:p>
          <w:p>
            <w:pPr>
              <w:pStyle w:val="Normal"/>
              <w:widowControl w:val="false"/>
              <w:numPr>
                <w:ilvl w:val="0"/>
                <w:numId w:val="226"/>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Protect the victim from injury.</w:t>
            </w:r>
          </w:p>
          <w:p>
            <w:pPr>
              <w:pStyle w:val="Normal"/>
              <w:widowControl w:val="false"/>
              <w:numPr>
                <w:ilvl w:val="0"/>
                <w:numId w:val="226"/>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Call Rescue 1122 ambulance.</w:t>
            </w:r>
          </w:p>
          <w:p>
            <w:pPr>
              <w:pStyle w:val="Normal"/>
              <w:widowControl w:val="false"/>
              <w:shd w:val="clear" w:color="auto" w:fill="9CC2E5" w:themeFill="accent1" w:themeFillTint="99"/>
              <w:overflowPunct w:val="true"/>
              <w:spacing w:lineRule="auto" w:line="240" w:before="0" w:after="0"/>
              <w:ind w:start="720"/>
              <w:jc w:val="center"/>
              <w:textAlignment w:val="baseline"/>
              <w:rPr>
                <w:rFonts w:cs="Calibri" w:cstheme="minorHAnsi"/>
                <w:b/>
                <w:bCs/>
                <w:spacing w:val="9"/>
                <w:w w:val="90"/>
                <w:sz w:val="28"/>
                <w:szCs w:val="51"/>
              </w:rPr>
            </w:pPr>
            <w:r>
              <w:rPr>
                <w:rFonts w:eastAsia="Calibri" w:cs="Calibri" w:cstheme="minorHAnsi"/>
                <w:b/>
                <w:bCs/>
                <w:spacing w:val="9"/>
                <w:w w:val="90"/>
                <w:kern w:val="0"/>
                <w:sz w:val="28"/>
                <w:szCs w:val="51"/>
                <w:lang w:val="en-US" w:eastAsia="en-US" w:bidi="ar-SA"/>
              </w:rPr>
              <w:t>Chest Pain / Myocardial Infarction</w:t>
            </w:r>
          </w:p>
          <w:p>
            <w:pPr>
              <w:pStyle w:val="Normal"/>
              <w:widowControl w:val="false"/>
              <w:overflowPunct w:val="true"/>
              <w:spacing w:lineRule="auto" w:line="240" w:before="0" w:after="0"/>
              <w:ind w:start="720"/>
              <w:jc w:val="start"/>
              <w:textAlignment w:val="baseline"/>
              <w:rPr>
                <w:rFonts w:cs="Calibri" w:cstheme="minorHAnsi"/>
                <w:sz w:val="24"/>
              </w:rPr>
            </w:pPr>
            <w:r>
              <w:rPr>
                <w:rFonts w:eastAsia="Calibri" w:cs="Calibri" w:cstheme="minorHAnsi"/>
                <w:kern w:val="0"/>
                <w:sz w:val="24"/>
                <w:szCs w:val="22"/>
                <w:lang w:val="en-US" w:eastAsia="en-US" w:bidi="ar-SA"/>
              </w:rPr>
              <w:t>Victims usually begin with varying degrees of atheromatous coronary occlusion. Myocardial infarction is usually initiated by rupture or erosion of a thin cap which overlies these atheromatous plaques. Platelet adhesion and aggregation then occurs over the ruptured surface. The haemodynamic effects of this thrombus formation may lead to prolonged ischaemic symptoms and pain at rest. If the clot occludes the coronary artery a myocardial infarction occurs.</w:t>
            </w:r>
          </w:p>
          <w:p>
            <w:pPr>
              <w:pStyle w:val="Normal"/>
              <w:widowControl w:val="false"/>
              <w:overflowPunct w:val="true"/>
              <w:spacing w:lineRule="auto" w:line="240" w:before="0" w:after="0"/>
              <w:ind w:start="720"/>
              <w:jc w:val="start"/>
              <w:textAlignment w:val="baseline"/>
              <w:rPr>
                <w:rFonts w:cs="Calibri" w:cstheme="minorHAnsi"/>
                <w:b/>
                <w:bCs/>
                <w:sz w:val="24"/>
              </w:rPr>
            </w:pPr>
            <w:r>
              <w:rPr>
                <w:rFonts w:eastAsia="Calibri" w:cs="Calibri" w:cstheme="minorHAnsi"/>
                <w:b/>
                <w:bCs/>
                <w:kern w:val="0"/>
                <w:sz w:val="24"/>
                <w:szCs w:val="22"/>
                <w:lang w:val="en-US" w:eastAsia="en-US" w:bidi="ar-SA"/>
              </w:rPr>
              <w:t>Symptoms and Signs</w:t>
            </w:r>
          </w:p>
          <w:p>
            <w:pPr>
              <w:pStyle w:val="Normal"/>
              <w:widowControl w:val="false"/>
              <w:numPr>
                <w:ilvl w:val="0"/>
                <w:numId w:val="227"/>
              </w:numPr>
              <w:overflowPunct w:val="true"/>
              <w:spacing w:lineRule="auto" w:line="240" w:before="0" w:after="0"/>
              <w:ind w:hanging="180" w:start="135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Persisting central chest pain, with possible radiation to the left or right arms, jaw, or neck.</w:t>
            </w:r>
          </w:p>
          <w:p>
            <w:pPr>
              <w:pStyle w:val="Normal"/>
              <w:widowControl w:val="false"/>
              <w:numPr>
                <w:ilvl w:val="0"/>
                <w:numId w:val="227"/>
              </w:numPr>
              <w:overflowPunct w:val="true"/>
              <w:spacing w:lineRule="auto" w:line="240" w:before="0" w:after="0"/>
              <w:ind w:hanging="180" w:start="135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Pain is no longer improved with Glyceryl Trinitrate (GTN).</w:t>
            </w:r>
          </w:p>
          <w:p>
            <w:pPr>
              <w:pStyle w:val="Normal"/>
              <w:widowControl w:val="false"/>
              <w:numPr>
                <w:ilvl w:val="0"/>
                <w:numId w:val="227"/>
              </w:numPr>
              <w:overflowPunct w:val="true"/>
              <w:spacing w:lineRule="auto" w:line="240" w:before="0" w:after="0"/>
              <w:ind w:hanging="180" w:start="135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Nausea, vomiting.</w:t>
            </w:r>
          </w:p>
          <w:p>
            <w:pPr>
              <w:pStyle w:val="Normal"/>
              <w:widowControl w:val="false"/>
              <w:numPr>
                <w:ilvl w:val="0"/>
                <w:numId w:val="227"/>
              </w:numPr>
              <w:overflowPunct w:val="true"/>
              <w:spacing w:lineRule="auto" w:line="240" w:before="0" w:after="0"/>
              <w:ind w:hanging="180" w:start="135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A sense of impending doom.</w:t>
            </w:r>
          </w:p>
          <w:p>
            <w:pPr>
              <w:pStyle w:val="Normal"/>
              <w:widowControl w:val="false"/>
              <w:numPr>
                <w:ilvl w:val="0"/>
                <w:numId w:val="227"/>
              </w:numPr>
              <w:overflowPunct w:val="true"/>
              <w:spacing w:lineRule="auto" w:line="240" w:before="0" w:after="0"/>
              <w:ind w:hanging="180" w:start="135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Restlessness.</w:t>
            </w:r>
          </w:p>
          <w:p>
            <w:pPr>
              <w:pStyle w:val="Normal"/>
              <w:widowControl w:val="false"/>
              <w:numPr>
                <w:ilvl w:val="0"/>
                <w:numId w:val="227"/>
              </w:numPr>
              <w:overflowPunct w:val="true"/>
              <w:spacing w:lineRule="auto" w:line="240" w:before="0" w:after="0"/>
              <w:ind w:hanging="180" w:start="135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Shortness of breath.</w:t>
            </w:r>
          </w:p>
          <w:p>
            <w:pPr>
              <w:pStyle w:val="Normal"/>
              <w:widowControl w:val="false"/>
              <w:numPr>
                <w:ilvl w:val="0"/>
                <w:numId w:val="227"/>
              </w:numPr>
              <w:overflowPunct w:val="true"/>
              <w:spacing w:lineRule="auto" w:line="240" w:before="0" w:after="0"/>
              <w:ind w:hanging="180" w:start="135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Pallor, cold sweaty skin.</w:t>
            </w:r>
          </w:p>
          <w:p>
            <w:pPr>
              <w:pStyle w:val="Normal"/>
              <w:widowControl w:val="false"/>
              <w:numPr>
                <w:ilvl w:val="0"/>
                <w:numId w:val="227"/>
              </w:numPr>
              <w:overflowPunct w:val="true"/>
              <w:spacing w:lineRule="auto" w:line="240" w:before="0" w:after="0"/>
              <w:ind w:hanging="180" w:start="135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Pump failure: hypotension, raised venous pressure, tachycardia and possibly pulmonary oedema.</w:t>
            </w:r>
          </w:p>
          <w:p>
            <w:pPr>
              <w:pStyle w:val="Normal"/>
              <w:widowControl w:val="false"/>
              <w:overflowPunct w:val="true"/>
              <w:spacing w:lineRule="auto" w:line="240" w:before="0" w:after="0"/>
              <w:ind w:start="720"/>
              <w:jc w:val="start"/>
              <w:textAlignment w:val="baseline"/>
              <w:rPr>
                <w:rFonts w:cs="Calibri" w:cstheme="minorHAnsi"/>
                <w:b/>
                <w:sz w:val="24"/>
              </w:rPr>
            </w:pPr>
            <w:r>
              <w:rPr>
                <w:rFonts w:eastAsia="Calibri" w:cs="Calibri" w:cstheme="minorHAnsi"/>
                <w:b/>
                <w:kern w:val="0"/>
                <w:sz w:val="24"/>
                <w:szCs w:val="22"/>
                <w:lang w:val="en-US" w:eastAsia="en-US" w:bidi="ar-SA"/>
              </w:rPr>
              <w:t>Management</w:t>
            </w:r>
          </w:p>
          <w:p>
            <w:pPr>
              <w:pStyle w:val="Normal"/>
              <w:widowControl w:val="false"/>
              <w:overflowPunct w:val="true"/>
              <w:spacing w:lineRule="auto" w:line="240" w:before="0" w:after="0"/>
              <w:ind w:start="720"/>
              <w:jc w:val="start"/>
              <w:textAlignment w:val="baseline"/>
              <w:rPr>
                <w:rFonts w:cs="Calibri" w:cstheme="minorHAnsi"/>
                <w:b/>
                <w:bCs/>
                <w:sz w:val="24"/>
              </w:rPr>
            </w:pPr>
            <w:r>
              <w:rPr>
                <w:rFonts w:eastAsia="Calibri" w:cs="Calibri" w:cstheme="minorHAnsi"/>
                <w:b/>
                <w:bCs/>
                <w:kern w:val="0"/>
                <w:sz w:val="24"/>
                <w:szCs w:val="22"/>
                <w:lang w:val="en-US" w:eastAsia="en-US" w:bidi="ar-SA"/>
              </w:rPr>
              <w:t>If acute MI is suspected:</w:t>
            </w:r>
          </w:p>
          <w:p>
            <w:pPr>
              <w:pStyle w:val="Normal"/>
              <w:widowControl w:val="false"/>
              <w:numPr>
                <w:ilvl w:val="0"/>
                <w:numId w:val="224"/>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Give reassurance, and keep the patient warm.</w:t>
            </w:r>
          </w:p>
          <w:p>
            <w:pPr>
              <w:pStyle w:val="Normal"/>
              <w:widowControl w:val="false"/>
              <w:numPr>
                <w:ilvl w:val="0"/>
                <w:numId w:val="224"/>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Sit the patient up if breathless.</w:t>
            </w:r>
          </w:p>
          <w:p>
            <w:pPr>
              <w:pStyle w:val="Normal"/>
              <w:widowControl w:val="false"/>
              <w:numPr>
                <w:ilvl w:val="0"/>
                <w:numId w:val="224"/>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Lay the patient flat if he or she feels faint.</w:t>
            </w:r>
          </w:p>
          <w:p>
            <w:pPr>
              <w:pStyle w:val="Normal"/>
              <w:widowControl w:val="false"/>
              <w:numPr>
                <w:ilvl w:val="0"/>
                <w:numId w:val="224"/>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If the patient has GTN tablets or spray, give one tablet to be chewed or one spray under the tongue.</w:t>
            </w:r>
          </w:p>
          <w:p>
            <w:pPr>
              <w:pStyle w:val="Normal"/>
              <w:widowControl w:val="false"/>
              <w:numPr>
                <w:ilvl w:val="0"/>
                <w:numId w:val="224"/>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Repeat in five minutes; if pain is unrelieved, call an ambulance (dial 111).</w:t>
            </w:r>
          </w:p>
          <w:p>
            <w:pPr>
              <w:pStyle w:val="Normal"/>
              <w:widowControl w:val="false"/>
              <w:numPr>
                <w:ilvl w:val="0"/>
                <w:numId w:val="224"/>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If the patient is not allergic to aspirin, give 300mg aspirin chewed or sucked.</w:t>
            </w:r>
          </w:p>
          <w:p>
            <w:pPr>
              <w:pStyle w:val="Normal"/>
              <w:widowControl w:val="false"/>
              <w:numPr>
                <w:ilvl w:val="0"/>
                <w:numId w:val="224"/>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Continue monitoring level of consciousness and be prepared to initiate adult collapse guidelines if patient becomes unconscious.</w:t>
            </w:r>
          </w:p>
          <w:p>
            <w:pPr>
              <w:pStyle w:val="Normal"/>
              <w:widowControl w:val="false"/>
              <w:shd w:val="clear" w:color="auto" w:fill="9CC2E5" w:themeFill="accent1" w:themeFillTint="99"/>
              <w:overflowPunct w:val="true"/>
              <w:spacing w:lineRule="auto" w:line="240" w:before="0" w:after="0"/>
              <w:ind w:start="720"/>
              <w:jc w:val="center"/>
              <w:textAlignment w:val="baseline"/>
              <w:rPr>
                <w:rFonts w:cs="Calibri" w:cstheme="minorHAnsi"/>
                <w:b/>
                <w:bCs/>
                <w:spacing w:val="9"/>
                <w:w w:val="90"/>
                <w:sz w:val="28"/>
                <w:szCs w:val="51"/>
              </w:rPr>
            </w:pPr>
            <w:r>
              <w:rPr>
                <w:rFonts w:eastAsia="Calibri" w:cs="Calibri" w:cstheme="minorHAnsi"/>
                <w:b/>
                <w:bCs/>
                <w:spacing w:val="9"/>
                <w:w w:val="90"/>
                <w:kern w:val="0"/>
                <w:sz w:val="28"/>
                <w:szCs w:val="51"/>
                <w:lang w:val="en-US" w:eastAsia="en-US" w:bidi="ar-SA"/>
              </w:rPr>
              <w:t>Vasovagal Syncope</w:t>
            </w:r>
          </w:p>
          <w:p>
            <w:pPr>
              <w:pStyle w:val="Normal"/>
              <w:widowControl w:val="false"/>
              <w:overflowPunct w:val="true"/>
              <w:spacing w:lineRule="auto" w:line="240" w:before="0" w:after="0"/>
              <w:ind w:start="720"/>
              <w:jc w:val="start"/>
              <w:textAlignment w:val="baseline"/>
              <w:rPr>
                <w:rFonts w:cs="Calibri" w:cstheme="minorHAnsi"/>
                <w:sz w:val="24"/>
              </w:rPr>
            </w:pPr>
            <w:r>
              <w:rPr>
                <w:rFonts w:eastAsia="Calibri" w:cs="Calibri" w:cstheme="minorHAnsi"/>
                <w:kern w:val="0"/>
                <w:sz w:val="24"/>
                <w:szCs w:val="22"/>
                <w:lang w:val="en-US" w:eastAsia="en-US" w:bidi="ar-SA"/>
              </w:rPr>
              <w:t>It is a transient loss of consciousness due to cerebral ischaemia caused by a reduction in blood supply to the brain. Vasodilatation causes pooling of blood in the peripheries and vagal stimulation causes slowing of the heart. This combination causes a dramatic fall in blood pressure.</w:t>
            </w:r>
          </w:p>
          <w:p>
            <w:pPr>
              <w:pStyle w:val="Normal"/>
              <w:widowControl w:val="false"/>
              <w:overflowPunct w:val="true"/>
              <w:spacing w:lineRule="auto" w:line="240" w:before="0" w:after="0"/>
              <w:ind w:start="720"/>
              <w:jc w:val="start"/>
              <w:textAlignment w:val="baseline"/>
              <w:rPr>
                <w:rFonts w:cs="Calibri" w:cstheme="minorHAnsi"/>
                <w:b/>
                <w:bCs/>
                <w:spacing w:val="9"/>
                <w:w w:val="90"/>
                <w:sz w:val="28"/>
                <w:szCs w:val="51"/>
              </w:rPr>
            </w:pPr>
            <w:r>
              <w:rPr>
                <w:rFonts w:eastAsia="Calibri" w:cs="Calibri" w:cstheme="minorHAnsi"/>
                <w:b/>
                <w:bCs/>
                <w:spacing w:val="9"/>
                <w:w w:val="90"/>
                <w:kern w:val="0"/>
                <w:sz w:val="28"/>
                <w:szCs w:val="51"/>
                <w:lang w:val="en-US" w:eastAsia="en-US" w:bidi="ar-SA"/>
              </w:rPr>
              <w:t>Presentation</w:t>
            </w:r>
          </w:p>
          <w:p>
            <w:pPr>
              <w:pStyle w:val="Normal"/>
              <w:widowControl w:val="false"/>
              <w:numPr>
                <w:ilvl w:val="0"/>
                <w:numId w:val="228"/>
              </w:numPr>
              <w:overflowPunct w:val="true"/>
              <w:spacing w:lineRule="auto" w:line="240" w:before="0" w:after="0"/>
              <w:ind w:hanging="180" w:start="135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Patient feels light headed or dizzy, possibly nauseous, uncomfortable or agitated.</w:t>
            </w:r>
          </w:p>
          <w:p>
            <w:pPr>
              <w:pStyle w:val="Normal"/>
              <w:widowControl w:val="false"/>
              <w:numPr>
                <w:ilvl w:val="0"/>
                <w:numId w:val="228"/>
              </w:numPr>
              <w:overflowPunct w:val="true"/>
              <w:spacing w:lineRule="auto" w:line="240" w:before="0" w:after="0"/>
              <w:ind w:hanging="180" w:start="1350"/>
              <w:contextualSpacing/>
              <w:jc w:val="start"/>
              <w:textAlignment w:val="baseline"/>
              <w:rPr>
                <w:rFonts w:cs="Calibri" w:cstheme="minorHAnsi"/>
                <w:b/>
                <w:bCs/>
                <w:spacing w:val="1"/>
                <w:sz w:val="18"/>
                <w:szCs w:val="18"/>
              </w:rPr>
            </w:pPr>
            <w:r>
              <w:rPr>
                <w:rFonts w:eastAsia="Calibri" w:cs="Calibri" w:cstheme="minorHAnsi"/>
                <w:bCs/>
                <w:kern w:val="0"/>
                <w:sz w:val="24"/>
                <w:szCs w:val="22"/>
                <w:lang w:val="en-US" w:eastAsia="en-US" w:bidi="ar-SA"/>
              </w:rPr>
              <w:t>Appears pale and sweaty with</w:t>
            </w:r>
            <w:r>
              <w:rPr>
                <w:rFonts w:eastAsia="Calibri" w:cs="Calibri" w:cstheme="minorHAnsi"/>
                <w:kern w:val="0"/>
                <w:sz w:val="24"/>
                <w:szCs w:val="22"/>
                <w:lang w:val="en-US" w:eastAsia="en-US" w:bidi="ar-SA"/>
              </w:rPr>
              <w:t xml:space="preserve"> a thready, slow pulse and hypotension.</w:t>
            </w:r>
          </w:p>
          <w:p>
            <w:pPr>
              <w:pStyle w:val="Normal"/>
              <w:widowControl w:val="false"/>
              <w:overflowPunct w:val="true"/>
              <w:spacing w:lineRule="auto" w:line="240" w:before="0" w:after="0"/>
              <w:ind w:start="720"/>
              <w:jc w:val="start"/>
              <w:textAlignment w:val="baseline"/>
              <w:rPr>
                <w:rFonts w:cs="Calibri" w:cstheme="minorHAnsi"/>
                <w:b/>
                <w:bCs/>
                <w:spacing w:val="9"/>
                <w:w w:val="90"/>
                <w:sz w:val="28"/>
                <w:szCs w:val="51"/>
              </w:rPr>
            </w:pPr>
            <w:r>
              <mc:AlternateContent>
                <mc:Choice Requires="wps">
                  <w:drawing>
                    <wp:anchor distT="0" distB="0" distL="0" distR="0" simplePos="0" relativeHeight="505" behindDoc="0" locked="0" layoutInCell="0" allowOverlap="1" wp14:anchorId="3BE18BAF">
                      <wp:simplePos x="0" y="0"/>
                      <wp:positionH relativeFrom="page">
                        <wp:posOffset>8509635</wp:posOffset>
                      </wp:positionH>
                      <wp:positionV relativeFrom="margin">
                        <wp:posOffset>10117455</wp:posOffset>
                      </wp:positionV>
                      <wp:extent cx="6309360" cy="153035"/>
                      <wp:effectExtent l="0" t="0" r="0" b="0"/>
                      <wp:wrapSquare wrapText="bothSides"/>
                      <wp:docPr id="39" name="Text Box 23"/>
                      <a:graphic xmlns:a="http://schemas.openxmlformats.org/drawingml/2006/main">
                        <a:graphicData uri="http://schemas.microsoft.com/office/word/2010/wordprocessingShape">
                          <wps:wsp>
                            <wps:cNvSpPr/>
                            <wps:spPr>
                              <a:xfrm>
                                <a:off x="0" y="0"/>
                                <a:ext cx="6309360" cy="153000"/>
                              </a:xfrm>
                              <a:prstGeom prst="rect">
                                <a:avLst/>
                              </a:prstGeom>
                              <a:noFill/>
                              <a:ln w="0">
                                <a:noFill/>
                              </a:ln>
                            </wps:spPr>
                            <wps:style>
                              <a:lnRef idx="0"/>
                              <a:fillRef idx="0"/>
                              <a:effectRef idx="0"/>
                              <a:fontRef idx="minor"/>
                            </wps:style>
                            <wps:txbx>
                              <w:txbxContent>
                                <w:p>
                                  <w:pPr>
                                    <w:pStyle w:val="FrameContents"/>
                                    <w:tabs>
                                      <w:tab w:val="clear" w:pos="720"/>
                                      <w:tab w:val="left" w:pos="9072" w:leader="none"/>
                                    </w:tabs>
                                    <w:overflowPunct w:val="true"/>
                                    <w:spacing w:lineRule="exact" w:line="209" w:before="0" w:after="29"/>
                                    <w:ind w:start="360"/>
                                    <w:textAlignment w:val="baseline"/>
                                    <w:rPr>
                                      <w:rFonts w:cs="Arial"/>
                                      <w:b/>
                                      <w:bCs/>
                                      <w:sz w:val="18"/>
                                      <w:szCs w:val="18"/>
                                    </w:rPr>
                                  </w:pPr>
                                  <w:r>
                                    <w:rPr>
                                      <w:rFonts w:cs="Arial"/>
                                      <w:b/>
                                      <w:bCs/>
                                      <w:sz w:val="18"/>
                                      <w:szCs w:val="18"/>
                                    </w:rPr>
                                    <w:t>January 2009</w:t>
                                    <w:tab/>
                                    <w:t>154</w:t>
                                  </w:r>
                                </w:p>
                              </w:txbxContent>
                            </wps:txbx>
                            <wps:bodyPr lIns="0" tIns="0" rIns="0" bIns="0" anchor="t" upright="1">
                              <a:noAutofit/>
                            </wps:bodyPr>
                          </wps:wsp>
                        </a:graphicData>
                      </a:graphic>
                    </wp:anchor>
                  </w:drawing>
                </mc:Choice>
                <mc:Fallback>
                  <w:pict>
                    <v:rect id="shape_0" fillcolor="white" stroked="f" o:allowincell="f" style="position:absolute;margin-left:670.05pt;margin-top:796.65pt;width:496.75pt;height:12pt;mso-wrap-style:square;v-text-anchor:top;mso-position-horizontal-relative:page;mso-position-vertical-relative:margin" wp14:anchorId="3BE18BAF">
                      <v:fill o:detectmouseclick="t" type="solid" color2="black" opacity="0"/>
                      <v:stroke color="#3465a4" joinstyle="round" endcap="flat"/>
                      <v:textbox>
                        <w:txbxContent>
                          <w:p>
                            <w:pPr>
                              <w:pStyle w:val="FrameContents"/>
                              <w:tabs>
                                <w:tab w:val="clear" w:pos="720"/>
                                <w:tab w:val="left" w:pos="9072" w:leader="none"/>
                              </w:tabs>
                              <w:overflowPunct w:val="true"/>
                              <w:spacing w:lineRule="exact" w:line="209" w:before="0" w:after="29"/>
                              <w:ind w:start="360"/>
                              <w:textAlignment w:val="baseline"/>
                              <w:rPr>
                                <w:rFonts w:cs="Arial"/>
                                <w:b/>
                                <w:bCs/>
                                <w:sz w:val="18"/>
                                <w:szCs w:val="18"/>
                              </w:rPr>
                            </w:pPr>
                            <w:r>
                              <w:rPr>
                                <w:rFonts w:cs="Arial"/>
                                <w:b/>
                                <w:bCs/>
                                <w:sz w:val="18"/>
                                <w:szCs w:val="18"/>
                              </w:rPr>
                              <w:t>January 2009</w:t>
                              <w:tab/>
                              <w:t>154</w:t>
                            </w:r>
                          </w:p>
                        </w:txbxContent>
                      </v:textbox>
                      <w10:wrap type="square"/>
                    </v:rect>
                  </w:pict>
                </mc:Fallback>
              </mc:AlternateContent>
            </w:r>
            <w:r>
              <w:rPr>
                <w:rFonts w:eastAsia="Calibri" w:cs="Calibri" w:cstheme="minorHAnsi"/>
                <w:b/>
                <w:bCs/>
                <w:spacing w:val="9"/>
                <w:w w:val="90"/>
                <w:kern w:val="0"/>
                <w:sz w:val="28"/>
                <w:szCs w:val="51"/>
                <w:lang w:val="en-US" w:eastAsia="en-US" w:bidi="ar-SA"/>
              </w:rPr>
              <w:t xml:space="preserve">Management </w:t>
            </w:r>
            <w:r>
              <w:rPr>
                <w:rFonts w:eastAsia="Calibri" w:cs="Calibri" w:cstheme="minorHAnsi"/>
                <w:b/>
                <w:bCs/>
                <w:kern w:val="0"/>
                <w:sz w:val="24"/>
                <w:szCs w:val="22"/>
                <w:lang w:val="en-US" w:eastAsia="en-US" w:bidi="ar-SA"/>
              </w:rPr>
              <w:t>Vasovagal syncope in a FIT, healthy young patient:</w:t>
            </w:r>
          </w:p>
          <w:p>
            <w:pPr>
              <w:pStyle w:val="Normal"/>
              <w:widowControl w:val="false"/>
              <w:numPr>
                <w:ilvl w:val="0"/>
                <w:numId w:val="223"/>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Lay the patient flat.</w:t>
            </w:r>
          </w:p>
          <w:p>
            <w:pPr>
              <w:pStyle w:val="Normal"/>
              <w:widowControl w:val="false"/>
              <w:numPr>
                <w:ilvl w:val="0"/>
                <w:numId w:val="223"/>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Relieve any compression on the neck and maintain an airway.</w:t>
            </w:r>
          </w:p>
          <w:p>
            <w:pPr>
              <w:pStyle w:val="Normal"/>
              <w:widowControl w:val="false"/>
              <w:numPr>
                <w:ilvl w:val="0"/>
                <w:numId w:val="223"/>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Raise patient's legs.</w:t>
            </w:r>
          </w:p>
          <w:p>
            <w:pPr>
              <w:pStyle w:val="Normal"/>
              <w:widowControl w:val="false"/>
              <w:numPr>
                <w:ilvl w:val="0"/>
                <w:numId w:val="223"/>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Ensure the patient has access to fresh air.</w:t>
            </w:r>
          </w:p>
          <w:p>
            <w:pPr>
              <w:pStyle w:val="Normal"/>
              <w:widowControl w:val="false"/>
              <w:numPr>
                <w:ilvl w:val="0"/>
                <w:numId w:val="223"/>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Keep patient supine and reassured on regaining consciousness.</w:t>
            </w:r>
          </w:p>
          <w:p>
            <w:pPr>
              <w:pStyle w:val="Normal"/>
              <w:widowControl w:val="false"/>
              <w:numPr>
                <w:ilvl w:val="0"/>
                <w:numId w:val="223"/>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Slowly raise patient to seated position after pulse and blood pressure recover.</w:t>
            </w:r>
          </w:p>
          <w:p>
            <w:pPr>
              <w:pStyle w:val="Normal"/>
              <w:widowControl w:val="false"/>
              <w:numPr>
                <w:ilvl w:val="0"/>
                <w:numId w:val="223"/>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Transfer the patient to a hospital for further assessment as indicated when there are significant medical problems, or when syncope is prolonged or complicated by seizure.</w:t>
            </w:r>
          </w:p>
          <w:p>
            <w:pPr>
              <w:pStyle w:val="Normal"/>
              <w:widowControl/>
              <w:spacing w:lineRule="auto" w:line="240" w:before="0" w:after="160"/>
              <w:jc w:val="center"/>
              <w:rPr>
                <w:rFonts w:cs="Calibri" w:cstheme="minorHAnsi"/>
                <w:b/>
                <w:bCs/>
                <w:spacing w:val="9"/>
                <w:w w:val="90"/>
                <w:sz w:val="28"/>
                <w:szCs w:val="51"/>
              </w:rPr>
            </w:pPr>
            <w:r>
              <w:rPr>
                <w:rFonts w:eastAsia="Calibri" w:cs="Calibri" w:cstheme="minorHAnsi"/>
                <w:b/>
                <w:bCs/>
                <w:spacing w:val="9"/>
                <w:w w:val="90"/>
                <w:kern w:val="0"/>
                <w:sz w:val="28"/>
                <w:szCs w:val="51"/>
                <w:lang w:val="en-US" w:eastAsia="en-US" w:bidi="ar-SA"/>
              </w:rPr>
            </w:r>
          </w:p>
          <w:p>
            <w:pPr>
              <w:pStyle w:val="Normal"/>
              <w:widowControl w:val="false"/>
              <w:shd w:val="clear" w:color="auto" w:fill="9CC2E5" w:themeFill="accent1" w:themeFillTint="99"/>
              <w:overflowPunct w:val="true"/>
              <w:spacing w:lineRule="auto" w:line="240" w:before="0" w:after="0"/>
              <w:ind w:start="720"/>
              <w:jc w:val="center"/>
              <w:textAlignment w:val="baseline"/>
              <w:rPr>
                <w:rFonts w:cs="Calibri" w:cstheme="minorHAnsi"/>
                <w:b/>
                <w:bCs/>
                <w:spacing w:val="9"/>
                <w:w w:val="90"/>
                <w:sz w:val="28"/>
                <w:szCs w:val="51"/>
              </w:rPr>
            </w:pPr>
            <w:r>
              <w:rPr>
                <w:rFonts w:eastAsia="Calibri" w:cs="Calibri" w:cstheme="minorHAnsi"/>
                <w:b/>
                <w:bCs/>
                <w:spacing w:val="9"/>
                <w:w w:val="90"/>
                <w:kern w:val="0"/>
                <w:sz w:val="28"/>
                <w:szCs w:val="51"/>
                <w:lang w:val="en-US" w:eastAsia="en-US" w:bidi="ar-SA"/>
              </w:rPr>
              <w:t>Hyperventilation</w:t>
            </w:r>
          </w:p>
          <w:p>
            <w:pPr>
              <w:pStyle w:val="Normal"/>
              <w:widowControl w:val="false"/>
              <w:overflowPunct w:val="true"/>
              <w:spacing w:lineRule="auto" w:line="240" w:before="0" w:after="0"/>
              <w:ind w:start="720"/>
              <w:jc w:val="start"/>
              <w:textAlignment w:val="baseline"/>
              <w:rPr>
                <w:rFonts w:cs="Calibri" w:cstheme="minorHAnsi"/>
                <w:sz w:val="24"/>
              </w:rPr>
            </w:pPr>
            <w:r>
              <w:rPr>
                <w:rFonts w:eastAsia="Calibri" w:cs="Calibri" w:cstheme="minorHAnsi"/>
                <w:kern w:val="0"/>
                <w:sz w:val="24"/>
                <w:szCs w:val="22"/>
                <w:lang w:val="en-US" w:eastAsia="en-US" w:bidi="ar-SA"/>
              </w:rPr>
              <w:t>Prolonged rapid deep breathing often in very anxious patients can lead to</w:t>
              <w:br/>
              <w:t>profound metabolic changes that may result in loss of consciousness. A fall in arterial carbon dioxide concentration causes cerebral vasoconstriction and respiratory alkalosis.</w:t>
            </w:r>
          </w:p>
          <w:p>
            <w:pPr>
              <w:pStyle w:val="Normal"/>
              <w:widowControl w:val="false"/>
              <w:overflowPunct w:val="true"/>
              <w:spacing w:lineRule="auto" w:line="240" w:before="0" w:after="0"/>
              <w:ind w:start="720"/>
              <w:jc w:val="start"/>
              <w:textAlignment w:val="baseline"/>
              <w:rPr>
                <w:rFonts w:cs="Calibri" w:cstheme="minorHAnsi"/>
                <w:b/>
                <w:bCs/>
                <w:spacing w:val="9"/>
                <w:w w:val="90"/>
                <w:sz w:val="28"/>
                <w:szCs w:val="51"/>
              </w:rPr>
            </w:pPr>
            <w:r>
              <w:rPr>
                <w:rFonts w:eastAsia="Calibri" w:cs="Calibri" w:cstheme="minorHAnsi"/>
                <w:b/>
                <w:bCs/>
                <w:spacing w:val="9"/>
                <w:w w:val="90"/>
                <w:kern w:val="0"/>
                <w:sz w:val="28"/>
                <w:szCs w:val="51"/>
                <w:lang w:val="en-US" w:eastAsia="en-US" w:bidi="ar-SA"/>
              </w:rPr>
              <w:t>Presentation</w:t>
            </w:r>
          </w:p>
          <w:p>
            <w:pPr>
              <w:pStyle w:val="Normal"/>
              <w:widowControl w:val="false"/>
              <w:numPr>
                <w:ilvl w:val="0"/>
                <w:numId w:val="229"/>
              </w:numPr>
              <w:overflowPunct w:val="true"/>
              <w:spacing w:lineRule="auto" w:line="240" w:before="0" w:after="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 xml:space="preserve">The patient may notice tingling of the fingers or lips, </w:t>
            </w:r>
          </w:p>
          <w:p>
            <w:pPr>
              <w:pStyle w:val="Normal"/>
              <w:widowControl w:val="false"/>
              <w:numPr>
                <w:ilvl w:val="0"/>
                <w:numId w:val="229"/>
              </w:numPr>
              <w:overflowPunct w:val="true"/>
              <w:spacing w:lineRule="auto" w:line="240" w:before="0" w:after="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 xml:space="preserve">Tetanic spasm of the peripheries, </w:t>
            </w:r>
          </w:p>
          <w:p>
            <w:pPr>
              <w:pStyle w:val="Normal"/>
              <w:widowControl w:val="false"/>
              <w:numPr>
                <w:ilvl w:val="0"/>
                <w:numId w:val="229"/>
              </w:numPr>
              <w:overflowPunct w:val="true"/>
              <w:spacing w:lineRule="auto" w:line="240" w:before="0" w:after="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 xml:space="preserve">and dizziness. </w:t>
            </w:r>
          </w:p>
          <w:p>
            <w:pPr>
              <w:pStyle w:val="Normal"/>
              <w:widowControl w:val="false"/>
              <w:numPr>
                <w:ilvl w:val="0"/>
                <w:numId w:val="229"/>
              </w:numPr>
              <w:overflowPunct w:val="true"/>
              <w:spacing w:lineRule="auto" w:line="240" w:before="0" w:after="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 xml:space="preserve">These symptoms tend to increase an anxiety and respiratory rate and depth. </w:t>
            </w:r>
          </w:p>
          <w:p>
            <w:pPr>
              <w:pStyle w:val="Normal"/>
              <w:widowControl w:val="false"/>
              <w:numPr>
                <w:ilvl w:val="0"/>
                <w:numId w:val="229"/>
              </w:numPr>
              <w:overflowPunct w:val="true"/>
              <w:spacing w:lineRule="auto" w:line="240" w:before="0" w:after="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 xml:space="preserve">Eventually the patient will become unconscious due to a relative cerebral hypoxia. </w:t>
            </w:r>
          </w:p>
          <w:p>
            <w:pPr>
              <w:pStyle w:val="Normal"/>
              <w:widowControl w:val="false"/>
              <w:numPr>
                <w:ilvl w:val="0"/>
                <w:numId w:val="229"/>
              </w:numPr>
              <w:overflowPunct w:val="true"/>
              <w:spacing w:lineRule="auto" w:line="240" w:before="0" w:after="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 xml:space="preserve">The patient is apnoeic for a period due to reduced respiratory drive with low arterial carbon dioxide concentration. </w:t>
            </w:r>
          </w:p>
          <w:p>
            <w:pPr>
              <w:pStyle w:val="Normal"/>
              <w:widowControl w:val="false"/>
              <w:numPr>
                <w:ilvl w:val="0"/>
                <w:numId w:val="229"/>
              </w:numPr>
              <w:overflowPunct w:val="true"/>
              <w:spacing w:lineRule="auto" w:line="240" w:before="0" w:after="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As the arterial carbon dioxide level rises and cerebral vasoconstriction reverses, the patient starts breathing again and regains consciousness.</w:t>
            </w:r>
          </w:p>
          <w:p>
            <w:pPr>
              <w:pStyle w:val="Normal"/>
              <w:widowControl w:val="false"/>
              <w:numPr>
                <w:ilvl w:val="0"/>
                <w:numId w:val="229"/>
              </w:numPr>
              <w:overflowPunct w:val="true"/>
              <w:spacing w:lineRule="auto" w:line="240" w:before="0" w:after="0"/>
              <w:contextualSpacing/>
              <w:jc w:val="start"/>
              <w:textAlignment w:val="baseline"/>
              <w:rPr>
                <w:rFonts w:cs="Calibri" w:cstheme="minorHAnsi"/>
                <w:bCs/>
                <w:sz w:val="24"/>
              </w:rPr>
            </w:pPr>
            <w:r>
              <w:rPr>
                <w:rFonts w:eastAsia="Calibri" w:cs="Calibri" w:cstheme="minorHAnsi"/>
                <w:bCs/>
                <w:kern w:val="0"/>
                <w:sz w:val="24"/>
                <w:szCs w:val="22"/>
                <w:lang w:val="en-US" w:eastAsia="en-US" w:bidi="ar-SA"/>
              </w:rPr>
              <w:t>Hyperventilation recommences, and the cycle continues with further loss of consciousness.</w:t>
            </w:r>
          </w:p>
          <w:p>
            <w:pPr>
              <w:pStyle w:val="Normal"/>
              <w:widowControl w:val="false"/>
              <w:overflowPunct w:val="true"/>
              <w:spacing w:lineRule="auto" w:line="240" w:before="0" w:after="0"/>
              <w:ind w:start="720"/>
              <w:jc w:val="start"/>
              <w:textAlignment w:val="baseline"/>
              <w:rPr>
                <w:rFonts w:cs="Calibri" w:cstheme="minorHAnsi"/>
                <w:b/>
                <w:bCs/>
                <w:spacing w:val="9"/>
                <w:w w:val="90"/>
                <w:sz w:val="28"/>
                <w:szCs w:val="51"/>
              </w:rPr>
            </w:pPr>
            <w:r>
              <w:rPr>
                <w:rFonts w:eastAsia="Calibri" w:cs="Calibri" w:cstheme="minorHAnsi"/>
                <w:b/>
                <w:bCs/>
                <w:spacing w:val="9"/>
                <w:w w:val="90"/>
                <w:kern w:val="0"/>
                <w:sz w:val="28"/>
                <w:szCs w:val="51"/>
                <w:lang w:val="en-US" w:eastAsia="en-US" w:bidi="ar-SA"/>
              </w:rPr>
              <w:t>Management</w:t>
            </w:r>
          </w:p>
          <w:p>
            <w:pPr>
              <w:pStyle w:val="Normal"/>
              <w:widowControl w:val="false"/>
              <w:numPr>
                <w:ilvl w:val="0"/>
                <w:numId w:val="222"/>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Reassure patient.</w:t>
            </w:r>
          </w:p>
          <w:p>
            <w:pPr>
              <w:pStyle w:val="Normal"/>
              <w:widowControl w:val="false"/>
              <w:numPr>
                <w:ilvl w:val="0"/>
                <w:numId w:val="222"/>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If patient is conscious, encourage re-breathing into a paper bag to increase inspired carbon dioxide.</w:t>
            </w:r>
          </w:p>
          <w:p>
            <w:pPr>
              <w:pStyle w:val="Normal"/>
              <w:widowControl w:val="false"/>
              <w:numPr>
                <w:ilvl w:val="0"/>
                <w:numId w:val="222"/>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If patient is unconscious, maintain airway until consciousness is regained.</w:t>
            </w:r>
          </w:p>
          <w:p>
            <w:pPr>
              <w:pStyle w:val="Normal"/>
              <w:widowControl w:val="false"/>
              <w:numPr>
                <w:ilvl w:val="0"/>
                <w:numId w:val="222"/>
              </w:numPr>
              <w:overflowPunct w:val="true"/>
              <w:spacing w:lineRule="auto" w:line="240" w:before="0" w:after="0"/>
              <w:contextualSpacing/>
              <w:jc w:val="start"/>
              <w:textAlignment w:val="baseline"/>
              <w:rPr>
                <w:rFonts w:cs="Calibri" w:cstheme="minorHAnsi"/>
                <w:sz w:val="24"/>
              </w:rPr>
            </w:pPr>
            <w:r>
              <w:rPr>
                <w:rFonts w:eastAsia="Calibri" w:cs="Calibri" w:cstheme="minorHAnsi"/>
                <w:kern w:val="0"/>
                <w:sz w:val="24"/>
                <w:szCs w:val="22"/>
                <w:lang w:val="en-US" w:eastAsia="en-US" w:bidi="ar-SA"/>
              </w:rPr>
              <w:t>Place in the recovery position and give reassurance, while the patient continues re-breathing into paper bag.</w:t>
            </w:r>
          </w:p>
          <w:p>
            <w:pPr>
              <w:pStyle w:val="Normal"/>
              <w:widowControl/>
              <w:spacing w:lineRule="auto" w:line="240" w:before="0" w:after="0"/>
              <w:jc w:val="start"/>
              <w:rPr>
                <w:rFonts w:cs="Calibri" w:cstheme="minorHAnsi"/>
                <w:sz w:val="24"/>
                <w:szCs w:val="24"/>
              </w:rPr>
            </w:pPr>
            <w:r>
              <w:rPr>
                <w:rFonts w:eastAsia="Calibri" w:cs="Calibri" w:cstheme="minorHAnsi"/>
                <w:kern w:val="0"/>
                <w:sz w:val="24"/>
                <w:szCs w:val="24"/>
                <w:lang w:val="en-US" w:eastAsia="en-US" w:bidi="ar-SA"/>
              </w:rPr>
              <w:t xml:space="preserve"> </w:t>
            </w:r>
          </w:p>
        </w:tc>
      </w:tr>
    </w:tbl>
    <w:p>
      <w:pPr>
        <w:pStyle w:val="Normal"/>
        <w:ind w:hanging="360"/>
        <w:jc w:val="both"/>
        <w:rPr>
          <w:rStyle w:val="IntenseReference"/>
          <w:rFonts w:cs="Calibri" w:cstheme="minorHAnsi"/>
          <w:b w:val="false"/>
          <w:sz w:val="24"/>
          <w:szCs w:val="24"/>
        </w:rPr>
      </w:pPr>
      <w:r>
        <w:rPr>
          <w:rFonts w:cs="Calibri" w:cstheme="minorHAnsi"/>
          <w:b w:val="false"/>
          <w:sz w:val="24"/>
          <w:szCs w:val="24"/>
        </w:rPr>
      </w:r>
    </w:p>
    <w:p>
      <w:pPr>
        <w:pStyle w:val="Normal"/>
        <w:rPr>
          <w:rFonts w:eastAsia="Times New Roman" w:cs="Calibri" w:cstheme="minorHAnsi"/>
          <w:b/>
          <w:bCs/>
          <w:color w:val="C00000"/>
          <w:spacing w:val="2"/>
          <w:sz w:val="32"/>
          <w:szCs w:val="20"/>
        </w:rPr>
      </w:pPr>
      <w:r>
        <w:rPr>
          <w:rFonts w:eastAsia="Times New Roman" w:cs="Calibri" w:cstheme="minorHAnsi"/>
          <w:b/>
          <w:bCs/>
          <w:color w:val="C00000"/>
          <w:spacing w:val="2"/>
          <w:sz w:val="32"/>
          <w:szCs w:val="20"/>
        </w:rPr>
      </w:r>
      <w:bookmarkStart w:id="415" w:name="_Toc483909943"/>
      <w:bookmarkStart w:id="416" w:name="_Toc483909943"/>
      <w:r>
        <w:br w:type="page"/>
      </w:r>
    </w:p>
    <w:p>
      <w:pPr>
        <w:pStyle w:val="Heading3"/>
        <w:spacing w:before="0" w:after="0"/>
        <w:rPr/>
      </w:pPr>
      <w:bookmarkStart w:id="417" w:name="_Toc483909943"/>
      <w:bookmarkStart w:id="418" w:name="_Toc514931117"/>
      <w:r>
        <w:rPr/>
        <w:t>Standard 33. COP-2: Sentinel events are intensively analysed.</w:t>
      </w:r>
      <w:bookmarkEnd w:id="417"/>
      <w:bookmarkEnd w:id="418"/>
    </w:p>
    <w:p>
      <w:pPr>
        <w:pStyle w:val="Normal"/>
        <w:spacing w:lineRule="auto" w:line="276" w:before="0" w:after="0"/>
        <w:ind w:hanging="284" w:start="284"/>
        <w:jc w:val="both"/>
        <w:rPr>
          <w:rFonts w:cs="Calibri" w:cstheme="minorHAnsi"/>
          <w:b/>
          <w:sz w:val="24"/>
          <w:szCs w:val="24"/>
        </w:rPr>
      </w:pPr>
      <w:r>
        <w:rPr>
          <w:rFonts w:cs="Calibri" w:cstheme="minorHAnsi"/>
          <w:b/>
          <w:sz w:val="24"/>
          <w:szCs w:val="24"/>
        </w:rPr>
        <w:t>Indicators (108-109)</w:t>
      </w:r>
    </w:p>
    <w:p>
      <w:pPr>
        <w:pStyle w:val="Heading4"/>
        <w:shd w:val="clear" w:color="auto" w:fill="FF0000"/>
        <w:tabs>
          <w:tab w:val="clear" w:pos="900"/>
          <w:tab w:val="left" w:pos="1080" w:leader="none"/>
        </w:tabs>
        <w:ind w:hanging="1350" w:start="1350"/>
        <w:rPr>
          <w:rFonts w:ascii="Calibri" w:hAnsi="Calibri" w:cs="Calibri" w:asciiTheme="minorHAnsi" w:cstheme="minorHAnsi" w:hAnsiTheme="minorHAnsi"/>
          <w:color w:themeColor="background1" w:val="FFFFFF"/>
        </w:rPr>
      </w:pPr>
      <w:bookmarkStart w:id="419" w:name="_Toc514931118"/>
      <w:bookmarkStart w:id="420" w:name="_Toc483909944"/>
      <w:bookmarkStart w:id="421" w:name="_Toc378604467"/>
      <w:r>
        <w:rPr>
          <w:rFonts w:cs="Calibri" w:ascii="Calibri" w:hAnsi="Calibri" w:asciiTheme="minorHAnsi" w:cstheme="minorHAnsi" w:hAnsiTheme="minorHAnsi"/>
          <w:color w:themeColor="background1" w:val="FFFFFF"/>
        </w:rPr>
        <w:t>Ind. 108: The laboratory has defined sentinel events</w:t>
      </w:r>
      <w:bookmarkEnd w:id="419"/>
      <w:bookmarkEnd w:id="420"/>
      <w:bookmarkEnd w:id="421"/>
    </w:p>
    <w:p>
      <w:pPr>
        <w:pStyle w:val="Normal"/>
        <w:spacing w:lineRule="auto" w:line="240"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40" w:before="120" w:after="120"/>
        <w:jc w:val="both"/>
        <w:rPr>
          <w:rFonts w:cs="Calibri" w:cstheme="minorHAnsi"/>
          <w:sz w:val="24"/>
          <w:szCs w:val="24"/>
        </w:rPr>
      </w:pPr>
      <w:r>
        <w:rPr>
          <w:rFonts w:cs="Calibri" w:cstheme="minorHAnsi"/>
          <w:sz w:val="24"/>
          <w:szCs w:val="24"/>
        </w:rPr>
        <w:t>Review the written definition of a sentinel event. At a minimum this should include: 1. All unexpected deaths, 2. Any anaphylactic reaction / collapsing of a patient during obtaining of sample (Blood sample), 3. Wrong reporting carrying a potential life risk, 4. Patient violence against staff, 4. Staff violence against patients. 5. Loss of a precious sample. Look to see if the system analyses the root cause and associated factors that contributed to the event.</w:t>
      </w:r>
    </w:p>
    <w:p>
      <w:pPr>
        <w:pStyle w:val="Normal"/>
        <w:spacing w:lineRule="auto" w:line="240"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Normal"/>
        <w:numPr>
          <w:ilvl w:val="0"/>
          <w:numId w:val="251"/>
        </w:numPr>
        <w:suppressAutoHyphens w:val="true"/>
        <w:spacing w:lineRule="auto" w:line="240" w:before="0" w:after="0"/>
        <w:jc w:val="both"/>
        <w:rPr>
          <w:rFonts w:ascii="Calibri" w:hAnsi="Calibri" w:cs="Calibri"/>
          <w:sz w:val="24"/>
        </w:rPr>
      </w:pPr>
      <w:r>
        <w:rPr>
          <w:rFonts w:cs="Calibri" w:ascii="Calibri" w:hAnsi="Calibri"/>
          <w:sz w:val="24"/>
        </w:rPr>
        <w:t>Laboratory has defined sentinel events and a written definition is available.</w:t>
      </w:r>
    </w:p>
    <w:p>
      <w:pPr>
        <w:pStyle w:val="Normal"/>
        <w:numPr>
          <w:ilvl w:val="0"/>
          <w:numId w:val="251"/>
        </w:numPr>
        <w:suppressAutoHyphens w:val="true"/>
        <w:spacing w:lineRule="auto" w:line="240" w:before="0" w:after="0"/>
        <w:jc w:val="both"/>
        <w:rPr>
          <w:rFonts w:ascii="Calibri" w:hAnsi="Calibri" w:cs="Calibri"/>
          <w:sz w:val="24"/>
        </w:rPr>
      </w:pPr>
      <w:r>
        <w:rPr>
          <w:rFonts w:cs="Calibri" w:ascii="Calibri" w:hAnsi="Calibri"/>
          <w:sz w:val="24"/>
        </w:rPr>
        <w:t xml:space="preserve">List of possible sentinel events is available. </w:t>
      </w:r>
    </w:p>
    <w:p>
      <w:pPr>
        <w:pStyle w:val="Normal"/>
        <w:spacing w:lineRule="auto" w:line="240"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191"/>
        </w:numPr>
        <w:spacing w:lineRule="auto" w:line="240"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exists a definition of sentinel events and the possible sentinel events are listed, then score as </w:t>
      </w:r>
      <w:r>
        <w:rPr>
          <w:rFonts w:cs="Calibri" w:ascii="Calibri" w:hAnsi="Calibri" w:asciiTheme="minorHAnsi" w:cstheme="minorHAnsi" w:hAnsiTheme="minorHAnsi"/>
          <w:b/>
          <w:sz w:val="24"/>
          <w:szCs w:val="24"/>
          <w:u w:val="single"/>
        </w:rPr>
        <w:t>fully met.</w:t>
      </w:r>
    </w:p>
    <w:p>
      <w:pPr>
        <w:pStyle w:val="ListParagraph"/>
        <w:numPr>
          <w:ilvl w:val="0"/>
          <w:numId w:val="191"/>
        </w:numPr>
        <w:spacing w:lineRule="auto" w:line="240"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definition and the list, or if it is not adequately comprehensive, then score as </w:t>
      </w:r>
      <w:r>
        <w:rPr>
          <w:rFonts w:cs="Calibri" w:ascii="Calibri" w:hAnsi="Calibri" w:asciiTheme="minorHAnsi" w:cstheme="minorHAnsi" w:hAnsiTheme="minorHAnsi"/>
          <w:b/>
          <w:sz w:val="24"/>
          <w:szCs w:val="24"/>
          <w:u w:val="single"/>
        </w:rPr>
        <w:t>not met.</w:t>
      </w:r>
    </w:p>
    <w:p>
      <w:pPr>
        <w:pStyle w:val="Heading4"/>
        <w:shd w:val="clear" w:color="auto" w:fill="FF0000"/>
        <w:rPr>
          <w:rFonts w:ascii="Calibri" w:hAnsi="Calibri" w:cs="Calibri" w:asciiTheme="minorHAnsi" w:cstheme="minorHAnsi" w:hAnsiTheme="minorHAnsi"/>
          <w:color w:themeColor="background1" w:val="FFFFFF"/>
        </w:rPr>
      </w:pPr>
      <w:bookmarkStart w:id="422" w:name="_Toc514931119"/>
      <w:bookmarkStart w:id="423" w:name="_Toc483909945"/>
      <w:bookmarkStart w:id="424" w:name="_Toc378604468"/>
      <w:r>
        <w:rPr>
          <w:rFonts w:cs="Calibri" w:ascii="Calibri" w:hAnsi="Calibri" w:asciiTheme="minorHAnsi" w:cstheme="minorHAnsi" w:hAnsiTheme="minorHAnsi"/>
          <w:color w:themeColor="background1" w:val="FFFFFF"/>
        </w:rPr>
        <w:t>Ind. 109:  Sentinel events are intensively analysed when they occur</w:t>
      </w:r>
      <w:bookmarkEnd w:id="422"/>
      <w:bookmarkEnd w:id="423"/>
      <w:bookmarkEnd w:id="424"/>
    </w:p>
    <w:p>
      <w:pPr>
        <w:pStyle w:val="Normal"/>
        <w:spacing w:lineRule="auto" w:line="240"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40" w:before="120" w:after="120"/>
        <w:jc w:val="both"/>
        <w:rPr>
          <w:rFonts w:cs="Calibri" w:cstheme="minorHAnsi"/>
          <w:sz w:val="24"/>
          <w:szCs w:val="24"/>
        </w:rPr>
      </w:pPr>
      <w:r>
        <w:rPr>
          <w:rFonts w:cs="Calibri" w:cstheme="minorHAnsi"/>
          <w:sz w:val="24"/>
          <w:szCs w:val="24"/>
        </w:rPr>
        <w:t xml:space="preserve">Ask for any documentation of intense analysis of any sentinel event that has occurred in the past 12 months. (It is highly </w:t>
      </w:r>
      <w:r>
        <w:rPr>
          <w:rFonts w:cs="Calibri" w:cstheme="minorHAnsi"/>
          <w:i/>
          <w:sz w:val="24"/>
          <w:szCs w:val="24"/>
        </w:rPr>
        <w:t>unlikely</w:t>
      </w:r>
      <w:r>
        <w:rPr>
          <w:rFonts w:cs="Calibri" w:cstheme="minorHAnsi"/>
          <w:sz w:val="24"/>
          <w:szCs w:val="24"/>
        </w:rPr>
        <w:t xml:space="preserve"> that none have occurred. If none were reported, the surveyors should explore the reporting process). Determine the corrective actions taken as a result of the analysis such as a change in policy and operating procedures and training for staff.</w:t>
      </w:r>
    </w:p>
    <w:p>
      <w:pPr>
        <w:pStyle w:val="Normal"/>
        <w:spacing w:lineRule="auto" w:line="240"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Normal"/>
        <w:numPr>
          <w:ilvl w:val="0"/>
          <w:numId w:val="266"/>
        </w:numPr>
        <w:suppressAutoHyphens w:val="true"/>
        <w:spacing w:lineRule="auto" w:line="240" w:before="0" w:after="0"/>
        <w:jc w:val="both"/>
        <w:rPr>
          <w:rFonts w:ascii="Calibri" w:hAnsi="Calibri" w:cs="Calibri"/>
          <w:sz w:val="24"/>
        </w:rPr>
      </w:pPr>
      <w:r>
        <w:rPr>
          <w:rFonts w:cs="Calibri" w:ascii="Calibri" w:hAnsi="Calibri"/>
          <w:sz w:val="24"/>
        </w:rPr>
        <w:t>Record of a sentinel event/s that occurred and was intensively analyzed.</w:t>
      </w:r>
    </w:p>
    <w:p>
      <w:pPr>
        <w:pStyle w:val="Normal"/>
        <w:numPr>
          <w:ilvl w:val="0"/>
          <w:numId w:val="266"/>
        </w:numPr>
        <w:suppressAutoHyphens w:val="true"/>
        <w:spacing w:lineRule="auto" w:line="240" w:before="0" w:after="0"/>
        <w:jc w:val="both"/>
        <w:rPr>
          <w:rFonts w:ascii="Calibri" w:hAnsi="Calibri" w:cs="Calibri"/>
          <w:sz w:val="24"/>
        </w:rPr>
      </w:pPr>
      <w:r>
        <w:rPr>
          <w:rFonts w:cs="Calibri" w:ascii="Calibri" w:hAnsi="Calibri"/>
          <w:sz w:val="24"/>
        </w:rPr>
        <w:t>Corrective actions to avoid recurrence.</w:t>
      </w:r>
    </w:p>
    <w:p>
      <w:pPr>
        <w:pStyle w:val="Normal"/>
        <w:spacing w:lineRule="auto" w:line="240" w:before="120" w:after="120"/>
        <w:jc w:val="both"/>
        <w:rPr>
          <w:rFonts w:cs="Calibri" w:cstheme="minorHAnsi"/>
          <w:b/>
          <w:bCs/>
          <w:sz w:val="24"/>
          <w:szCs w:val="24"/>
        </w:rPr>
      </w:pPr>
      <w:r>
        <w:rPr>
          <w:rFonts w:cs="Calibri" w:cstheme="minorHAnsi"/>
          <w:sz w:val="24"/>
          <w:szCs w:val="24"/>
        </w:rPr>
        <w:t xml:space="preserve"> </w:t>
      </w:r>
      <w:r>
        <w:rPr>
          <w:rFonts w:cs="Calibri" w:cstheme="minorHAnsi"/>
          <w:b/>
          <w:bCs/>
          <w:sz w:val="24"/>
          <w:szCs w:val="24"/>
        </w:rPr>
        <w:t>Scoring:</w:t>
      </w:r>
    </w:p>
    <w:p>
      <w:pPr>
        <w:pStyle w:val="ListParagraph"/>
        <w:numPr>
          <w:ilvl w:val="0"/>
          <w:numId w:val="192"/>
        </w:numPr>
        <w:spacing w:lineRule="auto" w:line="240" w:before="120" w:after="120"/>
        <w:ind w:hanging="284" w:start="284"/>
        <w:jc w:val="both"/>
        <w:rPr>
          <w:del w:id="749" w:author="Dr. Anees Ahmed" w:date="2018-06-03T00:13:00Z"/>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was a reported sentinel event and it was intensively analyzed, including corrective action to prevent or reduce the likelihood of reoccurrence, then score as </w:t>
      </w:r>
      <w:r>
        <w:rPr>
          <w:rFonts w:cs="Calibri" w:ascii="Calibri" w:hAnsi="Calibri" w:asciiTheme="minorHAnsi" w:cstheme="minorHAnsi" w:hAnsiTheme="minorHAnsi"/>
          <w:b/>
          <w:sz w:val="24"/>
          <w:szCs w:val="24"/>
          <w:u w:val="single"/>
        </w:rPr>
        <w:t>fully met</w:t>
      </w:r>
      <w:ins w:id="747" w:author="Dr. Anees Ahmed" w:date="2018-06-03T00:13:00Z">
        <w:r>
          <w:rPr>
            <w:rFonts w:cs="Calibri" w:ascii="Calibri" w:hAnsi="Calibri" w:asciiTheme="minorHAnsi" w:cstheme="minorHAnsi" w:hAnsiTheme="minorHAnsi"/>
            <w:b/>
            <w:sz w:val="24"/>
            <w:szCs w:val="24"/>
            <w:u w:val="single"/>
          </w:rPr>
          <w:t xml:space="preserve"> OR</w:t>
        </w:r>
      </w:ins>
      <w:del w:id="748" w:author="Dr. Anees Ahmed" w:date="2018-06-03T00:13:00Z">
        <w:r>
          <w:rPr>
            <w:rFonts w:cs="Calibri" w:ascii="Calibri" w:hAnsi="Calibri" w:asciiTheme="minorHAnsi" w:cstheme="minorHAnsi" w:hAnsiTheme="minorHAnsi"/>
            <w:b/>
            <w:sz w:val="24"/>
            <w:szCs w:val="24"/>
            <w:u w:val="single"/>
          </w:rPr>
          <w:delText>.</w:delText>
        </w:r>
      </w:del>
    </w:p>
    <w:p>
      <w:pPr>
        <w:pStyle w:val="ListParagraph"/>
        <w:spacing w:lineRule="auto" w:line="240" w:before="120" w:after="120"/>
        <w:ind w:start="284"/>
        <w:jc w:val="both"/>
        <w:rPr>
          <w:rFonts w:ascii="Calibri" w:hAnsi="Calibri" w:cs="Calibri" w:asciiTheme="minorHAnsi" w:cstheme="minorHAnsi" w:hAnsiTheme="minorHAnsi"/>
          <w:sz w:val="24"/>
          <w:szCs w:val="24"/>
        </w:rPr>
        <w:pPrChange w:id="0" w:author="Dr. Anees Ahmed" w:date="2018-06-03T00:13:00Z">
          <w:pPr>
            <w:pStyle w:val="ListParagraph"/>
            <w:numPr>
              <w:ilvl w:val="0"/>
              <w:numId w:val="192"/>
            </w:numPr>
            <w:tabs>
              <w:tab w:val="left" w:pos="0" w:leader="none"/>
            </w:tabs>
            <w:spacing w:lineRule="auto" w:line="240" w:before="120" w:after="120"/>
            <w:ind w:hanging="360" w:start="360"/>
            <w:jc w:val="both"/>
          </w:pPr>
        </w:pPrChange>
      </w:pPr>
      <w:del w:id="750" w:author="Dr. Anees Ahmed" w:date="2018-06-03T00:13:00Z">
        <w:r>
          <w:rPr>
            <w:rFonts w:cs="Calibri" w:ascii="Calibri" w:hAnsi="Calibri" w:asciiTheme="minorHAnsi" w:cstheme="minorHAnsi" w:hAnsiTheme="minorHAnsi"/>
            <w:sz w:val="24"/>
            <w:szCs w:val="24"/>
            <w:rPrChange w:id="0" w:author="Dr. Anees Ahmed" w:date="2018-06-03T00:13:00Z"/>
          </w:rPr>
          <w:delText>I</w:delText>
        </w:r>
      </w:del>
      <w:r>
        <w:rPr>
          <w:rFonts w:cs="Calibri" w:ascii="Calibri" w:hAnsi="Calibri" w:asciiTheme="minorHAnsi" w:cstheme="minorHAnsi" w:hAnsiTheme="minorHAnsi"/>
          <w:sz w:val="24"/>
          <w:szCs w:val="24"/>
          <w:rPrChange w:id="0" w:author="Dr. Anees Ahmed" w:date="2018-06-03T00:13:00Z"/>
        </w:rPr>
        <w:t xml:space="preserve">f no sentinel event was reported, but the survey team is comfortable that if one occurred it would be reported and analyzed, then also score as </w:t>
      </w:r>
      <w:r>
        <w:rPr>
          <w:rFonts w:cs="Calibri" w:ascii="Calibri" w:hAnsi="Calibri" w:asciiTheme="minorHAnsi" w:cstheme="minorHAnsi" w:hAnsiTheme="minorHAnsi"/>
          <w:b/>
          <w:sz w:val="24"/>
          <w:szCs w:val="24"/>
          <w:u w:val="single"/>
          <w:rPrChange w:id="0" w:author="Dr. Anees Ahmed" w:date="2018-06-03T00:13:00Z">
            <w:rPr>
              <w:u w:val="single"/>
              <w:b/>
            </w:rPr>
          </w:rPrChange>
        </w:rPr>
        <w:t xml:space="preserve">fully met. </w:t>
      </w:r>
    </w:p>
    <w:p>
      <w:pPr>
        <w:pStyle w:val="ListParagraph"/>
        <w:numPr>
          <w:ilvl w:val="0"/>
          <w:numId w:val="192"/>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was a sentinel event, but there was either no analysis or the analysis was “superficial” such as limited to assigning blame to an individual, then score as </w:t>
      </w:r>
      <w:r>
        <w:rPr>
          <w:rFonts w:cs="Calibri" w:ascii="Calibri" w:hAnsi="Calibri" w:asciiTheme="minorHAnsi" w:cstheme="minorHAnsi" w:hAnsiTheme="minorHAnsi"/>
          <w:b/>
          <w:sz w:val="24"/>
          <w:szCs w:val="24"/>
          <w:u w:val="single"/>
        </w:rPr>
        <w:t>not met.</w:t>
      </w:r>
    </w:p>
    <w:p>
      <w:pPr>
        <w:pStyle w:val="ListParagraph"/>
        <w:spacing w:before="120" w:after="120"/>
        <w:ind w:start="284"/>
        <w:jc w:val="both"/>
        <w:rPr>
          <w:rFonts w:ascii="Calibri" w:hAnsi="Calibri" w:cs="Calibri" w:asciiTheme="minorHAnsi" w:cstheme="minorHAnsi" w:hAnsiTheme="minorHAnsi"/>
          <w:sz w:val="24"/>
          <w:szCs w:val="24"/>
        </w:rPr>
      </w:pPr>
      <w:r>
        <w:rPr>
          <w:rFonts w:cs="Calibri" w:cstheme="minorHAnsi"/>
          <w:sz w:val="24"/>
          <w:szCs w:val="24"/>
        </w:rPr>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ListParagraph"/>
              <w:widowControl/>
              <w:spacing w:before="0" w:after="20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540" w:type="dxa"/>
            <w:tcBorders/>
          </w:tcPr>
          <w:p>
            <w:pPr>
              <w:pStyle w:val="Normal"/>
              <w:widowControl/>
              <w:spacing w:lineRule="auto" w:line="240" w:before="0" w:after="0"/>
              <w:ind w:end="-144"/>
              <w:contextualSpacing/>
              <w:jc w:val="both"/>
              <w:rPr>
                <w:rFonts w:cs="Calibri" w:cstheme="minorHAnsi"/>
                <w:sz w:val="24"/>
                <w:szCs w:val="24"/>
                <w:lang w:val="en-US"/>
              </w:rPr>
            </w:pPr>
            <w:r>
              <w:rPr>
                <w:rFonts w:eastAsia="Calibri" w:cs="Calibri" w:cstheme="minorHAnsi"/>
                <w:kern w:val="0"/>
                <w:sz w:val="24"/>
                <w:szCs w:val="24"/>
                <w:lang w:val="en-US" w:eastAsia="en-US" w:bidi="ar-SA"/>
              </w:rPr>
              <w:t>Sentinel events include "unexpected occurrences involving death or serious physical or psychological injury, or the risk thereof" and all of the following, even if the outcome was not death or major permanent loss of function e.g. rape or suicide attempt.</w:t>
            </w:r>
          </w:p>
          <w:p>
            <w:pPr>
              <w:pStyle w:val="Normal"/>
              <w:widowControl/>
              <w:spacing w:lineRule="auto" w:line="240" w:before="0" w:after="0"/>
              <w:ind w:end="-144"/>
              <w:contextualSpacing/>
              <w:jc w:val="both"/>
              <w:rPr>
                <w:rFonts w:cs="Calibri" w:cstheme="minorHAnsi"/>
                <w:sz w:val="24"/>
                <w:szCs w:val="24"/>
                <w:lang w:val="en-US"/>
              </w:rPr>
            </w:pPr>
            <w:r>
              <w:rPr>
                <w:rFonts w:eastAsia="Calibri" w:cs="Calibri" w:cstheme="minorHAnsi"/>
                <w:kern w:val="0"/>
                <w:sz w:val="24"/>
                <w:szCs w:val="24"/>
                <w:lang w:val="en-US" w:eastAsia="en-US" w:bidi="ar-SA"/>
              </w:rPr>
              <w:t xml:space="preserve">A </w:t>
            </w:r>
            <w:r>
              <w:rPr>
                <w:rFonts w:eastAsia="Calibri" w:cs="Calibri" w:cstheme="minorHAnsi"/>
                <w:b/>
                <w:bCs/>
                <w:kern w:val="0"/>
                <w:sz w:val="24"/>
                <w:szCs w:val="24"/>
                <w:lang w:val="en-US" w:eastAsia="en-US" w:bidi="ar-SA"/>
              </w:rPr>
              <w:t>Sentinel Event</w:t>
            </w:r>
            <w:r>
              <w:rPr>
                <w:rFonts w:eastAsia="Calibri" w:cs="Calibri" w:cstheme="minorHAnsi"/>
                <w:kern w:val="0"/>
                <w:sz w:val="24"/>
                <w:szCs w:val="24"/>
                <w:lang w:val="en-US" w:eastAsia="en-US" w:bidi="ar-SA"/>
              </w:rPr>
              <w:t xml:space="preserve"> is defined by The Joint Commission (TJC) as any unanticipated event in a healthcare setting resulting in death or serious physical or psychological injury to a patient or patients, not related to the natural course of the patient's illness. Sentinel events specifically include loss of a limb or gross motor function, and any event for which a recurrence would carry a risk of a serious adverse outcome. Sentinel events are identified under TJC accreditation policies to help aid in root cause analysis and to assist in development of preventative measures. The Joint Commission tracks events in a database to ensure events are adequately analyzed and undesirable trends or decreases in performance are caught early and mitigated.</w:t>
            </w:r>
          </w:p>
          <w:p>
            <w:pPr>
              <w:pStyle w:val="Normal"/>
              <w:widowControl/>
              <w:spacing w:lineRule="auto" w:line="276" w:beforeAutospacing="1" w:afterAutospacing="1"/>
              <w:jc w:val="both"/>
              <w:rPr>
                <w:rFonts w:cs="Calibri" w:cstheme="minorHAnsi"/>
                <w:sz w:val="24"/>
                <w:szCs w:val="24"/>
                <w:lang w:val="en-US"/>
              </w:rPr>
            </w:pPr>
            <w:r>
              <w:rPr>
                <w:rFonts w:eastAsia="Calibri" w:cs="Calibri" w:cstheme="minorHAnsi"/>
                <w:kern w:val="0"/>
                <w:sz w:val="24"/>
                <w:szCs w:val="24"/>
                <w:lang w:val="en-US" w:eastAsia="en-US" w:bidi="ar-SA"/>
              </w:rPr>
              <w:t>Causal factors are analyzed, focusing on systems and processes, not individual performance. Potential improvements, called an "action plan", are identified and implemented to decrease the likelihood of such events in the future. However, the organization is expected to prepare a root cause analysis and action plan within 45 calendar days of the event.</w:t>
            </w:r>
          </w:p>
          <w:p>
            <w:pPr>
              <w:pStyle w:val="Normal"/>
              <w:widowControl/>
              <w:spacing w:lineRule="auto" w:line="276" w:beforeAutospacing="1" w:after="0"/>
              <w:jc w:val="both"/>
              <w:rPr>
                <w:rFonts w:cs="Calibri" w:cstheme="minorHAnsi"/>
                <w:sz w:val="24"/>
                <w:lang w:val="en-GB"/>
              </w:rPr>
            </w:pPr>
            <w:r>
              <w:rPr>
                <w:rFonts w:eastAsia="Calibri" w:cs="Calibri" w:cstheme="minorHAnsi"/>
                <w:kern w:val="0"/>
                <w:sz w:val="24"/>
                <w:szCs w:val="22"/>
                <w:lang w:val="en-GB" w:eastAsia="en-US" w:bidi="ar-SA"/>
              </w:rPr>
            </w:r>
          </w:p>
        </w:tc>
      </w:tr>
    </w:tbl>
    <w:p>
      <w:pPr>
        <w:pStyle w:val="Normal"/>
        <w:ind w:hanging="360"/>
        <w:jc w:val="both"/>
        <w:rPr>
          <w:rStyle w:val="IntenseReference"/>
          <w:rFonts w:cs="Calibri" w:cstheme="minorHAnsi"/>
          <w:b w:val="false"/>
          <w:sz w:val="24"/>
          <w:szCs w:val="24"/>
        </w:rPr>
      </w:pPr>
      <w:r>
        <w:rPr>
          <w:rFonts w:cs="Calibri" w:cstheme="minorHAnsi"/>
          <w:b w:val="false"/>
          <w:sz w:val="24"/>
          <w:szCs w:val="24"/>
        </w:rPr>
      </w:r>
    </w:p>
    <w:p>
      <w:pPr>
        <w:pStyle w:val="Normal"/>
        <w:rPr>
          <w:rFonts w:eastAsia="Times New Roman" w:cs="Calibri" w:cstheme="minorHAnsi"/>
          <w:b/>
          <w:bCs/>
          <w:color w:val="C00000"/>
          <w:spacing w:val="2"/>
          <w:sz w:val="32"/>
          <w:szCs w:val="20"/>
        </w:rPr>
      </w:pPr>
      <w:r>
        <w:rPr>
          <w:rFonts w:eastAsia="Times New Roman" w:cs="Calibri" w:cstheme="minorHAnsi"/>
          <w:b/>
          <w:bCs/>
          <w:color w:val="C00000"/>
          <w:spacing w:val="2"/>
          <w:sz w:val="32"/>
          <w:szCs w:val="20"/>
        </w:rPr>
      </w:r>
      <w:bookmarkStart w:id="425" w:name="_Toc483909946"/>
      <w:bookmarkStart w:id="426" w:name="_Toc483909946"/>
      <w:r>
        <w:br w:type="page"/>
      </w:r>
    </w:p>
    <w:p>
      <w:pPr>
        <w:pStyle w:val="Heading3"/>
        <w:spacing w:before="0" w:after="240"/>
        <w:rPr/>
      </w:pPr>
      <w:bookmarkStart w:id="427" w:name="_Toc483909946"/>
      <w:bookmarkStart w:id="428" w:name="_Toc514931120"/>
      <w:r>
        <w:rPr/>
        <w:t>Standard 34. COP-3: The laboratory policies and procedures support domiciliary services to the patients (where applicable/claimed).</w:t>
      </w:r>
      <w:bookmarkEnd w:id="427"/>
      <w:bookmarkEnd w:id="428"/>
      <w:r>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Indicators (110-111)</w:t>
      </w:r>
    </w:p>
    <w:p>
      <w:pPr>
        <w:pStyle w:val="Heading4"/>
        <w:shd w:val="clear" w:color="auto" w:fill="FFFF00"/>
        <w:tabs>
          <w:tab w:val="clear" w:pos="900"/>
          <w:tab w:val="left" w:pos="990" w:leader="none"/>
        </w:tabs>
        <w:spacing w:lineRule="auto" w:line="276"/>
        <w:ind w:hanging="1260" w:start="1260"/>
        <w:rPr>
          <w:rFonts w:ascii="Calibri" w:hAnsi="Calibri" w:cs="Calibri" w:asciiTheme="minorHAnsi" w:cstheme="minorHAnsi" w:hAnsiTheme="minorHAnsi"/>
        </w:rPr>
      </w:pPr>
      <w:bookmarkStart w:id="429" w:name="_Toc483909947"/>
      <w:bookmarkStart w:id="430" w:name="_Toc514931121"/>
      <w:r>
        <w:rPr>
          <w:rFonts w:cs="Calibri" w:ascii="Calibri" w:hAnsi="Calibri" w:asciiTheme="minorHAnsi" w:cstheme="minorHAnsi" w:hAnsiTheme="minorHAnsi"/>
          <w:bCs/>
          <w:iCs/>
        </w:rPr>
        <w:t>Ind. 110:</w:t>
      </w:r>
      <w:r>
        <w:rPr>
          <w:rFonts w:cs="Calibri" w:ascii="Calibri" w:hAnsi="Calibri" w:asciiTheme="minorHAnsi" w:cstheme="minorHAnsi" w:hAnsiTheme="minorHAnsi"/>
        </w:rPr>
        <w:t xml:space="preserve">  The laboratory is equipped with means of</w:t>
      </w:r>
      <w:r>
        <w:rPr>
          <w:rFonts w:cs="Calibri" w:ascii="Calibri" w:hAnsi="Calibri" w:asciiTheme="minorHAnsi" w:cstheme="minorHAnsi" w:hAnsiTheme="minorHAnsi"/>
          <w:bCs/>
          <w:iCs/>
        </w:rPr>
        <w:t xml:space="preserve"> communication and </w:t>
      </w:r>
      <w:r>
        <w:rPr>
          <w:rFonts w:cs="Calibri" w:ascii="Calibri" w:hAnsi="Calibri" w:asciiTheme="minorHAnsi" w:cstheme="minorHAnsi" w:hAnsiTheme="minorHAnsi"/>
        </w:rPr>
        <w:t>transport services for home based patient sample collection</w:t>
      </w:r>
      <w:bookmarkEnd w:id="429"/>
      <w:bookmarkEnd w:id="430"/>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Physically check the availability of communication system and any means of mobility for the phlebotomist for home based patient sample collection (motor cycles etc.). Review the record of domiciliary services provided to the patients in last one year.</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Normal"/>
        <w:numPr>
          <w:ilvl w:val="0"/>
          <w:numId w:val="267"/>
        </w:numPr>
        <w:suppressAutoHyphens w:val="true"/>
        <w:spacing w:lineRule="auto" w:line="240" w:before="0" w:after="0"/>
        <w:jc w:val="both"/>
        <w:rPr>
          <w:rFonts w:ascii="Calibri" w:hAnsi="Calibri" w:cs="Calibri"/>
          <w:sz w:val="24"/>
        </w:rPr>
      </w:pPr>
      <w:r>
        <w:rPr>
          <w:rFonts w:cs="Calibri" w:ascii="Calibri" w:hAnsi="Calibri"/>
          <w:sz w:val="24"/>
        </w:rPr>
        <w:t>Availability of functional means of communication.</w:t>
      </w:r>
    </w:p>
    <w:p>
      <w:pPr>
        <w:pStyle w:val="Normal"/>
        <w:numPr>
          <w:ilvl w:val="0"/>
          <w:numId w:val="267"/>
        </w:numPr>
        <w:suppressAutoHyphens w:val="true"/>
        <w:spacing w:lineRule="auto" w:line="240" w:before="0" w:after="0"/>
        <w:jc w:val="both"/>
        <w:rPr>
          <w:rFonts w:ascii="Calibri" w:hAnsi="Calibri" w:cs="Calibri"/>
          <w:sz w:val="24"/>
        </w:rPr>
      </w:pPr>
      <w:r>
        <w:rPr>
          <w:rFonts w:cs="Calibri" w:ascii="Calibri" w:hAnsi="Calibri"/>
          <w:sz w:val="24"/>
        </w:rPr>
        <w:t>Availability of transport viz: two wheeler/for wheeler as suited.</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19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are communication and mobility services for the phlebotomists and record of domiciliary services are available for review, then score as </w:t>
      </w:r>
      <w:r>
        <w:rPr>
          <w:rFonts w:cs="Calibri" w:ascii="Calibri" w:hAnsi="Calibri" w:asciiTheme="minorHAnsi" w:cstheme="minorHAnsi" w:hAnsiTheme="minorHAnsi"/>
          <w:b/>
          <w:sz w:val="24"/>
          <w:szCs w:val="24"/>
          <w:u w:val="single"/>
        </w:rPr>
        <w:t>fully met.</w:t>
      </w:r>
    </w:p>
    <w:p>
      <w:pPr>
        <w:pStyle w:val="ListParagraph"/>
        <w:numPr>
          <w:ilvl w:val="0"/>
          <w:numId w:val="19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are communication and mobility services for the phlebotomists but no record of domiciliary services available for review, then score as </w:t>
      </w:r>
      <w:r>
        <w:rPr>
          <w:rFonts w:cs="Calibri" w:ascii="Calibri" w:hAnsi="Calibri" w:asciiTheme="minorHAnsi" w:cstheme="minorHAnsi" w:hAnsiTheme="minorHAnsi"/>
          <w:b/>
          <w:sz w:val="24"/>
          <w:szCs w:val="24"/>
          <w:u w:val="single"/>
        </w:rPr>
        <w:t>partially met.</w:t>
      </w:r>
    </w:p>
    <w:p>
      <w:pPr>
        <w:pStyle w:val="ListParagraph"/>
        <w:numPr>
          <w:ilvl w:val="0"/>
          <w:numId w:val="19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are no communication and mobility services for the phlebotomists and no record of domiciliary services are available for review, then score as </w:t>
      </w:r>
      <w:r>
        <w:rPr>
          <w:rFonts w:cs="Calibri" w:ascii="Calibri" w:hAnsi="Calibri" w:asciiTheme="minorHAnsi" w:cstheme="minorHAnsi" w:hAnsiTheme="minorHAnsi"/>
          <w:b/>
          <w:sz w:val="24"/>
          <w:szCs w:val="24"/>
          <w:u w:val="single"/>
        </w:rPr>
        <w:t>not met.</w:t>
      </w:r>
    </w:p>
    <w:p>
      <w:pPr>
        <w:pStyle w:val="Heading4"/>
        <w:shd w:val="clear" w:color="auto" w:fill="FF0000"/>
        <w:tabs>
          <w:tab w:val="clear" w:pos="900"/>
          <w:tab w:val="left" w:pos="1080" w:leader="none"/>
        </w:tabs>
        <w:spacing w:lineRule="auto" w:line="276"/>
        <w:ind w:hanging="1350" w:start="1350"/>
        <w:rPr>
          <w:rFonts w:ascii="Calibri" w:hAnsi="Calibri" w:cs="Calibri" w:asciiTheme="minorHAnsi" w:cstheme="minorHAnsi" w:hAnsiTheme="minorHAnsi"/>
          <w:color w:themeColor="background1" w:val="FFFFFF"/>
        </w:rPr>
      </w:pPr>
      <w:bookmarkStart w:id="431" w:name="_Toc514931122"/>
      <w:bookmarkStart w:id="432" w:name="_Toc483909948"/>
      <w:r>
        <w:rPr>
          <w:rFonts w:cs="Calibri" w:ascii="Calibri" w:hAnsi="Calibri" w:asciiTheme="minorHAnsi" w:cstheme="minorHAnsi" w:hAnsiTheme="minorHAnsi"/>
          <w:bCs/>
          <w:iCs/>
          <w:color w:themeColor="background1" w:val="FFFFFF"/>
        </w:rPr>
        <w:t xml:space="preserve">Ind. 111: </w:t>
      </w:r>
      <w:r>
        <w:rPr>
          <w:rFonts w:cs="Calibri" w:ascii="Calibri" w:hAnsi="Calibri" w:asciiTheme="minorHAnsi" w:cstheme="minorHAnsi" w:hAnsiTheme="minorHAnsi"/>
          <w:color w:themeColor="background1" w:val="FFFFFF"/>
        </w:rPr>
        <w:t>The laboratory has appropriate means of collection and transportation of samples of home based patients</w:t>
      </w:r>
      <w:bookmarkEnd w:id="431"/>
      <w:bookmarkEnd w:id="432"/>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Physically check the availability of boxes for safe sample transportation to the laboratory. These boxes should contain all required items for collection of sample from the home based patient.</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Normal"/>
        <w:numPr>
          <w:ilvl w:val="0"/>
          <w:numId w:val="268"/>
        </w:numPr>
        <w:suppressAutoHyphens w:val="true"/>
        <w:spacing w:lineRule="auto" w:line="276" w:before="120" w:after="120"/>
        <w:jc w:val="both"/>
        <w:rPr>
          <w:rFonts w:cs="Calibri" w:cstheme="minorHAnsi"/>
          <w:b/>
          <w:bCs/>
          <w:sz w:val="24"/>
          <w:szCs w:val="24"/>
        </w:rPr>
      </w:pPr>
      <w:r>
        <w:rPr>
          <w:rFonts w:cs="Calibri" w:ascii="Calibri" w:hAnsi="Calibri"/>
          <w:sz w:val="24"/>
        </w:rPr>
        <w:t>Availability of items for Phlebotomy viz tourniquet, alcohol swabs, disposable syringes with appropriately gauged needles.</w:t>
      </w:r>
    </w:p>
    <w:p>
      <w:pPr>
        <w:pStyle w:val="Normal"/>
        <w:numPr>
          <w:ilvl w:val="0"/>
          <w:numId w:val="268"/>
        </w:numPr>
        <w:suppressAutoHyphens w:val="true"/>
        <w:spacing w:lineRule="auto" w:line="276" w:before="120" w:after="120"/>
        <w:jc w:val="both"/>
        <w:rPr>
          <w:rFonts w:cs="Calibri" w:cstheme="minorHAnsi"/>
          <w:b/>
          <w:bCs/>
          <w:sz w:val="24"/>
          <w:szCs w:val="24"/>
        </w:rPr>
      </w:pPr>
      <w:r>
        <w:rPr>
          <w:rFonts w:cs="Calibri" w:ascii="Calibri" w:hAnsi="Calibri"/>
          <w:sz w:val="24"/>
        </w:rPr>
        <w:t>Containers for samples of blood, sputum and urine etc.</w:t>
      </w:r>
    </w:p>
    <w:p>
      <w:pPr>
        <w:pStyle w:val="Normal"/>
        <w:numPr>
          <w:ilvl w:val="0"/>
          <w:numId w:val="268"/>
        </w:numPr>
        <w:suppressAutoHyphens w:val="true"/>
        <w:spacing w:lineRule="auto" w:line="276" w:before="120" w:after="120"/>
        <w:jc w:val="both"/>
        <w:rPr>
          <w:rFonts w:cs="Calibri" w:cstheme="minorHAnsi"/>
          <w:b/>
          <w:bCs/>
          <w:sz w:val="24"/>
          <w:szCs w:val="24"/>
        </w:rPr>
      </w:pPr>
      <w:r>
        <w:rPr>
          <w:rFonts w:cs="Calibri" w:ascii="Calibri" w:hAnsi="Calibri"/>
          <w:sz w:val="24"/>
        </w:rPr>
        <w:t>A suitable box to contain all above and safe transportation of sample to laboratory.</w:t>
      </w:r>
    </w:p>
    <w:p>
      <w:pPr>
        <w:pStyle w:val="Normal"/>
        <w:spacing w:lineRule="auto" w:line="276" w:before="120" w:after="120"/>
        <w:jc w:val="both"/>
        <w:rPr>
          <w:rFonts w:cs="Calibri" w:cstheme="minorHAnsi"/>
          <w:b/>
          <w:bCs/>
          <w:sz w:val="24"/>
          <w:szCs w:val="24"/>
        </w:rPr>
      </w:pPr>
      <w:r>
        <w:rPr>
          <w:rFonts w:cs="Calibri" w:cstheme="minorHAnsi"/>
          <w:sz w:val="24"/>
          <w:szCs w:val="24"/>
        </w:rPr>
        <w:t xml:space="preserve"> </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19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sample transportation boxes equipped with all necessary phlebotomy items are available in the laboratory, then score as </w:t>
      </w:r>
      <w:r>
        <w:rPr>
          <w:rFonts w:cs="Calibri" w:ascii="Calibri" w:hAnsi="Calibri" w:asciiTheme="minorHAnsi" w:cstheme="minorHAnsi" w:hAnsiTheme="minorHAnsi"/>
          <w:b/>
          <w:sz w:val="24"/>
          <w:szCs w:val="24"/>
          <w:u w:val="single"/>
        </w:rPr>
        <w:t>fully met.</w:t>
      </w:r>
    </w:p>
    <w:p>
      <w:pPr>
        <w:pStyle w:val="ListParagraph"/>
        <w:numPr>
          <w:ilvl w:val="0"/>
          <w:numId w:val="191"/>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sample transportation boxes equipped with all necessary phlebotomy items are not available in the laboratory, then score as </w:t>
      </w:r>
      <w:r>
        <w:rPr>
          <w:rFonts w:cs="Calibri" w:ascii="Calibri" w:hAnsi="Calibri" w:asciiTheme="minorHAnsi" w:cstheme="minorHAnsi" w:hAnsiTheme="minorHAnsi"/>
          <w:b/>
          <w:sz w:val="24"/>
          <w:szCs w:val="24"/>
          <w:u w:val="single"/>
        </w:rPr>
        <w:t>not met.</w:t>
      </w:r>
    </w:p>
    <w:p>
      <w:pPr>
        <w:pStyle w:val="Normal"/>
        <w:spacing w:lineRule="auto" w:line="276" w:before="120" w:after="120"/>
        <w:jc w:val="both"/>
        <w:rPr>
          <w:rFonts w:cs="Calibri" w:cstheme="minorHAnsi"/>
          <w:bCs/>
          <w:sz w:val="24"/>
          <w:szCs w:val="24"/>
        </w:rPr>
      </w:pPr>
      <w:r>
        <w:rPr>
          <w:rFonts w:cs="Calibri" w:cstheme="minorHAnsi"/>
          <w:bCs/>
          <w:sz w:val="24"/>
          <w:szCs w:val="24"/>
        </w:rPr>
        <w:t xml:space="preserve"> </w:t>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ListParagraph"/>
              <w:widowControl/>
              <w:spacing w:before="0" w:after="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540" w:type="dxa"/>
            <w:tcBorders/>
          </w:tcPr>
          <w:p>
            <w:pPr>
              <w:pStyle w:val="Normal"/>
              <w:widowControl/>
              <w:spacing w:lineRule="auto" w:line="240" w:before="0" w:after="0"/>
              <w:ind w:end="-144"/>
              <w:contextualSpacing/>
              <w:jc w:val="both"/>
              <w:rPr>
                <w:rFonts w:cs="Calibri" w:cstheme="minorHAnsi"/>
                <w:sz w:val="24"/>
                <w:lang w:val="en-GB"/>
              </w:rPr>
            </w:pPr>
            <w:r>
              <w:rPr>
                <w:rFonts w:eastAsia="Calibri" w:cs="Calibri" w:cstheme="minorHAnsi"/>
                <w:kern w:val="0"/>
                <w:sz w:val="24"/>
                <w:szCs w:val="22"/>
                <w:lang w:val="en-GB" w:eastAsia="en-US" w:bidi="ar-SA"/>
              </w:rPr>
              <w:t>Means of mobility for phlebotomists includes motorcycles. Services record should include Name of the. patient with complete home address and valid contact number</w:t>
            </w:r>
          </w:p>
          <w:p>
            <w:pPr>
              <w:pStyle w:val="ListParagraph"/>
              <w:widowControl/>
              <w:spacing w:before="0" w:after="200"/>
              <w:ind w:start="720" w:end="-144"/>
              <w:contextualSpacing/>
              <w:jc w:val="both"/>
              <w:rPr>
                <w:rFonts w:ascii="Calibri" w:hAnsi="Calibri" w:cs="Calibri" w:asciiTheme="minorHAnsi" w:cstheme="minorHAnsi" w:hAnsiTheme="minorHAnsi"/>
                <w:sz w:val="24"/>
                <w:lang w:val="en-GB"/>
              </w:rPr>
            </w:pPr>
            <w:r>
              <w:rPr>
                <w:rFonts w:cs="Calibri" w:cstheme="minorHAnsi"/>
                <w:kern w:val="0"/>
                <w:sz w:val="24"/>
                <w:szCs w:val="22"/>
                <w:lang w:val="en-GB" w:bidi="ar-SA"/>
              </w:rPr>
            </w:r>
          </w:p>
          <w:p>
            <w:pPr>
              <w:pStyle w:val="Normal"/>
              <w:widowControl/>
              <w:spacing w:lineRule="auto" w:line="240" w:before="0" w:after="0"/>
              <w:ind w:end="-144"/>
              <w:contextualSpacing/>
              <w:jc w:val="both"/>
              <w:rPr>
                <w:rFonts w:cs="Calibri" w:cstheme="minorHAnsi"/>
                <w:sz w:val="24"/>
                <w:lang w:val="en-GB"/>
              </w:rPr>
            </w:pPr>
            <w:r>
              <w:rPr>
                <w:rFonts w:eastAsia="Calibri" w:cs="Calibri" w:cstheme="minorHAnsi"/>
                <w:kern w:val="0"/>
                <w:sz w:val="24"/>
                <w:szCs w:val="22"/>
                <w:lang w:val="en-GB" w:eastAsia="en-US" w:bidi="ar-SA"/>
              </w:rPr>
              <w:t>Old age or disabled individuals afraid of spending hours in queues at hospitals/ diagnostic labs and facing difficulties in commuting can prevent such patients from coming to HCE and thus compromising their health. Keeping the need of people in consideration good labs can offer the facility of Home Sample Collection. For providing quality service to the patients trained human resource and means of sample collection and transportation should be ensured (Fig-9). Means of sample collection and transportation includes blood transportation boxes, picture given below</w:t>
            </w:r>
          </w:p>
          <w:p>
            <w:pPr>
              <w:pStyle w:val="ListParagraph"/>
              <w:widowControl/>
              <w:spacing w:before="0" w:after="200"/>
              <w:ind w:start="720" w:end="-144"/>
              <w:contextualSpacing/>
              <w:jc w:val="both"/>
              <w:rPr>
                <w:rFonts w:ascii="Calibri" w:hAnsi="Calibri" w:cs="Calibri" w:asciiTheme="minorHAnsi" w:cstheme="minorHAnsi" w:hAnsiTheme="minorHAnsi"/>
                <w:sz w:val="24"/>
                <w:lang w:val="en-GB"/>
              </w:rPr>
            </w:pPr>
            <w:r>
              <w:rPr>
                <w:rFonts w:cs="Calibri" w:cstheme="minorHAnsi"/>
                <w:kern w:val="0"/>
                <w:sz w:val="24"/>
                <w:szCs w:val="22"/>
                <w:lang w:val="en-GB" w:bidi="ar-SA"/>
              </w:rPr>
            </w:r>
          </w:p>
          <w:p>
            <w:pPr>
              <w:pStyle w:val="Normal"/>
              <w:widowControl/>
              <w:spacing w:lineRule="auto" w:line="276" w:before="0" w:after="0"/>
              <w:jc w:val="center"/>
              <w:rPr>
                <w:rFonts w:eastAsia="Times New Roman" w:cs="Calibri" w:cstheme="minorHAnsi"/>
                <w:color w:val="222222"/>
                <w:sz w:val="27"/>
                <w:szCs w:val="27"/>
                <w:lang w:eastAsia="en-GB"/>
              </w:rPr>
            </w:pPr>
            <w:r>
              <w:rPr>
                <w:kern w:val="0"/>
                <w:lang w:val="en-US" w:bidi="ar-SA"/>
              </w:rPr>
              <w:drawing>
                <wp:inline distT="0" distB="0" distL="0" distR="0">
                  <wp:extent cx="2895600" cy="1828800"/>
                  <wp:effectExtent l="0" t="0" r="0" b="0"/>
                  <wp:docPr id="40" name="Picture 4" descr="Image result for laboratory blood collection and transportation boxes">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 descr="Image result for laboratory blood collection and transportation boxes">
                            <a:hlinkClick r:id="rId58"/>
                          </pic:cNvPr>
                          <pic:cNvPicPr>
                            <a:picLocks noChangeAspect="1" noChangeArrowheads="1"/>
                          </pic:cNvPicPr>
                        </pic:nvPicPr>
                        <pic:blipFill>
                          <a:blip r:embed="rId57"/>
                          <a:stretch>
                            <a:fillRect/>
                          </a:stretch>
                        </pic:blipFill>
                        <pic:spPr bwMode="auto">
                          <a:xfrm>
                            <a:off x="0" y="0"/>
                            <a:ext cx="2895600" cy="1828800"/>
                          </a:xfrm>
                          <a:prstGeom prst="rect">
                            <a:avLst/>
                          </a:prstGeom>
                          <a:noFill/>
                        </pic:spPr>
                      </pic:pic>
                    </a:graphicData>
                  </a:graphic>
                </wp:inline>
              </w:drawing>
            </w:r>
          </w:p>
          <w:p>
            <w:pPr>
              <w:pStyle w:val="ListParagraph"/>
              <w:widowControl/>
              <w:spacing w:before="0" w:after="200"/>
              <w:ind w:start="720" w:end="-144"/>
              <w:contextualSpacing/>
              <w:jc w:val="both"/>
              <w:rPr>
                <w:rFonts w:ascii="Calibri" w:hAnsi="Calibri" w:cs="Calibri" w:asciiTheme="minorHAnsi" w:cstheme="minorHAnsi" w:hAnsiTheme="minorHAnsi"/>
                <w:sz w:val="24"/>
                <w:lang w:val="en-GB"/>
              </w:rPr>
            </w:pPr>
            <w:r>
              <w:rPr>
                <w:rFonts w:cs="Calibri" w:cstheme="minorHAnsi"/>
                <w:kern w:val="0"/>
                <w:sz w:val="24"/>
                <w:szCs w:val="22"/>
                <w:lang w:val="en-GB" w:bidi="ar-SA"/>
              </w:rPr>
            </w:r>
          </w:p>
          <w:p>
            <w:pPr>
              <w:pStyle w:val="ListParagraph"/>
              <w:widowControl/>
              <w:spacing w:before="0" w:after="200"/>
              <w:ind w:start="720" w:end="-144"/>
              <w:contextualSpacing/>
              <w:jc w:val="both"/>
              <w:rPr>
                <w:rFonts w:ascii="Calibri" w:hAnsi="Calibri" w:cs="Calibri" w:asciiTheme="minorHAnsi" w:cstheme="minorHAnsi" w:hAnsiTheme="minorHAnsi"/>
                <w:sz w:val="24"/>
                <w:lang w:val="en-GB"/>
              </w:rPr>
            </w:pPr>
            <w:r>
              <w:rPr>
                <w:rFonts w:cs="Calibri" w:cstheme="minorHAnsi"/>
                <w:kern w:val="0"/>
                <w:sz w:val="24"/>
                <w:szCs w:val="22"/>
                <w:lang w:val="en-GB" w:bidi="ar-SA"/>
              </w:rPr>
            </w:r>
          </w:p>
          <w:p>
            <w:pPr>
              <w:pStyle w:val="ListParagraph"/>
              <w:widowControl/>
              <w:spacing w:before="0" w:after="200"/>
              <w:ind w:start="720" w:end="-144"/>
              <w:contextualSpacing/>
              <w:jc w:val="center"/>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2"/>
                <w:lang w:val="en-GB" w:bidi="ar-SA"/>
              </w:rPr>
              <w:t>Fig-9 Transportation Box</w:t>
            </w:r>
          </w:p>
          <w:p>
            <w:pPr>
              <w:pStyle w:val="ListParagraph"/>
              <w:widowControl/>
              <w:spacing w:before="0" w:after="200"/>
              <w:ind w:start="720" w:end="-144"/>
              <w:contextualSpacing/>
              <w:jc w:val="both"/>
              <w:rPr>
                <w:rFonts w:ascii="Calibri" w:hAnsi="Calibri" w:cs="Calibri" w:asciiTheme="minorHAnsi" w:cstheme="minorHAnsi" w:hAnsiTheme="minorHAnsi"/>
                <w:sz w:val="24"/>
                <w:lang w:val="en-GB"/>
              </w:rPr>
            </w:pPr>
            <w:r>
              <w:rPr>
                <w:rFonts w:cs="Calibri" w:cstheme="minorHAnsi"/>
                <w:kern w:val="0"/>
                <w:sz w:val="24"/>
                <w:szCs w:val="22"/>
                <w:lang w:val="en-GB" w:bidi="ar-SA"/>
              </w:rPr>
            </w:r>
          </w:p>
        </w:tc>
      </w:tr>
    </w:tbl>
    <w:p>
      <w:pPr>
        <w:pStyle w:val="Heading3"/>
        <w:rPr/>
      </w:pPr>
      <w:r>
        <w:rPr/>
      </w:r>
    </w:p>
    <w:p>
      <w:pPr>
        <w:pStyle w:val="Normal"/>
        <w:rPr>
          <w:rFonts w:eastAsia="Times New Roman" w:cs="Calibri" w:cstheme="minorHAnsi"/>
          <w:b/>
          <w:bCs/>
          <w:color w:val="C00000"/>
          <w:spacing w:val="2"/>
          <w:sz w:val="32"/>
          <w:szCs w:val="24"/>
          <w:lang w:val="en-GB" w:eastAsia="ar-SA"/>
        </w:rPr>
      </w:pPr>
      <w:r>
        <w:rPr>
          <w:rFonts w:eastAsia="Times New Roman" w:cs="Calibri" w:cstheme="minorHAnsi"/>
          <w:b/>
          <w:bCs/>
          <w:color w:val="C00000"/>
          <w:spacing w:val="2"/>
          <w:sz w:val="32"/>
          <w:szCs w:val="24"/>
          <w:lang w:val="en-GB" w:eastAsia="ar-SA"/>
        </w:rPr>
      </w:r>
      <w:r>
        <w:br w:type="page"/>
      </w:r>
    </w:p>
    <w:p>
      <w:pPr>
        <w:pStyle w:val="Heading1"/>
        <w:numPr>
          <w:ilvl w:val="1"/>
          <w:numId w:val="238"/>
        </w:numPr>
        <w:spacing w:before="0" w:after="120"/>
        <w:rPr>
          <w:rFonts w:ascii="Calibri" w:hAnsi="Calibri" w:cs="Calibri" w:asciiTheme="minorHAnsi" w:cstheme="minorHAnsi" w:hAnsiTheme="minorHAnsi"/>
        </w:rPr>
      </w:pPr>
      <w:bookmarkStart w:id="433" w:name="_Toc514931123"/>
      <w:r>
        <w:rPr>
          <w:rFonts w:cs="Calibri" w:ascii="Calibri" w:hAnsi="Calibri" w:asciiTheme="minorHAnsi" w:cstheme="minorHAnsi" w:hAnsiTheme="minorHAnsi"/>
        </w:rPr>
        <w:t>Patient Rights and Education (PRE)</w:t>
      </w:r>
      <w:bookmarkEnd w:id="433"/>
    </w:p>
    <w:p>
      <w:pPr>
        <w:pStyle w:val="Normal"/>
        <w:jc w:val="both"/>
        <w:rPr>
          <w:sz w:val="24"/>
        </w:rPr>
      </w:pPr>
      <w:r>
        <w:rPr>
          <w:sz w:val="24"/>
        </w:rPr>
        <w:t>The Health Care Establishment/Lab shall define patient and family rights and responsibilities as per the guidelines/ charters provided by the PHC. The staff is aware of these and is trained to protect patients’ rights. Patients are informed of their rights and educated about their responsibilities at the time of accessing services. They are informed about the process, the possible outcomes and are involved in decision making. The costs are explained in a clear manner to the patient and/or family. Patients are educated about the mechanisms available for addressing grievances.</w:t>
      </w:r>
    </w:p>
    <w:p>
      <w:pPr>
        <w:pStyle w:val="Normal"/>
        <w:rPr>
          <w:rFonts w:cs="Calibri" w:cstheme="minorHAnsi"/>
          <w:lang w:val="en-GB" w:eastAsia="ar-SA"/>
        </w:rPr>
      </w:pPr>
      <w:r>
        <w:rPr>
          <w:rFonts w:cs="Calibri" w:cstheme="minorHAnsi"/>
          <w:lang w:val="en-GB" w:eastAsia="ar-SA"/>
        </w:rPr>
      </w:r>
      <w:r>
        <w:br w:type="page"/>
      </w:r>
    </w:p>
    <w:p>
      <w:pPr>
        <w:pStyle w:val="Heading3"/>
        <w:tabs>
          <w:tab w:val="clear" w:pos="720"/>
          <w:tab w:val="left" w:pos="1530" w:leader="none"/>
        </w:tabs>
        <w:spacing w:before="0" w:after="240"/>
        <w:ind w:hanging="2790" w:start="2790"/>
        <w:rPr/>
      </w:pPr>
      <w:bookmarkStart w:id="434" w:name="_Toc514931124"/>
      <w:r>
        <w:rPr/>
        <w:t>Standard 35. PRE-1: A system exists for obtaining consent when it is required.</w:t>
      </w:r>
      <w:bookmarkEnd w:id="434"/>
      <w:r>
        <w:rPr/>
        <w:t xml:space="preserve"> </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Indicators (112-113)</w:t>
      </w:r>
    </w:p>
    <w:p>
      <w:pPr>
        <w:pStyle w:val="Heading4"/>
        <w:shd w:val="clear" w:color="auto" w:fill="FF0000"/>
        <w:tabs>
          <w:tab w:val="clear" w:pos="900"/>
          <w:tab w:val="left" w:pos="1260" w:leader="none"/>
        </w:tabs>
        <w:spacing w:lineRule="auto" w:line="276"/>
        <w:ind w:hanging="1260" w:start="1260"/>
        <w:rPr>
          <w:rFonts w:ascii="Calibri" w:hAnsi="Calibri" w:cs="Calibri" w:asciiTheme="minorHAnsi" w:cstheme="minorHAnsi" w:hAnsiTheme="minorHAnsi"/>
          <w:color w:themeColor="background1" w:val="FFFFFF"/>
        </w:rPr>
      </w:pPr>
      <w:bookmarkStart w:id="435" w:name="_Toc514931125"/>
      <w:bookmarkStart w:id="436" w:name="_Toc483909951"/>
      <w:bookmarkStart w:id="437" w:name="_Toc378604515"/>
      <w:r>
        <w:rPr>
          <w:rFonts w:cs="Calibri" w:ascii="Calibri" w:hAnsi="Calibri" w:asciiTheme="minorHAnsi" w:cstheme="minorHAnsi" w:hAnsiTheme="minorHAnsi"/>
          <w:color w:themeColor="background1" w:val="FFFFFF"/>
        </w:rPr>
        <w:t>Ind. 112: The laboratory has listed those situations where specific informed consent is required</w:t>
      </w:r>
      <w:bookmarkEnd w:id="435"/>
      <w:bookmarkEnd w:id="436"/>
      <w:bookmarkEnd w:id="437"/>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Review any written policy or list. Then review 10 laboratory records of patients who should have (by laboratory policy) a specific informed consent to validate. This would include consent related to procedures to be done in the lab for obtaining the specimens, if any.</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52"/>
        </w:numPr>
        <w:spacing w:before="120" w:after="120"/>
        <w:jc w:val="both"/>
        <w:rPr>
          <w:rFonts w:ascii="Calibri" w:hAnsi="Calibri" w:cs="Calibri" w:asciiTheme="minorHAnsi" w:cstheme="minorHAnsi" w:hAnsiTheme="minorHAnsi"/>
          <w:sz w:val="24"/>
          <w:szCs w:val="24"/>
        </w:rPr>
      </w:pPr>
      <w:r>
        <w:rPr>
          <w:rFonts w:cs="Calibri"/>
          <w:sz w:val="24"/>
        </w:rPr>
        <w:t>List of situations requiring informed consent.</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193"/>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ALL relevant records document an informed consent, then score as </w:t>
      </w:r>
      <w:r>
        <w:rPr>
          <w:rFonts w:cs="Calibri" w:ascii="Calibri" w:hAnsi="Calibri" w:asciiTheme="minorHAnsi" w:cstheme="minorHAnsi" w:hAnsiTheme="minorHAnsi"/>
          <w:b/>
          <w:sz w:val="24"/>
          <w:szCs w:val="24"/>
          <w:u w:val="single"/>
        </w:rPr>
        <w:t>fully met.</w:t>
      </w:r>
    </w:p>
    <w:p>
      <w:pPr>
        <w:pStyle w:val="ListParagraph"/>
        <w:numPr>
          <w:ilvl w:val="0"/>
          <w:numId w:val="193"/>
        </w:numPr>
        <w:spacing w:before="120" w:after="120"/>
        <w:ind w:hanging="284" w:start="284"/>
        <w:jc w:val="both"/>
        <w:rPr>
          <w:rFonts w:ascii="Calibri" w:hAnsi="Calibri" w:cs="Calibri" w:asciiTheme="minorHAnsi" w:cstheme="minorHAnsi" w:hAnsiTheme="minorHAnsi"/>
          <w:b/>
          <w:sz w:val="24"/>
          <w:szCs w:val="24"/>
        </w:rPr>
      </w:pPr>
      <w:r>
        <w:rPr>
          <w:rFonts w:cs="Calibri" w:ascii="Calibri" w:hAnsi="Calibri" w:asciiTheme="minorHAnsi" w:cstheme="minorHAnsi" w:hAnsiTheme="minorHAnsi"/>
          <w:sz w:val="24"/>
          <w:szCs w:val="24"/>
        </w:rPr>
        <w:t xml:space="preserve">Since this may have a medico-legal significance, if ANY relevant records do not document consent, then score as </w:t>
      </w:r>
      <w:r>
        <w:rPr>
          <w:rFonts w:cs="Calibri" w:ascii="Calibri" w:hAnsi="Calibri" w:asciiTheme="minorHAnsi" w:cstheme="minorHAnsi" w:hAnsiTheme="minorHAnsi"/>
          <w:b/>
          <w:sz w:val="24"/>
          <w:szCs w:val="24"/>
          <w:u w:val="single"/>
        </w:rPr>
        <w:t>not met.</w:t>
      </w:r>
    </w:p>
    <w:p>
      <w:pPr>
        <w:pStyle w:val="Heading4"/>
        <w:shd w:val="clear" w:color="auto" w:fill="FF0000"/>
        <w:tabs>
          <w:tab w:val="clear" w:pos="900"/>
          <w:tab w:val="left" w:pos="1260" w:leader="none"/>
        </w:tabs>
        <w:spacing w:lineRule="auto" w:line="276"/>
        <w:ind w:hanging="1260" w:start="1260"/>
        <w:rPr>
          <w:rFonts w:ascii="Calibri" w:hAnsi="Calibri" w:cs="Calibri" w:asciiTheme="minorHAnsi" w:cstheme="minorHAnsi" w:hAnsiTheme="minorHAnsi"/>
          <w:color w:themeColor="background1" w:val="FFFFFF"/>
        </w:rPr>
      </w:pPr>
      <w:bookmarkStart w:id="438" w:name="_Toc514931126"/>
      <w:bookmarkStart w:id="439" w:name="_Toc483909952"/>
      <w:bookmarkStart w:id="440" w:name="_Toc378604516"/>
      <w:r>
        <w:rPr>
          <w:rFonts w:cs="Calibri" w:ascii="Calibri" w:hAnsi="Calibri" w:asciiTheme="minorHAnsi" w:cstheme="minorHAnsi" w:hAnsiTheme="minorHAnsi"/>
          <w:color w:themeColor="background1" w:val="FFFFFF"/>
        </w:rPr>
        <w:t>Ind. 113: The policy describes who can give consent when patient is incapable of independent decision-making</w:t>
      </w:r>
      <w:bookmarkEnd w:id="438"/>
      <w:bookmarkEnd w:id="439"/>
      <w:bookmarkEnd w:id="440"/>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Review the policy to determine who is identified as being able to give consent in addition to the patient.</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52"/>
        </w:numPr>
        <w:spacing w:before="120" w:after="120"/>
        <w:jc w:val="both"/>
        <w:rPr>
          <w:rFonts w:ascii="Calibri" w:hAnsi="Calibri" w:cs="Calibri" w:asciiTheme="minorHAnsi" w:cstheme="minorHAnsi" w:hAnsiTheme="minorHAnsi"/>
          <w:sz w:val="24"/>
          <w:szCs w:val="24"/>
        </w:rPr>
      </w:pPr>
      <w:r>
        <w:rPr>
          <w:rFonts w:cs="Calibri"/>
          <w:sz w:val="24"/>
        </w:rPr>
        <w:t>Written directions as to who can give consent when patient is incapable of independent decision-making for providing informed consent.</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19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a policy describing who, other than the patient, may give informed consent, then score as </w:t>
      </w:r>
      <w:r>
        <w:rPr>
          <w:rFonts w:cs="Calibri" w:ascii="Calibri" w:hAnsi="Calibri" w:asciiTheme="minorHAnsi" w:cstheme="minorHAnsi" w:hAnsiTheme="minorHAnsi"/>
          <w:b/>
          <w:sz w:val="24"/>
          <w:szCs w:val="24"/>
          <w:u w:val="single"/>
        </w:rPr>
        <w:t>fully met.</w:t>
      </w:r>
    </w:p>
    <w:p>
      <w:pPr>
        <w:pStyle w:val="ListParagraph"/>
        <w:numPr>
          <w:ilvl w:val="0"/>
          <w:numId w:val="19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such policy, then score as </w:t>
      </w:r>
      <w:r>
        <w:rPr>
          <w:rFonts w:cs="Calibri" w:ascii="Calibri" w:hAnsi="Calibri" w:asciiTheme="minorHAnsi" w:cstheme="minorHAnsi" w:hAnsiTheme="minorHAnsi"/>
          <w:b/>
          <w:sz w:val="24"/>
          <w:szCs w:val="24"/>
          <w:u w:val="single"/>
        </w:rPr>
        <w:t>not met.</w:t>
      </w:r>
    </w:p>
    <w:p>
      <w:pPr>
        <w:pStyle w:val="ListParagraph"/>
        <w:spacing w:before="120" w:after="120"/>
        <w:ind w:start="284"/>
        <w:jc w:val="both"/>
        <w:rPr>
          <w:rFonts w:ascii="Calibri" w:hAnsi="Calibri" w:cs="Calibri" w:asciiTheme="minorHAnsi" w:cstheme="minorHAnsi" w:hAnsiTheme="minorHAnsi"/>
          <w:sz w:val="24"/>
          <w:szCs w:val="24"/>
        </w:rPr>
      </w:pPr>
      <w:r>
        <w:rPr>
          <w:rFonts w:cs="Calibri" w:cstheme="minorHAnsi"/>
          <w:sz w:val="24"/>
          <w:szCs w:val="24"/>
        </w:rPr>
      </w:r>
    </w:p>
    <w:p>
      <w:pPr>
        <w:pStyle w:val="ListParagraph"/>
        <w:spacing w:before="120" w:after="120"/>
        <w:ind w:start="284"/>
        <w:jc w:val="both"/>
        <w:rPr>
          <w:rFonts w:ascii="Calibri" w:hAnsi="Calibri" w:cs="Calibri" w:asciiTheme="minorHAnsi" w:cstheme="minorHAnsi" w:hAnsiTheme="minorHAnsi"/>
          <w:sz w:val="24"/>
          <w:szCs w:val="24"/>
        </w:rPr>
      </w:pPr>
      <w:r>
        <w:rPr>
          <w:rFonts w:cs="Calibri" w:cstheme="minorHAnsi"/>
          <w:sz w:val="24"/>
          <w:szCs w:val="24"/>
        </w:rPr>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ListParagraph"/>
              <w:widowControl/>
              <w:spacing w:before="0" w:after="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540" w:type="dxa"/>
            <w:tcBorders/>
          </w:tcPr>
          <w:p>
            <w:pPr>
              <w:pStyle w:val="Heading5"/>
              <w:widowControl/>
              <w:spacing w:lineRule="auto" w:line="276" w:before="40" w:after="0"/>
              <w:jc w:val="start"/>
              <w:rPr>
                <w:rFonts w:ascii="Calibri" w:hAnsi="Calibri" w:cs="Calibri" w:asciiTheme="minorHAnsi" w:cstheme="minorHAnsi" w:hAnsiTheme="minorHAnsi"/>
                <w:b/>
                <w:sz w:val="24"/>
              </w:rPr>
            </w:pPr>
            <w:r>
              <w:rPr>
                <w:rFonts w:cs="Calibri" w:ascii="Calibri" w:hAnsi="Calibri" w:asciiTheme="minorHAnsi" w:cstheme="minorHAnsi" w:hAnsiTheme="minorHAnsi"/>
                <w:b/>
                <w:kern w:val="0"/>
                <w:sz w:val="24"/>
                <w:szCs w:val="22"/>
                <w:lang w:val="en-US" w:eastAsia="en-US" w:bidi="ar-SA"/>
              </w:rPr>
              <w:t>Scope of Informed Consent</w:t>
            </w:r>
          </w:p>
          <w:p>
            <w:pPr>
              <w:pStyle w:val="Normal"/>
              <w:widowControl/>
              <w:spacing w:lineRule="auto" w:line="276" w:before="0" w:after="0"/>
              <w:jc w:val="both"/>
              <w:rPr>
                <w:rFonts w:cs="Calibri" w:cstheme="minorHAnsi"/>
                <w:i/>
                <w:sz w:val="24"/>
              </w:rPr>
            </w:pPr>
            <w:r>
              <w:rPr>
                <w:rFonts w:eastAsia="Calibri" w:cs="Calibri" w:cstheme="minorHAnsi"/>
                <w:kern w:val="0"/>
                <w:sz w:val="24"/>
                <w:szCs w:val="22"/>
                <w:lang w:val="en-US" w:eastAsia="en-US" w:bidi="ar-SA"/>
              </w:rPr>
              <w:t>Although the Client/Patient's general consent is obtained for the proposed care or treatment, a written consent is mandatory for any invasive procedures.</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The client's informed consent is a prerequisite to carry out any diagnostic invasive procedure and the patient has the right to refuse or to halt any such procedure.</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In different situations of health care provision or involvement of the client in any research activity, the mode of consent and action will be:</w:t>
            </w:r>
          </w:p>
          <w:p>
            <w:pPr>
              <w:pStyle w:val="Normal"/>
              <w:widowControl/>
              <w:numPr>
                <w:ilvl w:val="0"/>
                <w:numId w:val="195"/>
              </w:numPr>
              <w:spacing w:lineRule="auto" w:line="276" w:before="0" w:after="120"/>
              <w:ind w:hanging="180" w:start="522"/>
              <w:jc w:val="both"/>
              <w:rPr>
                <w:rFonts w:cs="Calibri" w:cstheme="minorHAnsi"/>
                <w:sz w:val="24"/>
              </w:rPr>
            </w:pPr>
            <w:r>
              <w:rPr>
                <w:rFonts w:eastAsia="Calibri" w:cs="Calibri" w:cstheme="minorHAnsi"/>
                <w:kern w:val="0"/>
                <w:sz w:val="24"/>
                <w:szCs w:val="22"/>
                <w:lang w:val="en-US" w:eastAsia="en-US" w:bidi="ar-SA"/>
              </w:rPr>
              <w:t>When a patient is unable to express his or her will and a medical intervention is urgently needed, the consent of the patient may be presumed, unless it is obvious from a previous declared 'Expression of Will' that consent would be refused in the situation.</w:t>
            </w:r>
          </w:p>
          <w:p>
            <w:pPr>
              <w:pStyle w:val="Normal"/>
              <w:widowControl/>
              <w:numPr>
                <w:ilvl w:val="0"/>
                <w:numId w:val="195"/>
              </w:numPr>
              <w:spacing w:lineRule="auto" w:line="276" w:before="0" w:after="120"/>
              <w:ind w:hanging="180" w:start="522"/>
              <w:jc w:val="both"/>
              <w:rPr>
                <w:rFonts w:cs="Calibri" w:cstheme="minorHAnsi"/>
                <w:sz w:val="24"/>
              </w:rPr>
            </w:pPr>
            <w:r>
              <w:rPr>
                <w:rFonts w:eastAsia="Calibri" w:cs="Calibri" w:cstheme="minorHAnsi"/>
                <w:kern w:val="0"/>
                <w:sz w:val="24"/>
                <w:szCs w:val="22"/>
                <w:lang w:val="en-US" w:eastAsia="en-US" w:bidi="ar-SA"/>
              </w:rPr>
              <w:t>When the consent of a legal representative is required and the proposed intervention is urgently needed, that intervention may be made if it is not possible to obtain the representative's consent in time.</w:t>
            </w:r>
          </w:p>
          <w:p>
            <w:pPr>
              <w:pStyle w:val="Normal"/>
              <w:widowControl/>
              <w:numPr>
                <w:ilvl w:val="0"/>
                <w:numId w:val="195"/>
              </w:numPr>
              <w:spacing w:lineRule="auto" w:line="276" w:before="0" w:after="120"/>
              <w:ind w:hanging="180" w:start="522"/>
              <w:jc w:val="both"/>
              <w:rPr>
                <w:rFonts w:cs="Calibri" w:cstheme="minorHAnsi"/>
                <w:sz w:val="24"/>
              </w:rPr>
            </w:pPr>
            <w:r>
              <w:rPr>
                <w:rFonts w:eastAsia="Calibri" w:cs="Calibri" w:cstheme="minorHAnsi"/>
                <w:kern w:val="0"/>
                <w:sz w:val="24"/>
                <w:szCs w:val="22"/>
                <w:lang w:val="en-US" w:eastAsia="en-US" w:bidi="ar-SA"/>
              </w:rPr>
              <w:t>When the consent of a legal representative is required, patients (whether minor or adult) must nevertheless be involved in the decision-making process to the fullest extent which their capacity allows.</w:t>
            </w:r>
          </w:p>
          <w:p>
            <w:pPr>
              <w:pStyle w:val="Normal"/>
              <w:widowControl/>
              <w:numPr>
                <w:ilvl w:val="0"/>
                <w:numId w:val="195"/>
              </w:numPr>
              <w:spacing w:lineRule="auto" w:line="276" w:before="0" w:after="120"/>
              <w:ind w:hanging="180" w:start="522"/>
              <w:jc w:val="both"/>
              <w:rPr>
                <w:rFonts w:cs="Calibri" w:cstheme="minorHAnsi"/>
                <w:sz w:val="24"/>
              </w:rPr>
            </w:pPr>
            <w:r>
              <w:rPr>
                <w:rFonts w:eastAsia="Calibri" w:cs="Calibri" w:cstheme="minorHAnsi"/>
                <w:kern w:val="0"/>
                <w:sz w:val="24"/>
                <w:szCs w:val="22"/>
                <w:lang w:val="en-US" w:eastAsia="en-US" w:bidi="ar-SA"/>
              </w:rPr>
              <w:t>If a legal representative refuses to give consent and the physician or other provider is of the opinion that the intervention is in the interest of the patient, then in case of a non-emergency situation, the decision must be referred to a court or some form of arbitration.</w:t>
            </w:r>
          </w:p>
          <w:p>
            <w:pPr>
              <w:pStyle w:val="Normal"/>
              <w:widowControl/>
              <w:numPr>
                <w:ilvl w:val="0"/>
                <w:numId w:val="195"/>
              </w:numPr>
              <w:spacing w:lineRule="auto" w:line="276" w:before="0" w:after="120"/>
              <w:ind w:hanging="180" w:start="522"/>
              <w:jc w:val="both"/>
              <w:rPr>
                <w:rFonts w:cs="Calibri" w:cstheme="minorHAnsi"/>
                <w:sz w:val="24"/>
              </w:rPr>
            </w:pPr>
            <w:r>
              <w:rPr>
                <w:rFonts w:eastAsia="Calibri" w:cs="Calibri" w:cstheme="minorHAnsi"/>
                <w:kern w:val="0"/>
                <w:sz w:val="24"/>
                <w:szCs w:val="22"/>
                <w:lang w:val="en-US" w:eastAsia="en-US" w:bidi="ar-SA"/>
              </w:rPr>
              <w:t>In all other situations where the patient is unable to give informed consent and where there is no legal representative or representative designated by the patient for this purpose, appropriate measures should be taken to provide for a substitute decision making process, taking into account what is known and, to the greatest extent possible, what may be presumed about the wishes of the patient.</w:t>
            </w:r>
          </w:p>
          <w:p>
            <w:pPr>
              <w:pStyle w:val="Normal"/>
              <w:widowControl/>
              <w:numPr>
                <w:ilvl w:val="0"/>
                <w:numId w:val="195"/>
              </w:numPr>
              <w:spacing w:lineRule="auto" w:line="276" w:before="0" w:after="120"/>
              <w:ind w:hanging="180" w:start="522"/>
              <w:jc w:val="both"/>
              <w:rPr>
                <w:rFonts w:cs="Calibri" w:cstheme="minorHAnsi"/>
                <w:sz w:val="24"/>
              </w:rPr>
            </w:pPr>
            <w:r>
              <w:rPr>
                <w:rFonts w:eastAsia="Calibri" w:cs="Calibri" w:cstheme="minorHAnsi"/>
                <w:kern w:val="0"/>
                <w:sz w:val="24"/>
                <w:szCs w:val="22"/>
                <w:lang w:val="en-US" w:eastAsia="en-US" w:bidi="ar-SA"/>
              </w:rPr>
              <w:t>The consent of the patient is required for the preservation and use of all substances of the human body. Consent may be presumed when the substances/body part are to be used in the current course of diagnosis, treatment and care of that patient.</w:t>
            </w:r>
          </w:p>
          <w:p>
            <w:pPr>
              <w:pStyle w:val="Normal"/>
              <w:widowControl/>
              <w:numPr>
                <w:ilvl w:val="0"/>
                <w:numId w:val="195"/>
              </w:numPr>
              <w:spacing w:lineRule="auto" w:line="276" w:before="0" w:after="120"/>
              <w:ind w:hanging="180" w:start="522"/>
              <w:jc w:val="both"/>
              <w:rPr>
                <w:rFonts w:cs="Calibri" w:cstheme="minorHAnsi"/>
                <w:sz w:val="24"/>
              </w:rPr>
            </w:pPr>
            <w:r>
              <w:rPr>
                <w:rFonts w:eastAsia="Calibri" w:cs="Calibri" w:cstheme="minorHAnsi"/>
                <w:kern w:val="0"/>
                <w:sz w:val="24"/>
                <w:szCs w:val="22"/>
                <w:lang w:val="en-US" w:eastAsia="en-US" w:bidi="ar-SA"/>
              </w:rPr>
              <w:t>The informed consent of the patient is needed for participation in clinical teaching.</w:t>
            </w:r>
          </w:p>
          <w:p>
            <w:pPr>
              <w:pStyle w:val="Normal"/>
              <w:widowControl/>
              <w:numPr>
                <w:ilvl w:val="0"/>
                <w:numId w:val="195"/>
              </w:numPr>
              <w:spacing w:lineRule="auto" w:line="276" w:before="0" w:after="120"/>
              <w:ind w:hanging="180" w:start="522"/>
              <w:jc w:val="both"/>
              <w:rPr>
                <w:rFonts w:cs="Calibri" w:cstheme="minorHAnsi"/>
                <w:sz w:val="24"/>
              </w:rPr>
            </w:pPr>
            <w:r>
              <w:rPr>
                <w:rFonts w:eastAsia="Calibri" w:cs="Calibri" w:cstheme="minorHAnsi"/>
                <w:kern w:val="0"/>
                <w:sz w:val="24"/>
                <w:szCs w:val="22"/>
                <w:lang w:val="en-US" w:eastAsia="en-US" w:bidi="ar-SA"/>
              </w:rPr>
              <w:t>The informed consent of the patient is a prerequisite for participation in scientific research. All protocols must be submitted to a proper ethical review committee. Such research should not be carried out on those who are unable to express their will, unless the consent of a legal representative has been obtained and the research would likely be in the interest of the patient.</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As an exception to the requirement of involvement being in the interest of the patient, an incapacitated person may be involved in observational research which is not of direct benefit to his or her health provided that, that person offers no objection, that the risk and for burden is minimal, that the research is of significant value and that no alternative methods and other research subjects are available.</w:t>
            </w:r>
          </w:p>
          <w:p>
            <w:pPr>
              <w:pStyle w:val="Heading5"/>
              <w:widowControl/>
              <w:spacing w:lineRule="auto" w:line="276"/>
              <w:jc w:val="both"/>
              <w:rPr>
                <w:rFonts w:ascii="Calibri" w:hAnsi="Calibri" w:cs="Calibri" w:asciiTheme="minorHAnsi" w:cstheme="minorHAnsi" w:hAnsiTheme="minorHAnsi"/>
                <w:b/>
                <w:sz w:val="24"/>
              </w:rPr>
            </w:pPr>
            <w:r>
              <w:rPr>
                <w:rFonts w:cs="Calibri" w:ascii="Calibri" w:hAnsi="Calibri" w:asciiTheme="minorHAnsi" w:cstheme="minorHAnsi" w:hAnsiTheme="minorHAnsi"/>
                <w:b/>
                <w:kern w:val="0"/>
                <w:sz w:val="24"/>
                <w:szCs w:val="22"/>
                <w:lang w:val="en-US" w:eastAsia="en-US" w:bidi="ar-SA"/>
              </w:rPr>
              <w:t>Policy Regarding Consent for Incapacitated Patient</w:t>
            </w:r>
          </w:p>
          <w:p>
            <w:pPr>
              <w:pStyle w:val="Normal"/>
              <w:widowControl/>
              <w:spacing w:lineRule="auto" w:line="276" w:before="0" w:after="0"/>
              <w:jc w:val="both"/>
              <w:rPr>
                <w:rFonts w:cs="Calibri" w:cstheme="minorHAnsi"/>
                <w:bCs/>
                <w:sz w:val="24"/>
              </w:rPr>
            </w:pPr>
            <w:r>
              <w:rPr>
                <w:rFonts w:eastAsia="Calibri" w:cs="Calibri" w:cstheme="minorHAnsi"/>
                <w:kern w:val="0"/>
                <w:sz w:val="24"/>
                <w:szCs w:val="22"/>
                <w:lang w:val="en-US" w:eastAsia="en-US" w:bidi="ar-SA"/>
              </w:rPr>
              <w:t>The HCE shall take into consideration the statutory norms. This would include taking of consent from next of kin/legal guardian. The order of preference is; spouse, son, daughter, brother, sister, parents. However, in case of unconscious/unaccompanied patients the treating doctor can take a decision in life-saving circumstances.</w:t>
            </w:r>
          </w:p>
        </w:tc>
      </w:tr>
    </w:tbl>
    <w:p>
      <w:pPr>
        <w:pStyle w:val="Heading3"/>
        <w:rPr/>
      </w:pPr>
      <w:r>
        <w:rPr/>
      </w:r>
    </w:p>
    <w:p>
      <w:pPr>
        <w:pStyle w:val="Normal"/>
        <w:rPr>
          <w:rFonts w:eastAsia="Times New Roman" w:cs="Calibri" w:cstheme="minorHAnsi"/>
          <w:b/>
          <w:bCs/>
          <w:color w:val="C00000"/>
          <w:spacing w:val="2"/>
          <w:sz w:val="32"/>
          <w:szCs w:val="24"/>
          <w:lang w:val="en-GB" w:eastAsia="ar-SA"/>
        </w:rPr>
      </w:pPr>
      <w:r>
        <w:rPr>
          <w:rFonts w:eastAsia="Times New Roman" w:cs="Calibri" w:cstheme="minorHAnsi"/>
          <w:b/>
          <w:bCs/>
          <w:color w:val="C00000"/>
          <w:spacing w:val="2"/>
          <w:sz w:val="32"/>
          <w:szCs w:val="24"/>
          <w:lang w:val="en-GB" w:eastAsia="ar-SA"/>
        </w:rPr>
      </w:r>
      <w:r>
        <w:br w:type="page"/>
      </w:r>
    </w:p>
    <w:p>
      <w:pPr>
        <w:pStyle w:val="Heading3"/>
        <w:spacing w:before="0" w:after="0"/>
        <w:ind w:hanging="2700" w:start="2700"/>
        <w:jc w:val="start"/>
        <w:rPr/>
      </w:pPr>
      <w:bookmarkStart w:id="441" w:name="_Toc514931127"/>
      <w:r>
        <w:rPr/>
        <w:t>Standard 36. PRE-2: Patient and families have a right to information on expected costs</w:t>
      </w:r>
      <w:bookmarkEnd w:id="441"/>
    </w:p>
    <w:p>
      <w:pPr>
        <w:pStyle w:val="Normal"/>
        <w:spacing w:lineRule="auto" w:line="276" w:before="0" w:after="120"/>
        <w:ind w:hanging="284" w:start="284"/>
        <w:jc w:val="both"/>
        <w:rPr>
          <w:rFonts w:cs="Calibri" w:cstheme="minorHAnsi"/>
          <w:b/>
          <w:sz w:val="24"/>
          <w:szCs w:val="24"/>
        </w:rPr>
      </w:pPr>
      <w:r>
        <w:rPr>
          <w:rFonts w:cs="Calibri" w:cstheme="minorHAnsi"/>
          <w:b/>
          <w:sz w:val="24"/>
          <w:szCs w:val="24"/>
        </w:rPr>
        <w:t xml:space="preserve">Indicators (114-115) </w:t>
      </w:r>
    </w:p>
    <w:p>
      <w:pPr>
        <w:pStyle w:val="Heading4"/>
        <w:shd w:val="clear" w:color="auto" w:fill="FF0000"/>
        <w:spacing w:lineRule="auto" w:line="276"/>
        <w:rPr>
          <w:rFonts w:ascii="Calibri" w:hAnsi="Calibri" w:cs="Calibri" w:asciiTheme="minorHAnsi" w:cstheme="minorHAnsi" w:hAnsiTheme="minorHAnsi"/>
          <w:color w:themeColor="background1" w:val="FFFFFF"/>
        </w:rPr>
      </w:pPr>
      <w:bookmarkStart w:id="442" w:name="_Toc514931128"/>
      <w:bookmarkStart w:id="443" w:name="_Toc483909954"/>
      <w:bookmarkStart w:id="444" w:name="_Toc378604519"/>
      <w:r>
        <w:rPr>
          <w:rFonts w:cs="Calibri" w:ascii="Calibri" w:hAnsi="Calibri" w:asciiTheme="minorHAnsi" w:cstheme="minorHAnsi" w:hAnsiTheme="minorHAnsi"/>
          <w:color w:themeColor="background1" w:val="FFFFFF"/>
        </w:rPr>
        <w:t>Ind. 114: The tariff list is available to patients</w:t>
      </w:r>
      <w:bookmarkEnd w:id="442"/>
      <w:bookmarkEnd w:id="443"/>
      <w:bookmarkEnd w:id="444"/>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Review the tariff list and then ask how it is made available to the patients/ families. Customarily this is only upon the patient’s request.</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52"/>
        </w:numPr>
        <w:spacing w:before="120" w:after="120"/>
        <w:jc w:val="both"/>
        <w:rPr>
          <w:rFonts w:ascii="Calibri" w:hAnsi="Calibri" w:cs="Calibri" w:asciiTheme="minorHAnsi" w:cstheme="minorHAnsi" w:hAnsiTheme="minorHAnsi"/>
          <w:sz w:val="24"/>
          <w:szCs w:val="24"/>
        </w:rPr>
      </w:pPr>
      <w:r>
        <w:rPr>
          <w:rFonts w:cs="Calibri"/>
          <w:sz w:val="24"/>
        </w:rPr>
        <w:t>Tarrif list available for showing on demand.</w:t>
      </w:r>
    </w:p>
    <w:p>
      <w:pPr>
        <w:pStyle w:val="ListParagraph"/>
        <w:numPr>
          <w:ilvl w:val="0"/>
          <w:numId w:val="252"/>
        </w:numPr>
        <w:spacing w:before="120" w:after="120"/>
        <w:jc w:val="both"/>
        <w:rPr>
          <w:rFonts w:ascii="Calibri" w:hAnsi="Calibri" w:cs="Calibri" w:asciiTheme="minorHAnsi" w:cstheme="minorHAnsi" w:hAnsiTheme="minorHAnsi"/>
          <w:sz w:val="24"/>
          <w:szCs w:val="24"/>
        </w:rPr>
      </w:pPr>
      <w:r>
        <w:rPr>
          <w:rFonts w:cs="Calibri"/>
          <w:sz w:val="24"/>
        </w:rPr>
        <w:t>Patients/clients informed the rates of their required tests.</w:t>
      </w:r>
    </w:p>
    <w:p>
      <w:pPr>
        <w:pStyle w:val="Normal"/>
        <w:spacing w:lineRule="auto" w:line="276" w:before="120" w:after="120"/>
        <w:jc w:val="both"/>
        <w:rPr>
          <w:rFonts w:cs="Calibri" w:cstheme="minorHAnsi"/>
          <w:b/>
          <w:sz w:val="24"/>
          <w:szCs w:val="24"/>
        </w:rPr>
      </w:pPr>
      <w:r>
        <w:rPr>
          <w:rFonts w:cs="Calibri" w:cstheme="minorHAnsi"/>
          <w:b/>
          <w:sz w:val="24"/>
          <w:szCs w:val="24"/>
        </w:rPr>
        <w:t>Scoring:</w:t>
      </w:r>
    </w:p>
    <w:p>
      <w:pPr>
        <w:pStyle w:val="ListParagraph"/>
        <w:numPr>
          <w:ilvl w:val="0"/>
          <w:numId w:val="196"/>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evidence that the tariff list is readily available to patients on demand, then score as </w:t>
      </w:r>
      <w:r>
        <w:rPr>
          <w:rFonts w:cs="Calibri" w:ascii="Calibri" w:hAnsi="Calibri" w:asciiTheme="minorHAnsi" w:cstheme="minorHAnsi" w:hAnsiTheme="minorHAnsi"/>
          <w:b/>
          <w:sz w:val="24"/>
          <w:szCs w:val="24"/>
          <w:u w:val="single"/>
        </w:rPr>
        <w:t>fully met.</w:t>
      </w:r>
    </w:p>
    <w:p>
      <w:pPr>
        <w:pStyle w:val="ListParagraph"/>
        <w:numPr>
          <w:ilvl w:val="0"/>
          <w:numId w:val="196"/>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If there is no procedure to</w:t>
      </w:r>
      <w:r>
        <w:rPr>
          <w:rFonts w:cs="Calibri" w:ascii="Calibri" w:hAnsi="Calibri" w:asciiTheme="minorHAnsi" w:cstheme="minorHAnsi" w:hAnsiTheme="minorHAnsi"/>
          <w:b/>
          <w:sz w:val="24"/>
          <w:szCs w:val="24"/>
        </w:rPr>
        <w:t xml:space="preserve"> make it </w:t>
      </w:r>
      <w:r>
        <w:rPr>
          <w:rFonts w:cs="Calibri" w:ascii="Calibri" w:hAnsi="Calibri" w:asciiTheme="minorHAnsi" w:cstheme="minorHAnsi" w:hAnsiTheme="minorHAnsi"/>
          <w:sz w:val="24"/>
          <w:szCs w:val="24"/>
        </w:rPr>
        <w:t xml:space="preserve">available to patients,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ind w:hanging="1080" w:start="1080"/>
        <w:rPr>
          <w:rFonts w:ascii="Calibri" w:hAnsi="Calibri" w:cs="Calibri" w:asciiTheme="minorHAnsi" w:cstheme="minorHAnsi" w:hAnsiTheme="minorHAnsi"/>
          <w:color w:themeColor="background1" w:val="FFFFFF"/>
        </w:rPr>
      </w:pPr>
      <w:bookmarkStart w:id="445" w:name="_Toc514931129"/>
      <w:bookmarkStart w:id="446" w:name="_Toc483909955"/>
      <w:bookmarkStart w:id="447" w:name="_Toc378604522"/>
      <w:r>
        <w:rPr>
          <w:rFonts w:cs="Calibri" w:ascii="Calibri" w:hAnsi="Calibri" w:asciiTheme="minorHAnsi" w:cstheme="minorHAnsi" w:hAnsiTheme="minorHAnsi"/>
          <w:color w:themeColor="background1" w:val="FFFFFF"/>
        </w:rPr>
        <w:t>Ind. 115: Patients / family is informed about the additional reports which are generated / included in the report with the same sample and cost</w:t>
      </w:r>
      <w:bookmarkEnd w:id="445"/>
      <w:bookmarkEnd w:id="446"/>
      <w:bookmarkEnd w:id="447"/>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sz w:val="24"/>
          <w:szCs w:val="24"/>
        </w:rPr>
      </w:pPr>
      <w:r>
        <w:rPr>
          <w:rFonts w:cs="Calibri" w:cstheme="minorHAnsi"/>
          <w:sz w:val="24"/>
          <w:szCs w:val="24"/>
        </w:rPr>
        <w:t>Review the process used to inform the patient / relative about the cost effective package with additional reports with the same sample and cost. Also determine if this is done by someone who is knowledgeable e.g. a qualified lab tech who is notified to do so or a doctor or pathologist in charge.</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52"/>
        </w:numPr>
        <w:spacing w:before="120" w:after="120"/>
        <w:jc w:val="both"/>
        <w:rPr>
          <w:rFonts w:ascii="Calibri" w:hAnsi="Calibri" w:cs="Calibri" w:asciiTheme="minorHAnsi" w:cstheme="minorHAnsi" w:hAnsiTheme="minorHAnsi"/>
          <w:sz w:val="24"/>
          <w:szCs w:val="24"/>
        </w:rPr>
      </w:pPr>
      <w:r>
        <w:rPr>
          <w:rFonts w:cs="Calibri"/>
          <w:sz w:val="24"/>
        </w:rPr>
        <w:t>Clients informed about the additional reports possible in a cost effective package.</w:t>
      </w:r>
    </w:p>
    <w:p>
      <w:pPr>
        <w:pStyle w:val="ListParagraph"/>
        <w:numPr>
          <w:ilvl w:val="0"/>
          <w:numId w:val="252"/>
        </w:numPr>
        <w:spacing w:before="120" w:after="120"/>
        <w:jc w:val="both"/>
        <w:rPr>
          <w:rFonts w:ascii="Calibri" w:hAnsi="Calibri" w:cs="Calibri" w:asciiTheme="minorHAnsi" w:cstheme="minorHAnsi" w:hAnsiTheme="minorHAnsi"/>
          <w:sz w:val="24"/>
          <w:szCs w:val="24"/>
        </w:rPr>
      </w:pPr>
      <w:r>
        <w:rPr>
          <w:rFonts w:cs="Calibri"/>
          <w:sz w:val="24"/>
        </w:rPr>
        <w:t>Above information provided by a doctor or a qualified and authorized lab technician.</w:t>
      </w:r>
    </w:p>
    <w:p>
      <w:pPr>
        <w:pStyle w:val="Heading7"/>
        <w:spacing w:lineRule="auto" w:line="276" w:before="120" w:after="120"/>
        <w:rPr>
          <w:rFonts w:ascii="Calibri" w:hAnsi="Calibri" w:cs="Calibri" w:asciiTheme="minorHAnsi" w:cstheme="minorHAnsi" w:hAnsiTheme="minorHAnsi"/>
          <w:b/>
          <w:sz w:val="24"/>
        </w:rPr>
      </w:pPr>
      <w:r>
        <w:rPr>
          <w:rFonts w:cs="Calibri" w:ascii="Calibri" w:hAnsi="Calibri" w:asciiTheme="minorHAnsi" w:cstheme="minorHAnsi" w:hAnsiTheme="minorHAnsi"/>
          <w:b/>
          <w:sz w:val="24"/>
        </w:rPr>
        <w:t>Scoring:</w:t>
      </w:r>
    </w:p>
    <w:p>
      <w:pPr>
        <w:pStyle w:val="ListParagraph"/>
        <w:numPr>
          <w:ilvl w:val="0"/>
          <w:numId w:val="197"/>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a process to inform the patient / relative as above and it is done by a knowledgeable person, then score as </w:t>
      </w:r>
      <w:r>
        <w:rPr>
          <w:rFonts w:cs="Calibri" w:ascii="Calibri" w:hAnsi="Calibri" w:asciiTheme="minorHAnsi" w:cstheme="minorHAnsi" w:hAnsiTheme="minorHAnsi"/>
          <w:b/>
          <w:sz w:val="24"/>
          <w:szCs w:val="24"/>
          <w:u w:val="single"/>
        </w:rPr>
        <w:t>fully met.</w:t>
      </w:r>
    </w:p>
    <w:p>
      <w:pPr>
        <w:pStyle w:val="ListParagraph"/>
        <w:numPr>
          <w:ilvl w:val="0"/>
          <w:numId w:val="197"/>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process, then score as </w:t>
      </w:r>
      <w:r>
        <w:rPr>
          <w:rFonts w:cs="Calibri" w:ascii="Calibri" w:hAnsi="Calibri" w:asciiTheme="minorHAnsi" w:cstheme="minorHAnsi" w:hAnsiTheme="minorHAnsi"/>
          <w:b/>
          <w:sz w:val="24"/>
          <w:szCs w:val="24"/>
          <w:u w:val="single"/>
        </w:rPr>
        <w:t>not met.</w:t>
      </w:r>
    </w:p>
    <w:p>
      <w:pPr>
        <w:pStyle w:val="ListParagraph"/>
        <w:spacing w:before="120" w:after="120"/>
        <w:ind w:start="284"/>
        <w:jc w:val="both"/>
        <w:rPr>
          <w:rFonts w:ascii="Calibri" w:hAnsi="Calibri" w:cs="Calibri" w:asciiTheme="minorHAnsi" w:cstheme="minorHAnsi" w:hAnsiTheme="minorHAnsi"/>
          <w:sz w:val="24"/>
          <w:szCs w:val="24"/>
        </w:rPr>
      </w:pPr>
      <w:r>
        <w:rPr>
          <w:rFonts w:cs="Calibri" w:cstheme="minorHAnsi"/>
          <w:sz w:val="24"/>
          <w:szCs w:val="24"/>
        </w:rPr>
      </w:r>
    </w:p>
    <w:p>
      <w:pPr>
        <w:pStyle w:val="ListParagraph"/>
        <w:spacing w:before="120" w:after="120"/>
        <w:ind w:start="284"/>
        <w:jc w:val="both"/>
        <w:rPr>
          <w:rFonts w:ascii="Calibri" w:hAnsi="Calibri" w:cs="Calibri" w:asciiTheme="minorHAnsi" w:cstheme="minorHAnsi" w:hAnsiTheme="minorHAnsi"/>
          <w:sz w:val="24"/>
          <w:szCs w:val="24"/>
        </w:rPr>
      </w:pPr>
      <w:r>
        <w:rPr>
          <w:rFonts w:cs="Calibri" w:cstheme="minorHAnsi"/>
          <w:sz w:val="24"/>
          <w:szCs w:val="24"/>
        </w:rPr>
      </w:r>
    </w:p>
    <w:tbl>
      <w:tblPr>
        <w:tblStyle w:val="TableGrid"/>
        <w:tblW w:w="954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540"/>
      </w:tblGrid>
      <w:tr>
        <w:trPr>
          <w:trHeight w:val="554" w:hRule="atLeast"/>
        </w:trPr>
        <w:tc>
          <w:tcPr>
            <w:tcW w:w="9540" w:type="dxa"/>
            <w:tcBorders/>
            <w:shd w:color="auto" w:fill="DEEAF6" w:themeFill="accent1" w:themeFillTint="33" w:val="clear"/>
          </w:tcPr>
          <w:p>
            <w:pPr>
              <w:pStyle w:val="ListParagraph"/>
              <w:widowControl/>
              <w:spacing w:before="0" w:after="20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9540" w:type="dxa"/>
            <w:tcBorders/>
          </w:tcPr>
          <w:p>
            <w:pPr>
              <w:pStyle w:val="Heading5"/>
              <w:widowControl/>
              <w:spacing w:lineRule="auto" w:line="276" w:before="0" w:after="0"/>
              <w:jc w:val="both"/>
              <w:rPr>
                <w:rFonts w:ascii="Calibri" w:hAnsi="Calibri" w:cs="Calibri" w:asciiTheme="minorHAnsi" w:cstheme="minorHAnsi" w:hAnsiTheme="minorHAnsi"/>
                <w:b/>
                <w:sz w:val="24"/>
              </w:rPr>
            </w:pPr>
            <w:r>
              <w:rPr>
                <w:rFonts w:cs="Calibri" w:ascii="Calibri" w:hAnsi="Calibri" w:asciiTheme="minorHAnsi" w:cstheme="minorHAnsi" w:hAnsiTheme="minorHAnsi"/>
                <w:b/>
                <w:kern w:val="0"/>
                <w:sz w:val="24"/>
                <w:szCs w:val="22"/>
                <w:lang w:val="en-US" w:eastAsia="en-US" w:bidi="ar-SA"/>
              </w:rPr>
              <w:t>Tariff List</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The HCE shall ensure that there is enumerated in the tariff and the same communicated to the patients with a clear and justified explanation. Tariff rates should be uniform and transparent.</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The Reception Area/Account Section and various laboratory sections display/contain information about the tariff policy of the HCE which shall include:</w:t>
            </w:r>
          </w:p>
          <w:p>
            <w:pPr>
              <w:pStyle w:val="ListParagraph"/>
              <w:widowControl/>
              <w:numPr>
                <w:ilvl w:val="0"/>
                <w:numId w:val="198"/>
              </w:numPr>
              <w:suppressAutoHyphens w:val="false"/>
              <w:spacing w:before="0" w:after="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The rights of the clients/patients.</w:t>
            </w:r>
          </w:p>
          <w:p>
            <w:pPr>
              <w:pStyle w:val="ListParagraph"/>
              <w:widowControl/>
              <w:numPr>
                <w:ilvl w:val="0"/>
                <w:numId w:val="198"/>
              </w:numPr>
              <w:suppressAutoHyphens w:val="false"/>
              <w:spacing w:before="0" w:after="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Services and facilities available in the laboratory.</w:t>
            </w:r>
          </w:p>
          <w:p>
            <w:pPr>
              <w:pStyle w:val="ListParagraph"/>
              <w:widowControl/>
              <w:numPr>
                <w:ilvl w:val="0"/>
                <w:numId w:val="198"/>
              </w:numPr>
              <w:suppressAutoHyphens w:val="false"/>
              <w:spacing w:before="0" w:after="0"/>
              <w:contextualSpacing/>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val="en-US" w:bidi="ar-SA"/>
              </w:rPr>
              <w:t>Costs of services.</w:t>
            </w:r>
          </w:p>
          <w:p>
            <w:pPr>
              <w:pStyle w:val="ListParagraph"/>
              <w:widowControl/>
              <w:numPr>
                <w:ilvl w:val="0"/>
                <w:numId w:val="198"/>
              </w:numPr>
              <w:suppressAutoHyphens w:val="false"/>
              <w:spacing w:before="0" w:after="200"/>
              <w:ind w:hanging="360" w:start="720" w:end="-144"/>
              <w:contextualSpacing/>
              <w:jc w:val="both"/>
              <w:rPr>
                <w:rFonts w:ascii="Calibri" w:hAnsi="Calibri" w:cs="Calibri" w:asciiTheme="minorHAnsi" w:cstheme="minorHAnsi" w:hAnsiTheme="minorHAnsi"/>
                <w:sz w:val="24"/>
                <w:lang w:val="en-GB"/>
              </w:rPr>
            </w:pPr>
            <w:r>
              <w:rPr>
                <w:rFonts w:cs="Calibri" w:ascii="Calibri" w:hAnsi="Calibri" w:asciiTheme="minorHAnsi" w:cstheme="minorHAnsi" w:hAnsiTheme="minorHAnsi"/>
                <w:kern w:val="0"/>
                <w:sz w:val="24"/>
                <w:szCs w:val="24"/>
                <w:lang w:val="en-US" w:bidi="ar-SA"/>
              </w:rPr>
              <w:t>Feedback and complaints pathways.</w:t>
            </w:r>
          </w:p>
          <w:p>
            <w:pPr>
              <w:pStyle w:val="Normal"/>
              <w:widowControl/>
              <w:spacing w:lineRule="auto" w:line="240" w:before="0" w:after="0"/>
              <w:ind w:end="-144"/>
              <w:contextualSpacing/>
              <w:jc w:val="both"/>
              <w:rPr>
                <w:rFonts w:cs="Calibri" w:cstheme="minorHAnsi"/>
                <w:sz w:val="24"/>
                <w:lang w:val="en-GB"/>
              </w:rPr>
            </w:pPr>
            <w:r>
              <w:rPr>
                <w:rFonts w:eastAsia="Calibri" w:cs="Calibri" w:cstheme="minorHAnsi"/>
                <w:kern w:val="0"/>
                <w:sz w:val="24"/>
                <w:szCs w:val="22"/>
                <w:lang w:val="en-GB" w:eastAsia="en-US" w:bidi="ar-SA"/>
              </w:rPr>
              <w:t>Tests related to a specific system are grouped under various names like Renal function tests, Liver function tests, Lipid profile, Blood complete examination, urine complete examination etc. Names of parameters included in each broader category must be enlisted and provided to the patient at the time of testing. In case if any of the parameters/tests are missed during reporting, patient should recognise it and bring it to the knowledge of authorities.</w:t>
            </w:r>
          </w:p>
        </w:tc>
      </w:tr>
    </w:tbl>
    <w:p>
      <w:pPr>
        <w:pStyle w:val="Normal"/>
        <w:rPr>
          <w:rFonts w:eastAsia="Times New Roman" w:cs="Calibri" w:cstheme="minorHAnsi"/>
          <w:b/>
          <w:bCs/>
          <w:color w:val="C00000"/>
          <w:spacing w:val="2"/>
          <w:sz w:val="32"/>
          <w:szCs w:val="24"/>
          <w:lang w:val="en-GB" w:eastAsia="ar-SA"/>
        </w:rPr>
      </w:pPr>
      <w:r>
        <w:rPr>
          <w:rFonts w:eastAsia="Times New Roman" w:cs="Calibri" w:cstheme="minorHAnsi"/>
          <w:b/>
          <w:bCs/>
          <w:color w:val="C00000"/>
          <w:spacing w:val="2"/>
          <w:sz w:val="32"/>
          <w:szCs w:val="24"/>
          <w:lang w:val="en-GB" w:eastAsia="ar-SA"/>
        </w:rPr>
      </w:r>
    </w:p>
    <w:p>
      <w:pPr>
        <w:pStyle w:val="Normal"/>
        <w:rPr>
          <w:rFonts w:eastAsia="Times New Roman" w:cs="Calibri" w:cstheme="minorHAnsi"/>
          <w:b/>
          <w:bCs/>
          <w:color w:val="C00000"/>
          <w:spacing w:val="2"/>
          <w:sz w:val="32"/>
          <w:szCs w:val="24"/>
          <w:lang w:val="en-GB" w:eastAsia="ar-SA"/>
        </w:rPr>
      </w:pPr>
      <w:r>
        <w:rPr>
          <w:rFonts w:eastAsia="Times New Roman" w:cs="Calibri" w:cstheme="minorHAnsi"/>
          <w:b/>
          <w:bCs/>
          <w:color w:val="C00000"/>
          <w:spacing w:val="2"/>
          <w:sz w:val="32"/>
          <w:szCs w:val="24"/>
          <w:lang w:val="en-GB" w:eastAsia="ar-SA"/>
        </w:rPr>
      </w:r>
      <w:r>
        <w:br w:type="page"/>
      </w:r>
    </w:p>
    <w:p>
      <w:pPr>
        <w:pStyle w:val="Heading3"/>
        <w:spacing w:before="0" w:after="240"/>
        <w:ind w:hanging="3060" w:start="3060"/>
        <w:rPr/>
      </w:pPr>
      <w:bookmarkStart w:id="448" w:name="_Toc514931130"/>
      <w:r>
        <w:rPr/>
        <w:t>Standard 37. PRE-3: Patient Rights for appeals, complaints and confidentiality</w:t>
      </w:r>
      <w:bookmarkEnd w:id="448"/>
    </w:p>
    <w:p>
      <w:pPr>
        <w:pStyle w:val="Normal"/>
        <w:spacing w:lineRule="auto" w:line="276" w:before="120" w:after="120"/>
        <w:jc w:val="both"/>
        <w:rPr>
          <w:rFonts w:cs="Calibri" w:cstheme="minorHAnsi"/>
          <w:b/>
          <w:sz w:val="24"/>
          <w:szCs w:val="24"/>
        </w:rPr>
      </w:pPr>
      <w:bookmarkStart w:id="449" w:name="_Toc418494020"/>
      <w:r>
        <w:rPr>
          <w:rFonts w:cs="Calibri" w:cstheme="minorHAnsi"/>
          <w:b/>
          <w:sz w:val="24"/>
          <w:szCs w:val="24"/>
        </w:rPr>
        <w:t>Indicators (116-118)</w:t>
      </w:r>
      <w:bookmarkEnd w:id="449"/>
    </w:p>
    <w:p>
      <w:pPr>
        <w:pStyle w:val="Heading4"/>
        <w:shd w:val="clear" w:color="auto" w:fill="FF0000"/>
        <w:spacing w:lineRule="auto" w:line="276"/>
        <w:ind w:hanging="1350" w:start="1350"/>
        <w:rPr>
          <w:rFonts w:ascii="Calibri" w:hAnsi="Calibri" w:cs="Calibri" w:asciiTheme="minorHAnsi" w:cstheme="minorHAnsi" w:hAnsiTheme="minorHAnsi"/>
          <w:color w:themeColor="background1" w:val="FFFFFF"/>
        </w:rPr>
      </w:pPr>
      <w:bookmarkStart w:id="450" w:name="_Toc483909957"/>
      <w:bookmarkStart w:id="451" w:name="_Toc514931131"/>
      <w:r>
        <w:rPr>
          <w:rFonts w:cs="Calibri" w:ascii="Calibri" w:hAnsi="Calibri" w:asciiTheme="minorHAnsi" w:cstheme="minorHAnsi" w:hAnsiTheme="minorHAnsi"/>
          <w:color w:themeColor="background1" w:val="FFFFFF"/>
        </w:rPr>
        <w:t>Ind. 116: Patient’s complaints are accepted by the laboratory and properly registered</w:t>
      </w:r>
      <w:bookmarkEnd w:id="450"/>
      <w:bookmarkEnd w:id="451"/>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Copies of any patient complaint filed with the laboratory are kept in record. Check register of complaints and review it thoroughly.</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52"/>
        </w:numPr>
        <w:spacing w:before="120" w:after="120"/>
        <w:jc w:val="both"/>
        <w:rPr>
          <w:rFonts w:ascii="Calibri" w:hAnsi="Calibri" w:cs="Calibri" w:asciiTheme="minorHAnsi" w:cstheme="minorHAnsi" w:hAnsiTheme="minorHAnsi"/>
          <w:sz w:val="24"/>
          <w:szCs w:val="24"/>
        </w:rPr>
      </w:pPr>
      <w:r>
        <w:rPr>
          <w:rFonts w:cs="Calibri"/>
          <w:sz w:val="24"/>
        </w:rPr>
        <w:t>A complaint register/record is maintained.</w:t>
      </w:r>
    </w:p>
    <w:p>
      <w:pPr>
        <w:pStyle w:val="ListParagraph"/>
        <w:numPr>
          <w:ilvl w:val="0"/>
          <w:numId w:val="252"/>
        </w:numPr>
        <w:spacing w:before="120" w:after="120"/>
        <w:jc w:val="both"/>
        <w:rPr>
          <w:rFonts w:ascii="Calibri" w:hAnsi="Calibri" w:cs="Calibri" w:asciiTheme="minorHAnsi" w:cstheme="minorHAnsi" w:hAnsiTheme="minorHAnsi"/>
          <w:sz w:val="24"/>
          <w:szCs w:val="24"/>
        </w:rPr>
      </w:pPr>
      <w:r>
        <w:rPr>
          <w:rFonts w:cs="Calibri"/>
          <w:sz w:val="24"/>
        </w:rPr>
        <w:t>A complaint box is affixed in the patient waiting area.</w:t>
      </w:r>
    </w:p>
    <w:p>
      <w:pPr>
        <w:pStyle w:val="Normal"/>
        <w:spacing w:lineRule="auto" w:line="276" w:before="120" w:after="120"/>
        <w:jc w:val="both"/>
        <w:rPr>
          <w:rFonts w:cs="Calibri" w:cstheme="minorHAnsi"/>
          <w:b/>
          <w:sz w:val="24"/>
          <w:szCs w:val="24"/>
        </w:rPr>
      </w:pPr>
      <w:r>
        <w:rPr>
          <w:rFonts w:cs="Calibri" w:cstheme="minorHAnsi"/>
          <w:sz w:val="24"/>
          <w:szCs w:val="24"/>
        </w:rPr>
        <w:t xml:space="preserve">  </w:t>
      </w:r>
      <w:r>
        <w:rPr>
          <w:rFonts w:cs="Calibri" w:cstheme="minorHAnsi"/>
          <w:b/>
          <w:sz w:val="24"/>
          <w:szCs w:val="24"/>
        </w:rPr>
        <w:t>Scoring:</w:t>
      </w:r>
    </w:p>
    <w:p>
      <w:pPr>
        <w:pStyle w:val="ListParagraph"/>
        <w:numPr>
          <w:ilvl w:val="0"/>
          <w:numId w:val="18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complaint register is present and complaints are properly recorded, then score as </w:t>
      </w:r>
      <w:r>
        <w:rPr>
          <w:rFonts w:cs="Calibri" w:ascii="Calibri" w:hAnsi="Calibri" w:asciiTheme="minorHAnsi" w:cstheme="minorHAnsi" w:hAnsiTheme="minorHAnsi"/>
          <w:b/>
          <w:sz w:val="24"/>
          <w:szCs w:val="24"/>
          <w:u w:val="single"/>
        </w:rPr>
        <w:t>fully met.</w:t>
      </w:r>
    </w:p>
    <w:p>
      <w:pPr>
        <w:pStyle w:val="ListParagraph"/>
        <w:numPr>
          <w:ilvl w:val="0"/>
          <w:numId w:val="18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complaint register, then score as </w:t>
      </w:r>
      <w:r>
        <w:rPr>
          <w:rFonts w:cs="Calibri" w:ascii="Calibri" w:hAnsi="Calibri" w:asciiTheme="minorHAnsi" w:cstheme="minorHAnsi" w:hAnsiTheme="minorHAnsi"/>
          <w:b/>
          <w:sz w:val="24"/>
          <w:szCs w:val="24"/>
          <w:u w:val="single"/>
        </w:rPr>
        <w:t>not met</w:t>
      </w:r>
    </w:p>
    <w:p>
      <w:pPr>
        <w:pStyle w:val="Heading4"/>
        <w:shd w:val="clear" w:color="auto" w:fill="FF0000"/>
        <w:spacing w:lineRule="auto" w:line="276"/>
        <w:ind w:hanging="1170" w:start="1170"/>
        <w:rPr>
          <w:rFonts w:ascii="Calibri" w:hAnsi="Calibri" w:cs="Calibri" w:asciiTheme="minorHAnsi" w:cstheme="minorHAnsi" w:hAnsiTheme="minorHAnsi"/>
          <w:color w:themeColor="background1" w:val="FFFFFF"/>
        </w:rPr>
      </w:pPr>
      <w:bookmarkStart w:id="452" w:name="_Toc514931132"/>
      <w:bookmarkStart w:id="453" w:name="_Toc483909958"/>
      <w:r>
        <w:rPr>
          <w:rFonts w:cs="Calibri" w:ascii="Calibri" w:hAnsi="Calibri" w:asciiTheme="minorHAnsi" w:cstheme="minorHAnsi" w:hAnsiTheme="minorHAnsi"/>
          <w:color w:themeColor="background1" w:val="FFFFFF"/>
        </w:rPr>
        <w:t>Ind. 117: Proper actions and remedial measures are taken in response to patient</w:t>
      </w:r>
      <w:ins w:id="754" w:author="Dr. Anees Ahmed" w:date="2018-05-25T14:18:00Z">
        <w:r>
          <w:rPr>
            <w:rFonts w:cs="Calibri" w:ascii="Calibri" w:hAnsi="Calibri" w:asciiTheme="minorHAnsi" w:cstheme="minorHAnsi" w:hAnsiTheme="minorHAnsi"/>
            <w:color w:themeColor="background1" w:val="FFFFFF"/>
          </w:rPr>
          <w:t>’</w:t>
        </w:r>
      </w:ins>
      <w:r>
        <w:rPr>
          <w:rFonts w:cs="Calibri" w:ascii="Calibri" w:hAnsi="Calibri" w:asciiTheme="minorHAnsi" w:cstheme="minorHAnsi" w:hAnsiTheme="minorHAnsi"/>
          <w:color w:themeColor="background1" w:val="FFFFFF"/>
        </w:rPr>
        <w:t>s complaints</w:t>
      </w:r>
      <w:bookmarkEnd w:id="452"/>
      <w:bookmarkEnd w:id="453"/>
      <w:r>
        <w:rPr>
          <w:rFonts w:cs="Calibri" w:ascii="Calibri" w:hAnsi="Calibri" w:asciiTheme="minorHAnsi" w:cstheme="minorHAnsi" w:hAnsiTheme="minorHAnsi"/>
          <w:color w:themeColor="background1" w:val="FFFFFF"/>
        </w:rPr>
        <w:t xml:space="preserve">  </w:t>
      </w:r>
    </w:p>
    <w:p>
      <w:pPr>
        <w:pStyle w:val="Normal"/>
        <w:spacing w:lineRule="auto" w:line="276" w:before="120" w:after="120"/>
        <w:jc w:val="both"/>
        <w:rPr>
          <w:rFonts w:cs="Calibri" w:cstheme="minorHAnsi"/>
          <w:b/>
          <w:sz w:val="24"/>
          <w:szCs w:val="24"/>
        </w:rPr>
      </w:pPr>
      <w:r>
        <w:rPr>
          <w:rFonts w:cs="Calibri" w:cstheme="minorHAnsi"/>
          <w:b/>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Patient complaints can help promote safety from risks in several ways. Complaints provide information and suggestions unsafe systems and providers. Appropriate remedial measures improve safety and reduce risk. Check if remedial measures are well documented.</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52"/>
        </w:numPr>
        <w:spacing w:before="120" w:after="120"/>
        <w:jc w:val="both"/>
        <w:rPr>
          <w:rFonts w:ascii="Calibri" w:hAnsi="Calibri" w:cs="Calibri" w:asciiTheme="minorHAnsi" w:cstheme="minorHAnsi" w:hAnsiTheme="minorHAnsi"/>
          <w:sz w:val="24"/>
          <w:szCs w:val="24"/>
        </w:rPr>
      </w:pPr>
      <w:r>
        <w:rPr>
          <w:rFonts w:cs="Calibri"/>
          <w:sz w:val="24"/>
        </w:rPr>
        <w:t>Record of actions taken on the complaint.</w:t>
      </w:r>
    </w:p>
    <w:p>
      <w:pPr>
        <w:pStyle w:val="Normal"/>
        <w:spacing w:lineRule="auto" w:line="276" w:before="120" w:after="120"/>
        <w:ind w:hanging="284" w:start="284"/>
        <w:jc w:val="both"/>
        <w:rPr>
          <w:rFonts w:cs="Calibri" w:cstheme="minorHAnsi"/>
          <w:b/>
          <w:sz w:val="24"/>
          <w:szCs w:val="24"/>
        </w:rPr>
      </w:pPr>
      <w:r>
        <w:rPr>
          <w:rFonts w:cs="Calibri" w:cstheme="minorHAnsi"/>
          <w:b/>
          <w:sz w:val="24"/>
          <w:szCs w:val="24"/>
        </w:rPr>
        <w:t>Scoring:</w:t>
      </w:r>
    </w:p>
    <w:p>
      <w:pPr>
        <w:pStyle w:val="ListParagraph"/>
        <w:numPr>
          <w:ilvl w:val="0"/>
          <w:numId w:val="18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 proper actions are taken and properly documented, then score as </w:t>
      </w:r>
      <w:r>
        <w:rPr>
          <w:rFonts w:cs="Calibri" w:ascii="Calibri" w:hAnsi="Calibri" w:asciiTheme="minorHAnsi" w:cstheme="minorHAnsi" w:hAnsiTheme="minorHAnsi"/>
          <w:b/>
          <w:sz w:val="24"/>
          <w:szCs w:val="24"/>
          <w:u w:val="single"/>
        </w:rPr>
        <w:t>fully met.</w:t>
      </w:r>
    </w:p>
    <w:p>
      <w:pPr>
        <w:pStyle w:val="ListParagraph"/>
        <w:numPr>
          <w:ilvl w:val="0"/>
          <w:numId w:val="180"/>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there is no action taken against patient’s complaint, then score as </w:t>
      </w:r>
      <w:r>
        <w:rPr>
          <w:rFonts w:cs="Calibri" w:ascii="Calibri" w:hAnsi="Calibri" w:asciiTheme="minorHAnsi" w:cstheme="minorHAnsi" w:hAnsiTheme="minorHAnsi"/>
          <w:b/>
          <w:sz w:val="24"/>
          <w:szCs w:val="24"/>
          <w:u w:val="single"/>
        </w:rPr>
        <w:t>not met.</w:t>
      </w:r>
    </w:p>
    <w:p>
      <w:pPr>
        <w:pStyle w:val="Normal"/>
        <w:rPr>
          <w:rFonts w:eastAsia="Times New Roman" w:cs="Calibri" w:cstheme="minorHAnsi"/>
          <w:b/>
          <w:color w:themeColor="background1" w:val="FFFFFF"/>
          <w:sz w:val="28"/>
          <w:szCs w:val="24"/>
          <w:lang w:val="en-GB" w:eastAsia="ar-SA"/>
        </w:rPr>
      </w:pPr>
      <w:r>
        <w:rPr>
          <w:rFonts w:eastAsia="Times New Roman" w:cs="Calibri" w:cstheme="minorHAnsi"/>
          <w:b/>
          <w:color w:themeColor="background1" w:val="FFFFFF"/>
          <w:sz w:val="28"/>
          <w:szCs w:val="24"/>
          <w:lang w:val="en-GB" w:eastAsia="ar-SA"/>
        </w:rPr>
      </w:r>
      <w:bookmarkStart w:id="454" w:name="_Toc483909959"/>
      <w:bookmarkStart w:id="455" w:name="_Toc483909959"/>
      <w:r>
        <w:br w:type="page"/>
      </w:r>
    </w:p>
    <w:p>
      <w:pPr>
        <w:pStyle w:val="Heading4"/>
        <w:shd w:val="clear" w:color="auto" w:fill="FF0000"/>
        <w:spacing w:lineRule="auto" w:line="276" w:before="0" w:after="0"/>
        <w:ind w:hanging="1080" w:start="1080"/>
        <w:rPr>
          <w:rFonts w:ascii="Calibri" w:hAnsi="Calibri" w:cs="Calibri" w:asciiTheme="minorHAnsi" w:cstheme="minorHAnsi" w:hAnsiTheme="minorHAnsi"/>
          <w:color w:themeColor="background1" w:val="FFFFFF"/>
        </w:rPr>
      </w:pPr>
      <w:bookmarkStart w:id="456" w:name="_Toc483909959"/>
      <w:bookmarkStart w:id="457" w:name="_Toc514931133"/>
      <w:r>
        <w:rPr>
          <w:rFonts w:cs="Calibri" w:ascii="Calibri" w:hAnsi="Calibri" w:asciiTheme="minorHAnsi" w:cstheme="minorHAnsi" w:hAnsiTheme="minorHAnsi"/>
          <w:color w:themeColor="background1" w:val="FFFFFF"/>
        </w:rPr>
        <w:t>Ind. 118: Confidentiality of patient’s record is maintained</w:t>
      </w:r>
      <w:bookmarkEnd w:id="456"/>
      <w:bookmarkEnd w:id="457"/>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Survey Process:</w:t>
      </w:r>
    </w:p>
    <w:p>
      <w:pPr>
        <w:pStyle w:val="Normal"/>
        <w:spacing w:lineRule="auto" w:line="276" w:before="120" w:after="120"/>
        <w:jc w:val="both"/>
        <w:rPr>
          <w:rFonts w:cs="Calibri" w:cstheme="minorHAnsi"/>
          <w:sz w:val="24"/>
          <w:szCs w:val="24"/>
        </w:rPr>
      </w:pPr>
      <w:r>
        <w:rPr>
          <w:rFonts w:cs="Calibri" w:cstheme="minorHAnsi"/>
          <w:sz w:val="24"/>
          <w:szCs w:val="24"/>
        </w:rPr>
        <w:t>Laboratory workers have a responsibility to protect patient’s data from unauthorized access. Only the authorized persons may have access to electronic database having patient related information</w:t>
      </w:r>
      <w:r>
        <w:rPr>
          <w:rStyle w:val="FootnoteReference"/>
          <w:rFonts w:cs="Calibri" w:cstheme="minorHAnsi"/>
          <w:sz w:val="24"/>
          <w:szCs w:val="24"/>
        </w:rPr>
        <w:footnoteReference w:id="18"/>
      </w:r>
      <w:r>
        <w:rPr>
          <w:rFonts w:cs="Calibri" w:cstheme="minorHAnsi"/>
          <w:sz w:val="24"/>
          <w:szCs w:val="24"/>
        </w:rPr>
        <w:t>. Check accessibility of computerized reports</w:t>
      </w:r>
    </w:p>
    <w:p>
      <w:pPr>
        <w:pStyle w:val="Normal"/>
        <w:spacing w:lineRule="auto" w:line="276" w:before="120" w:after="120"/>
        <w:jc w:val="both"/>
        <w:rPr>
          <w:rFonts w:ascii="Times New Roman" w:hAnsi="Times New Roman" w:cs="Times New Roman"/>
          <w:b/>
          <w:bCs/>
          <w:sz w:val="24"/>
          <w:szCs w:val="24"/>
        </w:rPr>
      </w:pPr>
      <w:r>
        <w:rPr>
          <w:rFonts w:cs="Times New Roman" w:ascii="Times New Roman" w:hAnsi="Times New Roman"/>
          <w:b/>
          <w:bCs/>
          <w:sz w:val="24"/>
          <w:szCs w:val="24"/>
        </w:rPr>
        <w:t>Compliance Requirements:</w:t>
      </w:r>
    </w:p>
    <w:p>
      <w:pPr>
        <w:pStyle w:val="ListParagraph"/>
        <w:numPr>
          <w:ilvl w:val="0"/>
          <w:numId w:val="252"/>
        </w:numPr>
        <w:spacing w:before="120" w:after="120"/>
        <w:jc w:val="both"/>
        <w:rPr>
          <w:rFonts w:cs="Calibri" w:cstheme="minorHAnsi"/>
          <w:sz w:val="24"/>
          <w:szCs w:val="24"/>
        </w:rPr>
      </w:pPr>
      <w:r>
        <w:rPr>
          <w:rFonts w:cs="Calibri" w:cstheme="minorHAnsi"/>
          <w:sz w:val="24"/>
          <w:szCs w:val="24"/>
        </w:rPr>
        <w:t xml:space="preserve">Only the authorized persons have access to patient related information. </w:t>
      </w:r>
    </w:p>
    <w:p>
      <w:pPr>
        <w:pStyle w:val="Normal"/>
        <w:spacing w:lineRule="auto" w:line="276" w:before="120" w:after="120"/>
        <w:ind w:hanging="284" w:start="284"/>
        <w:jc w:val="both"/>
        <w:rPr>
          <w:rFonts w:cs="Calibri" w:cstheme="minorHAnsi"/>
          <w:b/>
          <w:bCs/>
          <w:sz w:val="24"/>
          <w:szCs w:val="24"/>
        </w:rPr>
      </w:pPr>
      <w:r>
        <w:rPr>
          <w:rFonts w:cs="Calibri" w:cstheme="minorHAnsi"/>
          <w:b/>
          <w:bCs/>
          <w:sz w:val="24"/>
          <w:szCs w:val="24"/>
        </w:rPr>
        <w:t>Scoring:</w:t>
      </w:r>
    </w:p>
    <w:p>
      <w:pPr>
        <w:pStyle w:val="ListParagraph"/>
        <w:numPr>
          <w:ilvl w:val="0"/>
          <w:numId w:val="9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computerized reports are not directly accessible, then score as </w:t>
      </w:r>
      <w:r>
        <w:rPr>
          <w:rFonts w:cs="Calibri" w:ascii="Calibri" w:hAnsi="Calibri" w:asciiTheme="minorHAnsi" w:cstheme="minorHAnsi" w:hAnsiTheme="minorHAnsi"/>
          <w:b/>
          <w:sz w:val="24"/>
          <w:szCs w:val="24"/>
          <w:u w:val="single"/>
        </w:rPr>
        <w:t>fully met.</w:t>
      </w:r>
    </w:p>
    <w:p>
      <w:pPr>
        <w:pStyle w:val="ListParagraph"/>
        <w:numPr>
          <w:ilvl w:val="0"/>
          <w:numId w:val="94"/>
        </w:numPr>
        <w:spacing w:before="120" w:after="120"/>
        <w:ind w:hanging="284" w:start="284"/>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If patient record freely accessible, then score as </w:t>
      </w:r>
      <w:r>
        <w:rPr>
          <w:rFonts w:cs="Calibri" w:ascii="Calibri" w:hAnsi="Calibri" w:asciiTheme="minorHAnsi" w:cstheme="minorHAnsi" w:hAnsiTheme="minorHAnsi"/>
          <w:b/>
          <w:sz w:val="24"/>
          <w:szCs w:val="24"/>
          <w:u w:val="single"/>
        </w:rPr>
        <w:t>not met.</w:t>
      </w:r>
    </w:p>
    <w:tbl>
      <w:tblPr>
        <w:tblStyle w:val="TableGrid"/>
        <w:tblW w:w="104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0440"/>
      </w:tblGrid>
      <w:tr>
        <w:trPr>
          <w:trHeight w:val="554" w:hRule="atLeast"/>
        </w:trPr>
        <w:tc>
          <w:tcPr>
            <w:tcW w:w="10440" w:type="dxa"/>
            <w:tcBorders/>
            <w:shd w:color="auto" w:fill="DEEAF6" w:themeFill="accent1" w:themeFillTint="33" w:val="clear"/>
          </w:tcPr>
          <w:p>
            <w:pPr>
              <w:pStyle w:val="ListParagraph"/>
              <w:widowControl/>
              <w:spacing w:before="0" w:after="0"/>
              <w:ind w:start="720" w:end="-144"/>
              <w:contextualSpacing/>
              <w:jc w:val="center"/>
              <w:rPr>
                <w:rFonts w:ascii="Calibri" w:hAnsi="Calibri" w:cs="Calibri" w:asciiTheme="minorHAnsi" w:cstheme="minorHAnsi" w:hAnsiTheme="minorHAnsi"/>
                <w:b/>
                <w:sz w:val="24"/>
                <w:lang w:val="en-GB"/>
              </w:rPr>
            </w:pPr>
            <w:r>
              <w:rPr>
                <w:rFonts w:cs="Calibri" w:ascii="Calibri" w:hAnsi="Calibri" w:asciiTheme="minorHAnsi" w:cstheme="minorHAnsi" w:hAnsiTheme="minorHAnsi"/>
                <w:b/>
                <w:kern w:val="0"/>
                <w:sz w:val="32"/>
                <w:szCs w:val="22"/>
                <w:lang w:val="en-GB" w:bidi="ar-SA"/>
              </w:rPr>
              <w:t>Guidelines</w:t>
            </w:r>
          </w:p>
        </w:tc>
      </w:tr>
      <w:tr>
        <w:trPr>
          <w:trHeight w:val="554" w:hRule="atLeast"/>
        </w:trPr>
        <w:tc>
          <w:tcPr>
            <w:tcW w:w="10440" w:type="dxa"/>
            <w:tcBorders/>
          </w:tcPr>
          <w:p>
            <w:pPr>
              <w:pStyle w:val="Heading5"/>
              <w:widowControl/>
              <w:spacing w:lineRule="auto" w:line="276" w:before="0" w:after="0"/>
              <w:jc w:val="both"/>
              <w:rPr>
                <w:rFonts w:ascii="Calibri" w:hAnsi="Calibri" w:cs="Calibri" w:asciiTheme="minorHAnsi" w:cstheme="minorHAnsi" w:hAnsiTheme="minorHAnsi"/>
                <w:b/>
                <w:sz w:val="24"/>
              </w:rPr>
            </w:pPr>
            <w:r>
              <w:rPr>
                <w:rFonts w:cs="Calibri" w:ascii="Calibri" w:hAnsi="Calibri" w:asciiTheme="minorHAnsi" w:cstheme="minorHAnsi" w:hAnsiTheme="minorHAnsi"/>
                <w:b/>
                <w:kern w:val="0"/>
                <w:sz w:val="24"/>
                <w:szCs w:val="22"/>
                <w:lang w:val="en-US" w:eastAsia="en-US" w:bidi="ar-SA"/>
              </w:rPr>
              <w:t>Right to Express Concern or Complain</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An institutionalized, accessible and transparent grievance redress mechanism must be in place. The information as how to lodge a complaint must be clearly displayed in the local language at prominent places.</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Complaint is an expression of client dissatisfaction and a way of feedback on the quality of care which needs a response. Every Healthcare facility should inform the clients/patients about their right to complain and the complaint handling procedures. A complaint may be written or verbal and be lodged by the patient, his/her attendants or a legally authorized person. Various ways should be adopted, for example:</w:t>
            </w:r>
          </w:p>
          <w:p>
            <w:pPr>
              <w:pStyle w:val="Normal"/>
              <w:widowControl/>
              <w:numPr>
                <w:ilvl w:val="0"/>
                <w:numId w:val="199"/>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Display the message clearly in the local language at prominent places in the facility such as registration desk, waiting area, OPDs, main entrance and private rooms etc.</w:t>
            </w:r>
            <w:r>
              <w:rPr>
                <w:rFonts w:eastAsia="Calibri" w:cs="Calibri" w:cstheme="minorHAnsi"/>
                <w:kern w:val="0"/>
                <w:sz w:val="22"/>
                <w:szCs w:val="22"/>
                <w:lang w:val="en-US" w:eastAsia="en-US" w:bidi="ar-SA"/>
              </w:rPr>
              <w:t xml:space="preserve"> </w:t>
            </w:r>
          </w:p>
          <w:p>
            <w:pPr>
              <w:pStyle w:val="Normal"/>
              <w:widowControl/>
              <w:numPr>
                <w:ilvl w:val="0"/>
                <w:numId w:val="199"/>
              </w:numPr>
              <w:spacing w:lineRule="auto" w:line="276" w:before="0" w:after="120"/>
              <w:jc w:val="both"/>
              <w:rPr>
                <w:rFonts w:cs="Calibri" w:cstheme="minorHAnsi"/>
                <w:sz w:val="24"/>
              </w:rPr>
            </w:pPr>
            <w:r>
              <w:rPr>
                <w:rFonts w:eastAsia="Calibri" w:cs="Calibri" w:cstheme="minorHAnsi"/>
                <w:kern w:val="0"/>
                <w:sz w:val="24"/>
                <w:szCs w:val="22"/>
                <w:lang w:val="en-US" w:eastAsia="en-US" w:bidi="ar-SA"/>
              </w:rPr>
              <w:t>Pertinent information may be made available in the form of leaflets/brochures at appropriate places.</w:t>
            </w:r>
          </w:p>
          <w:p>
            <w:pPr>
              <w:pStyle w:val="Normal"/>
              <w:widowControl/>
              <w:numPr>
                <w:ilvl w:val="0"/>
                <w:numId w:val="199"/>
              </w:numPr>
              <w:spacing w:lineRule="auto" w:line="276" w:before="0" w:after="120"/>
              <w:jc w:val="both"/>
              <w:rPr>
                <w:rStyle w:val="Hyperlink"/>
                <w:rFonts w:cs="Calibri" w:cstheme="minorHAnsi"/>
                <w:sz w:val="24"/>
              </w:rPr>
            </w:pPr>
            <w:r>
              <w:rPr>
                <w:rFonts w:eastAsia="Calibri" w:cs="Calibri" w:cstheme="minorHAnsi"/>
                <w:kern w:val="0"/>
                <w:sz w:val="24"/>
                <w:szCs w:val="22"/>
                <w:u w:val="single"/>
                <w:lang w:val="en-US" w:eastAsia="en-US" w:bidi="ar-SA"/>
              </w:rPr>
              <w:t>Client feedback/satisfaction</w:t>
            </w:r>
            <w:r>
              <w:rPr>
                <w:rFonts w:eastAsia="Calibri" w:cs="Calibri" w:cstheme="minorHAnsi"/>
                <w:kern w:val="0"/>
                <w:sz w:val="24"/>
                <w:szCs w:val="22"/>
                <w:lang w:val="en-US" w:eastAsia="en-US" w:bidi="ar-SA"/>
              </w:rPr>
              <w:t xml:space="preserve"> must be sought on a prescribed but simple format at the time of discharge. (</w:t>
            </w:r>
            <w:hyperlink r:id="rId59">
              <w:r>
                <w:rPr>
                  <w:rStyle w:val="Hyperlink"/>
                  <w:rFonts w:eastAsia="Calibri" w:cs="Calibri" w:cstheme="minorHAnsi"/>
                  <w:kern w:val="0"/>
                  <w:sz w:val="24"/>
                  <w:szCs w:val="22"/>
                  <w:lang w:val="en-US" w:eastAsia="en-US" w:bidi="ar-SA"/>
                </w:rPr>
                <w:t xml:space="preserve">Format attached as </w:t>
              </w:r>
              <w:r>
                <w:rPr>
                  <w:rStyle w:val="Hyperlink"/>
                  <w:rFonts w:eastAsia="Calibri" w:cs="Calibri" w:cstheme="minorHAnsi"/>
                  <w:b/>
                  <w:kern w:val="0"/>
                  <w:sz w:val="24"/>
                  <w:szCs w:val="22"/>
                  <w:lang w:val="en-US" w:eastAsia="en-US" w:bidi="ar-SA"/>
                </w:rPr>
                <w:t>Annexure-I</w:t>
              </w:r>
              <w:r>
                <w:rPr>
                  <w:rStyle w:val="Hyperlink"/>
                  <w:rFonts w:eastAsia="Calibri" w:cs="Calibri" w:cstheme="minorHAnsi"/>
                  <w:kern w:val="0"/>
                  <w:sz w:val="24"/>
                  <w:szCs w:val="22"/>
                  <w:lang w:val="en-US" w:eastAsia="en-US" w:bidi="ar-SA"/>
                </w:rPr>
                <w:t>).</w:t>
              </w:r>
            </w:hyperlink>
          </w:p>
          <w:p>
            <w:pPr>
              <w:pStyle w:val="Heading5"/>
              <w:widowControl/>
              <w:spacing w:lineRule="auto" w:line="276" w:before="0" w:after="0"/>
              <w:jc w:val="both"/>
              <w:rPr>
                <w:rFonts w:ascii="Calibri" w:hAnsi="Calibri" w:cs="Calibri" w:asciiTheme="minorHAnsi" w:cstheme="minorHAnsi" w:hAnsiTheme="minorHAnsi"/>
                <w:b/>
                <w:sz w:val="24"/>
              </w:rPr>
            </w:pPr>
            <w:r>
              <w:rPr>
                <w:rFonts w:cs="Calibri" w:ascii="Calibri" w:hAnsi="Calibri" w:asciiTheme="minorHAnsi" w:cstheme="minorHAnsi" w:hAnsiTheme="minorHAnsi"/>
                <w:b/>
                <w:kern w:val="0"/>
                <w:sz w:val="24"/>
                <w:szCs w:val="22"/>
                <w:lang w:val="en-US" w:eastAsia="en-US" w:bidi="ar-SA"/>
              </w:rPr>
              <w:t>Complaint Management Procedure</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 xml:space="preserve">To become a quality driven service, a facility should encourage the clients and their family members to freely raise and discuss their views, concerns or complaints with the concerned staff. These dialogues help and serve as opportunities for improvement. Every HCE must have a documented grievance redressal procedure, entailing collecting, prioritizing, investigating, resolving and reporting complaints. A proposed format for the Complaint Management Procedure is attached as </w:t>
            </w:r>
            <w:r>
              <w:rPr>
                <w:rFonts w:eastAsia="Calibri" w:cs="Calibri" w:cstheme="minorHAnsi"/>
                <w:b/>
                <w:kern w:val="0"/>
                <w:sz w:val="24"/>
                <w:szCs w:val="22"/>
                <w:lang w:val="en-US" w:eastAsia="en-US" w:bidi="ar-SA"/>
              </w:rPr>
              <w:t xml:space="preserve">Annexure-J. </w:t>
            </w:r>
            <w:r>
              <w:rPr>
                <w:rFonts w:eastAsia="Calibri" w:cs="Calibri" w:cstheme="minorHAnsi"/>
                <w:kern w:val="0"/>
                <w:sz w:val="24"/>
                <w:szCs w:val="22"/>
                <w:lang w:val="en-US" w:eastAsia="en-US" w:bidi="ar-SA"/>
              </w:rPr>
              <w:t>The complaints against service providers that carry client’s perspective should be handled first by the manager/concerned Section in-charge. For example, the Section in-charge should tackle the complaints, verbal or written, related to the laboratory and should take remedial action there and then. In case actions are beyond his/her mandate he/she, must refer it to the Complaint Cell.</w:t>
            </w:r>
          </w:p>
          <w:p>
            <w:pPr>
              <w:pStyle w:val="Normal"/>
              <w:widowControl/>
              <w:spacing w:lineRule="auto" w:line="276" w:before="0" w:after="0"/>
              <w:jc w:val="both"/>
              <w:rPr>
                <w:rFonts w:cs="Calibri" w:cstheme="minorHAnsi"/>
                <w:sz w:val="24"/>
              </w:rPr>
            </w:pPr>
            <w:r>
              <w:rPr>
                <w:rFonts w:eastAsia="Calibri" w:cs="Calibri" w:cstheme="minorHAnsi"/>
                <w:kern w:val="0"/>
                <w:sz w:val="24"/>
                <w:szCs w:val="22"/>
                <w:lang w:val="en-US" w:eastAsia="en-US" w:bidi="ar-SA"/>
              </w:rPr>
              <w:t>A Complaint Cell should be established at every hospital/HCE and resourced properly. The complaint cell shall essentially comprise of a core staff and be headed by a manager appointed by the HCE and be supported by a team of experts (Complaint Management Committee-CMC). The department/specialist against whom a complaint is received/under investigation will not be part of the committee for that particular case. The CMC may co-opt an expert for assistance.  Every complaint must be thoroughly investigated and documented. The complaint cell will maintain department wise records of complaints investigated and actions taken. A record of the Complaint Register must lie in the office of the MS or In-charge of the health facility, with the complete number and details of complaints received and action taken.</w:t>
            </w:r>
          </w:p>
          <w:p>
            <w:pPr>
              <w:pStyle w:val="Normal"/>
              <w:widowControl/>
              <w:spacing w:lineRule="auto" w:line="240" w:before="0" w:after="0"/>
              <w:ind w:end="-144"/>
              <w:contextualSpacing/>
              <w:jc w:val="both"/>
              <w:rPr>
                <w:rFonts w:cs="Calibri" w:cstheme="minorHAnsi"/>
                <w:sz w:val="24"/>
              </w:rPr>
            </w:pPr>
            <w:r>
              <w:rPr>
                <w:rFonts w:eastAsia="Calibri" w:cs="Calibri" w:cstheme="minorHAnsi"/>
                <w:kern w:val="0"/>
                <w:sz w:val="24"/>
                <w:szCs w:val="22"/>
                <w:lang w:val="en-US" w:eastAsia="en-US" w:bidi="ar-SA"/>
              </w:rPr>
            </w:r>
          </w:p>
          <w:p>
            <w:pPr>
              <w:pStyle w:val="Normal"/>
              <w:widowControl/>
              <w:spacing w:lineRule="auto" w:line="240" w:before="0" w:after="0"/>
              <w:ind w:end="-144"/>
              <w:contextualSpacing/>
              <w:jc w:val="both"/>
              <w:rPr>
                <w:rFonts w:cs="Calibri" w:cstheme="minorHAnsi"/>
                <w:sz w:val="24"/>
              </w:rPr>
            </w:pPr>
            <w:r>
              <w:rPr>
                <w:rFonts w:eastAsia="Calibri" w:cs="Calibri" w:cstheme="minorHAnsi"/>
                <w:kern w:val="0"/>
                <w:sz w:val="24"/>
                <w:szCs w:val="22"/>
                <w:lang w:val="en-US" w:eastAsia="en-US" w:bidi="ar-SA"/>
              </w:rPr>
              <w:t>The detailed policy of the HCE for documentation of the processes should define credible and transparent mechanism for receiving and handling complaints against the functioning of the HCE and practice of its staff. This mechanism should be used fairly and timely for collecting, prioritizing, reporting and investigating complaints. To ensure that measures for patient complaint system are effective and efficient, they should be well-targeted and focused to address the identified problems.</w:t>
            </w:r>
          </w:p>
          <w:p>
            <w:pPr>
              <w:pStyle w:val="Normal"/>
              <w:widowControl/>
              <w:spacing w:lineRule="auto" w:line="240" w:before="0" w:after="0"/>
              <w:jc w:val="start"/>
              <w:rPr>
                <w:rFonts w:cs="Calibri" w:cstheme="minorHAnsi"/>
              </w:rPr>
            </w:pPr>
            <w:r>
              <w:rPr>
                <w:rFonts w:eastAsia="Calibri" w:cs="Calibri" w:cstheme="minorHAnsi"/>
                <w:kern w:val="0"/>
                <w:sz w:val="22"/>
                <w:szCs w:val="22"/>
                <w:lang w:val="en-US" w:eastAsia="en-US" w:bidi="ar-SA"/>
              </w:rPr>
            </w:r>
          </w:p>
          <w:p>
            <w:pPr>
              <w:pStyle w:val="Heading5"/>
              <w:widowControl/>
              <w:spacing w:lineRule="auto" w:line="276"/>
              <w:jc w:val="both"/>
              <w:rPr>
                <w:rFonts w:ascii="Calibri" w:hAnsi="Calibri" w:cs="Calibri" w:asciiTheme="minorHAnsi" w:cstheme="minorHAnsi" w:hAnsiTheme="minorHAnsi"/>
                <w:b/>
                <w:sz w:val="24"/>
              </w:rPr>
            </w:pPr>
            <w:r>
              <w:rPr>
                <w:rFonts w:cs="Calibri" w:ascii="Calibri" w:hAnsi="Calibri" w:asciiTheme="minorHAnsi" w:cstheme="minorHAnsi" w:hAnsiTheme="minorHAnsi"/>
                <w:b/>
                <w:kern w:val="0"/>
                <w:sz w:val="24"/>
                <w:szCs w:val="22"/>
                <w:lang w:val="en-US" w:eastAsia="en-US" w:bidi="ar-SA"/>
              </w:rPr>
              <w:t>Information about Progress of Investigation and Outcome</w:t>
            </w:r>
          </w:p>
          <w:p>
            <w:pPr>
              <w:pStyle w:val="Normal"/>
              <w:widowControl/>
              <w:spacing w:lineRule="auto" w:line="240" w:before="0" w:after="0"/>
              <w:ind w:end="-144"/>
              <w:contextualSpacing/>
              <w:jc w:val="both"/>
              <w:rPr>
                <w:rFonts w:cs="Calibri" w:cstheme="minorHAnsi"/>
                <w:sz w:val="24"/>
              </w:rPr>
            </w:pPr>
            <w:r>
              <w:rPr>
                <w:rFonts w:eastAsia="Calibri" w:cs="Calibri" w:cstheme="minorHAnsi"/>
                <w:kern w:val="0"/>
                <w:sz w:val="24"/>
                <w:szCs w:val="22"/>
                <w:lang w:val="en-US" w:eastAsia="en-US" w:bidi="ar-SA"/>
              </w:rPr>
              <w:t>It is important that client/patient is informed of the level at which the complaint can be handled. This duty should be clearly entrusted to a designated staff member of the complaint cell/department of the HCE. The client should be kept informed about the progress of the investigation at regular intervals, in case these are prolonged, and also of the outcome. This will help to build the credibility of the process/facility.</w:t>
            </w:r>
          </w:p>
          <w:p>
            <w:pPr>
              <w:pStyle w:val="Normal"/>
              <w:widowControl/>
              <w:spacing w:lineRule="auto" w:line="276" w:before="0" w:after="0"/>
              <w:jc w:val="both"/>
              <w:rPr>
                <w:rFonts w:cs="Calibri" w:cstheme="minorHAnsi"/>
                <w:sz w:val="24"/>
                <w:lang w:val="en-GB"/>
              </w:rPr>
            </w:pPr>
            <w:r>
              <w:rPr>
                <w:rFonts w:eastAsia="Calibri" w:cs="Calibri" w:cstheme="minorHAnsi"/>
                <w:kern w:val="0"/>
                <w:sz w:val="24"/>
                <w:szCs w:val="22"/>
                <w:lang w:val="en-GB" w:eastAsia="en-US" w:bidi="ar-SA"/>
              </w:rPr>
              <w:t xml:space="preserve">Patient’s data is privacy sensitive and must be protected from unauthorised access to remain confidential. To that end, all laboratory staff members must promise to keep patient data confidential in word and in writing. </w:t>
            </w:r>
          </w:p>
          <w:p>
            <w:pPr>
              <w:pStyle w:val="Normal"/>
              <w:widowControl/>
              <w:spacing w:lineRule="auto" w:line="240" w:before="0" w:after="0"/>
              <w:ind w:end="-144"/>
              <w:contextualSpacing/>
              <w:jc w:val="both"/>
              <w:rPr>
                <w:rFonts w:cs="Calibri" w:cstheme="minorHAnsi"/>
                <w:sz w:val="24"/>
                <w:lang w:val="en-GB"/>
              </w:rPr>
            </w:pPr>
            <w:r>
              <w:rPr>
                <w:rFonts w:eastAsia="Calibri" w:cs="Calibri" w:cstheme="minorHAnsi"/>
                <w:kern w:val="0"/>
                <w:sz w:val="24"/>
                <w:szCs w:val="22"/>
                <w:lang w:val="en-GB" w:eastAsia="en-US" w:bidi="ar-SA"/>
              </w:rPr>
              <w:t>In addition to that, the access to the computerised reports of patients must be limited. If computer based patient record system is breached and results in harm to patient’s privacy, it amounts to liability on the care provider. Liability can also arise if system is not protected from aches access and breaches of patient confidential results or records are made/destroyed or altered. Fortunately, it is possible to protect the patient privacy and confidentiality in the computer system through several security measures. Security of the system can be enhanced through authentication when. Log in procedures that requires users to enter their passwords and user IDs serve as a minimum security procedure on most of the systems. Higher levels of authentication, such as biometrics and smart cards grant access when a user produces a card with an authorised pass word, finger print recognition or voice recognition.</w:t>
            </w:r>
          </w:p>
          <w:p>
            <w:pPr>
              <w:pStyle w:val="Normal"/>
              <w:widowControl/>
              <w:spacing w:lineRule="auto" w:line="240" w:before="0" w:after="0"/>
              <w:ind w:end="-144"/>
              <w:contextualSpacing/>
              <w:jc w:val="both"/>
              <w:rPr>
                <w:rFonts w:cs="Calibri" w:cstheme="minorHAnsi"/>
                <w:sz w:val="24"/>
                <w:lang w:val="en-GB"/>
              </w:rPr>
            </w:pPr>
            <w:r>
              <w:rPr>
                <w:rFonts w:eastAsia="Calibri" w:cs="Calibri" w:cstheme="minorHAnsi"/>
                <w:kern w:val="0"/>
                <w:sz w:val="24"/>
                <w:szCs w:val="22"/>
                <w:lang w:val="en-GB" w:eastAsia="en-US" w:bidi="ar-SA"/>
              </w:rPr>
            </w:r>
          </w:p>
        </w:tc>
      </w:tr>
    </w:tbl>
    <w:p>
      <w:pPr>
        <w:pStyle w:val="Heading1"/>
        <w:numPr>
          <w:ilvl w:val="0"/>
          <w:numId w:val="0"/>
        </w:numPr>
        <w:ind w:hanging="0" w:start="0"/>
        <w:rPr>
          <w:rStyle w:val="IntenseReference"/>
          <w:rFonts w:ascii="Calibri" w:hAnsi="Calibri" w:cs="Calibri" w:asciiTheme="minorHAnsi" w:cstheme="minorHAnsi" w:hAnsiTheme="minorHAnsi"/>
          <w:b w:val="false"/>
          <w:bCs/>
          <w:sz w:val="24"/>
          <w:szCs w:val="24"/>
        </w:rPr>
      </w:pPr>
      <w:r>
        <w:rPr>
          <w:rFonts w:cs="Calibri" w:cstheme="minorHAnsi"/>
          <w:b w:val="false"/>
          <w:bCs/>
          <w:sz w:val="24"/>
          <w:szCs w:val="24"/>
        </w:rPr>
      </w:r>
    </w:p>
    <w:p>
      <w:pPr>
        <w:pStyle w:val="Normal"/>
        <w:rPr>
          <w:rStyle w:val="IntenseReference"/>
          <w:rFonts w:eastAsia="Times New Roman" w:cs="Calibri" w:cstheme="minorHAnsi"/>
          <w:b w:val="false"/>
          <w:kern w:val="2"/>
          <w:sz w:val="24"/>
          <w:szCs w:val="24"/>
          <w:lang w:val="en-GB" w:eastAsia="ar-SA"/>
        </w:rPr>
      </w:pPr>
      <w:r>
        <w:rPr>
          <w:rFonts w:eastAsia="Times New Roman" w:cs="Calibri" w:cstheme="minorHAnsi"/>
          <w:b w:val="false"/>
          <w:kern w:val="2"/>
          <w:sz w:val="24"/>
          <w:szCs w:val="24"/>
          <w:lang w:val="en-GB" w:eastAsia="ar-SA"/>
        </w:rPr>
      </w:r>
      <w:r>
        <w:br w:type="page"/>
      </w:r>
    </w:p>
    <w:p>
      <w:pPr>
        <w:pStyle w:val="Heading1"/>
        <w:numPr>
          <w:ilvl w:val="0"/>
          <w:numId w:val="238"/>
        </w:numPr>
        <w:spacing w:before="0" w:after="120"/>
        <w:rPr>
          <w:rFonts w:ascii="Calibri" w:hAnsi="Calibri" w:cs="Calibri" w:asciiTheme="minorHAnsi" w:cstheme="minorHAnsi" w:hAnsiTheme="minorHAnsi"/>
        </w:rPr>
      </w:pPr>
      <w:bookmarkStart w:id="458" w:name="_Toc514931134"/>
      <w:bookmarkStart w:id="459" w:name="_Toc514659230"/>
      <w:bookmarkStart w:id="460" w:name="_Toc513535692"/>
      <w:r>
        <w:rPr>
          <w:rFonts w:cs="Calibri" w:ascii="Calibri" w:hAnsi="Calibri" w:asciiTheme="minorHAnsi" w:cstheme="minorHAnsi" w:hAnsiTheme="minorHAnsi"/>
        </w:rPr>
        <w:t>ANNEXURES</w:t>
      </w:r>
      <w:bookmarkEnd w:id="458"/>
      <w:bookmarkEnd w:id="459"/>
      <w:bookmarkEnd w:id="460"/>
      <w:r>
        <w:br w:type="page"/>
      </w:r>
    </w:p>
    <w:p>
      <w:pPr>
        <w:pStyle w:val="Normal"/>
        <w:keepNext w:val="true"/>
        <w:numPr>
          <w:ilvl w:val="0"/>
          <w:numId w:val="0"/>
        </w:numPr>
        <w:tabs>
          <w:tab w:val="clear" w:pos="720"/>
          <w:tab w:val="left" w:pos="630" w:leader="none"/>
        </w:tabs>
        <w:spacing w:before="0" w:after="160"/>
        <w:outlineLvl w:val="1"/>
        <w:rPr>
          <w:rFonts w:ascii="Calibri" w:hAnsi="Calibri" w:cs="Calibri"/>
          <w:b/>
          <w:bCs/>
          <w:spacing w:val="2"/>
          <w:sz w:val="36"/>
          <w:szCs w:val="36"/>
          <w:lang w:val="en-GB"/>
        </w:rPr>
      </w:pPr>
      <w:bookmarkStart w:id="461" w:name="_Toc514659233"/>
      <w:bookmarkStart w:id="462" w:name="_Toc415758631"/>
      <w:bookmarkStart w:id="463" w:name="_Toc482182880"/>
      <w:bookmarkStart w:id="464" w:name="_Toc513535695"/>
      <w:bookmarkStart w:id="465" w:name="_Toc514931135"/>
      <w:bookmarkStart w:id="466" w:name="_Toc513535693"/>
      <w:bookmarkStart w:id="467" w:name="_Toc514659231"/>
      <w:bookmarkStart w:id="468" w:name="_Toc415758629"/>
      <w:bookmarkStart w:id="469" w:name="_Toc482182878"/>
      <w:r>
        <w:rPr>
          <w:rFonts w:cs="Calibri" w:ascii="Calibri" w:hAnsi="Calibri"/>
          <w:b/>
          <w:bCs/>
          <w:spacing w:val="2"/>
          <w:sz w:val="36"/>
          <w:szCs w:val="36"/>
          <w:lang w:val="en-GB"/>
        </w:rPr>
        <w:t>ANNEXURE. A: Health Related L</w:t>
      </w:r>
      <w:bookmarkEnd w:id="462"/>
      <w:bookmarkEnd w:id="463"/>
      <w:r>
        <w:rPr>
          <w:rFonts w:cs="Calibri" w:ascii="Calibri" w:hAnsi="Calibri"/>
          <w:b/>
          <w:bCs/>
          <w:spacing w:val="2"/>
          <w:sz w:val="36"/>
          <w:szCs w:val="36"/>
          <w:lang w:val="en-GB"/>
        </w:rPr>
        <w:t>egislations</w:t>
      </w:r>
      <w:bookmarkEnd w:id="461"/>
      <w:bookmarkEnd w:id="464"/>
      <w:bookmarkEnd w:id="465"/>
    </w:p>
    <w:tbl>
      <w:tblPr>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714"/>
        <w:gridCol w:w="3331"/>
        <w:gridCol w:w="5310"/>
      </w:tblGrid>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BDD6EE" w:val="clear"/>
          </w:tcPr>
          <w:p>
            <w:pPr>
              <w:pStyle w:val="Normal"/>
              <w:spacing w:before="0" w:after="0"/>
              <w:jc w:val="center"/>
              <w:rPr>
                <w:rFonts w:ascii="Calibri" w:hAnsi="Calibri" w:cs="Calibri"/>
                <w:b/>
                <w:sz w:val="28"/>
              </w:rPr>
            </w:pPr>
            <w:r>
              <w:rPr>
                <w:rFonts w:cs="Calibri" w:ascii="Calibri" w:hAnsi="Calibri"/>
                <w:b/>
                <w:sz w:val="28"/>
              </w:rPr>
              <w:t>Sr.#</w:t>
            </w:r>
          </w:p>
        </w:tc>
        <w:tc>
          <w:tcPr>
            <w:tcW w:w="3331" w:type="dxa"/>
            <w:tcBorders>
              <w:top w:val="single" w:sz="4" w:space="0" w:color="000000"/>
              <w:start w:val="single" w:sz="4" w:space="0" w:color="000000"/>
              <w:bottom w:val="single" w:sz="4" w:space="0" w:color="000000"/>
              <w:end w:val="single" w:sz="4" w:space="0" w:color="000000"/>
            </w:tcBorders>
            <w:shd w:color="auto" w:fill="BDD6EE" w:val="clear"/>
          </w:tcPr>
          <w:p>
            <w:pPr>
              <w:pStyle w:val="Normal"/>
              <w:spacing w:before="0" w:after="0"/>
              <w:jc w:val="center"/>
              <w:rPr>
                <w:rFonts w:ascii="Calibri" w:hAnsi="Calibri" w:cs="Calibri"/>
                <w:b/>
                <w:sz w:val="28"/>
              </w:rPr>
            </w:pPr>
            <w:r>
              <w:rPr>
                <w:rFonts w:cs="Calibri" w:ascii="Calibri" w:hAnsi="Calibri"/>
                <w:b/>
                <w:sz w:val="28"/>
              </w:rPr>
              <w:t>Health Related Laws</w:t>
            </w:r>
          </w:p>
        </w:tc>
        <w:tc>
          <w:tcPr>
            <w:tcW w:w="5310" w:type="dxa"/>
            <w:tcBorders>
              <w:top w:val="single" w:sz="4" w:space="0" w:color="000000"/>
              <w:start w:val="single" w:sz="4" w:space="0" w:color="000000"/>
              <w:bottom w:val="single" w:sz="4" w:space="0" w:color="000000"/>
              <w:end w:val="single" w:sz="4" w:space="0" w:color="000000"/>
            </w:tcBorders>
            <w:shd w:color="auto" w:fill="BDD6EE" w:val="clear"/>
          </w:tcPr>
          <w:p>
            <w:pPr>
              <w:pStyle w:val="Normal"/>
              <w:spacing w:before="0" w:after="0"/>
              <w:jc w:val="center"/>
              <w:rPr>
                <w:rFonts w:ascii="Calibri" w:hAnsi="Calibri" w:cs="Calibri"/>
                <w:b/>
                <w:sz w:val="28"/>
              </w:rPr>
            </w:pPr>
            <w:r>
              <w:rPr>
                <w:rFonts w:cs="Calibri" w:ascii="Calibri" w:hAnsi="Calibri"/>
                <w:b/>
                <w:sz w:val="28"/>
              </w:rPr>
              <w:t>Link to Download</w:t>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 xml:space="preserve">PM&amp;DC Ordinance, 1962 </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60">
              <w:r>
                <w:rPr>
                  <w:rStyle w:val="Hyperlink"/>
                  <w:rFonts w:cs="Calibri" w:ascii="Calibri" w:hAnsi="Calibri"/>
                  <w:color w:val="000000"/>
                  <w:sz w:val="20"/>
                  <w:szCs w:val="20"/>
                </w:rPr>
                <w:t>http://www.pmdc.org.pk/LinkClick.aspx?fileticket=7AY1%2fco4suQ%3d&amp;tabid=292&amp;mid=850</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 xml:space="preserve"> </w:t>
            </w:r>
            <w:r>
              <w:rPr>
                <w:rFonts w:cs="Calibri" w:ascii="Calibri" w:hAnsi="Calibri"/>
                <w:color w:val="000000"/>
                <w:sz w:val="20"/>
                <w:szCs w:val="20"/>
              </w:rPr>
              <w:t>PMDC  (Amendment) Act 2012</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pPr>
            <w:hyperlink r:id="rId61">
              <w:r>
                <w:rPr>
                  <w:rStyle w:val="Hyperlink"/>
                  <w:rFonts w:cs="Calibri" w:ascii="Calibri" w:hAnsi="Calibri"/>
                  <w:color w:val="000000"/>
                  <w:sz w:val="20"/>
                  <w:szCs w:val="20"/>
                </w:rPr>
                <w:t>http://www.pmdc.org.pk/LinkClick.aspx?fileticket=a8Uzv7NVyX4%3D&amp;tabid=292&amp;mid=850</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Drug Regulatory Authority of Pakistan Act 2012</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62">
              <w:r>
                <w:rPr>
                  <w:rStyle w:val="Hyperlink"/>
                  <w:rFonts w:cs="Calibri" w:ascii="Calibri" w:hAnsi="Calibri"/>
                  <w:color w:val="000000"/>
                  <w:sz w:val="20"/>
                  <w:szCs w:val="20"/>
                </w:rPr>
                <w:t>http://www.na.gov.pk/uploads/documents/1352964021_588.pdf</w:t>
              </w:r>
            </w:hyperlink>
          </w:p>
        </w:tc>
      </w:tr>
      <w:tr>
        <w:trPr>
          <w:trHeight w:val="233"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Punjab Food Authority Act,2011</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63">
              <w:r>
                <w:rPr>
                  <w:rStyle w:val="Hyperlink"/>
                  <w:rFonts w:cs="Calibri" w:ascii="Calibri" w:hAnsi="Calibri"/>
                  <w:color w:val="000000"/>
                  <w:sz w:val="20"/>
                  <w:szCs w:val="20"/>
                </w:rPr>
                <w:t>http://punjablaws.gov.pk/laws/2460.html</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Punjab Healthcare Commission Act, 2010</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64">
              <w:r>
                <w:rPr>
                  <w:rStyle w:val="Hyperlink"/>
                  <w:rFonts w:cs="Calibri" w:ascii="Calibri" w:hAnsi="Calibri"/>
                  <w:color w:val="000000"/>
                  <w:sz w:val="20"/>
                  <w:szCs w:val="20"/>
                </w:rPr>
                <w:t>http://punjablaws.gov.pk/laws/2434.html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 xml:space="preserve">The Punjab Procurement Regulatory Act 2009 and PPRA Rules 2015 as amended from time to time </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65">
              <w:r>
                <w:rPr>
                  <w:rStyle w:val="Hyperlink"/>
                  <w:rFonts w:cs="Calibri" w:ascii="Calibri" w:hAnsi="Calibri"/>
                  <w:color w:val="000000"/>
                  <w:sz w:val="20"/>
                  <w:szCs w:val="20"/>
                </w:rPr>
                <w:t>http://punjablaws.gov.pk/laws/497.html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Health (Management) Service Rules, 2008</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hd w:val="clear" w:color="auto" w:fill="FFFFFF"/>
              <w:spacing w:before="0" w:after="0"/>
              <w:ind w:start="45"/>
              <w:textAlignment w:val="center"/>
              <w:rPr>
                <w:rFonts w:ascii="Calibri" w:hAnsi="Calibri" w:cs="Calibri"/>
                <w:bCs/>
                <w:color w:val="000000"/>
                <w:sz w:val="20"/>
                <w:szCs w:val="20"/>
              </w:rPr>
            </w:pPr>
            <w:hyperlink r:id="rId66">
              <w:r>
                <w:rPr>
                  <w:rStyle w:val="Hyperlink"/>
                  <w:rFonts w:cs="Calibri" w:ascii="Calibri" w:hAnsi="Calibri"/>
                  <w:bCs/>
                  <w:color w:val="000000"/>
                  <w:sz w:val="20"/>
                  <w:szCs w:val="20"/>
                </w:rPr>
                <w:t>http://www.healthkp.gov.pk/downloads/Management%20cadre.pdf</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Punjab Forensic Science Agency Act, 2007</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67">
              <w:r>
                <w:rPr>
                  <w:rStyle w:val="Hyperlink"/>
                  <w:rFonts w:cs="Calibri" w:ascii="Calibri" w:hAnsi="Calibri"/>
                  <w:color w:val="000000"/>
                  <w:sz w:val="20"/>
                  <w:szCs w:val="20"/>
                </w:rPr>
                <w:t>http://punjablaws.gov.pk/laws/492.html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Punjab Consumer Protection Act, 2005</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68">
              <w:r>
                <w:rPr>
                  <w:rStyle w:val="Hyperlink"/>
                  <w:rFonts w:cs="Calibri" w:ascii="Calibri" w:hAnsi="Calibri"/>
                  <w:color w:val="000000"/>
                  <w:sz w:val="20"/>
                  <w:szCs w:val="20"/>
                </w:rPr>
                <w:t>http://punjablaws.gov.pk/laws/477.html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King Edward Medical University, Lahore Act 2005</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69">
              <w:r>
                <w:rPr>
                  <w:rStyle w:val="Hyperlink"/>
                  <w:rFonts w:cs="Calibri" w:ascii="Calibri" w:hAnsi="Calibri"/>
                  <w:color w:val="000000"/>
                  <w:sz w:val="20"/>
                  <w:szCs w:val="20"/>
                </w:rPr>
                <w:t>http://punjablaws.gov.pk/laws/478.html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Injured Persons (Medical Aid) Act, 2004 (XII Of 2004)</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70">
              <w:r>
                <w:rPr>
                  <w:rStyle w:val="Hyperlink"/>
                  <w:rFonts w:cs="Calibri" w:ascii="Calibri" w:hAnsi="Calibri"/>
                  <w:color w:val="000000"/>
                  <w:sz w:val="20"/>
                  <w:szCs w:val="20"/>
                </w:rPr>
                <w:t>http://www.punjablaws.punjab.gov.pk/public/dr/INJURED%20PERSONS%20(%20MEDICAL%20AID%20)%20ACT,%202004.doc.pdf</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Punjab Medical &amp; Health Institutions Autonomy Act, 2003</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71">
              <w:r>
                <w:rPr>
                  <w:rStyle w:val="Hyperlink"/>
                  <w:rFonts w:cs="Calibri" w:ascii="Calibri" w:hAnsi="Calibri"/>
                  <w:color w:val="000000"/>
                  <w:sz w:val="20"/>
                  <w:szCs w:val="20"/>
                </w:rPr>
                <w:t>http://punjablaws.gov.pk/laws/463.html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University of Health Sciences Ordinance, 2002</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72">
              <w:r>
                <w:rPr>
                  <w:rStyle w:val="Hyperlink"/>
                  <w:rFonts w:cs="Calibri" w:ascii="Calibri" w:hAnsi="Calibri"/>
                  <w:color w:val="000000"/>
                  <w:sz w:val="20"/>
                  <w:szCs w:val="20"/>
                </w:rPr>
                <w:t>http://punjablaws.gov.pk/laws/446.html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HEC Ordinance, 2002</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73">
              <w:r>
                <w:rPr>
                  <w:rStyle w:val="Hyperlink"/>
                  <w:rFonts w:cs="Calibri" w:ascii="Calibri" w:hAnsi="Calibri"/>
                  <w:color w:val="000000"/>
                  <w:sz w:val="20"/>
                  <w:szCs w:val="20"/>
                </w:rPr>
                <w:t>http://www.hec.gov.pk/MediaPublication/HECPublication/Documents/455_HECOrdinance.pdf</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Boilers and Pressures Vessels Ordinance, 2002</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74">
              <w:r>
                <w:rPr>
                  <w:rStyle w:val="Hyperlink"/>
                  <w:rFonts w:cs="Calibri" w:ascii="Calibri" w:hAnsi="Calibri"/>
                  <w:color w:val="000000"/>
                  <w:sz w:val="20"/>
                  <w:szCs w:val="20"/>
                </w:rPr>
                <w:t>http://punjablaws.punjab.gov.pk/public/dr/THE%20BOILERS%20AND%20PRESSURE%20VESSELS%20ORDINANCE,%202002.doc.pdf</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Punjab Blood Transfusion Safety Act 2016 (Act Xlvi Of 2016)</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sz w:val="20"/>
                <w:szCs w:val="20"/>
              </w:rPr>
              <w:t xml:space="preserve">http://punjablaws.gov.pk/laws/2664.html </w:t>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Punjab Environmental Protection Act, 1997 amended in 2009</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75">
              <w:r>
                <w:rPr>
                  <w:rStyle w:val="Hyperlink"/>
                  <w:rFonts w:cs="Calibri" w:ascii="Calibri" w:hAnsi="Calibri"/>
                  <w:color w:val="000000"/>
                  <w:sz w:val="20"/>
                  <w:szCs w:val="20"/>
                </w:rPr>
                <w:t>http://punjablaws.gov.pk/laws/2192a.html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Punjab Hospital Waste Management Rules 2014</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pPr>
            <w:r>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Control of Narcotics Substance Act, 1997</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76">
              <w:r>
                <w:rPr>
                  <w:rStyle w:val="Hyperlink"/>
                  <w:rFonts w:cs="Calibri" w:ascii="Calibri" w:hAnsi="Calibri"/>
                  <w:color w:val="000000"/>
                  <w:sz w:val="20"/>
                  <w:szCs w:val="20"/>
                </w:rPr>
                <w:t>http://www.fmu.gov.pk/docs/laws/Control%20of%20Narcotic%20Substances%20Act.pdf</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Punjab Health Foundation Act, 1992</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77">
              <w:r>
                <w:rPr>
                  <w:rStyle w:val="Hyperlink"/>
                  <w:rFonts w:cs="Calibri" w:ascii="Calibri" w:hAnsi="Calibri"/>
                  <w:color w:val="000000"/>
                  <w:sz w:val="20"/>
                  <w:szCs w:val="20"/>
                </w:rPr>
                <w:t>http://punjablaws.gov.pk/laws/386.html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Drug Rules, 1986</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78">
              <w:r>
                <w:rPr>
                  <w:rStyle w:val="Hyperlink"/>
                  <w:rFonts w:cs="Calibri" w:ascii="Calibri" w:hAnsi="Calibri"/>
                  <w:sz w:val="20"/>
                  <w:szCs w:val="20"/>
                </w:rPr>
                <w:t>http://www.pmdc.org.pk/LinkClick.aspx?fileticket=2tywGfuonwM%3D&amp;tabid=102&amp;mid=588</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Drug Labeling &amp; Packaging Rules, 1986</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79">
              <w:r>
                <w:rPr>
                  <w:rStyle w:val="Hyperlink"/>
                  <w:rFonts w:cs="Calibri" w:ascii="Calibri" w:hAnsi="Calibri"/>
                  <w:color w:val="000000"/>
                  <w:sz w:val="20"/>
                  <w:szCs w:val="20"/>
                </w:rPr>
                <w:t>http://www.healthkp.gov.pk/downloads/Druglabeling.pdf</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Punjab Private Educational Institutions (Promotions &amp; Regulations) Ordinance, 1984</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80">
              <w:r>
                <w:rPr>
                  <w:rStyle w:val="Hyperlink"/>
                  <w:rFonts w:cs="Calibri" w:ascii="Calibri" w:hAnsi="Calibri"/>
                  <w:color w:val="000000"/>
                  <w:sz w:val="20"/>
                  <w:szCs w:val="20"/>
                </w:rPr>
                <w:t>http://punjablaws.gov.pk/laws/356.html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Medical &amp; Dental Degrees Ordinance, 1982</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81">
              <w:r>
                <w:rPr>
                  <w:rStyle w:val="Hyperlink"/>
                  <w:rFonts w:cs="Calibri" w:ascii="Calibri" w:hAnsi="Calibri"/>
                  <w:color w:val="000000"/>
                  <w:sz w:val="20"/>
                  <w:szCs w:val="20"/>
                </w:rPr>
                <w:t>http://www.punjablaws.punjab.gov.pk/public/dr/THE%20MEDICAL%20AND%20DENTAL%20DEGREES%20ORDINANCE,%201982.doc.pdf</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Disabled Persons Ordinance, 1981</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82">
              <w:r>
                <w:rPr>
                  <w:rStyle w:val="Hyperlink"/>
                  <w:rFonts w:cs="Calibri" w:ascii="Calibri" w:hAnsi="Calibri"/>
                  <w:color w:val="000000"/>
                  <w:sz w:val="20"/>
                  <w:szCs w:val="20"/>
                </w:rPr>
                <w:t>http://punjablaws.punjab.gov.pk/public/dr/DISABLED%20PERSONS,%20(EMPLOYMENT%20AND%20REHABILITATION)%20ORDINANCE,%201981.doc.pdf</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 xml:space="preserve">The Food Stuffs &amp; Fertilizers (Cancellation of Authorities &amp; Dealerships Ordinance, 1978) </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83">
              <w:r>
                <w:rPr>
                  <w:rStyle w:val="Hyperlink"/>
                  <w:rFonts w:cs="Calibri" w:ascii="Calibri" w:hAnsi="Calibri"/>
                  <w:sz w:val="20"/>
                  <w:szCs w:val="20"/>
                </w:rPr>
                <w:t>http://punjablaws.gov.pk/laws/334.html</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Drugs Act, 1976</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84">
              <w:r>
                <w:rPr>
                  <w:rStyle w:val="Hyperlink"/>
                  <w:rFonts w:cs="Calibri" w:ascii="Calibri" w:hAnsi="Calibri"/>
                  <w:color w:val="000000"/>
                  <w:sz w:val="20"/>
                  <w:szCs w:val="20"/>
                </w:rPr>
                <w:t>http://www.dra.gov.pk/gop/index.php?q=aHR0cDovLzE5Mi4xNjguNzAuMTM2L2RyYXAvdXNlcmZpbGVzMS9maWxlL2RvY3MvVGhlRHJ1Z3NBY3QxOTc2LnBkZg%3D%3D</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Punjab Flood Relief Cess Act, 1973</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85">
              <w:r>
                <w:rPr>
                  <w:rStyle w:val="Hyperlink"/>
                  <w:rFonts w:cs="Calibri" w:ascii="Calibri" w:hAnsi="Calibri"/>
                  <w:color w:val="000000"/>
                  <w:sz w:val="20"/>
                  <w:szCs w:val="20"/>
                </w:rPr>
                <w:t>http://punjablaws.gov.pk/laws/286.html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Pakistan Nursing Council Act, 1973</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86">
              <w:r>
                <w:rPr>
                  <w:rStyle w:val="Hyperlink"/>
                  <w:rFonts w:cs="Calibri" w:ascii="Calibri" w:hAnsi="Calibri"/>
                  <w:color w:val="000000"/>
                  <w:sz w:val="20"/>
                  <w:szCs w:val="20"/>
                </w:rPr>
                <w:t>http://www.punjablaws.punjab.gov.pk/public/dr/THE%20PAKISTAN%20NURSING%20COUNCIL%20ACT,%201973.doc.pdf</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West Pakistan Food Stuffs (Control) (Punjab Amendment &amp; Validation Ordinance, 1971</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87">
              <w:r>
                <w:rPr>
                  <w:rStyle w:val="Hyperlink"/>
                  <w:rFonts w:cs="Calibri" w:ascii="Calibri" w:hAnsi="Calibri"/>
                  <w:color w:val="000000"/>
                  <w:sz w:val="20"/>
                  <w:szCs w:val="20"/>
                </w:rPr>
                <w:t>http://punjablaws.gov.pk/laws/267.html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 xml:space="preserve"> </w:t>
            </w:r>
            <w:r>
              <w:rPr>
                <w:rFonts w:cs="Calibri" w:ascii="Calibri" w:hAnsi="Calibri"/>
                <w:color w:val="000000"/>
                <w:sz w:val="20"/>
                <w:szCs w:val="20"/>
              </w:rPr>
              <w:t>The Punjab Private Colleges (Management &amp; Control) Ordinance, 1970</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88">
              <w:r>
                <w:rPr>
                  <w:rStyle w:val="Hyperlink"/>
                  <w:rFonts w:cs="Calibri" w:ascii="Calibri" w:hAnsi="Calibri"/>
                  <w:color w:val="000000"/>
                  <w:sz w:val="20"/>
                  <w:szCs w:val="20"/>
                </w:rPr>
                <w:t>http://punjablaws.gov.pk/laws/250.html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 xml:space="preserve">The Medical Colleges (Governing Body ) (Punjab Repeal ) Ordinance, 1970 </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89">
              <w:r>
                <w:rPr>
                  <w:rStyle w:val="Hyperlink"/>
                  <w:rFonts w:cs="Calibri" w:ascii="Calibri" w:hAnsi="Calibri"/>
                  <w:color w:val="000000"/>
                  <w:sz w:val="20"/>
                  <w:szCs w:val="20"/>
                </w:rPr>
                <w:t>http://punjablaws.gov.pk/laws/255.html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530"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pPr>
            <w:r>
              <w:rPr>
                <w:rFonts w:cs="Calibri" w:ascii="Calibri" w:hAnsi="Calibri"/>
                <w:color w:val="000000"/>
                <w:sz w:val="20"/>
                <w:szCs w:val="20"/>
              </w:rPr>
              <w:t>THE PUNJAB HEPATITIS ACT 2018 (Act XII of 2018)</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t>http://punjablaws.gov.pk/laws/2704.html</w:t>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Punjab Land Revenue Act, 1967</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90">
              <w:r>
                <w:rPr>
                  <w:rStyle w:val="Hyperlink"/>
                  <w:rFonts w:cs="Calibri" w:ascii="Calibri" w:hAnsi="Calibri"/>
                  <w:color w:val="000000"/>
                  <w:sz w:val="20"/>
                  <w:szCs w:val="20"/>
                </w:rPr>
                <w:t>http://punjablaws.gov.pk/laws/212.html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Pharmacy Council Act, 1967</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91">
              <w:r>
                <w:rPr>
                  <w:rStyle w:val="Hyperlink"/>
                  <w:rFonts w:cs="Calibri" w:ascii="Calibri" w:hAnsi="Calibri"/>
                  <w:color w:val="000000"/>
                  <w:sz w:val="20"/>
                  <w:szCs w:val="20"/>
                </w:rPr>
                <w:t>http://www.pmdc.org.pk/LinkClick.aspx?fileticket=j9LEQikCYbs%3D&amp;tabid=102&amp;mid=588</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Punjab Government Lands &amp; Buildings (Recovery of Possession) Ordinance, 1966</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92">
              <w:r>
                <w:rPr>
                  <w:rStyle w:val="Hyperlink"/>
                  <w:rFonts w:cs="Calibri" w:ascii="Calibri" w:hAnsi="Calibri"/>
                  <w:color w:val="000000"/>
                  <w:sz w:val="20"/>
                  <w:szCs w:val="20"/>
                </w:rPr>
                <w:t>http://punjablaws.punjab.gov.pk/public/dr/THE%20PUNJAB%20GOVERNMENT%20LANDS%20AND%20BUILDINGS%20(RECOVERY%20OF%20POSSESSION)%20ORDINANCE,%201966.doc.pdf</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Unani Ayurvedic And Homeopathic (Practitioners) Act, 1965</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93">
              <w:r>
                <w:rPr>
                  <w:rStyle w:val="Hyperlink"/>
                  <w:rFonts w:cs="Calibri" w:ascii="Calibri" w:hAnsi="Calibri"/>
                  <w:color w:val="000000"/>
                  <w:sz w:val="20"/>
                  <w:szCs w:val="20"/>
                </w:rPr>
                <w:t>http://www.punjablaws.punjab.gov.pk/public/dr/UNANI,%20AYURVEDIC%20AND%20HOMOEOPATHIC%20PRACTITIONERS%20ACT,%201965.doc.pdf</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 xml:space="preserve">The Punjab Regulations &amp; Control of Loudspeakers &amp; Sound Amplifiers Ordinance, 1965 </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94">
              <w:r>
                <w:rPr>
                  <w:rStyle w:val="Hyperlink"/>
                  <w:rFonts w:cs="Calibri" w:ascii="Calibri" w:hAnsi="Calibri"/>
                  <w:color w:val="000000"/>
                  <w:sz w:val="20"/>
                  <w:szCs w:val="20"/>
                </w:rPr>
                <w:t>http://www.punjablaws.punjab.gov.pk/public/dr/THE%20PUNJAB%20REGULATION%20AND%20CONTROL%20OF%20LOUDSPEAKERS%20AND%20SOUND%20AMPLIFIERS%20ORDINANCE,%201965.doc.pdf</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Provincial Employees Social Security Ordinance, 1965</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95">
              <w:r>
                <w:rPr>
                  <w:rStyle w:val="Hyperlink"/>
                  <w:rFonts w:cs="Calibri" w:ascii="Calibri" w:hAnsi="Calibri"/>
                  <w:color w:val="000000"/>
                  <w:sz w:val="20"/>
                  <w:szCs w:val="20"/>
                </w:rPr>
                <w:t>http://punjablaws.gov.pk/laws/187.html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sz w:val="20"/>
                <w:szCs w:val="20"/>
              </w:rPr>
            </w:pPr>
            <w:r>
              <w:rPr>
                <w:rFonts w:cs="Calibri" w:ascii="Calibri" w:hAnsi="Calibri"/>
                <w:sz w:val="20"/>
                <w:szCs w:val="20"/>
              </w:rPr>
              <w:t>The Hazardous Occupations  Rules, 1963</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sz w:val="20"/>
                <w:szCs w:val="20"/>
              </w:rPr>
            </w:pPr>
            <w:hyperlink r:id="rId96">
              <w:r>
                <w:rPr>
                  <w:rStyle w:val="Hyperlink"/>
                  <w:rFonts w:cs="Calibri" w:ascii="Calibri" w:hAnsi="Calibri"/>
                  <w:sz w:val="20"/>
                  <w:szCs w:val="20"/>
                </w:rPr>
                <w:t>http://www.punjablaws.punjab.gov.pk/public/dr/WEST%20PAKISTAN%20HAZARDOUS%20OCCUPATIONS%20(LEAD)%20RULES,%201963.doc.pdf</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West Pakistan Prohibition of Opium Smoking Ordinance, 1960</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97">
              <w:r>
                <w:rPr>
                  <w:rStyle w:val="Hyperlink"/>
                  <w:rFonts w:cs="Calibri" w:ascii="Calibri" w:hAnsi="Calibri"/>
                  <w:color w:val="000000"/>
                  <w:sz w:val="20"/>
                  <w:szCs w:val="20"/>
                </w:rPr>
                <w:t>http://punjablaws.gov.pk/laws/117.html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Punjab Prohibition of Smoking in Cinema Houses Ordinance, 1960</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98">
              <w:r>
                <w:rPr>
                  <w:rStyle w:val="Hyperlink"/>
                  <w:rFonts w:cs="Calibri" w:ascii="Calibri" w:hAnsi="Calibri"/>
                  <w:color w:val="000000"/>
                  <w:sz w:val="20"/>
                  <w:szCs w:val="20"/>
                </w:rPr>
                <w:t>http://www.punjablaws.punjab.gov.pk/public/dr/THE%20PUNJAB%20PROHIBITION%20OF%20SMOKING%20IN%20CINEMA%20HOUSES%20ORDINANCE,%201960.doc.pdf</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Punjab Juvenile Smoking Ordinance, 1959</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99">
              <w:r>
                <w:rPr>
                  <w:rStyle w:val="Hyperlink"/>
                  <w:rFonts w:cs="Calibri" w:ascii="Calibri" w:hAnsi="Calibri"/>
                  <w:color w:val="000000"/>
                  <w:sz w:val="20"/>
                  <w:szCs w:val="20"/>
                </w:rPr>
                <w:t>http://punjablaws.gov.pk/laws/105.html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Punjab Vaccination Ordinance, 1958</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100">
              <w:r>
                <w:rPr>
                  <w:rStyle w:val="Hyperlink"/>
                  <w:rFonts w:cs="Calibri" w:ascii="Calibri" w:hAnsi="Calibri"/>
                  <w:color w:val="000000"/>
                  <w:sz w:val="20"/>
                  <w:szCs w:val="20"/>
                </w:rPr>
                <w:t>http://punjablaws.gov.pk/laws/95.html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Punjab Tobacco Vend Act, 1958</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101">
              <w:r>
                <w:rPr>
                  <w:rStyle w:val="Hyperlink"/>
                  <w:rFonts w:cs="Calibri" w:ascii="Calibri" w:hAnsi="Calibri"/>
                  <w:color w:val="000000"/>
                  <w:sz w:val="20"/>
                  <w:szCs w:val="20"/>
                </w:rPr>
                <w:t>http://punjablaws.gov.pk/laws/91.html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Punjab Maternity Benefit Ordinance, 1958</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102">
              <w:r>
                <w:rPr>
                  <w:rStyle w:val="Hyperlink"/>
                  <w:rFonts w:cs="Calibri" w:ascii="Calibri" w:hAnsi="Calibri"/>
                  <w:color w:val="000000"/>
                  <w:sz w:val="20"/>
                  <w:szCs w:val="20"/>
                </w:rPr>
                <w:t>http://punjablaws.gov.pk/laws/98.html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Punjab Food Stuffs (Control) Act, 1958</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103">
              <w:r>
                <w:rPr>
                  <w:rStyle w:val="Hyperlink"/>
                  <w:rFonts w:cs="Calibri" w:ascii="Calibri" w:hAnsi="Calibri"/>
                  <w:color w:val="000000"/>
                  <w:sz w:val="20"/>
                  <w:szCs w:val="20"/>
                </w:rPr>
                <w:t>http://punjablaws.gov.pk/laws/83.html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 xml:space="preserve">The Epidemic Diseases Act, 1958 </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104">
              <w:r>
                <w:rPr>
                  <w:rStyle w:val="Hyperlink"/>
                  <w:rFonts w:cs="Calibri" w:ascii="Calibri" w:hAnsi="Calibri"/>
                  <w:color w:val="000000"/>
                  <w:sz w:val="20"/>
                  <w:szCs w:val="20"/>
                </w:rPr>
                <w:t>http://punjablaws.gov.pk/laws/90.html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Opium (West Pakistan Amendment ) Act, 1923</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105">
              <w:r>
                <w:rPr>
                  <w:rStyle w:val="Hyperlink"/>
                  <w:rFonts w:cs="Calibri" w:ascii="Calibri" w:hAnsi="Calibri"/>
                  <w:color w:val="000000"/>
                  <w:sz w:val="20"/>
                  <w:szCs w:val="20"/>
                </w:rPr>
                <w:t>http://punjablaws.gov.pk/laws/76.html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Public Health (Emergency Provisions ) Ordinance, 1944</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106">
              <w:r>
                <w:rPr>
                  <w:rStyle w:val="Hyperlink"/>
                  <w:rFonts w:cs="Calibri" w:ascii="Calibri" w:hAnsi="Calibri"/>
                  <w:color w:val="000000"/>
                  <w:sz w:val="20"/>
                  <w:szCs w:val="20"/>
                </w:rPr>
                <w:t>http://punjablaws.gov.pk/laws/58.html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Factories Act, 1934</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107">
              <w:r>
                <w:rPr>
                  <w:rStyle w:val="Hyperlink"/>
                  <w:rFonts w:cs="Calibri" w:ascii="Calibri" w:hAnsi="Calibri"/>
                  <w:color w:val="000000"/>
                  <w:sz w:val="20"/>
                  <w:szCs w:val="20"/>
                </w:rPr>
                <w:t>http://www.ma-law.org.pk/pdflaw/FACTORIES%20ACT%201934.pdf</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Workmen Compensation Act, 1923</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108">
              <w:r>
                <w:rPr>
                  <w:rStyle w:val="Hyperlink"/>
                  <w:rFonts w:cs="Calibri" w:ascii="Calibri" w:hAnsi="Calibri"/>
                  <w:color w:val="000000"/>
                  <w:sz w:val="20"/>
                  <w:szCs w:val="20"/>
                </w:rPr>
                <w:t>http://www.punjablaws.punjab.gov.pk/public/dr/THE%20WORKMENS%20COMPENSATION%20ACT,%201923.doc.pdf</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Mines Act, 1923</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109">
              <w:r>
                <w:rPr>
                  <w:rStyle w:val="Hyperlink"/>
                  <w:rFonts w:cs="Calibri" w:ascii="Calibri" w:hAnsi="Calibri"/>
                  <w:color w:val="000000"/>
                  <w:sz w:val="20"/>
                  <w:szCs w:val="20"/>
                </w:rPr>
                <w:t>http://www.punjablaws.punjab.gov.pk/public/dr/MINES%20ACT,%201923.doc.pdf</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Punjab Laws Act, 1872</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110">
              <w:r>
                <w:rPr>
                  <w:rStyle w:val="Hyperlink"/>
                  <w:rFonts w:cs="Calibri" w:ascii="Calibri" w:hAnsi="Calibri"/>
                  <w:color w:val="000000"/>
                  <w:sz w:val="20"/>
                  <w:szCs w:val="20"/>
                </w:rPr>
                <w:t>http://punjablaws.gov.pk/laws/4.html</w:t>
              </w:r>
            </w:hyperlink>
          </w:p>
        </w:tc>
      </w:tr>
      <w:tr>
        <w:trPr>
          <w:trHeight w:val="288" w:hRule="atLeast"/>
        </w:trPr>
        <w:tc>
          <w:tcPr>
            <w:tcW w:w="714" w:type="dxa"/>
            <w:tcBorders>
              <w:top w:val="single" w:sz="4" w:space="0" w:color="000000"/>
              <w:start w:val="single" w:sz="4" w:space="0" w:color="000000"/>
              <w:bottom w:val="single" w:sz="4" w:space="0" w:color="000000"/>
              <w:end w:val="single" w:sz="4" w:space="0" w:color="000000"/>
            </w:tcBorders>
            <w:shd w:color="auto" w:fill="FFFFFF" w:val="clear"/>
          </w:tcPr>
          <w:p>
            <w:pPr>
              <w:pStyle w:val="ListParagraph"/>
              <w:numPr>
                <w:ilvl w:val="0"/>
                <w:numId w:val="256"/>
              </w:numPr>
              <w:suppressAutoHyphens w:val="false"/>
              <w:spacing w:lineRule="auto" w:line="240" w:before="0" w:after="0"/>
              <w:contextualSpacing/>
              <w:jc w:val="center"/>
              <w:rPr>
                <w:rFonts w:cs="Calibri"/>
                <w:b/>
                <w:sz w:val="21"/>
                <w:szCs w:val="21"/>
              </w:rPr>
            </w:pPr>
            <w:r>
              <w:rPr>
                <w:rFonts w:cs="Calibri"/>
                <w:b/>
                <w:sz w:val="21"/>
                <w:szCs w:val="21"/>
              </w:rPr>
            </w:r>
          </w:p>
        </w:tc>
        <w:tc>
          <w:tcPr>
            <w:tcW w:w="333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r>
              <w:rPr>
                <w:rFonts w:cs="Calibri" w:ascii="Calibri" w:hAnsi="Calibri"/>
                <w:color w:val="000000"/>
                <w:sz w:val="20"/>
                <w:szCs w:val="20"/>
              </w:rPr>
              <w:t>The Punjab Murderous Ordinance Act, 1867</w:t>
            </w:r>
          </w:p>
        </w:tc>
        <w:tc>
          <w:tcPr>
            <w:tcW w:w="531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0"/>
              <w:rPr>
                <w:rFonts w:ascii="Calibri" w:hAnsi="Calibri" w:cs="Calibri"/>
                <w:color w:val="000000"/>
                <w:sz w:val="20"/>
                <w:szCs w:val="20"/>
              </w:rPr>
            </w:pPr>
            <w:hyperlink r:id="rId111">
              <w:r>
                <w:rPr>
                  <w:rStyle w:val="Hyperlink"/>
                  <w:rFonts w:cs="Calibri" w:ascii="Calibri" w:hAnsi="Calibri"/>
                  <w:color w:val="000000"/>
                  <w:sz w:val="20"/>
                  <w:szCs w:val="20"/>
                </w:rPr>
                <w:t>http://punjablaws.gov.pk/laws/2.html</w:t>
              </w:r>
            </w:hyperlink>
          </w:p>
          <w:p>
            <w:pPr>
              <w:pStyle w:val="Normal"/>
              <w:spacing w:before="0" w:after="0"/>
              <w:rPr>
                <w:rFonts w:ascii="Calibri" w:hAnsi="Calibri" w:cs="Calibri"/>
                <w:color w:val="000000"/>
                <w:sz w:val="20"/>
                <w:szCs w:val="20"/>
              </w:rPr>
            </w:pPr>
            <w:r>
              <w:rPr>
                <w:rFonts w:cs="Calibri" w:ascii="Calibri" w:hAnsi="Calibri"/>
                <w:color w:val="000000"/>
                <w:sz w:val="20"/>
                <w:szCs w:val="20"/>
              </w:rPr>
            </w:r>
          </w:p>
        </w:tc>
      </w:tr>
    </w:tbl>
    <w:p>
      <w:pPr>
        <w:pStyle w:val="Normal"/>
        <w:keepNext w:val="true"/>
        <w:numPr>
          <w:ilvl w:val="0"/>
          <w:numId w:val="0"/>
        </w:numPr>
        <w:tabs>
          <w:tab w:val="clear" w:pos="720"/>
          <w:tab w:val="left" w:pos="630" w:leader="none"/>
        </w:tabs>
        <w:outlineLvl w:val="1"/>
        <w:rPr>
          <w:rFonts w:ascii="Calibri" w:hAnsi="Calibri" w:cs="Calibri"/>
          <w:b/>
          <w:bCs/>
          <w:spacing w:val="2"/>
          <w:sz w:val="36"/>
          <w:szCs w:val="36"/>
          <w:lang w:val="en-GB"/>
        </w:rPr>
      </w:pPr>
      <w:r>
        <w:rPr>
          <w:rFonts w:cs="Calibri" w:ascii="Calibri" w:hAnsi="Calibri"/>
          <w:b/>
          <w:bCs/>
          <w:spacing w:val="2"/>
          <w:sz w:val="36"/>
          <w:szCs w:val="36"/>
          <w:lang w:val="en-GB"/>
        </w:rPr>
      </w:r>
    </w:p>
    <w:p>
      <w:pPr>
        <w:pStyle w:val="Normal"/>
        <w:rPr>
          <w:rFonts w:ascii="Calibri" w:hAnsi="Calibri" w:cs="Calibri"/>
          <w:b/>
          <w:bCs/>
          <w:spacing w:val="2"/>
          <w:sz w:val="36"/>
          <w:szCs w:val="36"/>
          <w:lang w:val="en-GB"/>
        </w:rPr>
      </w:pPr>
      <w:r>
        <w:rPr>
          <w:rFonts w:cs="Calibri" w:ascii="Calibri" w:hAnsi="Calibri"/>
          <w:b/>
          <w:bCs/>
          <w:spacing w:val="2"/>
          <w:sz w:val="36"/>
          <w:szCs w:val="36"/>
          <w:lang w:val="en-GB"/>
        </w:rPr>
      </w:r>
      <w:r>
        <w:br w:type="page"/>
      </w:r>
    </w:p>
    <w:p>
      <w:pPr>
        <w:pStyle w:val="Normal"/>
        <w:keepNext w:val="true"/>
        <w:numPr>
          <w:ilvl w:val="0"/>
          <w:numId w:val="0"/>
        </w:numPr>
        <w:tabs>
          <w:tab w:val="clear" w:pos="720"/>
          <w:tab w:val="left" w:pos="630" w:leader="none"/>
        </w:tabs>
        <w:spacing w:before="0" w:after="160"/>
        <w:outlineLvl w:val="1"/>
        <w:rPr>
          <w:rFonts w:ascii="Calibri" w:hAnsi="Calibri" w:cs="Calibri"/>
          <w:b/>
          <w:bCs/>
          <w:spacing w:val="2"/>
          <w:sz w:val="36"/>
          <w:szCs w:val="36"/>
          <w:lang w:val="en-GB"/>
        </w:rPr>
      </w:pPr>
      <w:bookmarkStart w:id="470" w:name="_Toc514931136"/>
      <w:r>
        <w:rPr>
          <w:rFonts w:cs="Calibri" w:ascii="Calibri" w:hAnsi="Calibri"/>
          <w:b/>
          <w:bCs/>
          <w:spacing w:val="2"/>
          <w:sz w:val="36"/>
          <w:szCs w:val="36"/>
          <w:lang w:val="en-GB"/>
        </w:rPr>
        <w:t>ANNEXURE. B: Sample Joining Report</w:t>
      </w:r>
      <w:bookmarkEnd w:id="470"/>
      <w:r>
        <w:rPr>
          <w:rFonts w:cs="Calibri" w:ascii="Calibri" w:hAnsi="Calibri"/>
          <w:b/>
          <w:bCs/>
          <w:spacing w:val="2"/>
          <w:sz w:val="36"/>
          <w:szCs w:val="36"/>
          <w:lang w:val="en-GB"/>
        </w:rPr>
        <w:t xml:space="preserve"> </w:t>
      </w:r>
      <w:bookmarkEnd w:id="466"/>
      <w:bookmarkEnd w:id="467"/>
      <w:bookmarkEnd w:id="468"/>
      <w:bookmarkEnd w:id="469"/>
    </w:p>
    <w:p>
      <w:pPr>
        <w:pStyle w:val="Title"/>
        <w:shd w:val="clear" w:color="auto" w:fill="000000" w:themeFill="text1"/>
        <w:rPr>
          <w:rFonts w:ascii="Calibri" w:hAnsi="Calibri" w:cs="Calibri" w:asciiTheme="minorHAnsi" w:cstheme="minorHAnsi" w:hAnsiTheme="minorHAnsi"/>
          <w:b/>
          <w:color w:themeColor="background1" w:val="FFFFFF"/>
          <w:sz w:val="28"/>
          <w:szCs w:val="28"/>
        </w:rPr>
      </w:pPr>
      <w:r>
        <w:rPr>
          <w:rFonts w:cs="Calibri" w:ascii="Calibri" w:hAnsi="Calibri" w:asciiTheme="minorHAnsi" w:cstheme="minorHAnsi" w:hAnsiTheme="minorHAnsi"/>
          <w:color w:themeColor="background1" w:val="FFFFFF"/>
          <w:sz w:val="28"/>
          <w:szCs w:val="28"/>
        </w:rPr>
        <w:t>EMPLOYEE DETAILS</w:t>
      </w:r>
    </w:p>
    <w:p>
      <w:pPr>
        <w:pStyle w:val="Normal"/>
        <w:rPr>
          <w:rFonts w:cs="Calibri" w:cstheme="minorHAnsi"/>
          <w:b/>
          <w:sz w:val="28"/>
          <w:szCs w:val="28"/>
        </w:rPr>
      </w:pPr>
      <w:r>
        <w:rPr>
          <w:rFonts w:cs="Calibri" w:cstheme="minorHAnsi"/>
          <w:b/>
          <w:sz w:val="28"/>
          <w:szCs w:val="28"/>
        </w:rPr>
      </w:r>
    </w:p>
    <w:tbl>
      <w:tblPr>
        <w:tblStyle w:val="TableGrid"/>
        <w:tblW w:w="8820" w:type="dxa"/>
        <w:jc w:val="start"/>
        <w:tblInd w:w="108" w:type="dxa"/>
        <w:tblLayout w:type="fixed"/>
        <w:tblCellMar>
          <w:top w:w="0" w:type="dxa"/>
          <w:start w:w="108" w:type="dxa"/>
          <w:bottom w:w="0" w:type="dxa"/>
          <w:end w:w="108" w:type="dxa"/>
        </w:tblCellMar>
        <w:tblLook w:val="01e0" w:noHBand="0" w:noVBand="0" w:firstColumn="1" w:lastRow="1" w:lastColumn="1" w:firstRow="1"/>
      </w:tblPr>
      <w:tblGrid>
        <w:gridCol w:w="8820"/>
      </w:tblGrid>
      <w:tr>
        <w:trPr/>
        <w:tc>
          <w:tcPr>
            <w:tcW w:w="8820" w:type="dxa"/>
            <w:tcBorders/>
          </w:tcPr>
          <w:p>
            <w:pPr>
              <w:pStyle w:val="Normal"/>
              <w:widowControl/>
              <w:spacing w:lineRule="auto" w:line="240" w:before="0" w:after="0"/>
              <w:jc w:val="start"/>
              <w:rPr>
                <w:rFonts w:cs="Calibri" w:cstheme="minorHAnsi"/>
                <w:sz w:val="24"/>
              </w:rPr>
            </w:pPr>
            <w:r>
              <w:rPr>
                <w:rFonts w:eastAsia="Calibri" w:cs="Calibri" w:cstheme="minorHAnsi"/>
                <w:kern w:val="0"/>
                <w:sz w:val="24"/>
                <w:szCs w:val="22"/>
                <w:lang w:val="en-US" w:eastAsia="en-US" w:bidi="ar-SA"/>
              </w:rPr>
              <w:t>Name</w:t>
            </w:r>
          </w:p>
        </w:tc>
      </w:tr>
      <w:tr>
        <w:trPr/>
        <w:tc>
          <w:tcPr>
            <w:tcW w:w="8820" w:type="dxa"/>
            <w:tcBorders/>
          </w:tcPr>
          <w:p>
            <w:pPr>
              <w:pStyle w:val="Normal"/>
              <w:widowControl/>
              <w:spacing w:lineRule="auto" w:line="240" w:before="0" w:after="0"/>
              <w:jc w:val="start"/>
              <w:rPr>
                <w:rFonts w:cs="Calibri" w:cstheme="minorHAnsi"/>
                <w:sz w:val="24"/>
              </w:rPr>
            </w:pPr>
            <w:r>
              <w:rPr>
                <w:rFonts w:eastAsia="Calibri" w:cs="Calibri" w:cstheme="minorHAnsi"/>
                <w:kern w:val="0"/>
                <w:sz w:val="24"/>
                <w:szCs w:val="22"/>
                <w:lang w:val="en-US" w:eastAsia="en-US" w:bidi="ar-SA"/>
              </w:rPr>
              <w:t>Phone Number Home:                                                Mobile Number:</w:t>
            </w:r>
          </w:p>
        </w:tc>
      </w:tr>
      <w:tr>
        <w:trPr/>
        <w:tc>
          <w:tcPr>
            <w:tcW w:w="8820" w:type="dxa"/>
            <w:tcBorders/>
          </w:tcPr>
          <w:p>
            <w:pPr>
              <w:pStyle w:val="Normal"/>
              <w:widowControl/>
              <w:spacing w:lineRule="auto" w:line="240" w:before="0" w:after="0"/>
              <w:jc w:val="start"/>
              <w:rPr>
                <w:rFonts w:cs="Calibri" w:cstheme="minorHAnsi"/>
                <w:sz w:val="24"/>
              </w:rPr>
            </w:pPr>
            <w:r>
              <w:rPr>
                <w:rFonts w:eastAsia="Calibri" w:cs="Calibri" w:cstheme="minorHAnsi"/>
                <w:kern w:val="0"/>
                <w:sz w:val="24"/>
                <w:szCs w:val="22"/>
                <w:lang w:val="en-US" w:eastAsia="en-US" w:bidi="ar-SA"/>
              </w:rPr>
              <w:t>Email ID:</w:t>
            </w:r>
          </w:p>
        </w:tc>
      </w:tr>
      <w:tr>
        <w:trPr/>
        <w:tc>
          <w:tcPr>
            <w:tcW w:w="8820" w:type="dxa"/>
            <w:tcBorders/>
          </w:tcPr>
          <w:p>
            <w:pPr>
              <w:pStyle w:val="Normal"/>
              <w:widowControl/>
              <w:spacing w:lineRule="auto" w:line="240" w:before="0" w:after="0"/>
              <w:jc w:val="start"/>
              <w:rPr>
                <w:rFonts w:cs="Calibri" w:cstheme="minorHAnsi"/>
                <w:sz w:val="24"/>
              </w:rPr>
            </w:pPr>
            <w:r>
              <w:rPr>
                <w:rFonts w:eastAsia="Calibri" w:cs="Calibri" w:cstheme="minorHAnsi"/>
                <w:kern w:val="0"/>
                <w:sz w:val="24"/>
                <w:szCs w:val="22"/>
                <w:lang w:val="en-US" w:eastAsia="en-US" w:bidi="ar-SA"/>
              </w:rPr>
              <w:t>Residential Address:</w:t>
            </w:r>
          </w:p>
        </w:tc>
      </w:tr>
      <w:tr>
        <w:trPr/>
        <w:tc>
          <w:tcPr>
            <w:tcW w:w="8820" w:type="dxa"/>
            <w:tcBorders/>
          </w:tcPr>
          <w:p>
            <w:pPr>
              <w:pStyle w:val="Normal"/>
              <w:widowControl/>
              <w:spacing w:lineRule="auto" w:line="240" w:before="0" w:after="0"/>
              <w:jc w:val="start"/>
              <w:rPr>
                <w:rFonts w:cs="Calibri" w:cstheme="minorHAnsi"/>
                <w:sz w:val="24"/>
              </w:rPr>
            </w:pPr>
            <w:r>
              <w:rPr>
                <w:rFonts w:eastAsia="Calibri" w:cs="Calibri" w:cstheme="minorHAnsi"/>
                <w:kern w:val="0"/>
                <w:sz w:val="24"/>
                <w:szCs w:val="22"/>
                <w:lang w:val="en-US" w:eastAsia="en-US" w:bidi="ar-SA"/>
              </w:rPr>
            </w:r>
          </w:p>
        </w:tc>
      </w:tr>
      <w:tr>
        <w:trPr/>
        <w:tc>
          <w:tcPr>
            <w:tcW w:w="8820" w:type="dxa"/>
            <w:tcBorders/>
          </w:tcPr>
          <w:p>
            <w:pPr>
              <w:pStyle w:val="Normal"/>
              <w:widowControl/>
              <w:spacing w:lineRule="auto" w:line="240" w:before="0" w:after="0"/>
              <w:jc w:val="start"/>
              <w:rPr>
                <w:rFonts w:cs="Calibri" w:cstheme="minorHAnsi"/>
                <w:sz w:val="24"/>
              </w:rPr>
            </w:pPr>
            <w:r>
              <w:rPr>
                <w:rFonts w:eastAsia="Calibri" w:cs="Calibri" w:cstheme="minorHAnsi"/>
                <w:kern w:val="0"/>
                <w:sz w:val="24"/>
                <w:szCs w:val="22"/>
                <w:lang w:val="en-US" w:eastAsia="en-US" w:bidi="ar-SA"/>
              </w:rPr>
              <w:t>Date of Joining:</w:t>
            </w:r>
          </w:p>
        </w:tc>
      </w:tr>
    </w:tbl>
    <w:p>
      <w:pPr>
        <w:pStyle w:val="Normal"/>
        <w:rPr>
          <w:rFonts w:cs="Calibri" w:cstheme="minorHAnsi"/>
          <w:b/>
          <w:sz w:val="28"/>
          <w:szCs w:val="28"/>
        </w:rPr>
      </w:pPr>
      <w:r>
        <w:rPr>
          <w:rFonts w:cs="Calibri" w:cstheme="minorHAnsi"/>
          <w:b/>
          <w:sz w:val="28"/>
          <w:szCs w:val="28"/>
        </w:rPr>
      </w:r>
    </w:p>
    <w:p>
      <w:pPr>
        <w:pStyle w:val="Title"/>
        <w:shd w:val="clear" w:color="auto" w:fill="000000"/>
        <w:rPr>
          <w:rFonts w:ascii="Calibri" w:hAnsi="Calibri" w:cs="Calibri" w:asciiTheme="minorHAnsi" w:cstheme="minorHAnsi" w:hAnsiTheme="minorHAnsi"/>
          <w:color w:themeColor="background1" w:val="FFFFFF"/>
          <w:sz w:val="28"/>
          <w:szCs w:val="28"/>
        </w:rPr>
      </w:pPr>
      <w:r>
        <w:rPr>
          <w:rFonts w:cs="Calibri" w:ascii="Calibri" w:hAnsi="Calibri" w:asciiTheme="minorHAnsi" w:cstheme="minorHAnsi" w:hAnsiTheme="minorHAnsi"/>
          <w:color w:themeColor="background1" w:val="FFFFFF"/>
          <w:sz w:val="28"/>
          <w:szCs w:val="28"/>
        </w:rPr>
        <w:t xml:space="preserve">EMPLOYEE’S JOINING CONFIRMATION </w:t>
      </w:r>
    </w:p>
    <w:p>
      <w:pPr>
        <w:pStyle w:val="Normal"/>
        <w:rPr>
          <w:rFonts w:cs="Calibri" w:cstheme="minorHAnsi"/>
          <w:sz w:val="20"/>
          <w:szCs w:val="20"/>
        </w:rPr>
      </w:pPr>
      <w:r>
        <w:rPr>
          <w:rFonts w:cs="Calibri" w:cstheme="minorHAnsi"/>
          <w:sz w:val="20"/>
          <w:szCs w:val="20"/>
        </w:rPr>
        <w:tab/>
        <w:tab/>
        <w:tab/>
        <w:tab/>
      </w:r>
    </w:p>
    <w:p>
      <w:pPr>
        <w:pStyle w:val="Normal"/>
        <w:rPr>
          <w:rFonts w:cs="Calibri" w:cstheme="minorHAnsi"/>
        </w:rPr>
      </w:pPr>
      <w:r>
        <w:rPr>
          <w:rFonts w:cs="Calibri" w:cstheme="minorHAnsi"/>
        </w:rPr>
        <w:t>I</w:t>
      </w:r>
      <w:r>
        <w:rPr>
          <w:rFonts w:cs="Calibri" w:cstheme="minorHAnsi"/>
          <w:u w:val="single"/>
        </w:rPr>
        <w:tab/>
        <w:tab/>
      </w:r>
      <w:r>
        <w:rPr>
          <w:rFonts w:cs="Calibri" w:cstheme="minorHAnsi"/>
        </w:rPr>
        <w:t xml:space="preserve">do hereby confirm that I have accepted your offered job as </w:t>
      </w:r>
      <w:r>
        <w:rPr>
          <w:rFonts w:cs="Calibri" w:cstheme="minorHAnsi"/>
          <w:u w:val="single"/>
        </w:rPr>
        <w:t>______________</w:t>
      </w:r>
      <w:r>
        <w:rPr>
          <w:rFonts w:cs="Calibri" w:cstheme="minorHAnsi"/>
        </w:rPr>
        <w:t xml:space="preserve">in </w:t>
      </w:r>
      <w:r>
        <w:rPr>
          <w:rFonts w:cs="Calibri" w:cstheme="minorHAnsi"/>
          <w:u w:val="single"/>
        </w:rPr>
        <w:t>_______________</w:t>
      </w:r>
      <w:r>
        <w:rPr>
          <w:rFonts w:cs="Calibri" w:cstheme="minorHAnsi"/>
        </w:rPr>
        <w:t xml:space="preserve"> Department and have accordingly joined with effect from </w:t>
      </w:r>
      <w:r>
        <w:rPr>
          <w:rFonts w:cs="Calibri" w:cstheme="minorHAnsi"/>
          <w:u w:val="single"/>
        </w:rPr>
        <w:t>______________</w:t>
      </w:r>
      <w:r>
        <w:rPr>
          <w:rFonts w:cs="Calibri" w:cstheme="minorHAnsi"/>
        </w:rPr>
        <w:t>.</w:t>
      </w:r>
    </w:p>
    <w:p>
      <w:pPr>
        <w:pStyle w:val="Normal"/>
        <w:rPr>
          <w:rFonts w:cs="Calibri" w:cstheme="minorHAnsi"/>
        </w:rPr>
      </w:pPr>
      <w:r>
        <w:rPr>
          <w:rFonts w:cs="Calibri" w:cstheme="minorHAnsi"/>
        </w:rPr>
      </w:r>
    </w:p>
    <w:p>
      <w:pPr>
        <w:pStyle w:val="Normal"/>
        <w:rPr>
          <w:rFonts w:cs="Calibri" w:cstheme="minorHAnsi"/>
          <w:u w:val="single"/>
        </w:rPr>
      </w:pPr>
      <w:r>
        <w:rPr>
          <w:rFonts w:cs="Calibri" w:cstheme="minorHAnsi"/>
          <w:u w:val="single"/>
        </w:rPr>
        <w:tab/>
        <w:tab/>
        <w:tab/>
        <w:tab/>
      </w:r>
      <w:r>
        <w:rPr>
          <w:rFonts w:cs="Calibri" w:cstheme="minorHAnsi"/>
        </w:rPr>
        <w:tab/>
        <w:tab/>
        <w:tab/>
        <w:tab/>
      </w:r>
      <w:r>
        <w:rPr>
          <w:rFonts w:cs="Calibri" w:cstheme="minorHAnsi"/>
          <w:u w:val="single"/>
        </w:rPr>
        <w:tab/>
        <w:tab/>
        <w:tab/>
        <w:tab/>
      </w:r>
    </w:p>
    <w:p>
      <w:pPr>
        <w:pStyle w:val="Normal"/>
        <w:rPr>
          <w:rFonts w:cs="Calibri" w:cstheme="minorHAnsi"/>
          <w:b/>
        </w:rPr>
      </w:pPr>
      <w:r>
        <w:rPr>
          <w:rFonts w:cs="Calibri" w:cstheme="minorHAnsi"/>
          <w:b/>
        </w:rPr>
        <w:t xml:space="preserve">  </w:t>
      </w:r>
      <w:r>
        <w:rPr>
          <w:rFonts w:cs="Calibri" w:cstheme="minorHAnsi"/>
          <w:b/>
        </w:rPr>
        <w:t>(Employee Signature)</w:t>
        <w:tab/>
        <w:tab/>
        <w:tab/>
        <w:tab/>
        <w:tab/>
        <w:tab/>
        <w:t xml:space="preserve">   (Date)</w:t>
      </w:r>
    </w:p>
    <w:p>
      <w:pPr>
        <w:pStyle w:val="Title"/>
        <w:shd w:val="clear" w:color="auto" w:fill="000000"/>
        <w:rPr>
          <w:rFonts w:ascii="Calibri" w:hAnsi="Calibri" w:cs="Calibri" w:asciiTheme="minorHAnsi" w:cstheme="minorHAnsi" w:hAnsiTheme="minorHAnsi"/>
          <w:color w:themeColor="background1" w:val="FFFFFF"/>
          <w:sz w:val="28"/>
          <w:szCs w:val="28"/>
        </w:rPr>
      </w:pPr>
      <w:r>
        <w:rPr>
          <w:rFonts w:cs="Calibri" w:ascii="Calibri" w:hAnsi="Calibri" w:asciiTheme="minorHAnsi" w:cstheme="minorHAnsi" w:hAnsiTheme="minorHAnsi"/>
          <w:color w:themeColor="background1" w:val="FFFFFF"/>
          <w:sz w:val="28"/>
          <w:szCs w:val="28"/>
        </w:rPr>
        <w:t>EMPLOYEE’S JOINING VERIFICATION</w:t>
      </w:r>
    </w:p>
    <w:p>
      <w:pPr>
        <w:pStyle w:val="Normal"/>
        <w:rPr>
          <w:rFonts w:cs="Calibri" w:cstheme="minorHAnsi"/>
        </w:rPr>
      </w:pPr>
      <w:r>
        <w:rPr>
          <w:rFonts w:cs="Calibri" w:cstheme="minorHAnsi"/>
        </w:rPr>
        <w:t>The date of joining mentioned above is correct.</w:t>
      </w:r>
    </w:p>
    <w:p>
      <w:pPr>
        <w:pStyle w:val="Normal"/>
        <w:rPr>
          <w:rFonts w:cs="Calibri" w:cstheme="minorHAnsi"/>
        </w:rPr>
      </w:pPr>
      <w:r>
        <w:rPr>
          <w:rFonts w:cs="Calibri" w:cstheme="minorHAnsi"/>
          <w:b/>
          <w:u w:val="single"/>
        </w:rPr>
        <w:t>Verified By</w:t>
      </w:r>
      <w:r>
        <w:rPr>
          <w:rFonts w:cs="Calibri" w:cstheme="minorHAnsi"/>
        </w:rPr>
        <w:t>:</w:t>
      </w:r>
    </w:p>
    <w:p>
      <w:pPr>
        <w:pStyle w:val="Normal"/>
        <w:rPr>
          <w:rFonts w:cs="Calibri" w:cstheme="minorHAnsi"/>
          <w:u w:val="single"/>
        </w:rPr>
      </w:pPr>
      <w:r>
        <w:rPr>
          <w:rFonts w:cs="Calibri" w:cstheme="minorHAnsi"/>
        </w:rPr>
        <w:t>Name:</w:t>
      </w:r>
      <w:r>
        <w:rPr>
          <w:rFonts w:cs="Calibri" w:cstheme="minorHAnsi"/>
          <w:u w:val="single"/>
        </w:rPr>
        <w:tab/>
        <w:tab/>
        <w:tab/>
        <w:tab/>
        <w:tab/>
      </w:r>
      <w:r>
        <w:rPr>
          <w:rFonts w:cs="Calibri" w:cstheme="minorHAnsi"/>
        </w:rPr>
        <w:tab/>
        <w:t>Designation:</w:t>
      </w:r>
      <w:r>
        <w:rPr>
          <w:rFonts w:cs="Calibri" w:cstheme="minorHAnsi"/>
          <w:u w:val="single"/>
        </w:rPr>
        <w:tab/>
        <w:tab/>
        <w:tab/>
        <w:tab/>
        <w:tab/>
      </w:r>
    </w:p>
    <w:p>
      <w:pPr>
        <w:pStyle w:val="Normal"/>
        <w:rPr>
          <w:rFonts w:cs="Calibri" w:cstheme="minorHAnsi"/>
        </w:rPr>
      </w:pPr>
      <w:r>
        <w:rPr>
          <w:rFonts w:cs="Calibri" w:cstheme="minorHAnsi"/>
        </w:rPr>
        <w:t>Signature:</w:t>
      </w:r>
      <w:r>
        <w:rPr>
          <w:rFonts w:cs="Calibri" w:cstheme="minorHAnsi"/>
          <w:u w:val="single"/>
        </w:rPr>
        <w:tab/>
        <w:tab/>
        <w:tab/>
        <w:tab/>
      </w:r>
      <w:r>
        <w:rPr>
          <w:rFonts w:cs="Calibri" w:cstheme="minorHAnsi"/>
        </w:rPr>
        <w:tab/>
        <w:t>Date:</w:t>
      </w:r>
      <w:r>
        <w:rPr>
          <w:rFonts w:cs="Calibri" w:cstheme="minorHAnsi"/>
          <w:u w:val="single"/>
        </w:rPr>
        <w:tab/>
        <w:tab/>
        <w:tab/>
        <w:tab/>
        <w:t>___________</w:t>
      </w:r>
      <w:r>
        <w:rPr>
          <w:rFonts w:cs="Calibri" w:cstheme="minorHAnsi"/>
          <w:b/>
        </w:rPr>
        <w:t>Note:</w:t>
      </w:r>
      <w:r>
        <w:rPr>
          <w:rFonts w:cs="Calibri" w:cstheme="minorHAnsi"/>
        </w:rPr>
        <w:t xml:space="preserve"> </w:t>
      </w:r>
    </w:p>
    <w:p>
      <w:pPr>
        <w:pStyle w:val="Normal"/>
        <w:rPr>
          <w:rFonts w:ascii="Calibri" w:hAnsi="Calibri" w:cs="Calibri"/>
          <w:b/>
          <w:bCs/>
          <w:spacing w:val="2"/>
          <w:sz w:val="36"/>
          <w:szCs w:val="36"/>
          <w:lang w:val="en-GB"/>
        </w:rPr>
      </w:pPr>
      <w:r>
        <w:rPr>
          <w:rFonts w:cs="Calibri" w:cstheme="minorHAnsi"/>
        </w:rPr>
        <w:t xml:space="preserve">Submission of this REPORT is mandatory. </w:t>
      </w:r>
      <w:r>
        <w:rPr>
          <w:rFonts w:cs="Calibri" w:cstheme="minorHAnsi"/>
          <w:i/>
        </w:rPr>
        <w:t>A copy of this report will be sent to the Accounts Department.</w:t>
      </w:r>
    </w:p>
    <w:p>
      <w:pPr>
        <w:pStyle w:val="Normal"/>
        <w:rPr>
          <w:rFonts w:ascii="Calibri" w:hAnsi="Calibri" w:cs="Calibri"/>
          <w:b/>
          <w:bCs/>
          <w:spacing w:val="2"/>
          <w:sz w:val="36"/>
          <w:szCs w:val="36"/>
          <w:lang w:val="en-GB"/>
        </w:rPr>
      </w:pPr>
      <w:r>
        <w:rPr>
          <w:rFonts w:cs="Calibri" w:ascii="Calibri" w:hAnsi="Calibri"/>
          <w:b/>
          <w:bCs/>
          <w:spacing w:val="2"/>
          <w:sz w:val="36"/>
          <w:szCs w:val="36"/>
          <w:lang w:val="en-GB"/>
        </w:rPr>
      </w:r>
      <w:bookmarkStart w:id="471" w:name="_Toc514659234"/>
      <w:bookmarkStart w:id="472" w:name="_Toc513535696"/>
      <w:bookmarkStart w:id="473" w:name="_Toc482182881"/>
      <w:bookmarkStart w:id="474" w:name="_Toc415758632"/>
      <w:bookmarkStart w:id="475" w:name="_Toc398324017"/>
      <w:bookmarkStart w:id="476" w:name="_Toc514659234"/>
      <w:bookmarkStart w:id="477" w:name="_Toc513535696"/>
      <w:bookmarkStart w:id="478" w:name="_Toc482182881"/>
      <w:bookmarkStart w:id="479" w:name="_Toc415758632"/>
      <w:bookmarkStart w:id="480" w:name="_Toc398324017"/>
      <w:r>
        <w:br w:type="page"/>
      </w:r>
    </w:p>
    <w:p>
      <w:pPr>
        <w:pStyle w:val="Normal"/>
        <w:keepNext w:val="true"/>
        <w:numPr>
          <w:ilvl w:val="0"/>
          <w:numId w:val="0"/>
        </w:numPr>
        <w:tabs>
          <w:tab w:val="clear" w:pos="720"/>
          <w:tab w:val="left" w:pos="630" w:leader="none"/>
        </w:tabs>
        <w:spacing w:before="0" w:after="160"/>
        <w:outlineLvl w:val="1"/>
        <w:rPr>
          <w:rFonts w:ascii="Calibri" w:hAnsi="Calibri" w:cs="Calibri"/>
          <w:b/>
          <w:bCs/>
          <w:spacing w:val="2"/>
          <w:sz w:val="36"/>
          <w:szCs w:val="36"/>
          <w:lang w:val="en-GB"/>
        </w:rPr>
      </w:pPr>
      <w:bookmarkStart w:id="481" w:name="_Toc514659234"/>
      <w:bookmarkStart w:id="482" w:name="_Toc513535696"/>
      <w:bookmarkStart w:id="483" w:name="_Toc482182881"/>
      <w:bookmarkStart w:id="484" w:name="_Toc415758632"/>
      <w:bookmarkStart w:id="485" w:name="_Toc398324017"/>
      <w:bookmarkStart w:id="486" w:name="_Toc514931137"/>
      <w:r>
        <w:rPr>
          <w:rFonts w:cs="Calibri" w:ascii="Calibri" w:hAnsi="Calibri"/>
          <w:b/>
          <w:bCs/>
          <w:spacing w:val="2"/>
          <w:sz w:val="36"/>
          <w:szCs w:val="36"/>
          <w:lang w:val="en-GB"/>
        </w:rPr>
        <w:t>ANNEXURE. C: Statement of Ethics</w:t>
      </w:r>
      <w:bookmarkEnd w:id="481"/>
      <w:bookmarkEnd w:id="482"/>
      <w:bookmarkEnd w:id="483"/>
      <w:bookmarkEnd w:id="484"/>
      <w:bookmarkEnd w:id="485"/>
      <w:bookmarkEnd w:id="486"/>
    </w:p>
    <w:p>
      <w:pPr>
        <w:pStyle w:val="Normal"/>
        <w:widowControl w:val="false"/>
        <w:numPr>
          <w:ilvl w:val="0"/>
          <w:numId w:val="257"/>
        </w:numPr>
        <w:ind w:hanging="450" w:start="450" w:end="202"/>
        <w:rPr>
          <w:rFonts w:ascii="Calibri" w:hAnsi="Calibri" w:eastAsia="Calibri" w:cs="Calibri"/>
          <w:color w:val="000000"/>
          <w:sz w:val="24"/>
        </w:rPr>
      </w:pPr>
      <w:r>
        <w:rPr>
          <w:rFonts w:eastAsia="Calibri" w:cs="Calibri" w:ascii="Calibri" w:hAnsi="Calibri"/>
          <w:color w:val="000000"/>
          <w:sz w:val="24"/>
        </w:rPr>
        <w:t>We</w:t>
      </w:r>
      <w:r>
        <w:rPr>
          <w:rFonts w:eastAsia="Calibri" w:cs="Calibri" w:ascii="Calibri" w:hAnsi="Calibri"/>
          <w:color w:val="000000"/>
          <w:spacing w:val="25"/>
          <w:sz w:val="24"/>
        </w:rPr>
        <w:t xml:space="preserve"> </w:t>
      </w:r>
      <w:r>
        <w:rPr>
          <w:rFonts w:eastAsia="Calibri" w:cs="Calibri" w:ascii="Calibri" w:hAnsi="Calibri"/>
          <w:color w:val="000000"/>
          <w:spacing w:val="-1"/>
          <w:sz w:val="24"/>
        </w:rPr>
        <w:t>d</w:t>
      </w:r>
      <w:r>
        <w:rPr>
          <w:rFonts w:eastAsia="Calibri" w:cs="Calibri" w:ascii="Calibri" w:hAnsi="Calibri"/>
          <w:color w:val="000000"/>
          <w:sz w:val="24"/>
        </w:rPr>
        <w:t>o</w:t>
      </w:r>
      <w:r>
        <w:rPr>
          <w:rFonts w:eastAsia="Calibri" w:cs="Calibri" w:ascii="Calibri" w:hAnsi="Calibri"/>
          <w:color w:val="000000"/>
          <w:spacing w:val="23"/>
          <w:sz w:val="24"/>
        </w:rPr>
        <w:t xml:space="preserve"> </w:t>
      </w:r>
      <w:r>
        <w:rPr>
          <w:rFonts w:eastAsia="Calibri" w:cs="Calibri" w:ascii="Calibri" w:hAnsi="Calibri"/>
          <w:color w:val="000000"/>
          <w:spacing w:val="1"/>
          <w:sz w:val="24"/>
        </w:rPr>
        <w:t>n</w:t>
      </w:r>
      <w:r>
        <w:rPr>
          <w:rFonts w:eastAsia="Calibri" w:cs="Calibri" w:ascii="Calibri" w:hAnsi="Calibri"/>
          <w:color w:val="000000"/>
          <w:spacing w:val="-2"/>
          <w:sz w:val="24"/>
        </w:rPr>
        <w:t>o</w:t>
      </w:r>
      <w:r>
        <w:rPr>
          <w:rFonts w:eastAsia="Calibri" w:cs="Calibri" w:ascii="Calibri" w:hAnsi="Calibri"/>
          <w:color w:val="000000"/>
          <w:sz w:val="24"/>
        </w:rPr>
        <w:t>t</w:t>
      </w:r>
      <w:r>
        <w:rPr>
          <w:rFonts w:eastAsia="Calibri" w:cs="Calibri" w:ascii="Calibri" w:hAnsi="Calibri"/>
          <w:color w:val="000000"/>
          <w:spacing w:val="26"/>
          <w:sz w:val="24"/>
        </w:rPr>
        <w:t xml:space="preserve"> </w:t>
      </w:r>
      <w:r>
        <w:rPr>
          <w:rFonts w:eastAsia="Calibri" w:cs="Calibri" w:ascii="Calibri" w:hAnsi="Calibri"/>
          <w:color w:val="000000"/>
          <w:sz w:val="24"/>
        </w:rPr>
        <w:t>ma</w:t>
      </w:r>
      <w:r>
        <w:rPr>
          <w:rFonts w:eastAsia="Calibri" w:cs="Calibri" w:ascii="Calibri" w:hAnsi="Calibri"/>
          <w:color w:val="000000"/>
          <w:spacing w:val="-1"/>
          <w:sz w:val="24"/>
        </w:rPr>
        <w:t>k</w:t>
      </w:r>
      <w:r>
        <w:rPr>
          <w:rFonts w:eastAsia="Calibri" w:cs="Calibri" w:ascii="Calibri" w:hAnsi="Calibri"/>
          <w:color w:val="000000"/>
          <w:sz w:val="24"/>
        </w:rPr>
        <w:t>e</w:t>
      </w:r>
      <w:r>
        <w:rPr>
          <w:rFonts w:eastAsia="Calibri" w:cs="Calibri" w:ascii="Calibri" w:hAnsi="Calibri"/>
          <w:color w:val="000000"/>
          <w:spacing w:val="23"/>
          <w:sz w:val="24"/>
        </w:rPr>
        <w:t xml:space="preserve"> </w:t>
      </w:r>
      <w:r>
        <w:rPr>
          <w:rFonts w:eastAsia="Calibri" w:cs="Calibri" w:ascii="Calibri" w:hAnsi="Calibri"/>
          <w:color w:val="000000"/>
          <w:sz w:val="24"/>
        </w:rPr>
        <w:t>misle</w:t>
      </w:r>
      <w:r>
        <w:rPr>
          <w:rFonts w:eastAsia="Calibri" w:cs="Calibri" w:ascii="Calibri" w:hAnsi="Calibri"/>
          <w:color w:val="000000"/>
          <w:spacing w:val="-1"/>
          <w:sz w:val="24"/>
        </w:rPr>
        <w:t>a</w:t>
      </w:r>
      <w:r>
        <w:rPr>
          <w:rFonts w:eastAsia="Calibri" w:cs="Calibri" w:ascii="Calibri" w:hAnsi="Calibri"/>
          <w:color w:val="000000"/>
          <w:spacing w:val="1"/>
          <w:sz w:val="24"/>
        </w:rPr>
        <w:t>d</w:t>
      </w:r>
      <w:r>
        <w:rPr>
          <w:rFonts w:eastAsia="Calibri" w:cs="Calibri" w:ascii="Calibri" w:hAnsi="Calibri"/>
          <w:color w:val="000000"/>
          <w:sz w:val="24"/>
        </w:rPr>
        <w:t>i</w:t>
      </w:r>
      <w:r>
        <w:rPr>
          <w:rFonts w:eastAsia="Calibri" w:cs="Calibri" w:ascii="Calibri" w:hAnsi="Calibri"/>
          <w:color w:val="000000"/>
          <w:spacing w:val="1"/>
          <w:sz w:val="24"/>
        </w:rPr>
        <w:t>n</w:t>
      </w:r>
      <w:r>
        <w:rPr>
          <w:rFonts w:eastAsia="Calibri" w:cs="Calibri" w:ascii="Calibri" w:hAnsi="Calibri"/>
          <w:color w:val="000000"/>
          <w:sz w:val="24"/>
        </w:rPr>
        <w:t>g</w:t>
      </w:r>
      <w:r>
        <w:rPr>
          <w:rFonts w:eastAsia="Calibri" w:cs="Calibri" w:ascii="Calibri" w:hAnsi="Calibri"/>
          <w:color w:val="000000"/>
          <w:spacing w:val="22"/>
          <w:sz w:val="24"/>
        </w:rPr>
        <w:t xml:space="preserve"> </w:t>
      </w:r>
      <w:r>
        <w:rPr>
          <w:rFonts w:eastAsia="Calibri" w:cs="Calibri" w:ascii="Calibri" w:hAnsi="Calibri"/>
          <w:color w:val="000000"/>
          <w:spacing w:val="-1"/>
          <w:sz w:val="24"/>
        </w:rPr>
        <w:t>c</w:t>
      </w:r>
      <w:r>
        <w:rPr>
          <w:rFonts w:eastAsia="Calibri" w:cs="Calibri" w:ascii="Calibri" w:hAnsi="Calibri"/>
          <w:color w:val="000000"/>
          <w:sz w:val="24"/>
        </w:rPr>
        <w:t>laims</w:t>
      </w:r>
      <w:r>
        <w:rPr>
          <w:rFonts w:eastAsia="Calibri" w:cs="Calibri" w:ascii="Calibri" w:hAnsi="Calibri"/>
          <w:color w:val="000000"/>
          <w:spacing w:val="23"/>
          <w:sz w:val="24"/>
        </w:rPr>
        <w:t xml:space="preserve"> </w:t>
      </w:r>
      <w:r>
        <w:rPr>
          <w:rFonts w:eastAsia="Calibri" w:cs="Calibri" w:ascii="Calibri" w:hAnsi="Calibri"/>
          <w:color w:val="000000"/>
          <w:spacing w:val="1"/>
          <w:sz w:val="24"/>
        </w:rPr>
        <w:t>f</w:t>
      </w:r>
      <w:r>
        <w:rPr>
          <w:rFonts w:eastAsia="Calibri" w:cs="Calibri" w:ascii="Calibri" w:hAnsi="Calibri"/>
          <w:color w:val="000000"/>
          <w:sz w:val="24"/>
        </w:rPr>
        <w:t>or</w:t>
      </w:r>
      <w:r>
        <w:rPr>
          <w:rFonts w:eastAsia="Calibri" w:cs="Calibri" w:ascii="Calibri" w:hAnsi="Calibri"/>
          <w:color w:val="000000"/>
          <w:spacing w:val="23"/>
          <w:sz w:val="24"/>
        </w:rPr>
        <w:t xml:space="preserve"> </w:t>
      </w:r>
      <w:r>
        <w:rPr>
          <w:rFonts w:eastAsia="Calibri" w:cs="Calibri" w:ascii="Calibri" w:hAnsi="Calibri"/>
          <w:color w:val="000000"/>
          <w:sz w:val="24"/>
        </w:rPr>
        <w:t>o</w:t>
      </w:r>
      <w:r>
        <w:rPr>
          <w:rFonts w:eastAsia="Calibri" w:cs="Calibri" w:ascii="Calibri" w:hAnsi="Calibri"/>
          <w:color w:val="000000"/>
          <w:spacing w:val="-1"/>
          <w:sz w:val="24"/>
        </w:rPr>
        <w:t>u</w:t>
      </w:r>
      <w:r>
        <w:rPr>
          <w:rFonts w:eastAsia="Calibri" w:cs="Calibri" w:ascii="Calibri" w:hAnsi="Calibri"/>
          <w:color w:val="000000"/>
          <w:sz w:val="24"/>
        </w:rPr>
        <w:t>r</w:t>
      </w:r>
      <w:r>
        <w:rPr>
          <w:rFonts w:eastAsia="Calibri" w:cs="Calibri" w:ascii="Calibri" w:hAnsi="Calibri"/>
          <w:color w:val="000000"/>
          <w:spacing w:val="25"/>
          <w:sz w:val="24"/>
        </w:rPr>
        <w:t xml:space="preserve"> </w:t>
      </w:r>
      <w:r>
        <w:rPr>
          <w:rFonts w:eastAsia="Calibri" w:cs="Calibri" w:ascii="Calibri" w:hAnsi="Calibri"/>
          <w:color w:val="000000"/>
          <w:sz w:val="24"/>
        </w:rPr>
        <w:t>s</w:t>
      </w:r>
      <w:r>
        <w:rPr>
          <w:rFonts w:eastAsia="Calibri" w:cs="Calibri" w:ascii="Calibri" w:hAnsi="Calibri"/>
          <w:color w:val="000000"/>
          <w:spacing w:val="-2"/>
          <w:sz w:val="24"/>
        </w:rPr>
        <w:t>e</w:t>
      </w:r>
      <w:r>
        <w:rPr>
          <w:rFonts w:eastAsia="Calibri" w:cs="Calibri" w:ascii="Calibri" w:hAnsi="Calibri"/>
          <w:color w:val="000000"/>
          <w:sz w:val="24"/>
        </w:rPr>
        <w:t>rvi</w:t>
      </w:r>
      <w:r>
        <w:rPr>
          <w:rFonts w:eastAsia="Calibri" w:cs="Calibri" w:ascii="Calibri" w:hAnsi="Calibri"/>
          <w:color w:val="000000"/>
          <w:spacing w:val="-1"/>
          <w:sz w:val="24"/>
        </w:rPr>
        <w:t>c</w:t>
      </w:r>
      <w:r>
        <w:rPr>
          <w:rFonts w:eastAsia="Calibri" w:cs="Calibri" w:ascii="Calibri" w:hAnsi="Calibri"/>
          <w:color w:val="000000"/>
          <w:sz w:val="24"/>
        </w:rPr>
        <w:t>es</w:t>
      </w:r>
      <w:r>
        <w:rPr>
          <w:rFonts w:eastAsia="Calibri" w:cs="Calibri" w:ascii="Calibri" w:hAnsi="Calibri"/>
          <w:color w:val="000000"/>
          <w:spacing w:val="25"/>
          <w:sz w:val="24"/>
        </w:rPr>
        <w:t xml:space="preserve"> </w:t>
      </w:r>
      <w:r>
        <w:rPr>
          <w:rFonts w:eastAsia="Calibri" w:cs="Calibri" w:ascii="Calibri" w:hAnsi="Calibri"/>
          <w:color w:val="000000"/>
          <w:sz w:val="24"/>
        </w:rPr>
        <w:t>or</w:t>
      </w:r>
      <w:r>
        <w:rPr>
          <w:rFonts w:eastAsia="Calibri" w:cs="Calibri" w:ascii="Calibri" w:hAnsi="Calibri"/>
          <w:color w:val="000000"/>
          <w:spacing w:val="23"/>
          <w:sz w:val="24"/>
        </w:rPr>
        <w:t xml:space="preserve"> </w:t>
      </w:r>
      <w:r>
        <w:rPr>
          <w:rFonts w:eastAsia="Calibri" w:cs="Calibri" w:ascii="Calibri" w:hAnsi="Calibri"/>
          <w:color w:val="000000"/>
          <w:spacing w:val="-1"/>
          <w:sz w:val="24"/>
        </w:rPr>
        <w:t>c</w:t>
      </w:r>
      <w:r>
        <w:rPr>
          <w:rFonts w:eastAsia="Calibri" w:cs="Calibri" w:ascii="Calibri" w:hAnsi="Calibri"/>
          <w:color w:val="000000"/>
          <w:sz w:val="24"/>
        </w:rPr>
        <w:t>ri</w:t>
      </w:r>
      <w:r>
        <w:rPr>
          <w:rFonts w:eastAsia="Calibri" w:cs="Calibri" w:ascii="Calibri" w:hAnsi="Calibri"/>
          <w:color w:val="000000"/>
          <w:spacing w:val="1"/>
          <w:sz w:val="24"/>
        </w:rPr>
        <w:t>t</w:t>
      </w:r>
      <w:r>
        <w:rPr>
          <w:rFonts w:eastAsia="Calibri" w:cs="Calibri" w:ascii="Calibri" w:hAnsi="Calibri"/>
          <w:color w:val="000000"/>
          <w:sz w:val="24"/>
        </w:rPr>
        <w:t>i</w:t>
      </w:r>
      <w:r>
        <w:rPr>
          <w:rFonts w:eastAsia="Calibri" w:cs="Calibri" w:ascii="Calibri" w:hAnsi="Calibri"/>
          <w:color w:val="000000"/>
          <w:spacing w:val="-1"/>
          <w:sz w:val="24"/>
        </w:rPr>
        <w:t>c</w:t>
      </w:r>
      <w:r>
        <w:rPr>
          <w:rFonts w:eastAsia="Calibri" w:cs="Calibri" w:ascii="Calibri" w:hAnsi="Calibri"/>
          <w:color w:val="000000"/>
          <w:sz w:val="24"/>
        </w:rPr>
        <w:t>i</w:t>
      </w:r>
      <w:r>
        <w:rPr>
          <w:rFonts w:eastAsia="Calibri" w:cs="Calibri" w:ascii="Calibri" w:hAnsi="Calibri"/>
          <w:color w:val="000000"/>
          <w:spacing w:val="-1"/>
          <w:sz w:val="24"/>
        </w:rPr>
        <w:t>z</w:t>
      </w:r>
      <w:r>
        <w:rPr>
          <w:rFonts w:eastAsia="Calibri" w:cs="Calibri" w:ascii="Calibri" w:hAnsi="Calibri"/>
          <w:color w:val="000000"/>
          <w:sz w:val="24"/>
        </w:rPr>
        <w:t>e</w:t>
      </w:r>
      <w:r>
        <w:rPr>
          <w:rFonts w:eastAsia="Calibri" w:cs="Calibri" w:ascii="Calibri" w:hAnsi="Calibri"/>
          <w:color w:val="000000"/>
          <w:spacing w:val="23"/>
          <w:sz w:val="24"/>
        </w:rPr>
        <w:t xml:space="preserve"> </w:t>
      </w:r>
      <w:r>
        <w:rPr>
          <w:rFonts w:eastAsia="Calibri" w:cs="Calibri" w:ascii="Calibri" w:hAnsi="Calibri"/>
          <w:color w:val="000000"/>
          <w:sz w:val="24"/>
        </w:rPr>
        <w:t>o</w:t>
      </w:r>
      <w:r>
        <w:rPr>
          <w:rFonts w:eastAsia="Calibri" w:cs="Calibri" w:ascii="Calibri" w:hAnsi="Calibri"/>
          <w:color w:val="000000"/>
          <w:spacing w:val="1"/>
          <w:sz w:val="24"/>
        </w:rPr>
        <w:t>u</w:t>
      </w:r>
      <w:r>
        <w:rPr>
          <w:rFonts w:eastAsia="Calibri" w:cs="Calibri" w:ascii="Calibri" w:hAnsi="Calibri"/>
          <w:color w:val="000000"/>
          <w:sz w:val="24"/>
        </w:rPr>
        <w:t>r</w:t>
      </w:r>
      <w:r>
        <w:rPr>
          <w:rFonts w:eastAsia="Calibri" w:cs="Calibri" w:ascii="Calibri" w:hAnsi="Calibri"/>
          <w:color w:val="000000"/>
          <w:spacing w:val="23"/>
          <w:sz w:val="24"/>
        </w:rPr>
        <w:t xml:space="preserve"> </w:t>
      </w:r>
      <w:r>
        <w:rPr>
          <w:rFonts w:eastAsia="Calibri" w:cs="Calibri" w:ascii="Calibri" w:hAnsi="Calibri"/>
          <w:color w:val="000000"/>
          <w:spacing w:val="-1"/>
          <w:sz w:val="24"/>
        </w:rPr>
        <w:t>c</w:t>
      </w:r>
      <w:r>
        <w:rPr>
          <w:rFonts w:eastAsia="Calibri" w:cs="Calibri" w:ascii="Calibri" w:hAnsi="Calibri"/>
          <w:color w:val="000000"/>
          <w:sz w:val="24"/>
        </w:rPr>
        <w:t>o</w:t>
      </w:r>
      <w:r>
        <w:rPr>
          <w:rFonts w:eastAsia="Calibri" w:cs="Calibri" w:ascii="Calibri" w:hAnsi="Calibri"/>
          <w:color w:val="000000"/>
          <w:spacing w:val="-2"/>
          <w:sz w:val="24"/>
        </w:rPr>
        <w:t>m</w:t>
      </w:r>
      <w:r>
        <w:rPr>
          <w:rFonts w:eastAsia="Calibri" w:cs="Calibri" w:ascii="Calibri" w:hAnsi="Calibri"/>
          <w:color w:val="000000"/>
          <w:spacing w:val="1"/>
          <w:sz w:val="24"/>
        </w:rPr>
        <w:t>p</w:t>
      </w:r>
      <w:r>
        <w:rPr>
          <w:rFonts w:eastAsia="Calibri" w:cs="Calibri" w:ascii="Calibri" w:hAnsi="Calibri"/>
          <w:color w:val="000000"/>
          <w:sz w:val="24"/>
        </w:rPr>
        <w:t>e</w:t>
      </w:r>
      <w:r>
        <w:rPr>
          <w:rFonts w:eastAsia="Calibri" w:cs="Calibri" w:ascii="Calibri" w:hAnsi="Calibri"/>
          <w:color w:val="000000"/>
          <w:spacing w:val="2"/>
          <w:sz w:val="24"/>
        </w:rPr>
        <w:t>t</w:t>
      </w:r>
      <w:r>
        <w:rPr>
          <w:rFonts w:eastAsia="Calibri" w:cs="Calibri" w:ascii="Calibri" w:hAnsi="Calibri"/>
          <w:color w:val="000000"/>
          <w:spacing w:val="-2"/>
          <w:sz w:val="24"/>
        </w:rPr>
        <w:t>i</w:t>
      </w:r>
      <w:r>
        <w:rPr>
          <w:rFonts w:eastAsia="Calibri" w:cs="Calibri" w:ascii="Calibri" w:hAnsi="Calibri"/>
          <w:color w:val="000000"/>
          <w:spacing w:val="1"/>
          <w:sz w:val="24"/>
        </w:rPr>
        <w:t>t</w:t>
      </w:r>
      <w:r>
        <w:rPr>
          <w:rFonts w:eastAsia="Calibri" w:cs="Calibri" w:ascii="Calibri" w:hAnsi="Calibri"/>
          <w:color w:val="000000"/>
          <w:sz w:val="24"/>
        </w:rPr>
        <w:t>o</w:t>
      </w:r>
      <w:r>
        <w:rPr>
          <w:rFonts w:eastAsia="Calibri" w:cs="Calibri" w:ascii="Calibri" w:hAnsi="Calibri"/>
          <w:color w:val="000000"/>
          <w:spacing w:val="-2"/>
          <w:sz w:val="24"/>
        </w:rPr>
        <w:t>r</w:t>
      </w:r>
      <w:r>
        <w:rPr>
          <w:rFonts w:eastAsia="Calibri" w:cs="Calibri" w:ascii="Calibri" w:hAnsi="Calibri"/>
          <w:color w:val="000000"/>
          <w:sz w:val="24"/>
        </w:rPr>
        <w:t xml:space="preserve">s </w:t>
      </w:r>
      <w:r>
        <w:rPr>
          <w:rFonts w:eastAsia="Calibri" w:cs="Calibri" w:ascii="Calibri" w:hAnsi="Calibri"/>
          <w:color w:val="000000"/>
          <w:spacing w:val="1"/>
          <w:sz w:val="24"/>
        </w:rPr>
        <w:t>b</w:t>
      </w:r>
      <w:r>
        <w:rPr>
          <w:rFonts w:eastAsia="Calibri" w:cs="Calibri" w:ascii="Calibri" w:hAnsi="Calibri"/>
          <w:color w:val="000000"/>
          <w:sz w:val="24"/>
        </w:rPr>
        <w:t>e</w:t>
      </w:r>
      <w:r>
        <w:rPr>
          <w:rFonts w:eastAsia="Calibri" w:cs="Calibri" w:ascii="Calibri" w:hAnsi="Calibri"/>
          <w:color w:val="000000"/>
          <w:spacing w:val="1"/>
          <w:sz w:val="24"/>
        </w:rPr>
        <w:t>f</w:t>
      </w:r>
      <w:r>
        <w:rPr>
          <w:rFonts w:eastAsia="Calibri" w:cs="Calibri" w:ascii="Calibri" w:hAnsi="Calibri"/>
          <w:color w:val="000000"/>
          <w:spacing w:val="-2"/>
          <w:sz w:val="24"/>
        </w:rPr>
        <w:t>o</w:t>
      </w:r>
      <w:r>
        <w:rPr>
          <w:rFonts w:eastAsia="Calibri" w:cs="Calibri" w:ascii="Calibri" w:hAnsi="Calibri"/>
          <w:color w:val="000000"/>
          <w:sz w:val="24"/>
        </w:rPr>
        <w:t>re</w:t>
      </w:r>
      <w:r>
        <w:rPr>
          <w:rFonts w:eastAsia="Calibri" w:cs="Calibri" w:ascii="Calibri" w:hAnsi="Calibri"/>
          <w:color w:val="000000"/>
          <w:spacing w:val="5"/>
          <w:sz w:val="24"/>
        </w:rPr>
        <w:t xml:space="preserve"> </w:t>
      </w:r>
      <w:r>
        <w:rPr>
          <w:rFonts w:eastAsia="Calibri" w:cs="Calibri" w:ascii="Calibri" w:hAnsi="Calibri"/>
          <w:color w:val="000000"/>
          <w:spacing w:val="-1"/>
          <w:sz w:val="24"/>
        </w:rPr>
        <w:t>c</w:t>
      </w:r>
      <w:r>
        <w:rPr>
          <w:rFonts w:eastAsia="Calibri" w:cs="Calibri" w:ascii="Calibri" w:hAnsi="Calibri"/>
          <w:color w:val="000000"/>
          <w:sz w:val="24"/>
        </w:rPr>
        <w:t>li</w:t>
      </w:r>
      <w:r>
        <w:rPr>
          <w:rFonts w:eastAsia="Calibri" w:cs="Calibri" w:ascii="Calibri" w:hAnsi="Calibri"/>
          <w:color w:val="000000"/>
          <w:spacing w:val="-2"/>
          <w:sz w:val="24"/>
        </w:rPr>
        <w:t>e</w:t>
      </w:r>
      <w:r>
        <w:rPr>
          <w:rFonts w:eastAsia="Calibri" w:cs="Calibri" w:ascii="Calibri" w:hAnsi="Calibri"/>
          <w:color w:val="000000"/>
          <w:spacing w:val="1"/>
          <w:sz w:val="24"/>
        </w:rPr>
        <w:t>nt</w:t>
      </w:r>
      <w:r>
        <w:rPr>
          <w:rFonts w:eastAsia="Calibri" w:cs="Calibri" w:ascii="Calibri" w:hAnsi="Calibri"/>
          <w:color w:val="000000"/>
          <w:sz w:val="24"/>
        </w:rPr>
        <w:t>s.</w:t>
      </w:r>
      <w:r>
        <w:rPr>
          <w:rFonts w:eastAsia="Calibri" w:cs="Calibri" w:ascii="Calibri" w:hAnsi="Calibri"/>
          <w:color w:val="000000"/>
          <w:spacing w:val="1"/>
          <w:sz w:val="24"/>
        </w:rPr>
        <w:t xml:space="preserve"> </w:t>
      </w:r>
      <w:r>
        <w:rPr>
          <w:rFonts w:eastAsia="Calibri" w:cs="Calibri" w:ascii="Calibri" w:hAnsi="Calibri"/>
          <w:color w:val="000000"/>
          <w:sz w:val="24"/>
        </w:rPr>
        <w:t>We</w:t>
      </w:r>
      <w:r>
        <w:rPr>
          <w:rFonts w:eastAsia="Calibri" w:cs="Calibri" w:ascii="Calibri" w:hAnsi="Calibri"/>
          <w:color w:val="000000"/>
          <w:spacing w:val="3"/>
          <w:sz w:val="24"/>
        </w:rPr>
        <w:t xml:space="preserve"> </w:t>
      </w:r>
      <w:r>
        <w:rPr>
          <w:rFonts w:eastAsia="Calibri" w:cs="Calibri" w:ascii="Calibri" w:hAnsi="Calibri"/>
          <w:color w:val="000000"/>
          <w:sz w:val="24"/>
        </w:rPr>
        <w:t>o</w:t>
      </w:r>
      <w:r>
        <w:rPr>
          <w:rFonts w:eastAsia="Calibri" w:cs="Calibri" w:ascii="Calibri" w:hAnsi="Calibri"/>
          <w:color w:val="000000"/>
          <w:spacing w:val="1"/>
          <w:sz w:val="24"/>
        </w:rPr>
        <w:t>n</w:t>
      </w:r>
      <w:r>
        <w:rPr>
          <w:rFonts w:eastAsia="Calibri" w:cs="Calibri" w:ascii="Calibri" w:hAnsi="Calibri"/>
          <w:color w:val="000000"/>
          <w:sz w:val="24"/>
        </w:rPr>
        <w:t>ly</w:t>
      </w:r>
      <w:r>
        <w:rPr>
          <w:rFonts w:eastAsia="Calibri" w:cs="Calibri" w:ascii="Calibri" w:hAnsi="Calibri"/>
          <w:color w:val="000000"/>
          <w:spacing w:val="1"/>
          <w:sz w:val="24"/>
        </w:rPr>
        <w:t xml:space="preserve"> b</w:t>
      </w:r>
      <w:r>
        <w:rPr>
          <w:rFonts w:eastAsia="Calibri" w:cs="Calibri" w:ascii="Calibri" w:hAnsi="Calibri"/>
          <w:color w:val="000000"/>
          <w:sz w:val="24"/>
        </w:rPr>
        <w:t>eli</w:t>
      </w:r>
      <w:r>
        <w:rPr>
          <w:rFonts w:eastAsia="Calibri" w:cs="Calibri" w:ascii="Calibri" w:hAnsi="Calibri"/>
          <w:color w:val="000000"/>
          <w:spacing w:val="1"/>
          <w:sz w:val="24"/>
        </w:rPr>
        <w:t>e</w:t>
      </w:r>
      <w:r>
        <w:rPr>
          <w:rFonts w:eastAsia="Calibri" w:cs="Calibri" w:ascii="Calibri" w:hAnsi="Calibri"/>
          <w:color w:val="000000"/>
          <w:sz w:val="24"/>
        </w:rPr>
        <w:t>ve</w:t>
      </w:r>
      <w:r>
        <w:rPr>
          <w:rFonts w:eastAsia="Calibri" w:cs="Calibri" w:ascii="Calibri" w:hAnsi="Calibri"/>
          <w:color w:val="000000"/>
          <w:spacing w:val="2"/>
          <w:sz w:val="24"/>
        </w:rPr>
        <w:t xml:space="preserve"> </w:t>
      </w:r>
      <w:r>
        <w:rPr>
          <w:rFonts w:eastAsia="Calibri" w:cs="Calibri" w:ascii="Calibri" w:hAnsi="Calibri"/>
          <w:color w:val="000000"/>
          <w:sz w:val="24"/>
        </w:rPr>
        <w:t>in</w:t>
      </w:r>
      <w:r>
        <w:rPr>
          <w:rFonts w:eastAsia="Calibri" w:cs="Calibri" w:ascii="Calibri" w:hAnsi="Calibri"/>
          <w:color w:val="000000"/>
          <w:spacing w:val="3"/>
          <w:sz w:val="24"/>
        </w:rPr>
        <w:t xml:space="preserve"> </w:t>
      </w:r>
      <w:r>
        <w:rPr>
          <w:rFonts w:eastAsia="Calibri" w:cs="Calibri" w:ascii="Calibri" w:hAnsi="Calibri"/>
          <w:color w:val="000000"/>
          <w:sz w:val="24"/>
        </w:rPr>
        <w:t>servi</w:t>
      </w:r>
      <w:r>
        <w:rPr>
          <w:rFonts w:eastAsia="Calibri" w:cs="Calibri" w:ascii="Calibri" w:hAnsi="Calibri"/>
          <w:color w:val="000000"/>
          <w:spacing w:val="-1"/>
          <w:sz w:val="24"/>
        </w:rPr>
        <w:t>c</w:t>
      </w:r>
      <w:r>
        <w:rPr>
          <w:rFonts w:eastAsia="Calibri" w:cs="Calibri" w:ascii="Calibri" w:hAnsi="Calibri"/>
          <w:color w:val="000000"/>
          <w:sz w:val="24"/>
        </w:rPr>
        <w:t>i</w:t>
      </w:r>
      <w:r>
        <w:rPr>
          <w:rFonts w:eastAsia="Calibri" w:cs="Calibri" w:ascii="Calibri" w:hAnsi="Calibri"/>
          <w:color w:val="000000"/>
          <w:spacing w:val="1"/>
          <w:sz w:val="24"/>
        </w:rPr>
        <w:t>n</w:t>
      </w:r>
      <w:r>
        <w:rPr>
          <w:rFonts w:eastAsia="Calibri" w:cs="Calibri" w:ascii="Calibri" w:hAnsi="Calibri"/>
          <w:color w:val="000000"/>
          <w:sz w:val="24"/>
        </w:rPr>
        <w:t>g</w:t>
      </w:r>
      <w:r>
        <w:rPr>
          <w:rFonts w:eastAsia="Calibri" w:cs="Calibri" w:ascii="Calibri" w:hAnsi="Calibri"/>
          <w:color w:val="000000"/>
          <w:spacing w:val="2"/>
          <w:sz w:val="24"/>
        </w:rPr>
        <w:t xml:space="preserve"> </w:t>
      </w:r>
      <w:r>
        <w:rPr>
          <w:rFonts w:eastAsia="Calibri" w:cs="Calibri" w:ascii="Calibri" w:hAnsi="Calibri"/>
          <w:color w:val="000000"/>
          <w:sz w:val="24"/>
        </w:rPr>
        <w:t>o</w:t>
      </w:r>
      <w:r>
        <w:rPr>
          <w:rFonts w:eastAsia="Calibri" w:cs="Calibri" w:ascii="Calibri" w:hAnsi="Calibri"/>
          <w:color w:val="000000"/>
          <w:spacing w:val="1"/>
          <w:sz w:val="24"/>
        </w:rPr>
        <w:t>u</w:t>
      </w:r>
      <w:r>
        <w:rPr>
          <w:rFonts w:eastAsia="Calibri" w:cs="Calibri" w:ascii="Calibri" w:hAnsi="Calibri"/>
          <w:color w:val="000000"/>
          <w:sz w:val="24"/>
        </w:rPr>
        <w:t xml:space="preserve">r </w:t>
      </w:r>
      <w:r>
        <w:rPr>
          <w:rFonts w:eastAsia="Calibri" w:cs="Calibri" w:ascii="Calibri" w:hAnsi="Calibri"/>
          <w:color w:val="000000"/>
          <w:spacing w:val="-1"/>
          <w:sz w:val="24"/>
        </w:rPr>
        <w:t>c</w:t>
      </w:r>
      <w:r>
        <w:rPr>
          <w:rFonts w:eastAsia="Calibri" w:cs="Calibri" w:ascii="Calibri" w:hAnsi="Calibri"/>
          <w:color w:val="000000"/>
          <w:sz w:val="24"/>
        </w:rPr>
        <w:t>lie</w:t>
      </w:r>
      <w:r>
        <w:rPr>
          <w:rFonts w:eastAsia="Calibri" w:cs="Calibri" w:ascii="Calibri" w:hAnsi="Calibri"/>
          <w:color w:val="000000"/>
          <w:spacing w:val="1"/>
          <w:sz w:val="24"/>
        </w:rPr>
        <w:t>nt</w:t>
      </w:r>
      <w:r>
        <w:rPr>
          <w:rFonts w:eastAsia="Calibri" w:cs="Calibri" w:ascii="Calibri" w:hAnsi="Calibri"/>
          <w:color w:val="000000"/>
          <w:sz w:val="24"/>
        </w:rPr>
        <w:t>’s</w:t>
      </w:r>
      <w:r>
        <w:rPr>
          <w:rFonts w:eastAsia="Calibri" w:cs="Calibri" w:ascii="Calibri" w:hAnsi="Calibri"/>
          <w:color w:val="000000"/>
          <w:spacing w:val="2"/>
          <w:sz w:val="24"/>
        </w:rPr>
        <w:t xml:space="preserve"> </w:t>
      </w:r>
      <w:r>
        <w:rPr>
          <w:rFonts w:eastAsia="Calibri" w:cs="Calibri" w:ascii="Calibri" w:hAnsi="Calibri"/>
          <w:color w:val="000000"/>
          <w:spacing w:val="1"/>
          <w:sz w:val="24"/>
        </w:rPr>
        <w:t>n</w:t>
      </w:r>
      <w:r>
        <w:rPr>
          <w:rFonts w:eastAsia="Calibri" w:cs="Calibri" w:ascii="Calibri" w:hAnsi="Calibri"/>
          <w:color w:val="000000"/>
          <w:sz w:val="24"/>
        </w:rPr>
        <w:t>e</w:t>
      </w:r>
      <w:r>
        <w:rPr>
          <w:rFonts w:eastAsia="Calibri" w:cs="Calibri" w:ascii="Calibri" w:hAnsi="Calibri"/>
          <w:color w:val="000000"/>
          <w:spacing w:val="-1"/>
          <w:sz w:val="24"/>
        </w:rPr>
        <w:t>e</w:t>
      </w:r>
      <w:r>
        <w:rPr>
          <w:rFonts w:eastAsia="Calibri" w:cs="Calibri" w:ascii="Calibri" w:hAnsi="Calibri"/>
          <w:color w:val="000000"/>
          <w:spacing w:val="1"/>
          <w:sz w:val="24"/>
        </w:rPr>
        <w:t>d</w:t>
      </w:r>
      <w:r>
        <w:rPr>
          <w:rFonts w:eastAsia="Calibri" w:cs="Calibri" w:ascii="Calibri" w:hAnsi="Calibri"/>
          <w:color w:val="000000"/>
          <w:sz w:val="24"/>
        </w:rPr>
        <w:t>s</w:t>
      </w:r>
      <w:r>
        <w:rPr>
          <w:rFonts w:eastAsia="Calibri" w:cs="Calibri" w:ascii="Calibri" w:hAnsi="Calibri"/>
          <w:color w:val="000000"/>
          <w:spacing w:val="2"/>
          <w:sz w:val="24"/>
        </w:rPr>
        <w:t xml:space="preserve"> </w:t>
      </w:r>
      <w:r>
        <w:rPr>
          <w:rFonts w:eastAsia="Calibri" w:cs="Calibri" w:ascii="Calibri" w:hAnsi="Calibri"/>
          <w:color w:val="000000"/>
          <w:spacing w:val="1"/>
          <w:sz w:val="24"/>
        </w:rPr>
        <w:t>t</w:t>
      </w:r>
      <w:r>
        <w:rPr>
          <w:rFonts w:eastAsia="Calibri" w:cs="Calibri" w:ascii="Calibri" w:hAnsi="Calibri"/>
          <w:color w:val="000000"/>
          <w:sz w:val="24"/>
        </w:rPr>
        <w:t>o</w:t>
      </w:r>
      <w:r>
        <w:rPr>
          <w:rFonts w:eastAsia="Calibri" w:cs="Calibri" w:ascii="Calibri" w:hAnsi="Calibri"/>
          <w:color w:val="000000"/>
          <w:spacing w:val="3"/>
          <w:sz w:val="24"/>
        </w:rPr>
        <w:t xml:space="preserve"> </w:t>
      </w:r>
      <w:r>
        <w:rPr>
          <w:rFonts w:eastAsia="Calibri" w:cs="Calibri" w:ascii="Calibri" w:hAnsi="Calibri"/>
          <w:color w:val="000000"/>
          <w:spacing w:val="-1"/>
          <w:sz w:val="24"/>
        </w:rPr>
        <w:t>t</w:t>
      </w:r>
      <w:r>
        <w:rPr>
          <w:rFonts w:eastAsia="Calibri" w:cs="Calibri" w:ascii="Calibri" w:hAnsi="Calibri"/>
          <w:color w:val="000000"/>
          <w:spacing w:val="1"/>
          <w:sz w:val="24"/>
        </w:rPr>
        <w:t>h</w:t>
      </w:r>
      <w:r>
        <w:rPr>
          <w:rFonts w:eastAsia="Calibri" w:cs="Calibri" w:ascii="Calibri" w:hAnsi="Calibri"/>
          <w:color w:val="000000"/>
          <w:sz w:val="24"/>
        </w:rPr>
        <w:t>e</w:t>
      </w:r>
      <w:r>
        <w:rPr>
          <w:rFonts w:eastAsia="Calibri" w:cs="Calibri" w:ascii="Calibri" w:hAnsi="Calibri"/>
          <w:color w:val="000000"/>
          <w:spacing w:val="3"/>
          <w:sz w:val="24"/>
        </w:rPr>
        <w:t xml:space="preserve"> </w:t>
      </w:r>
      <w:r>
        <w:rPr>
          <w:rFonts w:eastAsia="Calibri" w:cs="Calibri" w:ascii="Calibri" w:hAnsi="Calibri"/>
          <w:color w:val="000000"/>
          <w:spacing w:val="1"/>
          <w:sz w:val="24"/>
        </w:rPr>
        <w:t>b</w:t>
      </w:r>
      <w:r>
        <w:rPr>
          <w:rFonts w:eastAsia="Calibri" w:cs="Calibri" w:ascii="Calibri" w:hAnsi="Calibri"/>
          <w:color w:val="000000"/>
          <w:sz w:val="24"/>
        </w:rPr>
        <w:t>e</w:t>
      </w:r>
      <w:r>
        <w:rPr>
          <w:rFonts w:eastAsia="Calibri" w:cs="Calibri" w:ascii="Calibri" w:hAnsi="Calibri"/>
          <w:color w:val="000000"/>
          <w:spacing w:val="-2"/>
          <w:sz w:val="24"/>
        </w:rPr>
        <w:t>s</w:t>
      </w:r>
      <w:r>
        <w:rPr>
          <w:rFonts w:eastAsia="Calibri" w:cs="Calibri" w:ascii="Calibri" w:hAnsi="Calibri"/>
          <w:color w:val="000000"/>
          <w:sz w:val="24"/>
        </w:rPr>
        <w:t>t</w:t>
      </w:r>
      <w:r>
        <w:rPr>
          <w:rFonts w:eastAsia="Calibri" w:cs="Calibri" w:ascii="Calibri" w:hAnsi="Calibri"/>
          <w:color w:val="000000"/>
          <w:spacing w:val="5"/>
          <w:sz w:val="24"/>
        </w:rPr>
        <w:t xml:space="preserve"> </w:t>
      </w:r>
      <w:r>
        <w:rPr>
          <w:rFonts w:eastAsia="Calibri" w:cs="Calibri" w:ascii="Calibri" w:hAnsi="Calibri"/>
          <w:color w:val="000000"/>
          <w:spacing w:val="-2"/>
          <w:sz w:val="24"/>
        </w:rPr>
        <w:t>o</w:t>
      </w:r>
      <w:r>
        <w:rPr>
          <w:rFonts w:eastAsia="Calibri" w:cs="Calibri" w:ascii="Calibri" w:hAnsi="Calibri"/>
          <w:color w:val="000000"/>
          <w:sz w:val="24"/>
        </w:rPr>
        <w:t>f</w:t>
      </w:r>
      <w:r>
        <w:rPr>
          <w:rFonts w:eastAsia="Calibri" w:cs="Calibri" w:ascii="Calibri" w:hAnsi="Calibri"/>
          <w:color w:val="000000"/>
          <w:spacing w:val="3"/>
          <w:sz w:val="24"/>
        </w:rPr>
        <w:t xml:space="preserve"> </w:t>
      </w:r>
      <w:r>
        <w:rPr>
          <w:rFonts w:eastAsia="Calibri" w:cs="Calibri" w:ascii="Calibri" w:hAnsi="Calibri"/>
          <w:color w:val="000000"/>
          <w:sz w:val="24"/>
        </w:rPr>
        <w:t>o</w:t>
      </w:r>
      <w:r>
        <w:rPr>
          <w:rFonts w:eastAsia="Calibri" w:cs="Calibri" w:ascii="Calibri" w:hAnsi="Calibri"/>
          <w:color w:val="000000"/>
          <w:spacing w:val="-1"/>
          <w:sz w:val="24"/>
        </w:rPr>
        <w:t>u</w:t>
      </w:r>
      <w:r>
        <w:rPr>
          <w:rFonts w:eastAsia="Calibri" w:cs="Calibri" w:ascii="Calibri" w:hAnsi="Calibri"/>
          <w:color w:val="000000"/>
          <w:sz w:val="24"/>
        </w:rPr>
        <w:t>r e</w:t>
      </w:r>
      <w:r>
        <w:rPr>
          <w:rFonts w:eastAsia="Calibri" w:cs="Calibri" w:ascii="Calibri" w:hAnsi="Calibri"/>
          <w:color w:val="000000"/>
          <w:spacing w:val="2"/>
          <w:sz w:val="24"/>
        </w:rPr>
        <w:t>f</w:t>
      </w:r>
      <w:r>
        <w:rPr>
          <w:rFonts w:eastAsia="Calibri" w:cs="Calibri" w:ascii="Calibri" w:hAnsi="Calibri"/>
          <w:color w:val="000000"/>
          <w:spacing w:val="1"/>
          <w:sz w:val="24"/>
        </w:rPr>
        <w:t>f</w:t>
      </w:r>
      <w:r>
        <w:rPr>
          <w:rFonts w:eastAsia="Calibri" w:cs="Calibri" w:ascii="Calibri" w:hAnsi="Calibri"/>
          <w:color w:val="000000"/>
          <w:spacing w:val="-2"/>
          <w:sz w:val="24"/>
        </w:rPr>
        <w:t>o</w:t>
      </w:r>
      <w:r>
        <w:rPr>
          <w:rFonts w:eastAsia="Calibri" w:cs="Calibri" w:ascii="Calibri" w:hAnsi="Calibri"/>
          <w:color w:val="000000"/>
          <w:sz w:val="24"/>
        </w:rPr>
        <w:t>r</w:t>
      </w:r>
      <w:r>
        <w:rPr>
          <w:rFonts w:eastAsia="Calibri" w:cs="Calibri" w:ascii="Calibri" w:hAnsi="Calibri"/>
          <w:color w:val="000000"/>
          <w:spacing w:val="1"/>
          <w:sz w:val="24"/>
        </w:rPr>
        <w:t>t</w:t>
      </w:r>
      <w:r>
        <w:rPr>
          <w:rFonts w:eastAsia="Calibri" w:cs="Calibri" w:ascii="Calibri" w:hAnsi="Calibri"/>
          <w:color w:val="000000"/>
          <w:sz w:val="24"/>
        </w:rPr>
        <w:t>s.</w:t>
      </w:r>
    </w:p>
    <w:p>
      <w:pPr>
        <w:pStyle w:val="Normal"/>
        <w:widowControl w:val="false"/>
        <w:numPr>
          <w:ilvl w:val="0"/>
          <w:numId w:val="257"/>
        </w:numPr>
        <w:ind w:hanging="450" w:start="450" w:end="202"/>
        <w:rPr>
          <w:rFonts w:ascii="Calibri" w:hAnsi="Calibri" w:eastAsia="Calibri" w:cs="Calibri"/>
          <w:color w:val="000000"/>
          <w:sz w:val="24"/>
        </w:rPr>
      </w:pPr>
      <w:r>
        <w:rPr>
          <w:rFonts w:eastAsia="Calibri" w:cs="Calibri" w:ascii="Calibri" w:hAnsi="Calibri"/>
          <w:color w:val="000000"/>
          <w:sz w:val="24"/>
        </w:rPr>
        <w:t>We</w:t>
      </w:r>
      <w:r>
        <w:rPr>
          <w:rFonts w:eastAsia="Calibri" w:cs="Calibri" w:ascii="Calibri" w:hAnsi="Calibri"/>
          <w:color w:val="000000"/>
          <w:spacing w:val="1"/>
          <w:sz w:val="24"/>
        </w:rPr>
        <w:t xml:space="preserve"> p</w:t>
      </w:r>
      <w:r>
        <w:rPr>
          <w:rFonts w:eastAsia="Calibri" w:cs="Calibri" w:ascii="Calibri" w:hAnsi="Calibri"/>
          <w:color w:val="000000"/>
          <w:sz w:val="24"/>
        </w:rPr>
        <w:t>e</w:t>
      </w:r>
      <w:r>
        <w:rPr>
          <w:rFonts w:eastAsia="Calibri" w:cs="Calibri" w:ascii="Calibri" w:hAnsi="Calibri"/>
          <w:color w:val="000000"/>
          <w:spacing w:val="-1"/>
          <w:sz w:val="24"/>
        </w:rPr>
        <w:t>r</w:t>
      </w:r>
      <w:r>
        <w:rPr>
          <w:rFonts w:eastAsia="Calibri" w:cs="Calibri" w:ascii="Calibri" w:hAnsi="Calibri"/>
          <w:color w:val="000000"/>
          <w:spacing w:val="1"/>
          <w:sz w:val="24"/>
        </w:rPr>
        <w:t>f</w:t>
      </w:r>
      <w:r>
        <w:rPr>
          <w:rFonts w:eastAsia="Calibri" w:cs="Calibri" w:ascii="Calibri" w:hAnsi="Calibri"/>
          <w:color w:val="000000"/>
          <w:sz w:val="24"/>
        </w:rPr>
        <w:t>orm</w:t>
      </w:r>
      <w:r>
        <w:rPr>
          <w:rFonts w:eastAsia="Calibri" w:cs="Calibri" w:ascii="Calibri" w:hAnsi="Calibri"/>
          <w:color w:val="000000"/>
          <w:spacing w:val="-1"/>
          <w:sz w:val="24"/>
        </w:rPr>
        <w:t xml:space="preserve"> </w:t>
      </w:r>
      <w:r>
        <w:rPr>
          <w:rFonts w:eastAsia="Calibri" w:cs="Calibri" w:ascii="Calibri" w:hAnsi="Calibri"/>
          <w:color w:val="000000"/>
          <w:spacing w:val="-2"/>
          <w:sz w:val="24"/>
        </w:rPr>
        <w:t>o</w:t>
      </w:r>
      <w:r>
        <w:rPr>
          <w:rFonts w:eastAsia="Calibri" w:cs="Calibri" w:ascii="Calibri" w:hAnsi="Calibri"/>
          <w:color w:val="000000"/>
          <w:spacing w:val="1"/>
          <w:sz w:val="24"/>
        </w:rPr>
        <w:t>u</w:t>
      </w:r>
      <w:r>
        <w:rPr>
          <w:rFonts w:eastAsia="Calibri" w:cs="Calibri" w:ascii="Calibri" w:hAnsi="Calibri"/>
          <w:color w:val="000000"/>
          <w:sz w:val="24"/>
        </w:rPr>
        <w:t>r</w:t>
      </w:r>
      <w:r>
        <w:rPr>
          <w:rFonts w:eastAsia="Calibri" w:cs="Calibri" w:ascii="Calibri" w:hAnsi="Calibri"/>
          <w:color w:val="000000"/>
          <w:spacing w:val="1"/>
          <w:sz w:val="24"/>
        </w:rPr>
        <w:t xml:space="preserve"> </w:t>
      </w:r>
      <w:r>
        <w:rPr>
          <w:rFonts w:eastAsia="Calibri" w:cs="Calibri" w:ascii="Calibri" w:hAnsi="Calibri"/>
          <w:color w:val="000000"/>
          <w:spacing w:val="-1"/>
          <w:sz w:val="24"/>
        </w:rPr>
        <w:t>w</w:t>
      </w:r>
      <w:r>
        <w:rPr>
          <w:rFonts w:eastAsia="Calibri" w:cs="Calibri" w:ascii="Calibri" w:hAnsi="Calibri"/>
          <w:color w:val="000000"/>
          <w:sz w:val="24"/>
        </w:rPr>
        <w:t>ork a</w:t>
      </w:r>
      <w:r>
        <w:rPr>
          <w:rFonts w:eastAsia="Calibri" w:cs="Calibri" w:ascii="Calibri" w:hAnsi="Calibri"/>
          <w:color w:val="000000"/>
          <w:spacing w:val="-3"/>
          <w:sz w:val="24"/>
        </w:rPr>
        <w:t>c</w:t>
      </w:r>
      <w:r>
        <w:rPr>
          <w:rFonts w:eastAsia="Calibri" w:cs="Calibri" w:ascii="Calibri" w:hAnsi="Calibri"/>
          <w:color w:val="000000"/>
          <w:spacing w:val="-1"/>
          <w:sz w:val="24"/>
        </w:rPr>
        <w:t>c</w:t>
      </w:r>
      <w:r>
        <w:rPr>
          <w:rFonts w:eastAsia="Calibri" w:cs="Calibri" w:ascii="Calibri" w:hAnsi="Calibri"/>
          <w:color w:val="000000"/>
          <w:sz w:val="24"/>
        </w:rPr>
        <w:t>or</w:t>
      </w:r>
      <w:r>
        <w:rPr>
          <w:rFonts w:eastAsia="Calibri" w:cs="Calibri" w:ascii="Calibri" w:hAnsi="Calibri"/>
          <w:color w:val="000000"/>
          <w:spacing w:val="1"/>
          <w:sz w:val="24"/>
        </w:rPr>
        <w:t>d</w:t>
      </w:r>
      <w:r>
        <w:rPr>
          <w:rFonts w:eastAsia="Calibri" w:cs="Calibri" w:ascii="Calibri" w:hAnsi="Calibri"/>
          <w:color w:val="000000"/>
          <w:sz w:val="24"/>
        </w:rPr>
        <w:t>i</w:t>
      </w:r>
      <w:r>
        <w:rPr>
          <w:rFonts w:eastAsia="Calibri" w:cs="Calibri" w:ascii="Calibri" w:hAnsi="Calibri"/>
          <w:color w:val="000000"/>
          <w:spacing w:val="1"/>
          <w:sz w:val="24"/>
        </w:rPr>
        <w:t>n</w:t>
      </w:r>
      <w:r>
        <w:rPr>
          <w:rFonts w:eastAsia="Calibri" w:cs="Calibri" w:ascii="Calibri" w:hAnsi="Calibri"/>
          <w:color w:val="000000"/>
          <w:sz w:val="24"/>
        </w:rPr>
        <w:t>g</w:t>
      </w:r>
      <w:r>
        <w:rPr>
          <w:rFonts w:eastAsia="Calibri" w:cs="Calibri" w:ascii="Calibri" w:hAnsi="Calibri"/>
          <w:color w:val="000000"/>
          <w:spacing w:val="-2"/>
          <w:sz w:val="24"/>
        </w:rPr>
        <w:t xml:space="preserve"> </w:t>
      </w:r>
      <w:r>
        <w:rPr>
          <w:rFonts w:eastAsia="Calibri" w:cs="Calibri" w:ascii="Calibri" w:hAnsi="Calibri"/>
          <w:color w:val="000000"/>
          <w:spacing w:val="1"/>
          <w:sz w:val="24"/>
        </w:rPr>
        <w:t>t</w:t>
      </w:r>
      <w:r>
        <w:rPr>
          <w:rFonts w:eastAsia="Calibri" w:cs="Calibri" w:ascii="Calibri" w:hAnsi="Calibri"/>
          <w:color w:val="000000"/>
          <w:sz w:val="24"/>
        </w:rPr>
        <w:t>o</w:t>
      </w:r>
      <w:r>
        <w:rPr>
          <w:rFonts w:eastAsia="Calibri" w:cs="Calibri" w:ascii="Calibri" w:hAnsi="Calibri"/>
          <w:color w:val="000000"/>
          <w:spacing w:val="-1"/>
          <w:sz w:val="24"/>
        </w:rPr>
        <w:t xml:space="preserve"> </w:t>
      </w:r>
      <w:r>
        <w:rPr>
          <w:rFonts w:eastAsia="Calibri" w:cs="Calibri" w:ascii="Calibri" w:hAnsi="Calibri"/>
          <w:color w:val="000000"/>
          <w:spacing w:val="1"/>
          <w:sz w:val="24"/>
        </w:rPr>
        <w:t>t</w:t>
      </w:r>
      <w:r>
        <w:rPr>
          <w:rFonts w:eastAsia="Calibri" w:cs="Calibri" w:ascii="Calibri" w:hAnsi="Calibri"/>
          <w:color w:val="000000"/>
          <w:spacing w:val="-1"/>
          <w:sz w:val="24"/>
        </w:rPr>
        <w:t>h</w:t>
      </w:r>
      <w:r>
        <w:rPr>
          <w:rFonts w:eastAsia="Calibri" w:cs="Calibri" w:ascii="Calibri" w:hAnsi="Calibri"/>
          <w:color w:val="000000"/>
          <w:sz w:val="24"/>
        </w:rPr>
        <w:t>e</w:t>
      </w:r>
      <w:r>
        <w:rPr>
          <w:rFonts w:eastAsia="Calibri" w:cs="Calibri" w:ascii="Calibri" w:hAnsi="Calibri"/>
          <w:color w:val="000000"/>
          <w:spacing w:val="1"/>
          <w:sz w:val="24"/>
        </w:rPr>
        <w:t xml:space="preserve"> </w:t>
      </w:r>
      <w:r>
        <w:rPr>
          <w:rFonts w:eastAsia="Calibri" w:cs="Calibri" w:ascii="Calibri" w:hAnsi="Calibri"/>
          <w:color w:val="000000"/>
          <w:sz w:val="24"/>
        </w:rPr>
        <w:t>s</w:t>
      </w:r>
      <w:r>
        <w:rPr>
          <w:rFonts w:eastAsia="Calibri" w:cs="Calibri" w:ascii="Calibri" w:hAnsi="Calibri"/>
          <w:color w:val="000000"/>
          <w:spacing w:val="-2"/>
          <w:sz w:val="24"/>
        </w:rPr>
        <w:t>p</w:t>
      </w:r>
      <w:r>
        <w:rPr>
          <w:rFonts w:eastAsia="Calibri" w:cs="Calibri" w:ascii="Calibri" w:hAnsi="Calibri"/>
          <w:color w:val="000000"/>
          <w:sz w:val="24"/>
        </w:rPr>
        <w:t>eci</w:t>
      </w:r>
      <w:r>
        <w:rPr>
          <w:rFonts w:eastAsia="Calibri" w:cs="Calibri" w:ascii="Calibri" w:hAnsi="Calibri"/>
          <w:color w:val="000000"/>
          <w:spacing w:val="1"/>
          <w:sz w:val="24"/>
        </w:rPr>
        <w:t>f</w:t>
      </w:r>
      <w:r>
        <w:rPr>
          <w:rFonts w:eastAsia="Calibri" w:cs="Calibri" w:ascii="Calibri" w:hAnsi="Calibri"/>
          <w:color w:val="000000"/>
          <w:sz w:val="24"/>
        </w:rPr>
        <w:t>i</w:t>
      </w:r>
      <w:r>
        <w:rPr>
          <w:rFonts w:eastAsia="Calibri" w:cs="Calibri" w:ascii="Calibri" w:hAnsi="Calibri"/>
          <w:color w:val="000000"/>
          <w:spacing w:val="-2"/>
          <w:sz w:val="24"/>
        </w:rPr>
        <w:t>e</w:t>
      </w:r>
      <w:r>
        <w:rPr>
          <w:rFonts w:eastAsia="Calibri" w:cs="Calibri" w:ascii="Calibri" w:hAnsi="Calibri"/>
          <w:color w:val="000000"/>
          <w:sz w:val="24"/>
        </w:rPr>
        <w:t>d</w:t>
      </w:r>
      <w:r>
        <w:rPr>
          <w:rFonts w:eastAsia="Calibri" w:cs="Calibri" w:ascii="Calibri" w:hAnsi="Calibri"/>
          <w:color w:val="000000"/>
          <w:spacing w:val="-1"/>
          <w:sz w:val="24"/>
        </w:rPr>
        <w:t xml:space="preserve"> </w:t>
      </w:r>
      <w:r>
        <w:rPr>
          <w:rFonts w:eastAsia="Calibri" w:cs="Calibri" w:ascii="Calibri" w:hAnsi="Calibri"/>
          <w:color w:val="000000"/>
          <w:spacing w:val="1"/>
          <w:sz w:val="24"/>
        </w:rPr>
        <w:t>qu</w:t>
      </w:r>
      <w:r>
        <w:rPr>
          <w:rFonts w:eastAsia="Calibri" w:cs="Calibri" w:ascii="Calibri" w:hAnsi="Calibri"/>
          <w:color w:val="000000"/>
          <w:sz w:val="24"/>
        </w:rPr>
        <w:t>al</w:t>
      </w:r>
      <w:r>
        <w:rPr>
          <w:rFonts w:eastAsia="Calibri" w:cs="Calibri" w:ascii="Calibri" w:hAnsi="Calibri"/>
          <w:color w:val="000000"/>
          <w:spacing w:val="-2"/>
          <w:sz w:val="24"/>
        </w:rPr>
        <w:t>i</w:t>
      </w:r>
      <w:r>
        <w:rPr>
          <w:rFonts w:eastAsia="Calibri" w:cs="Calibri" w:ascii="Calibri" w:hAnsi="Calibri"/>
          <w:color w:val="000000"/>
          <w:spacing w:val="1"/>
          <w:sz w:val="24"/>
        </w:rPr>
        <w:t>t</w:t>
      </w:r>
      <w:r>
        <w:rPr>
          <w:rFonts w:eastAsia="Calibri" w:cs="Calibri" w:ascii="Calibri" w:hAnsi="Calibri"/>
          <w:color w:val="000000"/>
          <w:sz w:val="24"/>
        </w:rPr>
        <w:t>y s</w:t>
      </w:r>
      <w:r>
        <w:rPr>
          <w:rFonts w:eastAsia="Calibri" w:cs="Calibri" w:ascii="Calibri" w:hAnsi="Calibri"/>
          <w:color w:val="000000"/>
          <w:spacing w:val="1"/>
          <w:sz w:val="24"/>
        </w:rPr>
        <w:t>t</w:t>
      </w:r>
      <w:r>
        <w:rPr>
          <w:rFonts w:eastAsia="Calibri" w:cs="Calibri" w:ascii="Calibri" w:hAnsi="Calibri"/>
          <w:color w:val="000000"/>
          <w:spacing w:val="-2"/>
          <w:sz w:val="24"/>
        </w:rPr>
        <w:t>a</w:t>
      </w:r>
      <w:r>
        <w:rPr>
          <w:rFonts w:eastAsia="Calibri" w:cs="Calibri" w:ascii="Calibri" w:hAnsi="Calibri"/>
          <w:color w:val="000000"/>
          <w:spacing w:val="1"/>
          <w:sz w:val="24"/>
        </w:rPr>
        <w:t>nd</w:t>
      </w:r>
      <w:r>
        <w:rPr>
          <w:rFonts w:eastAsia="Calibri" w:cs="Calibri" w:ascii="Calibri" w:hAnsi="Calibri"/>
          <w:color w:val="000000"/>
          <w:sz w:val="24"/>
        </w:rPr>
        <w:t>a</w:t>
      </w:r>
      <w:r>
        <w:rPr>
          <w:rFonts w:eastAsia="Calibri" w:cs="Calibri" w:ascii="Calibri" w:hAnsi="Calibri"/>
          <w:color w:val="000000"/>
          <w:spacing w:val="-2"/>
          <w:sz w:val="24"/>
        </w:rPr>
        <w:t>r</w:t>
      </w:r>
      <w:r>
        <w:rPr>
          <w:rFonts w:eastAsia="Calibri" w:cs="Calibri" w:ascii="Calibri" w:hAnsi="Calibri"/>
          <w:color w:val="000000"/>
          <w:spacing w:val="1"/>
          <w:sz w:val="24"/>
        </w:rPr>
        <w:t>d</w:t>
      </w:r>
      <w:r>
        <w:rPr>
          <w:rFonts w:eastAsia="Calibri" w:cs="Calibri" w:ascii="Calibri" w:hAnsi="Calibri"/>
          <w:color w:val="000000"/>
          <w:sz w:val="24"/>
        </w:rPr>
        <w:t>s.</w:t>
      </w:r>
    </w:p>
    <w:p>
      <w:pPr>
        <w:pStyle w:val="Normal"/>
        <w:widowControl w:val="false"/>
        <w:numPr>
          <w:ilvl w:val="0"/>
          <w:numId w:val="257"/>
        </w:numPr>
        <w:ind w:hanging="450" w:start="450" w:end="202"/>
        <w:rPr>
          <w:rFonts w:ascii="Calibri" w:hAnsi="Calibri" w:eastAsia="Calibri" w:cs="Calibri"/>
          <w:color w:val="000000"/>
          <w:sz w:val="24"/>
        </w:rPr>
      </w:pPr>
      <w:r>
        <w:rPr>
          <w:rFonts w:eastAsia="Calibri" w:cs="Calibri" w:ascii="Calibri" w:hAnsi="Calibri"/>
          <w:color w:val="000000"/>
          <w:sz w:val="24"/>
        </w:rPr>
        <w:t>We</w:t>
      </w:r>
      <w:r>
        <w:rPr>
          <w:rFonts w:eastAsia="Calibri" w:cs="Calibri" w:ascii="Calibri" w:hAnsi="Calibri"/>
          <w:color w:val="000000"/>
          <w:spacing w:val="1"/>
          <w:sz w:val="24"/>
        </w:rPr>
        <w:t xml:space="preserve"> </w:t>
      </w:r>
      <w:r>
        <w:rPr>
          <w:rFonts w:eastAsia="Calibri" w:cs="Calibri" w:ascii="Calibri" w:hAnsi="Calibri"/>
          <w:color w:val="000000"/>
          <w:sz w:val="24"/>
        </w:rPr>
        <w:t>avoid</w:t>
      </w:r>
      <w:r>
        <w:rPr>
          <w:rFonts w:eastAsia="Calibri" w:cs="Calibri" w:ascii="Calibri" w:hAnsi="Calibri"/>
          <w:color w:val="000000"/>
          <w:spacing w:val="2"/>
          <w:sz w:val="24"/>
        </w:rPr>
        <w:t xml:space="preserve"> </w:t>
      </w:r>
      <w:r>
        <w:rPr>
          <w:rFonts w:eastAsia="Calibri" w:cs="Calibri" w:ascii="Calibri" w:hAnsi="Calibri"/>
          <w:color w:val="000000"/>
          <w:spacing w:val="-1"/>
          <w:sz w:val="24"/>
        </w:rPr>
        <w:t>c</w:t>
      </w:r>
      <w:r>
        <w:rPr>
          <w:rFonts w:eastAsia="Calibri" w:cs="Calibri" w:ascii="Calibri" w:hAnsi="Calibri"/>
          <w:color w:val="000000"/>
          <w:sz w:val="24"/>
        </w:rPr>
        <w:t>o</w:t>
      </w:r>
      <w:r>
        <w:rPr>
          <w:rFonts w:eastAsia="Calibri" w:cs="Calibri" w:ascii="Calibri" w:hAnsi="Calibri"/>
          <w:color w:val="000000"/>
          <w:spacing w:val="-1"/>
          <w:sz w:val="24"/>
        </w:rPr>
        <w:t>n</w:t>
      </w:r>
      <w:r>
        <w:rPr>
          <w:rFonts w:eastAsia="Calibri" w:cs="Calibri" w:ascii="Calibri" w:hAnsi="Calibri"/>
          <w:color w:val="000000"/>
          <w:spacing w:val="1"/>
          <w:sz w:val="24"/>
        </w:rPr>
        <w:t>f</w:t>
      </w:r>
      <w:r>
        <w:rPr>
          <w:rFonts w:eastAsia="Calibri" w:cs="Calibri" w:ascii="Calibri" w:hAnsi="Calibri"/>
          <w:color w:val="000000"/>
          <w:sz w:val="24"/>
        </w:rPr>
        <w:t>lic</w:t>
      </w:r>
      <w:r>
        <w:rPr>
          <w:rFonts w:eastAsia="Calibri" w:cs="Calibri" w:ascii="Calibri" w:hAnsi="Calibri"/>
          <w:color w:val="000000"/>
          <w:spacing w:val="1"/>
          <w:sz w:val="24"/>
        </w:rPr>
        <w:t>t</w:t>
      </w:r>
      <w:r>
        <w:rPr>
          <w:rFonts w:eastAsia="Calibri" w:cs="Calibri" w:ascii="Calibri" w:hAnsi="Calibri"/>
          <w:color w:val="000000"/>
          <w:sz w:val="24"/>
        </w:rPr>
        <w:t xml:space="preserve">s </w:t>
      </w:r>
      <w:r>
        <w:rPr>
          <w:rFonts w:eastAsia="Calibri" w:cs="Calibri" w:ascii="Calibri" w:hAnsi="Calibri"/>
          <w:color w:val="000000"/>
          <w:spacing w:val="-2"/>
          <w:sz w:val="24"/>
        </w:rPr>
        <w:t>o</w:t>
      </w:r>
      <w:r>
        <w:rPr>
          <w:rFonts w:eastAsia="Calibri" w:cs="Calibri" w:ascii="Calibri" w:hAnsi="Calibri"/>
          <w:color w:val="000000"/>
          <w:sz w:val="24"/>
        </w:rPr>
        <w:t>f</w:t>
      </w:r>
      <w:r>
        <w:rPr>
          <w:rFonts w:eastAsia="Calibri" w:cs="Calibri" w:ascii="Calibri" w:hAnsi="Calibri"/>
          <w:color w:val="000000"/>
          <w:spacing w:val="2"/>
          <w:sz w:val="24"/>
        </w:rPr>
        <w:t xml:space="preserve"> </w:t>
      </w:r>
      <w:r>
        <w:rPr>
          <w:rFonts w:eastAsia="Calibri" w:cs="Calibri" w:ascii="Calibri" w:hAnsi="Calibri"/>
          <w:color w:val="000000"/>
          <w:sz w:val="24"/>
        </w:rPr>
        <w:t>i</w:t>
      </w:r>
      <w:r>
        <w:rPr>
          <w:rFonts w:eastAsia="Calibri" w:cs="Calibri" w:ascii="Calibri" w:hAnsi="Calibri"/>
          <w:color w:val="000000"/>
          <w:spacing w:val="-1"/>
          <w:sz w:val="24"/>
        </w:rPr>
        <w:t>nt</w:t>
      </w:r>
      <w:r>
        <w:rPr>
          <w:rFonts w:eastAsia="Calibri" w:cs="Calibri" w:ascii="Calibri" w:hAnsi="Calibri"/>
          <w:color w:val="000000"/>
          <w:sz w:val="24"/>
        </w:rPr>
        <w:t>er</w:t>
      </w:r>
      <w:r>
        <w:rPr>
          <w:rFonts w:eastAsia="Calibri" w:cs="Calibri" w:ascii="Calibri" w:hAnsi="Calibri"/>
          <w:color w:val="000000"/>
          <w:spacing w:val="1"/>
          <w:sz w:val="24"/>
        </w:rPr>
        <w:t>e</w:t>
      </w:r>
      <w:r>
        <w:rPr>
          <w:rFonts w:eastAsia="Calibri" w:cs="Calibri" w:ascii="Calibri" w:hAnsi="Calibri"/>
          <w:color w:val="000000"/>
          <w:sz w:val="24"/>
        </w:rPr>
        <w:t>st</w:t>
      </w:r>
      <w:r>
        <w:rPr>
          <w:rFonts w:eastAsia="Calibri" w:cs="Calibri" w:ascii="Calibri" w:hAnsi="Calibri"/>
          <w:color w:val="000000"/>
          <w:spacing w:val="1"/>
          <w:sz w:val="24"/>
        </w:rPr>
        <w:t xml:space="preserve"> </w:t>
      </w:r>
      <w:r>
        <w:rPr>
          <w:rFonts w:eastAsia="Calibri" w:cs="Calibri" w:ascii="Calibri" w:hAnsi="Calibri"/>
          <w:color w:val="000000"/>
          <w:sz w:val="24"/>
        </w:rPr>
        <w:t>e</w:t>
      </w:r>
      <w:r>
        <w:rPr>
          <w:rFonts w:eastAsia="Calibri" w:cs="Calibri" w:ascii="Calibri" w:hAnsi="Calibri"/>
          <w:color w:val="000000"/>
          <w:spacing w:val="-2"/>
          <w:sz w:val="24"/>
        </w:rPr>
        <w:t>i</w:t>
      </w:r>
      <w:r>
        <w:rPr>
          <w:rFonts w:eastAsia="Calibri" w:cs="Calibri" w:ascii="Calibri" w:hAnsi="Calibri"/>
          <w:color w:val="000000"/>
          <w:spacing w:val="1"/>
          <w:sz w:val="24"/>
        </w:rPr>
        <w:t>th</w:t>
      </w:r>
      <w:r>
        <w:rPr>
          <w:rFonts w:eastAsia="Calibri" w:cs="Calibri" w:ascii="Calibri" w:hAnsi="Calibri"/>
          <w:color w:val="000000"/>
          <w:spacing w:val="-2"/>
          <w:sz w:val="24"/>
        </w:rPr>
        <w:t>e</w:t>
      </w:r>
      <w:r>
        <w:rPr>
          <w:rFonts w:eastAsia="Calibri" w:cs="Calibri" w:ascii="Calibri" w:hAnsi="Calibri"/>
          <w:color w:val="000000"/>
          <w:sz w:val="24"/>
        </w:rPr>
        <w:t>r</w:t>
      </w:r>
      <w:r>
        <w:rPr>
          <w:rFonts w:eastAsia="Calibri" w:cs="Calibri" w:ascii="Calibri" w:hAnsi="Calibri"/>
          <w:color w:val="000000"/>
          <w:spacing w:val="1"/>
          <w:sz w:val="24"/>
        </w:rPr>
        <w:t xml:space="preserve"> </w:t>
      </w:r>
      <w:r>
        <w:rPr>
          <w:rFonts w:eastAsia="Calibri" w:cs="Calibri" w:ascii="Calibri" w:hAnsi="Calibri"/>
          <w:color w:val="000000"/>
          <w:sz w:val="24"/>
        </w:rPr>
        <w:t>of</w:t>
      </w:r>
      <w:r>
        <w:rPr>
          <w:rFonts w:eastAsia="Calibri" w:cs="Calibri" w:ascii="Calibri" w:hAnsi="Calibri"/>
          <w:color w:val="000000"/>
          <w:spacing w:val="2"/>
          <w:sz w:val="24"/>
        </w:rPr>
        <w:t xml:space="preserve"> </w:t>
      </w:r>
      <w:r>
        <w:rPr>
          <w:rFonts w:eastAsia="Calibri" w:cs="Calibri" w:ascii="Calibri" w:hAnsi="Calibri"/>
          <w:color w:val="000000"/>
          <w:sz w:val="24"/>
        </w:rPr>
        <w:t>a</w:t>
      </w:r>
      <w:r>
        <w:rPr>
          <w:rFonts w:eastAsia="Calibri" w:cs="Calibri" w:ascii="Calibri" w:hAnsi="Calibri"/>
          <w:color w:val="000000"/>
          <w:spacing w:val="-1"/>
          <w:sz w:val="24"/>
        </w:rPr>
        <w:t xml:space="preserve"> </w:t>
      </w:r>
      <w:r>
        <w:rPr>
          <w:rFonts w:eastAsia="Calibri" w:cs="Calibri" w:ascii="Calibri" w:hAnsi="Calibri"/>
          <w:color w:val="000000"/>
          <w:spacing w:val="1"/>
          <w:sz w:val="24"/>
        </w:rPr>
        <w:t>f</w:t>
      </w:r>
      <w:r>
        <w:rPr>
          <w:rFonts w:eastAsia="Calibri" w:cs="Calibri" w:ascii="Calibri" w:hAnsi="Calibri"/>
          <w:color w:val="000000"/>
          <w:sz w:val="24"/>
        </w:rPr>
        <w:t>i</w:t>
      </w:r>
      <w:r>
        <w:rPr>
          <w:rFonts w:eastAsia="Calibri" w:cs="Calibri" w:ascii="Calibri" w:hAnsi="Calibri"/>
          <w:color w:val="000000"/>
          <w:spacing w:val="1"/>
          <w:sz w:val="24"/>
        </w:rPr>
        <w:t>n</w:t>
      </w:r>
      <w:r>
        <w:rPr>
          <w:rFonts w:eastAsia="Calibri" w:cs="Calibri" w:ascii="Calibri" w:hAnsi="Calibri"/>
          <w:color w:val="000000"/>
          <w:spacing w:val="-2"/>
          <w:sz w:val="24"/>
        </w:rPr>
        <w:t>a</w:t>
      </w:r>
      <w:r>
        <w:rPr>
          <w:rFonts w:eastAsia="Calibri" w:cs="Calibri" w:ascii="Calibri" w:hAnsi="Calibri"/>
          <w:color w:val="000000"/>
          <w:spacing w:val="1"/>
          <w:sz w:val="24"/>
        </w:rPr>
        <w:t>n</w:t>
      </w:r>
      <w:r>
        <w:rPr>
          <w:rFonts w:eastAsia="Calibri" w:cs="Calibri" w:ascii="Calibri" w:hAnsi="Calibri"/>
          <w:color w:val="000000"/>
          <w:spacing w:val="-1"/>
          <w:sz w:val="24"/>
        </w:rPr>
        <w:t>c</w:t>
      </w:r>
      <w:r>
        <w:rPr>
          <w:rFonts w:eastAsia="Calibri" w:cs="Calibri" w:ascii="Calibri" w:hAnsi="Calibri"/>
          <w:color w:val="000000"/>
          <w:sz w:val="24"/>
        </w:rPr>
        <w:t>ial</w:t>
      </w:r>
      <w:r>
        <w:rPr>
          <w:rFonts w:eastAsia="Calibri" w:cs="Calibri" w:ascii="Calibri" w:hAnsi="Calibri"/>
          <w:color w:val="000000"/>
          <w:spacing w:val="-1"/>
          <w:sz w:val="24"/>
        </w:rPr>
        <w:t xml:space="preserve"> </w:t>
      </w:r>
      <w:r>
        <w:rPr>
          <w:rFonts w:eastAsia="Calibri" w:cs="Calibri" w:ascii="Calibri" w:hAnsi="Calibri"/>
          <w:color w:val="000000"/>
          <w:sz w:val="24"/>
        </w:rPr>
        <w:t>or</w:t>
      </w:r>
      <w:r>
        <w:rPr>
          <w:rFonts w:eastAsia="Calibri" w:cs="Calibri" w:ascii="Calibri" w:hAnsi="Calibri"/>
          <w:color w:val="000000"/>
          <w:spacing w:val="1"/>
          <w:sz w:val="24"/>
        </w:rPr>
        <w:t xml:space="preserve"> p</w:t>
      </w:r>
      <w:r>
        <w:rPr>
          <w:rFonts w:eastAsia="Calibri" w:cs="Calibri" w:ascii="Calibri" w:hAnsi="Calibri"/>
          <w:color w:val="000000"/>
          <w:sz w:val="24"/>
        </w:rPr>
        <w:t>ers</w:t>
      </w:r>
      <w:r>
        <w:rPr>
          <w:rFonts w:eastAsia="Calibri" w:cs="Calibri" w:ascii="Calibri" w:hAnsi="Calibri"/>
          <w:color w:val="000000"/>
          <w:spacing w:val="-1"/>
          <w:sz w:val="24"/>
        </w:rPr>
        <w:t>o</w:t>
      </w:r>
      <w:r>
        <w:rPr>
          <w:rFonts w:eastAsia="Calibri" w:cs="Calibri" w:ascii="Calibri" w:hAnsi="Calibri"/>
          <w:color w:val="000000"/>
          <w:spacing w:val="1"/>
          <w:sz w:val="24"/>
        </w:rPr>
        <w:t>n</w:t>
      </w:r>
      <w:r>
        <w:rPr>
          <w:rFonts w:eastAsia="Calibri" w:cs="Calibri" w:ascii="Calibri" w:hAnsi="Calibri"/>
          <w:color w:val="000000"/>
          <w:sz w:val="24"/>
        </w:rPr>
        <w:t>al</w:t>
      </w:r>
      <w:r>
        <w:rPr>
          <w:rFonts w:eastAsia="Calibri" w:cs="Calibri" w:ascii="Calibri" w:hAnsi="Calibri"/>
          <w:color w:val="000000"/>
          <w:spacing w:val="9"/>
          <w:sz w:val="24"/>
        </w:rPr>
        <w:t xml:space="preserve"> </w:t>
      </w:r>
      <w:r>
        <w:rPr>
          <w:rFonts w:eastAsia="Calibri" w:cs="Calibri" w:ascii="Calibri" w:hAnsi="Calibri"/>
          <w:color w:val="000000"/>
          <w:spacing w:val="1"/>
          <w:sz w:val="24"/>
        </w:rPr>
        <w:t>n</w:t>
      </w:r>
      <w:r>
        <w:rPr>
          <w:rFonts w:eastAsia="Calibri" w:cs="Calibri" w:ascii="Calibri" w:hAnsi="Calibri"/>
          <w:color w:val="000000"/>
          <w:spacing w:val="-2"/>
          <w:sz w:val="24"/>
        </w:rPr>
        <w:t>a</w:t>
      </w:r>
      <w:r>
        <w:rPr>
          <w:rFonts w:eastAsia="Calibri" w:cs="Calibri" w:ascii="Calibri" w:hAnsi="Calibri"/>
          <w:color w:val="000000"/>
          <w:spacing w:val="1"/>
          <w:sz w:val="24"/>
        </w:rPr>
        <w:t>t</w:t>
      </w:r>
      <w:r>
        <w:rPr>
          <w:rFonts w:eastAsia="Calibri" w:cs="Calibri" w:ascii="Calibri" w:hAnsi="Calibri"/>
          <w:color w:val="000000"/>
          <w:spacing w:val="-1"/>
          <w:sz w:val="24"/>
        </w:rPr>
        <w:t>u</w:t>
      </w:r>
      <w:r>
        <w:rPr>
          <w:rFonts w:eastAsia="Calibri" w:cs="Calibri" w:ascii="Calibri" w:hAnsi="Calibri"/>
          <w:color w:val="000000"/>
          <w:sz w:val="24"/>
        </w:rPr>
        <w:t>r</w:t>
      </w:r>
      <w:r>
        <w:rPr>
          <w:rFonts w:eastAsia="Calibri" w:cs="Calibri" w:ascii="Calibri" w:hAnsi="Calibri"/>
          <w:color w:val="000000"/>
          <w:spacing w:val="1"/>
          <w:sz w:val="24"/>
        </w:rPr>
        <w:t>e</w:t>
      </w:r>
      <w:r>
        <w:rPr>
          <w:rFonts w:eastAsia="Calibri" w:cs="Calibri" w:ascii="Calibri" w:hAnsi="Calibri"/>
          <w:color w:val="000000"/>
          <w:sz w:val="24"/>
        </w:rPr>
        <w:t>;</w:t>
      </w:r>
      <w:r>
        <w:rPr>
          <w:rFonts w:eastAsia="Calibri" w:cs="Calibri" w:ascii="Calibri" w:hAnsi="Calibri"/>
          <w:color w:val="000000"/>
          <w:spacing w:val="1"/>
          <w:sz w:val="24"/>
        </w:rPr>
        <w:t xml:space="preserve"> </w:t>
      </w:r>
      <w:r>
        <w:rPr>
          <w:rFonts w:eastAsia="Calibri" w:cs="Calibri" w:ascii="Calibri" w:hAnsi="Calibri"/>
          <w:color w:val="000000"/>
          <w:spacing w:val="-1"/>
          <w:sz w:val="24"/>
        </w:rPr>
        <w:t>t</w:t>
      </w:r>
      <w:r>
        <w:rPr>
          <w:rFonts w:eastAsia="Calibri" w:cs="Calibri" w:ascii="Calibri" w:hAnsi="Calibri"/>
          <w:color w:val="000000"/>
          <w:spacing w:val="1"/>
          <w:sz w:val="24"/>
        </w:rPr>
        <w:t>h</w:t>
      </w:r>
      <w:r>
        <w:rPr>
          <w:rFonts w:eastAsia="Calibri" w:cs="Calibri" w:ascii="Calibri" w:hAnsi="Calibri"/>
          <w:color w:val="000000"/>
          <w:sz w:val="24"/>
        </w:rPr>
        <w:t>e</w:t>
      </w:r>
      <w:r>
        <w:rPr>
          <w:rFonts w:eastAsia="Calibri" w:cs="Calibri" w:ascii="Calibri" w:hAnsi="Calibri"/>
          <w:color w:val="000000"/>
          <w:spacing w:val="-2"/>
          <w:sz w:val="24"/>
        </w:rPr>
        <w:t>s</w:t>
      </w:r>
      <w:r>
        <w:rPr>
          <w:rFonts w:eastAsia="Calibri" w:cs="Calibri" w:ascii="Calibri" w:hAnsi="Calibri"/>
          <w:color w:val="000000"/>
          <w:sz w:val="24"/>
        </w:rPr>
        <w:t>e</w:t>
      </w:r>
      <w:r>
        <w:rPr>
          <w:rFonts w:eastAsia="Calibri" w:cs="Calibri" w:ascii="Calibri" w:hAnsi="Calibri"/>
          <w:color w:val="000000"/>
          <w:spacing w:val="3"/>
          <w:sz w:val="24"/>
        </w:rPr>
        <w:t xml:space="preserve"> </w:t>
      </w:r>
      <w:r>
        <w:rPr>
          <w:rFonts w:eastAsia="Calibri" w:cs="Calibri" w:ascii="Calibri" w:hAnsi="Calibri"/>
          <w:color w:val="000000"/>
          <w:spacing w:val="-1"/>
          <w:sz w:val="24"/>
        </w:rPr>
        <w:t>c</w:t>
      </w:r>
      <w:r>
        <w:rPr>
          <w:rFonts w:eastAsia="Calibri" w:cs="Calibri" w:ascii="Calibri" w:hAnsi="Calibri"/>
          <w:color w:val="000000"/>
          <w:sz w:val="24"/>
        </w:rPr>
        <w:t>o</w:t>
      </w:r>
      <w:r>
        <w:rPr>
          <w:rFonts w:eastAsia="Calibri" w:cs="Calibri" w:ascii="Calibri" w:hAnsi="Calibri"/>
          <w:color w:val="000000"/>
          <w:spacing w:val="1"/>
          <w:sz w:val="24"/>
        </w:rPr>
        <w:t>u</w:t>
      </w:r>
      <w:r>
        <w:rPr>
          <w:rFonts w:eastAsia="Calibri" w:cs="Calibri" w:ascii="Calibri" w:hAnsi="Calibri"/>
          <w:color w:val="000000"/>
          <w:sz w:val="24"/>
        </w:rPr>
        <w:t xml:space="preserve">ld </w:t>
      </w:r>
      <w:r>
        <w:rPr>
          <w:rFonts w:eastAsia="Calibri" w:cs="Calibri" w:ascii="Calibri" w:hAnsi="Calibri"/>
          <w:color w:val="000000"/>
          <w:spacing w:val="-1"/>
          <w:sz w:val="24"/>
        </w:rPr>
        <w:t>c</w:t>
      </w:r>
      <w:r>
        <w:rPr>
          <w:rFonts w:eastAsia="Calibri" w:cs="Calibri" w:ascii="Calibri" w:hAnsi="Calibri"/>
          <w:color w:val="000000"/>
          <w:sz w:val="24"/>
        </w:rPr>
        <w:t>om</w:t>
      </w:r>
      <w:r>
        <w:rPr>
          <w:rFonts w:eastAsia="Calibri" w:cs="Calibri" w:ascii="Calibri" w:hAnsi="Calibri"/>
          <w:color w:val="000000"/>
          <w:spacing w:val="1"/>
          <w:sz w:val="24"/>
        </w:rPr>
        <w:t>p</w:t>
      </w:r>
      <w:r>
        <w:rPr>
          <w:rFonts w:eastAsia="Calibri" w:cs="Calibri" w:ascii="Calibri" w:hAnsi="Calibri"/>
          <w:color w:val="000000"/>
          <w:sz w:val="24"/>
        </w:rPr>
        <w:t>r</w:t>
      </w:r>
      <w:r>
        <w:rPr>
          <w:rFonts w:eastAsia="Calibri" w:cs="Calibri" w:ascii="Calibri" w:hAnsi="Calibri"/>
          <w:color w:val="000000"/>
          <w:spacing w:val="1"/>
          <w:sz w:val="24"/>
        </w:rPr>
        <w:t>o</w:t>
      </w:r>
      <w:r>
        <w:rPr>
          <w:rFonts w:eastAsia="Calibri" w:cs="Calibri" w:ascii="Calibri" w:hAnsi="Calibri"/>
          <w:color w:val="000000"/>
          <w:sz w:val="24"/>
        </w:rPr>
        <w:t>mise</w:t>
      </w:r>
      <w:r>
        <w:rPr>
          <w:rFonts w:eastAsia="Calibri" w:cs="Calibri" w:ascii="Calibri" w:hAnsi="Calibri"/>
          <w:color w:val="000000"/>
          <w:spacing w:val="-1"/>
          <w:sz w:val="24"/>
        </w:rPr>
        <w:t xml:space="preserve"> t</w:t>
      </w:r>
      <w:r>
        <w:rPr>
          <w:rFonts w:eastAsia="Calibri" w:cs="Calibri" w:ascii="Calibri" w:hAnsi="Calibri"/>
          <w:color w:val="000000"/>
          <w:spacing w:val="1"/>
          <w:sz w:val="24"/>
        </w:rPr>
        <w:t>h</w:t>
      </w:r>
      <w:r>
        <w:rPr>
          <w:rFonts w:eastAsia="Calibri" w:cs="Calibri" w:ascii="Calibri" w:hAnsi="Calibri"/>
          <w:color w:val="000000"/>
          <w:sz w:val="24"/>
        </w:rPr>
        <w:t>e</w:t>
      </w:r>
      <w:r>
        <w:rPr>
          <w:rFonts w:eastAsia="Calibri" w:cs="Calibri" w:ascii="Calibri" w:hAnsi="Calibri"/>
          <w:color w:val="000000"/>
          <w:spacing w:val="1"/>
          <w:sz w:val="24"/>
        </w:rPr>
        <w:t xml:space="preserve"> </w:t>
      </w:r>
      <w:r>
        <w:rPr>
          <w:rFonts w:eastAsia="Calibri" w:cs="Calibri" w:ascii="Calibri" w:hAnsi="Calibri"/>
          <w:color w:val="000000"/>
          <w:spacing w:val="-2"/>
          <w:sz w:val="24"/>
        </w:rPr>
        <w:t>o</w:t>
      </w:r>
      <w:r>
        <w:rPr>
          <w:rFonts w:eastAsia="Calibri" w:cs="Calibri" w:ascii="Calibri" w:hAnsi="Calibri"/>
          <w:color w:val="000000"/>
          <w:spacing w:val="1"/>
          <w:sz w:val="24"/>
        </w:rPr>
        <w:t>b</w:t>
      </w:r>
      <w:r>
        <w:rPr>
          <w:rFonts w:eastAsia="Calibri" w:cs="Calibri" w:ascii="Calibri" w:hAnsi="Calibri"/>
          <w:color w:val="000000"/>
          <w:sz w:val="24"/>
        </w:rPr>
        <w:t>j</w:t>
      </w:r>
      <w:r>
        <w:rPr>
          <w:rFonts w:eastAsia="Calibri" w:cs="Calibri" w:ascii="Calibri" w:hAnsi="Calibri"/>
          <w:color w:val="000000"/>
          <w:spacing w:val="1"/>
          <w:sz w:val="24"/>
        </w:rPr>
        <w:t>e</w:t>
      </w:r>
      <w:r>
        <w:rPr>
          <w:rFonts w:eastAsia="Calibri" w:cs="Calibri" w:ascii="Calibri" w:hAnsi="Calibri"/>
          <w:color w:val="000000"/>
          <w:spacing w:val="-1"/>
          <w:sz w:val="24"/>
        </w:rPr>
        <w:t>c</w:t>
      </w:r>
      <w:r>
        <w:rPr>
          <w:rFonts w:eastAsia="Calibri" w:cs="Calibri" w:ascii="Calibri" w:hAnsi="Calibri"/>
          <w:color w:val="000000"/>
          <w:spacing w:val="1"/>
          <w:sz w:val="24"/>
        </w:rPr>
        <w:t>t</w:t>
      </w:r>
      <w:r>
        <w:rPr>
          <w:rFonts w:eastAsia="Calibri" w:cs="Calibri" w:ascii="Calibri" w:hAnsi="Calibri"/>
          <w:color w:val="000000"/>
          <w:sz w:val="24"/>
        </w:rPr>
        <w:t>i</w:t>
      </w:r>
      <w:r>
        <w:rPr>
          <w:rFonts w:eastAsia="Calibri" w:cs="Calibri" w:ascii="Calibri" w:hAnsi="Calibri"/>
          <w:color w:val="000000"/>
          <w:spacing w:val="-3"/>
          <w:sz w:val="24"/>
        </w:rPr>
        <w:t>v</w:t>
      </w:r>
      <w:r>
        <w:rPr>
          <w:rFonts w:eastAsia="Calibri" w:cs="Calibri" w:ascii="Calibri" w:hAnsi="Calibri"/>
          <w:color w:val="000000"/>
          <w:sz w:val="24"/>
        </w:rPr>
        <w:t>i</w:t>
      </w:r>
      <w:r>
        <w:rPr>
          <w:rFonts w:eastAsia="Calibri" w:cs="Calibri" w:ascii="Calibri" w:hAnsi="Calibri"/>
          <w:color w:val="000000"/>
          <w:spacing w:val="1"/>
          <w:sz w:val="24"/>
        </w:rPr>
        <w:t>t</w:t>
      </w:r>
      <w:r>
        <w:rPr>
          <w:rFonts w:eastAsia="Calibri" w:cs="Calibri" w:ascii="Calibri" w:hAnsi="Calibri"/>
          <w:color w:val="000000"/>
          <w:sz w:val="24"/>
        </w:rPr>
        <w:t>y and</w:t>
      </w:r>
      <w:r>
        <w:rPr>
          <w:rFonts w:eastAsia="Calibri" w:cs="Calibri" w:ascii="Calibri" w:hAnsi="Calibri"/>
          <w:color w:val="000000"/>
          <w:spacing w:val="1"/>
          <w:sz w:val="24"/>
        </w:rPr>
        <w:t xml:space="preserve"> </w:t>
      </w:r>
      <w:r>
        <w:rPr>
          <w:rFonts w:eastAsia="Calibri" w:cs="Calibri" w:ascii="Calibri" w:hAnsi="Calibri"/>
          <w:color w:val="000000"/>
          <w:spacing w:val="-2"/>
          <w:sz w:val="24"/>
        </w:rPr>
        <w:t>i</w:t>
      </w:r>
      <w:r>
        <w:rPr>
          <w:rFonts w:eastAsia="Calibri" w:cs="Calibri" w:ascii="Calibri" w:hAnsi="Calibri"/>
          <w:color w:val="000000"/>
          <w:spacing w:val="1"/>
          <w:sz w:val="24"/>
        </w:rPr>
        <w:t>nt</w:t>
      </w:r>
      <w:r>
        <w:rPr>
          <w:rFonts w:eastAsia="Calibri" w:cs="Calibri" w:ascii="Calibri" w:hAnsi="Calibri"/>
          <w:color w:val="000000"/>
          <w:sz w:val="24"/>
        </w:rPr>
        <w:t>egr</w:t>
      </w:r>
      <w:r>
        <w:rPr>
          <w:rFonts w:eastAsia="Calibri" w:cs="Calibri" w:ascii="Calibri" w:hAnsi="Calibri"/>
          <w:color w:val="000000"/>
          <w:spacing w:val="-2"/>
          <w:sz w:val="24"/>
        </w:rPr>
        <w:t>i</w:t>
      </w:r>
      <w:r>
        <w:rPr>
          <w:rFonts w:eastAsia="Calibri" w:cs="Calibri" w:ascii="Calibri" w:hAnsi="Calibri"/>
          <w:color w:val="000000"/>
          <w:spacing w:val="1"/>
          <w:sz w:val="24"/>
        </w:rPr>
        <w:t>t</w:t>
      </w:r>
      <w:r>
        <w:rPr>
          <w:rFonts w:eastAsia="Calibri" w:cs="Calibri" w:ascii="Calibri" w:hAnsi="Calibri"/>
          <w:color w:val="000000"/>
          <w:sz w:val="24"/>
        </w:rPr>
        <w:t xml:space="preserve">y </w:t>
      </w:r>
      <w:r>
        <w:rPr>
          <w:rFonts w:eastAsia="Calibri" w:cs="Calibri" w:ascii="Calibri" w:hAnsi="Calibri"/>
          <w:color w:val="000000"/>
          <w:spacing w:val="-2"/>
          <w:sz w:val="24"/>
        </w:rPr>
        <w:t>o</w:t>
      </w:r>
      <w:r>
        <w:rPr>
          <w:rFonts w:eastAsia="Calibri" w:cs="Calibri" w:ascii="Calibri" w:hAnsi="Calibri"/>
          <w:color w:val="000000"/>
          <w:sz w:val="24"/>
        </w:rPr>
        <w:t>f</w:t>
      </w:r>
      <w:r>
        <w:rPr>
          <w:rFonts w:eastAsia="Calibri" w:cs="Calibri" w:ascii="Calibri" w:hAnsi="Calibri"/>
          <w:color w:val="000000"/>
          <w:spacing w:val="2"/>
          <w:sz w:val="24"/>
        </w:rPr>
        <w:t xml:space="preserve"> </w:t>
      </w:r>
      <w:r>
        <w:rPr>
          <w:rFonts w:eastAsia="Calibri" w:cs="Calibri" w:ascii="Calibri" w:hAnsi="Calibri"/>
          <w:color w:val="000000"/>
          <w:spacing w:val="-2"/>
          <w:sz w:val="24"/>
        </w:rPr>
        <w:t>o</w:t>
      </w:r>
      <w:r>
        <w:rPr>
          <w:rFonts w:eastAsia="Calibri" w:cs="Calibri" w:ascii="Calibri" w:hAnsi="Calibri"/>
          <w:color w:val="000000"/>
          <w:spacing w:val="1"/>
          <w:sz w:val="24"/>
        </w:rPr>
        <w:t>u</w:t>
      </w:r>
      <w:r>
        <w:rPr>
          <w:rFonts w:eastAsia="Calibri" w:cs="Calibri" w:ascii="Calibri" w:hAnsi="Calibri"/>
          <w:color w:val="000000"/>
          <w:sz w:val="24"/>
        </w:rPr>
        <w:t>r</w:t>
      </w:r>
      <w:r>
        <w:rPr>
          <w:rFonts w:eastAsia="Calibri" w:cs="Calibri" w:ascii="Calibri" w:hAnsi="Calibri"/>
          <w:color w:val="000000"/>
          <w:spacing w:val="1"/>
          <w:sz w:val="24"/>
        </w:rPr>
        <w:t xml:space="preserve"> </w:t>
      </w:r>
      <w:r>
        <w:rPr>
          <w:rFonts w:eastAsia="Calibri" w:cs="Calibri" w:ascii="Calibri" w:hAnsi="Calibri"/>
          <w:color w:val="000000"/>
          <w:spacing w:val="-4"/>
          <w:sz w:val="24"/>
        </w:rPr>
        <w:t>w</w:t>
      </w:r>
      <w:r>
        <w:rPr>
          <w:rFonts w:eastAsia="Calibri" w:cs="Calibri" w:ascii="Calibri" w:hAnsi="Calibri"/>
          <w:color w:val="000000"/>
          <w:sz w:val="24"/>
        </w:rPr>
        <w:t>or</w:t>
      </w:r>
      <w:r>
        <w:rPr>
          <w:rFonts w:eastAsia="Calibri" w:cs="Calibri" w:ascii="Calibri" w:hAnsi="Calibri"/>
          <w:color w:val="000000"/>
          <w:spacing w:val="-1"/>
          <w:sz w:val="24"/>
        </w:rPr>
        <w:t>k</w:t>
      </w:r>
      <w:r>
        <w:rPr>
          <w:rFonts w:eastAsia="Calibri" w:cs="Calibri" w:ascii="Calibri" w:hAnsi="Calibri"/>
          <w:color w:val="000000"/>
          <w:sz w:val="24"/>
        </w:rPr>
        <w:t>.</w:t>
      </w:r>
    </w:p>
    <w:p>
      <w:pPr>
        <w:pStyle w:val="Normal"/>
        <w:widowControl w:val="false"/>
        <w:numPr>
          <w:ilvl w:val="0"/>
          <w:numId w:val="257"/>
        </w:numPr>
        <w:ind w:hanging="450" w:start="450" w:end="202"/>
        <w:rPr>
          <w:rFonts w:ascii="Calibri" w:hAnsi="Calibri" w:eastAsia="Calibri" w:cs="Calibri"/>
          <w:color w:val="000000"/>
          <w:sz w:val="24"/>
        </w:rPr>
      </w:pPr>
      <w:r>
        <w:rPr>
          <w:rFonts w:eastAsia="Calibri" w:cs="Calibri" w:ascii="Calibri" w:hAnsi="Calibri"/>
          <w:color w:val="000000"/>
          <w:sz w:val="24"/>
        </w:rPr>
        <w:t>We</w:t>
      </w:r>
      <w:r>
        <w:rPr>
          <w:rFonts w:eastAsia="Calibri" w:cs="Calibri" w:ascii="Calibri" w:hAnsi="Calibri"/>
          <w:color w:val="000000"/>
          <w:spacing w:val="35"/>
          <w:sz w:val="24"/>
        </w:rPr>
        <w:t xml:space="preserve"> </w:t>
      </w:r>
      <w:r>
        <w:rPr>
          <w:rFonts w:eastAsia="Calibri" w:cs="Calibri" w:ascii="Calibri" w:hAnsi="Calibri"/>
          <w:color w:val="000000"/>
          <w:sz w:val="24"/>
        </w:rPr>
        <w:t>exercise</w:t>
      </w:r>
      <w:r>
        <w:rPr>
          <w:rFonts w:eastAsia="Calibri" w:cs="Calibri" w:ascii="Calibri" w:hAnsi="Calibri"/>
          <w:color w:val="000000"/>
          <w:spacing w:val="32"/>
          <w:sz w:val="24"/>
        </w:rPr>
        <w:t xml:space="preserve"> </w:t>
      </w:r>
      <w:r>
        <w:rPr>
          <w:rFonts w:eastAsia="Calibri" w:cs="Calibri" w:ascii="Calibri" w:hAnsi="Calibri"/>
          <w:color w:val="000000"/>
          <w:sz w:val="24"/>
        </w:rPr>
        <w:t>o</w:t>
      </w:r>
      <w:r>
        <w:rPr>
          <w:rFonts w:eastAsia="Calibri" w:cs="Calibri" w:ascii="Calibri" w:hAnsi="Calibri"/>
          <w:color w:val="000000"/>
          <w:spacing w:val="1"/>
          <w:sz w:val="24"/>
        </w:rPr>
        <w:t>u</w:t>
      </w:r>
      <w:r>
        <w:rPr>
          <w:rFonts w:eastAsia="Calibri" w:cs="Calibri" w:ascii="Calibri" w:hAnsi="Calibri"/>
          <w:color w:val="000000"/>
          <w:sz w:val="24"/>
        </w:rPr>
        <w:t>r</w:t>
      </w:r>
      <w:r>
        <w:rPr>
          <w:rFonts w:eastAsia="Calibri" w:cs="Calibri" w:ascii="Calibri" w:hAnsi="Calibri"/>
          <w:color w:val="000000"/>
          <w:spacing w:val="30"/>
          <w:sz w:val="24"/>
        </w:rPr>
        <w:t xml:space="preserve"> </w:t>
      </w:r>
      <w:r>
        <w:rPr>
          <w:rFonts w:eastAsia="Calibri" w:cs="Calibri" w:ascii="Calibri" w:hAnsi="Calibri"/>
          <w:color w:val="000000"/>
          <w:spacing w:val="1"/>
          <w:sz w:val="24"/>
        </w:rPr>
        <w:t>p</w:t>
      </w:r>
      <w:r>
        <w:rPr>
          <w:rFonts w:eastAsia="Calibri" w:cs="Calibri" w:ascii="Calibri" w:hAnsi="Calibri"/>
          <w:color w:val="000000"/>
          <w:sz w:val="24"/>
        </w:rPr>
        <w:t>r</w:t>
      </w:r>
      <w:r>
        <w:rPr>
          <w:rFonts w:eastAsia="Calibri" w:cs="Calibri" w:ascii="Calibri" w:hAnsi="Calibri"/>
          <w:color w:val="000000"/>
          <w:spacing w:val="1"/>
          <w:sz w:val="24"/>
        </w:rPr>
        <w:t>o</w:t>
      </w:r>
      <w:r>
        <w:rPr>
          <w:rFonts w:eastAsia="Calibri" w:cs="Calibri" w:ascii="Calibri" w:hAnsi="Calibri"/>
          <w:color w:val="000000"/>
          <w:spacing w:val="-1"/>
          <w:sz w:val="24"/>
        </w:rPr>
        <w:t>f</w:t>
      </w:r>
      <w:r>
        <w:rPr>
          <w:rFonts w:eastAsia="Calibri" w:cs="Calibri" w:ascii="Calibri" w:hAnsi="Calibri"/>
          <w:color w:val="000000"/>
          <w:sz w:val="24"/>
        </w:rPr>
        <w:t>essi</w:t>
      </w:r>
      <w:r>
        <w:rPr>
          <w:rFonts w:eastAsia="Calibri" w:cs="Calibri" w:ascii="Calibri" w:hAnsi="Calibri"/>
          <w:color w:val="000000"/>
          <w:spacing w:val="1"/>
          <w:sz w:val="24"/>
        </w:rPr>
        <w:t>on</w:t>
      </w:r>
      <w:r>
        <w:rPr>
          <w:rFonts w:eastAsia="Calibri" w:cs="Calibri" w:ascii="Calibri" w:hAnsi="Calibri"/>
          <w:color w:val="000000"/>
          <w:sz w:val="24"/>
        </w:rPr>
        <w:t>al</w:t>
      </w:r>
      <w:r>
        <w:rPr>
          <w:rFonts w:eastAsia="Calibri" w:cs="Calibri" w:ascii="Calibri" w:hAnsi="Calibri"/>
          <w:color w:val="000000"/>
          <w:spacing w:val="32"/>
          <w:sz w:val="24"/>
        </w:rPr>
        <w:t xml:space="preserve"> </w:t>
      </w:r>
      <w:r>
        <w:rPr>
          <w:rFonts w:eastAsia="Calibri" w:cs="Calibri" w:ascii="Calibri" w:hAnsi="Calibri"/>
          <w:color w:val="000000"/>
          <w:sz w:val="24"/>
        </w:rPr>
        <w:t>j</w:t>
      </w:r>
      <w:r>
        <w:rPr>
          <w:rFonts w:eastAsia="Calibri" w:cs="Calibri" w:ascii="Calibri" w:hAnsi="Calibri"/>
          <w:color w:val="000000"/>
          <w:spacing w:val="1"/>
          <w:sz w:val="24"/>
        </w:rPr>
        <w:t>ud</w:t>
      </w:r>
      <w:r>
        <w:rPr>
          <w:rFonts w:eastAsia="Calibri" w:cs="Calibri" w:ascii="Calibri" w:hAnsi="Calibri"/>
          <w:color w:val="000000"/>
          <w:spacing w:val="-3"/>
          <w:sz w:val="24"/>
        </w:rPr>
        <w:t>g</w:t>
      </w:r>
      <w:r>
        <w:rPr>
          <w:rFonts w:eastAsia="Calibri" w:cs="Calibri" w:ascii="Calibri" w:hAnsi="Calibri"/>
          <w:color w:val="000000"/>
          <w:sz w:val="24"/>
        </w:rPr>
        <w:t>m</w:t>
      </w:r>
      <w:r>
        <w:rPr>
          <w:rFonts w:eastAsia="Calibri" w:cs="Calibri" w:ascii="Calibri" w:hAnsi="Calibri"/>
          <w:color w:val="000000"/>
          <w:spacing w:val="1"/>
          <w:sz w:val="24"/>
        </w:rPr>
        <w:t>e</w:t>
      </w:r>
      <w:r>
        <w:rPr>
          <w:rFonts w:eastAsia="Calibri" w:cs="Calibri" w:ascii="Calibri" w:hAnsi="Calibri"/>
          <w:color w:val="000000"/>
          <w:sz w:val="24"/>
        </w:rPr>
        <w:t>n</w:t>
      </w:r>
      <w:r>
        <w:rPr>
          <w:rFonts w:eastAsia="Calibri" w:cs="Calibri" w:ascii="Calibri" w:hAnsi="Calibri"/>
          <w:color w:val="000000"/>
          <w:spacing w:val="-1"/>
          <w:sz w:val="24"/>
        </w:rPr>
        <w:t>t</w:t>
      </w:r>
      <w:r>
        <w:rPr>
          <w:rFonts w:eastAsia="Calibri" w:cs="Calibri" w:ascii="Calibri" w:hAnsi="Calibri"/>
          <w:color w:val="000000"/>
          <w:spacing w:val="33"/>
          <w:sz w:val="24"/>
        </w:rPr>
        <w:t xml:space="preserve"> </w:t>
      </w:r>
      <w:r>
        <w:rPr>
          <w:rFonts w:eastAsia="Calibri" w:cs="Calibri" w:ascii="Calibri" w:hAnsi="Calibri"/>
          <w:color w:val="000000"/>
          <w:sz w:val="24"/>
        </w:rPr>
        <w:t>im</w:t>
      </w:r>
      <w:r>
        <w:rPr>
          <w:rFonts w:eastAsia="Calibri" w:cs="Calibri" w:ascii="Calibri" w:hAnsi="Calibri"/>
          <w:color w:val="000000"/>
          <w:spacing w:val="1"/>
          <w:sz w:val="24"/>
        </w:rPr>
        <w:t>p</w:t>
      </w:r>
      <w:r>
        <w:rPr>
          <w:rFonts w:eastAsia="Calibri" w:cs="Calibri" w:ascii="Calibri" w:hAnsi="Calibri"/>
          <w:color w:val="000000"/>
          <w:sz w:val="24"/>
        </w:rPr>
        <w:t>a</w:t>
      </w:r>
      <w:r>
        <w:rPr>
          <w:rFonts w:eastAsia="Calibri" w:cs="Calibri" w:ascii="Calibri" w:hAnsi="Calibri"/>
          <w:color w:val="000000"/>
          <w:spacing w:val="-2"/>
          <w:sz w:val="24"/>
        </w:rPr>
        <w:t>r</w:t>
      </w:r>
      <w:r>
        <w:rPr>
          <w:rFonts w:eastAsia="Calibri" w:cs="Calibri" w:ascii="Calibri" w:hAnsi="Calibri"/>
          <w:color w:val="000000"/>
          <w:spacing w:val="1"/>
          <w:sz w:val="24"/>
        </w:rPr>
        <w:t>t</w:t>
      </w:r>
      <w:r>
        <w:rPr>
          <w:rFonts w:eastAsia="Calibri" w:cs="Calibri" w:ascii="Calibri" w:hAnsi="Calibri"/>
          <w:color w:val="000000"/>
          <w:spacing w:val="-2"/>
          <w:sz w:val="24"/>
        </w:rPr>
        <w:t>i</w:t>
      </w:r>
      <w:r>
        <w:rPr>
          <w:rFonts w:eastAsia="Calibri" w:cs="Calibri" w:ascii="Calibri" w:hAnsi="Calibri"/>
          <w:color w:val="000000"/>
          <w:sz w:val="24"/>
        </w:rPr>
        <w:t>ally</w:t>
      </w:r>
      <w:r>
        <w:rPr>
          <w:rFonts w:eastAsia="Calibri" w:cs="Calibri" w:ascii="Calibri" w:hAnsi="Calibri"/>
          <w:color w:val="000000"/>
          <w:spacing w:val="34"/>
          <w:sz w:val="24"/>
        </w:rPr>
        <w:t xml:space="preserve"> </w:t>
      </w:r>
      <w:r>
        <w:rPr>
          <w:rFonts w:eastAsia="Calibri" w:cs="Calibri" w:ascii="Calibri" w:hAnsi="Calibri"/>
          <w:color w:val="000000"/>
          <w:spacing w:val="-1"/>
          <w:sz w:val="24"/>
        </w:rPr>
        <w:t>w</w:t>
      </w:r>
      <w:r>
        <w:rPr>
          <w:rFonts w:eastAsia="Calibri" w:cs="Calibri" w:ascii="Calibri" w:hAnsi="Calibri"/>
          <w:color w:val="000000"/>
          <w:spacing w:val="1"/>
          <w:sz w:val="24"/>
        </w:rPr>
        <w:t>h</w:t>
      </w:r>
      <w:r>
        <w:rPr>
          <w:rFonts w:eastAsia="Calibri" w:cs="Calibri" w:ascii="Calibri" w:hAnsi="Calibri"/>
          <w:color w:val="000000"/>
          <w:sz w:val="24"/>
        </w:rPr>
        <w:t>ile</w:t>
      </w:r>
      <w:r>
        <w:rPr>
          <w:rFonts w:eastAsia="Calibri" w:cs="Calibri" w:ascii="Calibri" w:hAnsi="Calibri"/>
          <w:color w:val="000000"/>
          <w:spacing w:val="33"/>
          <w:sz w:val="24"/>
        </w:rPr>
        <w:t xml:space="preserve"> </w:t>
      </w:r>
      <w:r>
        <w:rPr>
          <w:rFonts w:eastAsia="Calibri" w:cs="Calibri" w:ascii="Calibri" w:hAnsi="Calibri"/>
          <w:color w:val="000000"/>
          <w:spacing w:val="1"/>
          <w:sz w:val="24"/>
        </w:rPr>
        <w:t>t</w:t>
      </w:r>
      <w:r>
        <w:rPr>
          <w:rFonts w:eastAsia="Calibri" w:cs="Calibri" w:ascii="Calibri" w:hAnsi="Calibri"/>
          <w:color w:val="000000"/>
          <w:sz w:val="24"/>
        </w:rPr>
        <w:t>a</w:t>
      </w:r>
      <w:r>
        <w:rPr>
          <w:rFonts w:eastAsia="Calibri" w:cs="Calibri" w:ascii="Calibri" w:hAnsi="Calibri"/>
          <w:color w:val="000000"/>
          <w:spacing w:val="-1"/>
          <w:sz w:val="24"/>
        </w:rPr>
        <w:t>k</w:t>
      </w:r>
      <w:r>
        <w:rPr>
          <w:rFonts w:eastAsia="Calibri" w:cs="Calibri" w:ascii="Calibri" w:hAnsi="Calibri"/>
          <w:color w:val="000000"/>
          <w:sz w:val="24"/>
        </w:rPr>
        <w:t>i</w:t>
      </w:r>
      <w:r>
        <w:rPr>
          <w:rFonts w:eastAsia="Calibri" w:cs="Calibri" w:ascii="Calibri" w:hAnsi="Calibri"/>
          <w:color w:val="000000"/>
          <w:spacing w:val="1"/>
          <w:sz w:val="24"/>
        </w:rPr>
        <w:t>n</w:t>
      </w:r>
      <w:r>
        <w:rPr>
          <w:rFonts w:eastAsia="Calibri" w:cs="Calibri" w:ascii="Calibri" w:hAnsi="Calibri"/>
          <w:color w:val="000000"/>
          <w:sz w:val="24"/>
        </w:rPr>
        <w:t>g</w:t>
      </w:r>
      <w:r>
        <w:rPr>
          <w:rFonts w:eastAsia="Calibri" w:cs="Calibri" w:ascii="Calibri" w:hAnsi="Calibri"/>
          <w:color w:val="000000"/>
          <w:spacing w:val="32"/>
          <w:sz w:val="24"/>
        </w:rPr>
        <w:t xml:space="preserve"> </w:t>
      </w:r>
      <w:r>
        <w:rPr>
          <w:rFonts w:eastAsia="Calibri" w:cs="Calibri" w:ascii="Calibri" w:hAnsi="Calibri"/>
          <w:color w:val="000000"/>
          <w:sz w:val="24"/>
        </w:rPr>
        <w:t>a</w:t>
      </w:r>
      <w:r>
        <w:rPr>
          <w:rFonts w:eastAsia="Calibri" w:cs="Calibri" w:ascii="Calibri" w:hAnsi="Calibri"/>
          <w:color w:val="000000"/>
          <w:spacing w:val="1"/>
          <w:sz w:val="24"/>
        </w:rPr>
        <w:t>n</w:t>
      </w:r>
      <w:r>
        <w:rPr>
          <w:rFonts w:eastAsia="Calibri" w:cs="Calibri" w:ascii="Calibri" w:hAnsi="Calibri"/>
          <w:color w:val="000000"/>
          <w:sz w:val="24"/>
        </w:rPr>
        <w:t>y</w:t>
      </w:r>
      <w:r>
        <w:rPr>
          <w:rFonts w:eastAsia="Calibri" w:cs="Calibri" w:ascii="Calibri" w:hAnsi="Calibri"/>
          <w:color w:val="000000"/>
          <w:spacing w:val="31"/>
          <w:sz w:val="24"/>
        </w:rPr>
        <w:t xml:space="preserve"> </w:t>
      </w:r>
      <w:r>
        <w:rPr>
          <w:rFonts w:eastAsia="Calibri" w:cs="Calibri" w:ascii="Calibri" w:hAnsi="Calibri"/>
          <w:color w:val="000000"/>
          <w:spacing w:val="1"/>
          <w:sz w:val="24"/>
        </w:rPr>
        <w:t>d</w:t>
      </w:r>
      <w:r>
        <w:rPr>
          <w:rFonts w:eastAsia="Calibri" w:cs="Calibri" w:ascii="Calibri" w:hAnsi="Calibri"/>
          <w:color w:val="000000"/>
          <w:spacing w:val="-2"/>
          <w:sz w:val="24"/>
        </w:rPr>
        <w:t>e</w:t>
      </w:r>
      <w:r>
        <w:rPr>
          <w:rFonts w:eastAsia="Calibri" w:cs="Calibri" w:ascii="Calibri" w:hAnsi="Calibri"/>
          <w:color w:val="000000"/>
          <w:spacing w:val="-1"/>
          <w:sz w:val="24"/>
        </w:rPr>
        <w:t>c</w:t>
      </w:r>
      <w:r>
        <w:rPr>
          <w:rFonts w:eastAsia="Calibri" w:cs="Calibri" w:ascii="Calibri" w:hAnsi="Calibri"/>
          <w:color w:val="000000"/>
          <w:sz w:val="24"/>
        </w:rPr>
        <w:t>isio</w:t>
      </w:r>
      <w:r>
        <w:rPr>
          <w:rFonts w:eastAsia="Calibri" w:cs="Calibri" w:ascii="Calibri" w:hAnsi="Calibri"/>
          <w:color w:val="000000"/>
          <w:spacing w:val="1"/>
          <w:sz w:val="24"/>
        </w:rPr>
        <w:t>n</w:t>
      </w:r>
      <w:r>
        <w:rPr>
          <w:rFonts w:eastAsia="Calibri" w:cs="Calibri" w:ascii="Calibri" w:hAnsi="Calibri"/>
          <w:color w:val="000000"/>
          <w:sz w:val="24"/>
        </w:rPr>
        <w:t>s r</w:t>
      </w:r>
      <w:r>
        <w:rPr>
          <w:rFonts w:eastAsia="Calibri" w:cs="Calibri" w:ascii="Calibri" w:hAnsi="Calibri"/>
          <w:color w:val="000000"/>
          <w:spacing w:val="1"/>
          <w:sz w:val="24"/>
        </w:rPr>
        <w:t>e</w:t>
      </w:r>
      <w:r>
        <w:rPr>
          <w:rFonts w:eastAsia="Calibri" w:cs="Calibri" w:ascii="Calibri" w:hAnsi="Calibri"/>
          <w:color w:val="000000"/>
          <w:sz w:val="24"/>
        </w:rPr>
        <w:t>la</w:t>
      </w:r>
      <w:r>
        <w:rPr>
          <w:rFonts w:eastAsia="Calibri" w:cs="Calibri" w:ascii="Calibri" w:hAnsi="Calibri"/>
          <w:color w:val="000000"/>
          <w:spacing w:val="1"/>
          <w:sz w:val="24"/>
        </w:rPr>
        <w:t>t</w:t>
      </w:r>
      <w:r>
        <w:rPr>
          <w:rFonts w:eastAsia="Calibri" w:cs="Calibri" w:ascii="Calibri" w:hAnsi="Calibri"/>
          <w:color w:val="000000"/>
          <w:spacing w:val="-2"/>
          <w:sz w:val="24"/>
        </w:rPr>
        <w:t>e</w:t>
      </w:r>
      <w:r>
        <w:rPr>
          <w:rFonts w:eastAsia="Calibri" w:cs="Calibri" w:ascii="Calibri" w:hAnsi="Calibri"/>
          <w:color w:val="000000"/>
          <w:sz w:val="24"/>
        </w:rPr>
        <w:t>d</w:t>
      </w:r>
      <w:r>
        <w:rPr>
          <w:rFonts w:eastAsia="Calibri" w:cs="Calibri" w:ascii="Calibri" w:hAnsi="Calibri"/>
          <w:color w:val="000000"/>
          <w:spacing w:val="21"/>
          <w:sz w:val="24"/>
        </w:rPr>
        <w:t xml:space="preserve"> </w:t>
      </w:r>
      <w:r>
        <w:rPr>
          <w:rFonts w:eastAsia="Calibri" w:cs="Calibri" w:ascii="Calibri" w:hAnsi="Calibri"/>
          <w:color w:val="000000"/>
          <w:spacing w:val="1"/>
          <w:sz w:val="24"/>
        </w:rPr>
        <w:t>t</w:t>
      </w:r>
      <w:r>
        <w:rPr>
          <w:rFonts w:eastAsia="Calibri" w:cs="Calibri" w:ascii="Calibri" w:hAnsi="Calibri"/>
          <w:color w:val="000000"/>
          <w:sz w:val="24"/>
        </w:rPr>
        <w:t>o</w:t>
      </w:r>
      <w:r>
        <w:rPr>
          <w:rFonts w:eastAsia="Calibri" w:cs="Calibri" w:ascii="Calibri" w:hAnsi="Calibri"/>
          <w:color w:val="000000"/>
          <w:spacing w:val="21"/>
          <w:sz w:val="24"/>
        </w:rPr>
        <w:t xml:space="preserve"> </w:t>
      </w:r>
      <w:r>
        <w:rPr>
          <w:rFonts w:eastAsia="Calibri" w:cs="Calibri" w:ascii="Calibri" w:hAnsi="Calibri"/>
          <w:color w:val="000000"/>
          <w:spacing w:val="-1"/>
          <w:sz w:val="24"/>
        </w:rPr>
        <w:t>w</w:t>
      </w:r>
      <w:r>
        <w:rPr>
          <w:rFonts w:eastAsia="Calibri" w:cs="Calibri" w:ascii="Calibri" w:hAnsi="Calibri"/>
          <w:color w:val="000000"/>
          <w:sz w:val="24"/>
        </w:rPr>
        <w:t>or</w:t>
      </w:r>
      <w:r>
        <w:rPr>
          <w:rFonts w:eastAsia="Calibri" w:cs="Calibri" w:ascii="Calibri" w:hAnsi="Calibri"/>
          <w:color w:val="000000"/>
          <w:spacing w:val="-1"/>
          <w:sz w:val="24"/>
        </w:rPr>
        <w:t>k</w:t>
      </w:r>
      <w:r>
        <w:rPr>
          <w:rFonts w:eastAsia="Calibri" w:cs="Calibri" w:ascii="Calibri" w:hAnsi="Calibri"/>
          <w:color w:val="000000"/>
          <w:sz w:val="24"/>
        </w:rPr>
        <w:t>,</w:t>
      </w:r>
      <w:r>
        <w:rPr>
          <w:rFonts w:eastAsia="Calibri" w:cs="Calibri" w:ascii="Calibri" w:hAnsi="Calibri"/>
          <w:color w:val="000000"/>
          <w:spacing w:val="22"/>
          <w:sz w:val="24"/>
        </w:rPr>
        <w:t xml:space="preserve"> </w:t>
      </w:r>
      <w:r>
        <w:rPr>
          <w:rFonts w:eastAsia="Calibri" w:cs="Calibri" w:ascii="Calibri" w:hAnsi="Calibri"/>
          <w:color w:val="000000"/>
          <w:spacing w:val="-1"/>
          <w:sz w:val="24"/>
        </w:rPr>
        <w:t>k</w:t>
      </w:r>
      <w:r>
        <w:rPr>
          <w:rFonts w:eastAsia="Calibri" w:cs="Calibri" w:ascii="Calibri" w:hAnsi="Calibri"/>
          <w:color w:val="000000"/>
          <w:sz w:val="24"/>
        </w:rPr>
        <w:t>e</w:t>
      </w:r>
      <w:r>
        <w:rPr>
          <w:rFonts w:eastAsia="Calibri" w:cs="Calibri" w:ascii="Calibri" w:hAnsi="Calibri"/>
          <w:color w:val="000000"/>
          <w:spacing w:val="1"/>
          <w:sz w:val="24"/>
        </w:rPr>
        <w:t>ep</w:t>
      </w:r>
      <w:r>
        <w:rPr>
          <w:rFonts w:eastAsia="Calibri" w:cs="Calibri" w:ascii="Calibri" w:hAnsi="Calibri"/>
          <w:color w:val="000000"/>
          <w:spacing w:val="-2"/>
          <w:sz w:val="24"/>
        </w:rPr>
        <w:t>i</w:t>
      </w:r>
      <w:r>
        <w:rPr>
          <w:rFonts w:eastAsia="Calibri" w:cs="Calibri" w:ascii="Calibri" w:hAnsi="Calibri"/>
          <w:color w:val="000000"/>
          <w:spacing w:val="1"/>
          <w:sz w:val="24"/>
        </w:rPr>
        <w:t>n</w:t>
      </w:r>
      <w:r>
        <w:rPr>
          <w:rFonts w:eastAsia="Calibri" w:cs="Calibri" w:ascii="Calibri" w:hAnsi="Calibri"/>
          <w:color w:val="000000"/>
          <w:sz w:val="24"/>
        </w:rPr>
        <w:t>g</w:t>
      </w:r>
      <w:r>
        <w:rPr>
          <w:rFonts w:eastAsia="Calibri" w:cs="Calibri" w:ascii="Calibri" w:hAnsi="Calibri"/>
          <w:color w:val="000000"/>
          <w:spacing w:val="20"/>
          <w:sz w:val="24"/>
        </w:rPr>
        <w:t xml:space="preserve"> </w:t>
      </w:r>
      <w:r>
        <w:rPr>
          <w:rFonts w:eastAsia="Calibri" w:cs="Calibri" w:ascii="Calibri" w:hAnsi="Calibri"/>
          <w:color w:val="000000"/>
          <w:sz w:val="24"/>
        </w:rPr>
        <w:t>all</w:t>
      </w:r>
      <w:r>
        <w:rPr>
          <w:rFonts w:eastAsia="Calibri" w:cs="Calibri" w:ascii="Calibri" w:hAnsi="Calibri"/>
          <w:color w:val="000000"/>
          <w:spacing w:val="20"/>
          <w:sz w:val="24"/>
        </w:rPr>
        <w:t xml:space="preserve"> </w:t>
      </w:r>
      <w:r>
        <w:rPr>
          <w:rFonts w:eastAsia="Calibri" w:cs="Calibri" w:ascii="Calibri" w:hAnsi="Calibri"/>
          <w:color w:val="000000"/>
          <w:spacing w:val="1"/>
          <w:sz w:val="24"/>
        </w:rPr>
        <w:t>p</w:t>
      </w:r>
      <w:r>
        <w:rPr>
          <w:rFonts w:eastAsia="Calibri" w:cs="Calibri" w:ascii="Calibri" w:hAnsi="Calibri"/>
          <w:color w:val="000000"/>
          <w:sz w:val="24"/>
        </w:rPr>
        <w:t>e</w:t>
      </w:r>
      <w:r>
        <w:rPr>
          <w:rFonts w:eastAsia="Calibri" w:cs="Calibri" w:ascii="Calibri" w:hAnsi="Calibri"/>
          <w:color w:val="000000"/>
          <w:spacing w:val="-1"/>
          <w:sz w:val="24"/>
        </w:rPr>
        <w:t>r</w:t>
      </w:r>
      <w:r>
        <w:rPr>
          <w:rFonts w:eastAsia="Calibri" w:cs="Calibri" w:ascii="Calibri" w:hAnsi="Calibri"/>
          <w:color w:val="000000"/>
          <w:spacing w:val="1"/>
          <w:sz w:val="24"/>
        </w:rPr>
        <w:t>t</w:t>
      </w:r>
      <w:r>
        <w:rPr>
          <w:rFonts w:eastAsia="Calibri" w:cs="Calibri" w:ascii="Calibri" w:hAnsi="Calibri"/>
          <w:color w:val="000000"/>
          <w:sz w:val="24"/>
        </w:rPr>
        <w:t>i</w:t>
      </w:r>
      <w:r>
        <w:rPr>
          <w:rFonts w:eastAsia="Calibri" w:cs="Calibri" w:ascii="Calibri" w:hAnsi="Calibri"/>
          <w:color w:val="000000"/>
          <w:spacing w:val="1"/>
          <w:sz w:val="24"/>
        </w:rPr>
        <w:t>n</w:t>
      </w:r>
      <w:r>
        <w:rPr>
          <w:rFonts w:eastAsia="Calibri" w:cs="Calibri" w:ascii="Calibri" w:hAnsi="Calibri"/>
          <w:color w:val="000000"/>
          <w:spacing w:val="-2"/>
          <w:sz w:val="24"/>
        </w:rPr>
        <w:t>e</w:t>
      </w:r>
      <w:r>
        <w:rPr>
          <w:rFonts w:eastAsia="Calibri" w:cs="Calibri" w:ascii="Calibri" w:hAnsi="Calibri"/>
          <w:color w:val="000000"/>
          <w:spacing w:val="1"/>
          <w:sz w:val="24"/>
        </w:rPr>
        <w:t>n</w:t>
      </w:r>
      <w:r>
        <w:rPr>
          <w:rFonts w:eastAsia="Calibri" w:cs="Calibri" w:ascii="Calibri" w:hAnsi="Calibri"/>
          <w:color w:val="000000"/>
          <w:sz w:val="24"/>
        </w:rPr>
        <w:t>t</w:t>
      </w:r>
      <w:r>
        <w:rPr>
          <w:rFonts w:eastAsia="Calibri" w:cs="Calibri" w:ascii="Calibri" w:hAnsi="Calibri"/>
          <w:color w:val="000000"/>
          <w:spacing w:val="21"/>
          <w:sz w:val="24"/>
        </w:rPr>
        <w:t xml:space="preserve"> </w:t>
      </w:r>
      <w:r>
        <w:rPr>
          <w:rFonts w:eastAsia="Calibri" w:cs="Calibri" w:ascii="Calibri" w:hAnsi="Calibri"/>
          <w:color w:val="000000"/>
          <w:spacing w:val="-1"/>
          <w:sz w:val="24"/>
        </w:rPr>
        <w:t>f</w:t>
      </w:r>
      <w:r>
        <w:rPr>
          <w:rFonts w:eastAsia="Calibri" w:cs="Calibri" w:ascii="Calibri" w:hAnsi="Calibri"/>
          <w:color w:val="000000"/>
          <w:sz w:val="24"/>
        </w:rPr>
        <w:t>ac</w:t>
      </w:r>
      <w:r>
        <w:rPr>
          <w:rFonts w:eastAsia="Calibri" w:cs="Calibri" w:ascii="Calibri" w:hAnsi="Calibri"/>
          <w:color w:val="000000"/>
          <w:spacing w:val="1"/>
          <w:sz w:val="24"/>
        </w:rPr>
        <w:t>t</w:t>
      </w:r>
      <w:r>
        <w:rPr>
          <w:rFonts w:eastAsia="Calibri" w:cs="Calibri" w:ascii="Calibri" w:hAnsi="Calibri"/>
          <w:color w:val="000000"/>
          <w:sz w:val="24"/>
        </w:rPr>
        <w:t>s,</w:t>
      </w:r>
      <w:r>
        <w:rPr>
          <w:rFonts w:eastAsia="Calibri" w:cs="Calibri" w:ascii="Calibri" w:hAnsi="Calibri"/>
          <w:color w:val="000000"/>
          <w:spacing w:val="22"/>
          <w:sz w:val="24"/>
        </w:rPr>
        <w:t xml:space="preserve"> </w:t>
      </w:r>
      <w:r>
        <w:rPr>
          <w:rFonts w:eastAsia="Calibri" w:cs="Calibri" w:ascii="Calibri" w:hAnsi="Calibri"/>
          <w:color w:val="000000"/>
          <w:spacing w:val="-2"/>
          <w:sz w:val="24"/>
        </w:rPr>
        <w:t>r</w:t>
      </w:r>
      <w:r>
        <w:rPr>
          <w:rFonts w:eastAsia="Calibri" w:cs="Calibri" w:ascii="Calibri" w:hAnsi="Calibri"/>
          <w:color w:val="000000"/>
          <w:sz w:val="24"/>
        </w:rPr>
        <w:t>el</w:t>
      </w:r>
      <w:r>
        <w:rPr>
          <w:rFonts w:eastAsia="Calibri" w:cs="Calibri" w:ascii="Calibri" w:hAnsi="Calibri"/>
          <w:color w:val="000000"/>
          <w:spacing w:val="1"/>
          <w:sz w:val="24"/>
        </w:rPr>
        <w:t>e</w:t>
      </w:r>
      <w:r>
        <w:rPr>
          <w:rFonts w:eastAsia="Calibri" w:cs="Calibri" w:ascii="Calibri" w:hAnsi="Calibri"/>
          <w:color w:val="000000"/>
          <w:spacing w:val="-3"/>
          <w:sz w:val="24"/>
        </w:rPr>
        <w:t>v</w:t>
      </w:r>
      <w:r>
        <w:rPr>
          <w:rFonts w:eastAsia="Calibri" w:cs="Calibri" w:ascii="Calibri" w:hAnsi="Calibri"/>
          <w:color w:val="000000"/>
          <w:sz w:val="24"/>
        </w:rPr>
        <w:t>a</w:t>
      </w:r>
      <w:r>
        <w:rPr>
          <w:rFonts w:eastAsia="Calibri" w:cs="Calibri" w:ascii="Calibri" w:hAnsi="Calibri"/>
          <w:color w:val="000000"/>
          <w:spacing w:val="1"/>
          <w:sz w:val="24"/>
        </w:rPr>
        <w:t>n</w:t>
      </w:r>
      <w:r>
        <w:rPr>
          <w:rFonts w:eastAsia="Calibri" w:cs="Calibri" w:ascii="Calibri" w:hAnsi="Calibri"/>
          <w:color w:val="000000"/>
          <w:sz w:val="24"/>
        </w:rPr>
        <w:t>t</w:t>
      </w:r>
      <w:r>
        <w:rPr>
          <w:rFonts w:eastAsia="Calibri" w:cs="Calibri" w:ascii="Calibri" w:hAnsi="Calibri"/>
          <w:color w:val="000000"/>
          <w:spacing w:val="21"/>
          <w:sz w:val="24"/>
        </w:rPr>
        <w:t xml:space="preserve"> </w:t>
      </w:r>
      <w:r>
        <w:rPr>
          <w:rFonts w:eastAsia="Calibri" w:cs="Calibri" w:ascii="Calibri" w:hAnsi="Calibri"/>
          <w:color w:val="000000"/>
          <w:sz w:val="24"/>
        </w:rPr>
        <w:t>ex</w:t>
      </w:r>
      <w:r>
        <w:rPr>
          <w:rFonts w:eastAsia="Calibri" w:cs="Calibri" w:ascii="Calibri" w:hAnsi="Calibri"/>
          <w:color w:val="000000"/>
          <w:spacing w:val="1"/>
          <w:sz w:val="24"/>
        </w:rPr>
        <w:t>p</w:t>
      </w:r>
      <w:r>
        <w:rPr>
          <w:rFonts w:eastAsia="Calibri" w:cs="Calibri" w:ascii="Calibri" w:hAnsi="Calibri"/>
          <w:color w:val="000000"/>
          <w:sz w:val="24"/>
        </w:rPr>
        <w:t>er</w:t>
      </w:r>
      <w:r>
        <w:rPr>
          <w:rFonts w:eastAsia="Calibri" w:cs="Calibri" w:ascii="Calibri" w:hAnsi="Calibri"/>
          <w:color w:val="000000"/>
          <w:spacing w:val="-1"/>
          <w:sz w:val="24"/>
        </w:rPr>
        <w:t>i</w:t>
      </w:r>
      <w:r>
        <w:rPr>
          <w:rFonts w:eastAsia="Calibri" w:cs="Calibri" w:ascii="Calibri" w:hAnsi="Calibri"/>
          <w:color w:val="000000"/>
          <w:sz w:val="24"/>
        </w:rPr>
        <w:t>e</w:t>
      </w:r>
      <w:r>
        <w:rPr>
          <w:rFonts w:eastAsia="Calibri" w:cs="Calibri" w:ascii="Calibri" w:hAnsi="Calibri"/>
          <w:color w:val="000000"/>
          <w:spacing w:val="1"/>
          <w:sz w:val="24"/>
        </w:rPr>
        <w:t>n</w:t>
      </w:r>
      <w:r>
        <w:rPr>
          <w:rFonts w:eastAsia="Calibri" w:cs="Calibri" w:ascii="Calibri" w:hAnsi="Calibri"/>
          <w:color w:val="000000"/>
          <w:spacing w:val="-1"/>
          <w:sz w:val="24"/>
        </w:rPr>
        <w:t>c</w:t>
      </w:r>
      <w:r>
        <w:rPr>
          <w:rFonts w:eastAsia="Calibri" w:cs="Calibri" w:ascii="Calibri" w:hAnsi="Calibri"/>
          <w:color w:val="000000"/>
          <w:sz w:val="24"/>
        </w:rPr>
        <w:t>e</w:t>
      </w:r>
      <w:r>
        <w:rPr>
          <w:rFonts w:eastAsia="Calibri" w:cs="Calibri" w:ascii="Calibri" w:hAnsi="Calibri"/>
          <w:color w:val="000000"/>
          <w:spacing w:val="21"/>
          <w:sz w:val="24"/>
        </w:rPr>
        <w:t xml:space="preserve"> </w:t>
      </w:r>
      <w:r>
        <w:rPr>
          <w:rFonts w:eastAsia="Calibri" w:cs="Calibri" w:ascii="Calibri" w:hAnsi="Calibri"/>
          <w:color w:val="000000"/>
          <w:sz w:val="24"/>
        </w:rPr>
        <w:t>a</w:t>
      </w:r>
      <w:r>
        <w:rPr>
          <w:rFonts w:eastAsia="Calibri" w:cs="Calibri" w:ascii="Calibri" w:hAnsi="Calibri"/>
          <w:color w:val="000000"/>
          <w:spacing w:val="-1"/>
          <w:sz w:val="24"/>
        </w:rPr>
        <w:t>n</w:t>
      </w:r>
      <w:r>
        <w:rPr>
          <w:rFonts w:eastAsia="Calibri" w:cs="Calibri" w:ascii="Calibri" w:hAnsi="Calibri"/>
          <w:color w:val="000000"/>
          <w:sz w:val="24"/>
        </w:rPr>
        <w:t>d</w:t>
      </w:r>
      <w:r>
        <w:rPr>
          <w:rFonts w:eastAsia="Calibri" w:cs="Calibri" w:ascii="Calibri" w:hAnsi="Calibri"/>
          <w:color w:val="000000"/>
          <w:spacing w:val="21"/>
          <w:sz w:val="24"/>
        </w:rPr>
        <w:t xml:space="preserve"> </w:t>
      </w:r>
      <w:r>
        <w:rPr>
          <w:rFonts w:eastAsia="Calibri" w:cs="Calibri" w:ascii="Calibri" w:hAnsi="Calibri"/>
          <w:color w:val="000000"/>
          <w:spacing w:val="1"/>
          <w:sz w:val="24"/>
        </w:rPr>
        <w:t>th</w:t>
      </w:r>
      <w:r>
        <w:rPr>
          <w:rFonts w:eastAsia="Calibri" w:cs="Calibri" w:ascii="Calibri" w:hAnsi="Calibri"/>
          <w:color w:val="000000"/>
          <w:sz w:val="24"/>
        </w:rPr>
        <w:t>e</w:t>
      </w:r>
      <w:r>
        <w:rPr>
          <w:rFonts w:eastAsia="Calibri" w:cs="Calibri" w:ascii="Calibri" w:hAnsi="Calibri"/>
          <w:color w:val="000000"/>
          <w:spacing w:val="18"/>
          <w:sz w:val="24"/>
        </w:rPr>
        <w:t xml:space="preserve"> </w:t>
      </w:r>
      <w:r>
        <w:rPr>
          <w:rFonts w:eastAsia="Calibri" w:cs="Calibri" w:ascii="Calibri" w:hAnsi="Calibri"/>
          <w:color w:val="000000"/>
          <w:sz w:val="24"/>
        </w:rPr>
        <w:t>a</w:t>
      </w:r>
      <w:r>
        <w:rPr>
          <w:rFonts w:eastAsia="Calibri" w:cs="Calibri" w:ascii="Calibri" w:hAnsi="Calibri"/>
          <w:color w:val="000000"/>
          <w:spacing w:val="1"/>
          <w:sz w:val="24"/>
        </w:rPr>
        <w:t>d</w:t>
      </w:r>
      <w:r>
        <w:rPr>
          <w:rFonts w:eastAsia="Calibri" w:cs="Calibri" w:ascii="Calibri" w:hAnsi="Calibri"/>
          <w:color w:val="000000"/>
          <w:sz w:val="24"/>
        </w:rPr>
        <w:t>vi</w:t>
      </w:r>
      <w:r>
        <w:rPr>
          <w:rFonts w:eastAsia="Calibri" w:cs="Calibri" w:ascii="Calibri" w:hAnsi="Calibri"/>
          <w:color w:val="000000"/>
          <w:spacing w:val="-1"/>
          <w:sz w:val="24"/>
        </w:rPr>
        <w:t>c</w:t>
      </w:r>
      <w:r>
        <w:rPr>
          <w:rFonts w:eastAsia="Calibri" w:cs="Calibri" w:ascii="Calibri" w:hAnsi="Calibri"/>
          <w:color w:val="000000"/>
          <w:sz w:val="24"/>
        </w:rPr>
        <w:t>e of</w:t>
      </w:r>
      <w:r>
        <w:rPr>
          <w:rFonts w:eastAsia="Calibri" w:cs="Calibri" w:ascii="Calibri" w:hAnsi="Calibri"/>
          <w:color w:val="000000"/>
          <w:spacing w:val="2"/>
          <w:sz w:val="24"/>
        </w:rPr>
        <w:t xml:space="preserve"> </w:t>
      </w:r>
      <w:r>
        <w:rPr>
          <w:rFonts w:eastAsia="Calibri" w:cs="Calibri" w:ascii="Calibri" w:hAnsi="Calibri"/>
          <w:color w:val="000000"/>
          <w:spacing w:val="-2"/>
          <w:sz w:val="24"/>
        </w:rPr>
        <w:t>o</w:t>
      </w:r>
      <w:r>
        <w:rPr>
          <w:rFonts w:eastAsia="Calibri" w:cs="Calibri" w:ascii="Calibri" w:hAnsi="Calibri"/>
          <w:color w:val="000000"/>
          <w:spacing w:val="1"/>
          <w:sz w:val="24"/>
        </w:rPr>
        <w:t>u</w:t>
      </w:r>
      <w:r>
        <w:rPr>
          <w:rFonts w:eastAsia="Calibri" w:cs="Calibri" w:ascii="Calibri" w:hAnsi="Calibri"/>
          <w:color w:val="000000"/>
          <w:sz w:val="24"/>
        </w:rPr>
        <w:t>r</w:t>
      </w:r>
      <w:r>
        <w:rPr>
          <w:rFonts w:eastAsia="Calibri" w:cs="Calibri" w:ascii="Calibri" w:hAnsi="Calibri"/>
          <w:color w:val="000000"/>
          <w:spacing w:val="1"/>
          <w:sz w:val="24"/>
        </w:rPr>
        <w:t xml:space="preserve"> </w:t>
      </w:r>
      <w:r>
        <w:rPr>
          <w:rFonts w:eastAsia="Calibri" w:cs="Calibri" w:ascii="Calibri" w:hAnsi="Calibri"/>
          <w:color w:val="000000"/>
          <w:spacing w:val="-2"/>
          <w:sz w:val="24"/>
        </w:rPr>
        <w:t>m</w:t>
      </w:r>
      <w:r>
        <w:rPr>
          <w:rFonts w:eastAsia="Calibri" w:cs="Calibri" w:ascii="Calibri" w:hAnsi="Calibri"/>
          <w:color w:val="000000"/>
          <w:sz w:val="24"/>
        </w:rPr>
        <w:t>a</w:t>
      </w:r>
      <w:r>
        <w:rPr>
          <w:rFonts w:eastAsia="Calibri" w:cs="Calibri" w:ascii="Calibri" w:hAnsi="Calibri"/>
          <w:color w:val="000000"/>
          <w:spacing w:val="1"/>
          <w:sz w:val="24"/>
        </w:rPr>
        <w:t>n</w:t>
      </w:r>
      <w:r>
        <w:rPr>
          <w:rFonts w:eastAsia="Calibri" w:cs="Calibri" w:ascii="Calibri" w:hAnsi="Calibri"/>
          <w:color w:val="000000"/>
          <w:sz w:val="24"/>
        </w:rPr>
        <w:t>age</w:t>
      </w:r>
      <w:r>
        <w:rPr>
          <w:rFonts w:eastAsia="Calibri" w:cs="Calibri" w:ascii="Calibri" w:hAnsi="Calibri"/>
          <w:color w:val="000000"/>
          <w:spacing w:val="-1"/>
          <w:sz w:val="24"/>
        </w:rPr>
        <w:t>m</w:t>
      </w:r>
      <w:r>
        <w:rPr>
          <w:rFonts w:eastAsia="Calibri" w:cs="Calibri" w:ascii="Calibri" w:hAnsi="Calibri"/>
          <w:color w:val="000000"/>
          <w:sz w:val="24"/>
        </w:rPr>
        <w:t>e</w:t>
      </w:r>
      <w:r>
        <w:rPr>
          <w:rFonts w:eastAsia="Calibri" w:cs="Calibri" w:ascii="Calibri" w:hAnsi="Calibri"/>
          <w:color w:val="000000"/>
          <w:spacing w:val="-1"/>
          <w:sz w:val="24"/>
        </w:rPr>
        <w:t>n</w:t>
      </w:r>
      <w:r>
        <w:rPr>
          <w:rFonts w:eastAsia="Calibri" w:cs="Calibri" w:ascii="Calibri" w:hAnsi="Calibri"/>
          <w:color w:val="000000"/>
          <w:sz w:val="24"/>
        </w:rPr>
        <w:t>t</w:t>
      </w:r>
      <w:r>
        <w:rPr>
          <w:rFonts w:eastAsia="Calibri" w:cs="Calibri" w:ascii="Calibri" w:hAnsi="Calibri"/>
          <w:color w:val="000000"/>
          <w:spacing w:val="2"/>
          <w:sz w:val="24"/>
        </w:rPr>
        <w:t xml:space="preserve"> </w:t>
      </w:r>
      <w:r>
        <w:rPr>
          <w:rFonts w:eastAsia="Calibri" w:cs="Calibri" w:ascii="Calibri" w:hAnsi="Calibri"/>
          <w:color w:val="000000"/>
          <w:spacing w:val="-2"/>
          <w:sz w:val="24"/>
        </w:rPr>
        <w:t>i</w:t>
      </w:r>
      <w:r>
        <w:rPr>
          <w:rFonts w:eastAsia="Calibri" w:cs="Calibri" w:ascii="Calibri" w:hAnsi="Calibri"/>
          <w:color w:val="000000"/>
          <w:sz w:val="24"/>
        </w:rPr>
        <w:t>n</w:t>
      </w:r>
      <w:r>
        <w:rPr>
          <w:rFonts w:eastAsia="Calibri" w:cs="Calibri" w:ascii="Calibri" w:hAnsi="Calibri"/>
          <w:color w:val="000000"/>
          <w:spacing w:val="2"/>
          <w:sz w:val="24"/>
        </w:rPr>
        <w:t xml:space="preserve"> </w:t>
      </w:r>
      <w:r>
        <w:rPr>
          <w:rFonts w:eastAsia="Calibri" w:cs="Calibri" w:ascii="Calibri" w:hAnsi="Calibri"/>
          <w:color w:val="000000"/>
          <w:spacing w:val="-2"/>
          <w:sz w:val="24"/>
        </w:rPr>
        <w:t>m</w:t>
      </w:r>
      <w:r>
        <w:rPr>
          <w:rFonts w:eastAsia="Calibri" w:cs="Calibri" w:ascii="Calibri" w:hAnsi="Calibri"/>
          <w:color w:val="000000"/>
          <w:sz w:val="24"/>
        </w:rPr>
        <w:t>i</w:t>
      </w:r>
      <w:r>
        <w:rPr>
          <w:rFonts w:eastAsia="Calibri" w:cs="Calibri" w:ascii="Calibri" w:hAnsi="Calibri"/>
          <w:color w:val="000000"/>
          <w:spacing w:val="1"/>
          <w:sz w:val="24"/>
        </w:rPr>
        <w:t>nd</w:t>
      </w:r>
      <w:r>
        <w:rPr>
          <w:rFonts w:eastAsia="Calibri" w:cs="Calibri" w:ascii="Calibri" w:hAnsi="Calibri"/>
          <w:color w:val="000000"/>
          <w:sz w:val="24"/>
        </w:rPr>
        <w:t>.</w:t>
      </w:r>
    </w:p>
    <w:p>
      <w:pPr>
        <w:pStyle w:val="Normal"/>
        <w:widowControl w:val="false"/>
        <w:numPr>
          <w:ilvl w:val="0"/>
          <w:numId w:val="257"/>
        </w:numPr>
        <w:ind w:hanging="450" w:start="450" w:end="202"/>
        <w:rPr>
          <w:rFonts w:ascii="Calibri" w:hAnsi="Calibri" w:eastAsia="Calibri" w:cs="Calibri"/>
          <w:color w:val="000000"/>
          <w:sz w:val="24"/>
        </w:rPr>
      </w:pPr>
      <w:r>
        <w:rPr>
          <w:rFonts w:eastAsia="Calibri" w:cs="Calibri" w:ascii="Calibri" w:hAnsi="Calibri"/>
          <w:color w:val="000000"/>
          <w:sz w:val="24"/>
        </w:rPr>
        <w:t>We</w:t>
      </w:r>
      <w:r>
        <w:rPr>
          <w:rFonts w:eastAsia="Calibri" w:cs="Calibri" w:ascii="Calibri" w:hAnsi="Calibri"/>
          <w:color w:val="000000"/>
          <w:spacing w:val="13"/>
          <w:sz w:val="24"/>
        </w:rPr>
        <w:t xml:space="preserve"> </w:t>
      </w:r>
      <w:r>
        <w:rPr>
          <w:rFonts w:eastAsia="Calibri" w:cs="Calibri" w:ascii="Calibri" w:hAnsi="Calibri"/>
          <w:color w:val="000000"/>
          <w:spacing w:val="1"/>
          <w:sz w:val="24"/>
        </w:rPr>
        <w:t>h</w:t>
      </w:r>
      <w:r>
        <w:rPr>
          <w:rFonts w:eastAsia="Calibri" w:cs="Calibri" w:ascii="Calibri" w:hAnsi="Calibri"/>
          <w:color w:val="000000"/>
          <w:sz w:val="24"/>
        </w:rPr>
        <w:t>o</w:t>
      </w:r>
      <w:r>
        <w:rPr>
          <w:rFonts w:eastAsia="Calibri" w:cs="Calibri" w:ascii="Calibri" w:hAnsi="Calibri"/>
          <w:color w:val="000000"/>
          <w:spacing w:val="-2"/>
          <w:sz w:val="24"/>
        </w:rPr>
        <w:t>l</w:t>
      </w:r>
      <w:r>
        <w:rPr>
          <w:rFonts w:eastAsia="Calibri" w:cs="Calibri" w:ascii="Calibri" w:hAnsi="Calibri"/>
          <w:color w:val="000000"/>
          <w:sz w:val="24"/>
        </w:rPr>
        <w:t>d</w:t>
      </w:r>
      <w:r>
        <w:rPr>
          <w:rFonts w:eastAsia="Calibri" w:cs="Calibri" w:ascii="Calibri" w:hAnsi="Calibri"/>
          <w:color w:val="000000"/>
          <w:spacing w:val="11"/>
          <w:sz w:val="24"/>
        </w:rPr>
        <w:t xml:space="preserve"> </w:t>
      </w:r>
      <w:r>
        <w:rPr>
          <w:rFonts w:eastAsia="Calibri" w:cs="Calibri" w:ascii="Calibri" w:hAnsi="Calibri"/>
          <w:color w:val="000000"/>
          <w:spacing w:val="1"/>
          <w:sz w:val="24"/>
        </w:rPr>
        <w:t>th</w:t>
      </w:r>
      <w:r>
        <w:rPr>
          <w:rFonts w:eastAsia="Calibri" w:cs="Calibri" w:ascii="Calibri" w:hAnsi="Calibri"/>
          <w:color w:val="000000"/>
          <w:sz w:val="24"/>
        </w:rPr>
        <w:t>e</w:t>
      </w:r>
      <w:r>
        <w:rPr>
          <w:rFonts w:eastAsia="Calibri" w:cs="Calibri" w:ascii="Calibri" w:hAnsi="Calibri"/>
          <w:color w:val="000000"/>
          <w:spacing w:val="11"/>
          <w:sz w:val="24"/>
        </w:rPr>
        <w:t xml:space="preserve"> </w:t>
      </w:r>
      <w:r>
        <w:rPr>
          <w:rFonts w:eastAsia="Calibri" w:cs="Calibri" w:ascii="Calibri" w:hAnsi="Calibri"/>
          <w:color w:val="000000"/>
          <w:sz w:val="24"/>
        </w:rPr>
        <w:t>a</w:t>
      </w:r>
      <w:r>
        <w:rPr>
          <w:rFonts w:eastAsia="Calibri" w:cs="Calibri" w:ascii="Calibri" w:hAnsi="Calibri"/>
          <w:color w:val="000000"/>
          <w:spacing w:val="-1"/>
          <w:sz w:val="24"/>
        </w:rPr>
        <w:t>f</w:t>
      </w:r>
      <w:r>
        <w:rPr>
          <w:rFonts w:eastAsia="Calibri" w:cs="Calibri" w:ascii="Calibri" w:hAnsi="Calibri"/>
          <w:color w:val="000000"/>
          <w:spacing w:val="1"/>
          <w:sz w:val="24"/>
        </w:rPr>
        <w:t>f</w:t>
      </w:r>
      <w:r>
        <w:rPr>
          <w:rFonts w:eastAsia="Calibri" w:cs="Calibri" w:ascii="Calibri" w:hAnsi="Calibri"/>
          <w:color w:val="000000"/>
          <w:sz w:val="24"/>
        </w:rPr>
        <w:t>airs</w:t>
      </w:r>
      <w:r>
        <w:rPr>
          <w:rFonts w:eastAsia="Calibri" w:cs="Calibri" w:ascii="Calibri" w:hAnsi="Calibri"/>
          <w:color w:val="000000"/>
          <w:spacing w:val="11"/>
          <w:sz w:val="24"/>
        </w:rPr>
        <w:t xml:space="preserve"> </w:t>
      </w:r>
      <w:r>
        <w:rPr>
          <w:rFonts w:eastAsia="Calibri" w:cs="Calibri" w:ascii="Calibri" w:hAnsi="Calibri"/>
          <w:color w:val="000000"/>
          <w:sz w:val="24"/>
        </w:rPr>
        <w:t>of</w:t>
      </w:r>
      <w:r>
        <w:rPr>
          <w:rFonts w:eastAsia="Calibri" w:cs="Calibri" w:ascii="Calibri" w:hAnsi="Calibri"/>
          <w:color w:val="000000"/>
          <w:spacing w:val="11"/>
          <w:sz w:val="24"/>
        </w:rPr>
        <w:t xml:space="preserve"> </w:t>
      </w:r>
      <w:r>
        <w:rPr>
          <w:rFonts w:eastAsia="Calibri" w:cs="Calibri" w:ascii="Calibri" w:hAnsi="Calibri"/>
          <w:color w:val="000000"/>
          <w:spacing w:val="-2"/>
          <w:sz w:val="24"/>
        </w:rPr>
        <w:t>o</w:t>
      </w:r>
      <w:r>
        <w:rPr>
          <w:rFonts w:eastAsia="Calibri" w:cs="Calibri" w:ascii="Calibri" w:hAnsi="Calibri"/>
          <w:color w:val="000000"/>
          <w:spacing w:val="1"/>
          <w:sz w:val="24"/>
        </w:rPr>
        <w:t>u</w:t>
      </w:r>
      <w:r>
        <w:rPr>
          <w:rFonts w:eastAsia="Calibri" w:cs="Calibri" w:ascii="Calibri" w:hAnsi="Calibri"/>
          <w:color w:val="000000"/>
          <w:sz w:val="24"/>
        </w:rPr>
        <w:t>r</w:t>
      </w:r>
      <w:r>
        <w:rPr>
          <w:rFonts w:eastAsia="Calibri" w:cs="Calibri" w:ascii="Calibri" w:hAnsi="Calibri"/>
          <w:color w:val="000000"/>
          <w:spacing w:val="13"/>
          <w:sz w:val="24"/>
        </w:rPr>
        <w:t xml:space="preserve"> </w:t>
      </w:r>
      <w:r>
        <w:rPr>
          <w:rFonts w:eastAsia="Calibri" w:cs="Calibri" w:ascii="Calibri" w:hAnsi="Calibri"/>
          <w:color w:val="000000"/>
          <w:spacing w:val="-1"/>
          <w:sz w:val="24"/>
        </w:rPr>
        <w:t>c</w:t>
      </w:r>
      <w:r>
        <w:rPr>
          <w:rFonts w:eastAsia="Calibri" w:cs="Calibri" w:ascii="Calibri" w:hAnsi="Calibri"/>
          <w:color w:val="000000"/>
          <w:sz w:val="24"/>
        </w:rPr>
        <w:t>lien</w:t>
      </w:r>
      <w:r>
        <w:rPr>
          <w:rFonts w:eastAsia="Calibri" w:cs="Calibri" w:ascii="Calibri" w:hAnsi="Calibri"/>
          <w:color w:val="000000"/>
          <w:spacing w:val="1"/>
          <w:sz w:val="24"/>
        </w:rPr>
        <w:t>t</w:t>
      </w:r>
      <w:r>
        <w:rPr>
          <w:rFonts w:eastAsia="Calibri" w:cs="Calibri" w:ascii="Calibri" w:hAnsi="Calibri"/>
          <w:color w:val="000000"/>
          <w:sz w:val="24"/>
        </w:rPr>
        <w:t>s</w:t>
      </w:r>
      <w:r>
        <w:rPr>
          <w:rFonts w:eastAsia="Calibri" w:cs="Calibri" w:ascii="Calibri" w:hAnsi="Calibri"/>
          <w:color w:val="000000"/>
          <w:spacing w:val="12"/>
          <w:sz w:val="24"/>
        </w:rPr>
        <w:t xml:space="preserve"> </w:t>
      </w:r>
      <w:r>
        <w:rPr>
          <w:rFonts w:eastAsia="Calibri" w:cs="Calibri" w:ascii="Calibri" w:hAnsi="Calibri"/>
          <w:color w:val="000000"/>
          <w:spacing w:val="-2"/>
          <w:sz w:val="24"/>
        </w:rPr>
        <w:t>i</w:t>
      </w:r>
      <w:r>
        <w:rPr>
          <w:rFonts w:eastAsia="Calibri" w:cs="Calibri" w:ascii="Calibri" w:hAnsi="Calibri"/>
          <w:color w:val="000000"/>
          <w:sz w:val="24"/>
        </w:rPr>
        <w:t>n</w:t>
      </w:r>
      <w:r>
        <w:rPr>
          <w:rFonts w:eastAsia="Calibri" w:cs="Calibri" w:ascii="Calibri" w:hAnsi="Calibri"/>
          <w:color w:val="000000"/>
          <w:spacing w:val="14"/>
          <w:sz w:val="24"/>
        </w:rPr>
        <w:t xml:space="preserve"> </w:t>
      </w:r>
      <w:r>
        <w:rPr>
          <w:rFonts w:eastAsia="Calibri" w:cs="Calibri" w:ascii="Calibri" w:hAnsi="Calibri"/>
          <w:color w:val="000000"/>
          <w:spacing w:val="-1"/>
          <w:sz w:val="24"/>
        </w:rPr>
        <w:t>t</w:t>
      </w:r>
      <w:r>
        <w:rPr>
          <w:rFonts w:eastAsia="Calibri" w:cs="Calibri" w:ascii="Calibri" w:hAnsi="Calibri"/>
          <w:color w:val="000000"/>
          <w:spacing w:val="1"/>
          <w:sz w:val="24"/>
        </w:rPr>
        <w:t>h</w:t>
      </w:r>
      <w:r>
        <w:rPr>
          <w:rFonts w:eastAsia="Calibri" w:cs="Calibri" w:ascii="Calibri" w:hAnsi="Calibri"/>
          <w:color w:val="000000"/>
          <w:sz w:val="24"/>
        </w:rPr>
        <w:t>e</w:t>
      </w:r>
      <w:r>
        <w:rPr>
          <w:rFonts w:eastAsia="Calibri" w:cs="Calibri" w:ascii="Calibri" w:hAnsi="Calibri"/>
          <w:color w:val="000000"/>
          <w:spacing w:val="11"/>
          <w:sz w:val="24"/>
        </w:rPr>
        <w:t xml:space="preserve"> </w:t>
      </w:r>
      <w:r>
        <w:rPr>
          <w:rFonts w:eastAsia="Calibri" w:cs="Calibri" w:ascii="Calibri" w:hAnsi="Calibri"/>
          <w:color w:val="000000"/>
          <w:sz w:val="24"/>
        </w:rPr>
        <w:t>s</w:t>
      </w:r>
      <w:r>
        <w:rPr>
          <w:rFonts w:eastAsia="Calibri" w:cs="Calibri" w:ascii="Calibri" w:hAnsi="Calibri"/>
          <w:color w:val="000000"/>
          <w:spacing w:val="1"/>
          <w:sz w:val="24"/>
        </w:rPr>
        <w:t>t</w:t>
      </w:r>
      <w:r>
        <w:rPr>
          <w:rFonts w:eastAsia="Calibri" w:cs="Calibri" w:ascii="Calibri" w:hAnsi="Calibri"/>
          <w:color w:val="000000"/>
          <w:sz w:val="24"/>
        </w:rPr>
        <w:t>ric</w:t>
      </w:r>
      <w:r>
        <w:rPr>
          <w:rFonts w:eastAsia="Calibri" w:cs="Calibri" w:ascii="Calibri" w:hAnsi="Calibri"/>
          <w:color w:val="000000"/>
          <w:spacing w:val="-1"/>
          <w:sz w:val="24"/>
        </w:rPr>
        <w:t>t</w:t>
      </w:r>
      <w:r>
        <w:rPr>
          <w:rFonts w:eastAsia="Calibri" w:cs="Calibri" w:ascii="Calibri" w:hAnsi="Calibri"/>
          <w:color w:val="000000"/>
          <w:sz w:val="24"/>
        </w:rPr>
        <w:t>est</w:t>
      </w:r>
      <w:r>
        <w:rPr>
          <w:rFonts w:eastAsia="Calibri" w:cs="Calibri" w:ascii="Calibri" w:hAnsi="Calibri"/>
          <w:color w:val="000000"/>
          <w:spacing w:val="12"/>
          <w:sz w:val="24"/>
        </w:rPr>
        <w:t xml:space="preserve"> </w:t>
      </w:r>
      <w:r>
        <w:rPr>
          <w:rFonts w:eastAsia="Calibri" w:cs="Calibri" w:ascii="Calibri" w:hAnsi="Calibri"/>
          <w:color w:val="000000"/>
          <w:spacing w:val="-1"/>
          <w:sz w:val="24"/>
        </w:rPr>
        <w:t>c</w:t>
      </w:r>
      <w:r>
        <w:rPr>
          <w:rFonts w:eastAsia="Calibri" w:cs="Calibri" w:ascii="Calibri" w:hAnsi="Calibri"/>
          <w:color w:val="000000"/>
          <w:sz w:val="24"/>
        </w:rPr>
        <w:t>o</w:t>
      </w:r>
      <w:r>
        <w:rPr>
          <w:rFonts w:eastAsia="Calibri" w:cs="Calibri" w:ascii="Calibri" w:hAnsi="Calibri"/>
          <w:color w:val="000000"/>
          <w:spacing w:val="1"/>
          <w:sz w:val="24"/>
        </w:rPr>
        <w:t>n</w:t>
      </w:r>
      <w:r>
        <w:rPr>
          <w:rFonts w:eastAsia="Calibri" w:cs="Calibri" w:ascii="Calibri" w:hAnsi="Calibri"/>
          <w:color w:val="000000"/>
          <w:spacing w:val="8"/>
          <w:sz w:val="24"/>
        </w:rPr>
        <w:t>f</w:t>
      </w:r>
      <w:r>
        <w:rPr>
          <w:rFonts w:eastAsia="Calibri" w:cs="Calibri" w:ascii="Calibri" w:hAnsi="Calibri"/>
          <w:color w:val="000000"/>
          <w:spacing w:val="-2"/>
          <w:sz w:val="24"/>
        </w:rPr>
        <w:t>i</w:t>
      </w:r>
      <w:r>
        <w:rPr>
          <w:rFonts w:eastAsia="Calibri" w:cs="Calibri" w:ascii="Calibri" w:hAnsi="Calibri"/>
          <w:color w:val="000000"/>
          <w:spacing w:val="1"/>
          <w:sz w:val="24"/>
        </w:rPr>
        <w:t>d</w:t>
      </w:r>
      <w:r>
        <w:rPr>
          <w:rFonts w:eastAsia="Calibri" w:cs="Calibri" w:ascii="Calibri" w:hAnsi="Calibri"/>
          <w:color w:val="000000"/>
          <w:sz w:val="24"/>
        </w:rPr>
        <w:t>e</w:t>
      </w:r>
      <w:r>
        <w:rPr>
          <w:rFonts w:eastAsia="Calibri" w:cs="Calibri" w:ascii="Calibri" w:hAnsi="Calibri"/>
          <w:color w:val="000000"/>
          <w:spacing w:val="1"/>
          <w:sz w:val="24"/>
        </w:rPr>
        <w:t>n</w:t>
      </w:r>
      <w:r>
        <w:rPr>
          <w:rFonts w:eastAsia="Calibri" w:cs="Calibri" w:ascii="Calibri" w:hAnsi="Calibri"/>
          <w:color w:val="000000"/>
          <w:spacing w:val="-1"/>
          <w:sz w:val="24"/>
        </w:rPr>
        <w:t>c</w:t>
      </w:r>
      <w:r>
        <w:rPr>
          <w:rFonts w:eastAsia="Calibri" w:cs="Calibri" w:ascii="Calibri" w:hAnsi="Calibri"/>
          <w:color w:val="000000"/>
          <w:sz w:val="24"/>
        </w:rPr>
        <w:t>e.</w:t>
      </w:r>
      <w:r>
        <w:rPr>
          <w:rFonts w:eastAsia="Calibri" w:cs="Calibri" w:ascii="Calibri" w:hAnsi="Calibri"/>
          <w:color w:val="000000"/>
          <w:spacing w:val="10"/>
          <w:sz w:val="24"/>
        </w:rPr>
        <w:t xml:space="preserve"> </w:t>
      </w:r>
      <w:r>
        <w:rPr>
          <w:rFonts w:eastAsia="Calibri" w:cs="Calibri" w:ascii="Calibri" w:hAnsi="Calibri"/>
          <w:color w:val="000000"/>
          <w:sz w:val="24"/>
        </w:rPr>
        <w:t>We</w:t>
      </w:r>
      <w:r>
        <w:rPr>
          <w:rFonts w:eastAsia="Calibri" w:cs="Calibri" w:ascii="Calibri" w:hAnsi="Calibri"/>
          <w:color w:val="000000"/>
          <w:spacing w:val="11"/>
          <w:sz w:val="24"/>
        </w:rPr>
        <w:t xml:space="preserve"> </w:t>
      </w:r>
      <w:r>
        <w:rPr>
          <w:rFonts w:eastAsia="Calibri" w:cs="Calibri" w:ascii="Calibri" w:hAnsi="Calibri"/>
          <w:color w:val="000000"/>
          <w:spacing w:val="1"/>
          <w:sz w:val="24"/>
        </w:rPr>
        <w:t>d</w:t>
      </w:r>
      <w:r>
        <w:rPr>
          <w:rFonts w:eastAsia="Calibri" w:cs="Calibri" w:ascii="Calibri" w:hAnsi="Calibri"/>
          <w:color w:val="000000"/>
          <w:sz w:val="24"/>
        </w:rPr>
        <w:t>o</w:t>
      </w:r>
      <w:r>
        <w:rPr>
          <w:rFonts w:eastAsia="Calibri" w:cs="Calibri" w:ascii="Calibri" w:hAnsi="Calibri"/>
          <w:color w:val="000000"/>
          <w:spacing w:val="11"/>
          <w:sz w:val="24"/>
        </w:rPr>
        <w:t xml:space="preserve"> </w:t>
      </w:r>
      <w:r>
        <w:rPr>
          <w:rFonts w:eastAsia="Calibri" w:cs="Calibri" w:ascii="Calibri" w:hAnsi="Calibri"/>
          <w:color w:val="000000"/>
          <w:spacing w:val="1"/>
          <w:sz w:val="24"/>
        </w:rPr>
        <w:t>n</w:t>
      </w:r>
      <w:r>
        <w:rPr>
          <w:rFonts w:eastAsia="Calibri" w:cs="Calibri" w:ascii="Calibri" w:hAnsi="Calibri"/>
          <w:color w:val="000000"/>
          <w:sz w:val="24"/>
        </w:rPr>
        <w:t>ot</w:t>
      </w:r>
      <w:r>
        <w:rPr>
          <w:rFonts w:eastAsia="Calibri" w:cs="Calibri" w:ascii="Calibri" w:hAnsi="Calibri"/>
          <w:color w:val="000000"/>
          <w:spacing w:val="9"/>
          <w:sz w:val="24"/>
        </w:rPr>
        <w:t xml:space="preserve"> </w:t>
      </w:r>
      <w:r>
        <w:rPr>
          <w:rFonts w:eastAsia="Calibri" w:cs="Calibri" w:ascii="Calibri" w:hAnsi="Calibri"/>
          <w:color w:val="000000"/>
          <w:spacing w:val="1"/>
          <w:sz w:val="24"/>
        </w:rPr>
        <w:t>d</w:t>
      </w:r>
      <w:r>
        <w:rPr>
          <w:rFonts w:eastAsia="Calibri" w:cs="Calibri" w:ascii="Calibri" w:hAnsi="Calibri"/>
          <w:color w:val="000000"/>
          <w:sz w:val="24"/>
        </w:rPr>
        <w:t>is</w:t>
      </w:r>
      <w:r>
        <w:rPr>
          <w:rFonts w:eastAsia="Calibri" w:cs="Calibri" w:ascii="Calibri" w:hAnsi="Calibri"/>
          <w:color w:val="000000"/>
          <w:spacing w:val="-1"/>
          <w:sz w:val="24"/>
        </w:rPr>
        <w:t>c</w:t>
      </w:r>
      <w:r>
        <w:rPr>
          <w:rFonts w:eastAsia="Calibri" w:cs="Calibri" w:ascii="Calibri" w:hAnsi="Calibri"/>
          <w:color w:val="000000"/>
          <w:sz w:val="24"/>
        </w:rPr>
        <w:t xml:space="preserve">lose </w:t>
      </w:r>
      <w:r>
        <w:rPr>
          <w:rFonts w:eastAsia="Calibri" w:cs="Calibri" w:ascii="Calibri" w:hAnsi="Calibri"/>
          <w:color w:val="000000"/>
          <w:spacing w:val="1"/>
          <w:sz w:val="24"/>
        </w:rPr>
        <w:t>personal</w:t>
      </w:r>
      <w:r>
        <w:rPr>
          <w:rFonts w:eastAsia="Calibri" w:cs="Calibri" w:ascii="Calibri" w:hAnsi="Calibri"/>
          <w:color w:val="000000"/>
          <w:spacing w:val="48"/>
          <w:sz w:val="24"/>
        </w:rPr>
        <w:t xml:space="preserve"> </w:t>
      </w:r>
      <w:r>
        <w:rPr>
          <w:rFonts w:eastAsia="Calibri" w:cs="Calibri" w:ascii="Calibri" w:hAnsi="Calibri"/>
          <w:color w:val="000000"/>
          <w:spacing w:val="-2"/>
          <w:sz w:val="24"/>
        </w:rPr>
        <w:t>i</w:t>
      </w:r>
      <w:r>
        <w:rPr>
          <w:rFonts w:eastAsia="Calibri" w:cs="Calibri" w:ascii="Calibri" w:hAnsi="Calibri"/>
          <w:color w:val="000000"/>
          <w:spacing w:val="1"/>
          <w:sz w:val="24"/>
        </w:rPr>
        <w:t>nf</w:t>
      </w:r>
      <w:r>
        <w:rPr>
          <w:rFonts w:eastAsia="Calibri" w:cs="Calibri" w:ascii="Calibri" w:hAnsi="Calibri"/>
          <w:color w:val="000000"/>
          <w:spacing w:val="-2"/>
          <w:sz w:val="24"/>
        </w:rPr>
        <w:t>o</w:t>
      </w:r>
      <w:r>
        <w:rPr>
          <w:rFonts w:eastAsia="Calibri" w:cs="Calibri" w:ascii="Calibri" w:hAnsi="Calibri"/>
          <w:color w:val="000000"/>
          <w:sz w:val="24"/>
        </w:rPr>
        <w:t>rm</w:t>
      </w:r>
      <w:r>
        <w:rPr>
          <w:rFonts w:eastAsia="Calibri" w:cs="Calibri" w:ascii="Calibri" w:hAnsi="Calibri"/>
          <w:color w:val="000000"/>
          <w:spacing w:val="1"/>
          <w:sz w:val="24"/>
        </w:rPr>
        <w:t>at</w:t>
      </w:r>
      <w:r>
        <w:rPr>
          <w:rFonts w:eastAsia="Calibri" w:cs="Calibri" w:ascii="Calibri" w:hAnsi="Calibri"/>
          <w:color w:val="000000"/>
          <w:spacing w:val="-2"/>
          <w:sz w:val="24"/>
        </w:rPr>
        <w:t>i</w:t>
      </w:r>
      <w:r>
        <w:rPr>
          <w:rFonts w:eastAsia="Calibri" w:cs="Calibri" w:ascii="Calibri" w:hAnsi="Calibri"/>
          <w:color w:val="000000"/>
          <w:sz w:val="24"/>
        </w:rPr>
        <w:t>on</w:t>
      </w:r>
      <w:r>
        <w:rPr>
          <w:rFonts w:eastAsia="Calibri" w:cs="Calibri" w:ascii="Calibri" w:hAnsi="Calibri"/>
          <w:color w:val="000000"/>
          <w:spacing w:val="49"/>
          <w:sz w:val="24"/>
        </w:rPr>
        <w:t xml:space="preserve"> </w:t>
      </w:r>
      <w:r>
        <w:rPr>
          <w:rFonts w:eastAsia="Calibri" w:cs="Calibri" w:ascii="Calibri" w:hAnsi="Calibri"/>
          <w:color w:val="000000"/>
          <w:spacing w:val="-2"/>
          <w:sz w:val="24"/>
        </w:rPr>
        <w:t>during service provision</w:t>
      </w:r>
      <w:r>
        <w:rPr>
          <w:rFonts w:eastAsia="Calibri" w:cs="Calibri" w:ascii="Calibri" w:hAnsi="Calibri"/>
          <w:color w:val="000000"/>
          <w:spacing w:val="48"/>
          <w:sz w:val="24"/>
        </w:rPr>
        <w:t xml:space="preserve"> </w:t>
      </w:r>
      <w:r>
        <w:rPr>
          <w:rFonts w:eastAsia="Calibri" w:cs="Calibri" w:ascii="Calibri" w:hAnsi="Calibri"/>
          <w:color w:val="000000"/>
          <w:sz w:val="24"/>
        </w:rPr>
        <w:t>or</w:t>
      </w:r>
      <w:r>
        <w:rPr>
          <w:rFonts w:eastAsia="Calibri" w:cs="Calibri" w:ascii="Calibri" w:hAnsi="Calibri"/>
          <w:color w:val="000000"/>
          <w:spacing w:val="49"/>
          <w:sz w:val="24"/>
        </w:rPr>
        <w:t xml:space="preserve"> </w:t>
      </w:r>
      <w:r>
        <w:rPr>
          <w:rFonts w:eastAsia="Calibri" w:cs="Calibri" w:ascii="Calibri" w:hAnsi="Calibri"/>
          <w:color w:val="000000"/>
          <w:spacing w:val="-1"/>
          <w:sz w:val="24"/>
        </w:rPr>
        <w:t>d</w:t>
      </w:r>
      <w:r>
        <w:rPr>
          <w:rFonts w:eastAsia="Calibri" w:cs="Calibri" w:ascii="Calibri" w:hAnsi="Calibri"/>
          <w:color w:val="000000"/>
          <w:sz w:val="24"/>
        </w:rPr>
        <w:t>erive</w:t>
      </w:r>
      <w:r>
        <w:rPr>
          <w:rFonts w:eastAsia="Calibri" w:cs="Calibri" w:ascii="Calibri" w:hAnsi="Calibri"/>
          <w:color w:val="000000"/>
          <w:spacing w:val="49"/>
          <w:sz w:val="24"/>
        </w:rPr>
        <w:t xml:space="preserve"> </w:t>
      </w:r>
      <w:r>
        <w:rPr>
          <w:rFonts w:eastAsia="Calibri" w:cs="Calibri" w:ascii="Calibri" w:hAnsi="Calibri"/>
          <w:color w:val="000000"/>
          <w:spacing w:val="-1"/>
          <w:sz w:val="24"/>
        </w:rPr>
        <w:t>b</w:t>
      </w:r>
      <w:r>
        <w:rPr>
          <w:rFonts w:eastAsia="Calibri" w:cs="Calibri" w:ascii="Calibri" w:hAnsi="Calibri"/>
          <w:color w:val="000000"/>
          <w:sz w:val="24"/>
        </w:rPr>
        <w:t>e</w:t>
      </w:r>
      <w:r>
        <w:rPr>
          <w:rFonts w:eastAsia="Calibri" w:cs="Calibri" w:ascii="Calibri" w:hAnsi="Calibri"/>
          <w:color w:val="000000"/>
          <w:spacing w:val="1"/>
          <w:sz w:val="24"/>
        </w:rPr>
        <w:t>n</w:t>
      </w:r>
      <w:r>
        <w:rPr>
          <w:rFonts w:eastAsia="Calibri" w:cs="Calibri" w:ascii="Calibri" w:hAnsi="Calibri"/>
          <w:color w:val="000000"/>
          <w:spacing w:val="-2"/>
          <w:sz w:val="24"/>
        </w:rPr>
        <w:t>e</w:t>
      </w:r>
      <w:r>
        <w:rPr>
          <w:rFonts w:eastAsia="Calibri" w:cs="Calibri" w:ascii="Calibri" w:hAnsi="Calibri"/>
          <w:color w:val="000000"/>
          <w:spacing w:val="1"/>
          <w:sz w:val="24"/>
        </w:rPr>
        <w:t>f</w:t>
      </w:r>
      <w:r>
        <w:rPr>
          <w:rFonts w:eastAsia="Calibri" w:cs="Calibri" w:ascii="Calibri" w:hAnsi="Calibri"/>
          <w:color w:val="000000"/>
          <w:spacing w:val="-2"/>
          <w:sz w:val="24"/>
        </w:rPr>
        <w:t>i</w:t>
      </w:r>
      <w:r>
        <w:rPr>
          <w:rFonts w:eastAsia="Calibri" w:cs="Calibri" w:ascii="Calibri" w:hAnsi="Calibri"/>
          <w:color w:val="000000"/>
          <w:sz w:val="24"/>
        </w:rPr>
        <w:t>t</w:t>
      </w:r>
      <w:r>
        <w:rPr>
          <w:rFonts w:eastAsia="Calibri" w:cs="Calibri" w:ascii="Calibri" w:hAnsi="Calibri"/>
          <w:color w:val="000000"/>
          <w:spacing w:val="49"/>
          <w:sz w:val="24"/>
        </w:rPr>
        <w:t xml:space="preserve"> </w:t>
      </w:r>
      <w:r>
        <w:rPr>
          <w:rFonts w:eastAsia="Calibri" w:cs="Calibri" w:ascii="Calibri" w:hAnsi="Calibri"/>
          <w:color w:val="000000"/>
          <w:spacing w:val="1"/>
          <w:sz w:val="24"/>
        </w:rPr>
        <w:t>f</w:t>
      </w:r>
      <w:r>
        <w:rPr>
          <w:rFonts w:eastAsia="Calibri" w:cs="Calibri" w:ascii="Calibri" w:hAnsi="Calibri"/>
          <w:color w:val="000000"/>
          <w:spacing w:val="-2"/>
          <w:sz w:val="24"/>
        </w:rPr>
        <w:t>r</w:t>
      </w:r>
      <w:r>
        <w:rPr>
          <w:rFonts w:eastAsia="Calibri" w:cs="Calibri" w:ascii="Calibri" w:hAnsi="Calibri"/>
          <w:color w:val="000000"/>
          <w:sz w:val="24"/>
        </w:rPr>
        <w:t xml:space="preserve">om </w:t>
      </w:r>
      <w:r>
        <w:rPr>
          <w:rFonts w:eastAsia="Calibri" w:cs="Calibri" w:ascii="Calibri" w:hAnsi="Calibri"/>
          <w:color w:val="000000"/>
          <w:spacing w:val="1"/>
          <w:sz w:val="24"/>
        </w:rPr>
        <w:t>u</w:t>
      </w:r>
      <w:r>
        <w:rPr>
          <w:rFonts w:eastAsia="Calibri" w:cs="Calibri" w:ascii="Calibri" w:hAnsi="Calibri"/>
          <w:color w:val="000000"/>
          <w:sz w:val="24"/>
        </w:rPr>
        <w:t>si</w:t>
      </w:r>
      <w:r>
        <w:rPr>
          <w:rFonts w:eastAsia="Calibri" w:cs="Calibri" w:ascii="Calibri" w:hAnsi="Calibri"/>
          <w:color w:val="000000"/>
          <w:spacing w:val="1"/>
          <w:sz w:val="24"/>
        </w:rPr>
        <w:t>n</w:t>
      </w:r>
      <w:r>
        <w:rPr>
          <w:rFonts w:eastAsia="Calibri" w:cs="Calibri" w:ascii="Calibri" w:hAnsi="Calibri"/>
          <w:color w:val="000000"/>
          <w:sz w:val="24"/>
        </w:rPr>
        <w:t>g</w:t>
      </w:r>
      <w:r>
        <w:rPr>
          <w:rFonts w:eastAsia="Calibri" w:cs="Calibri" w:ascii="Calibri" w:hAnsi="Calibri"/>
          <w:color w:val="000000"/>
          <w:spacing w:val="1"/>
          <w:sz w:val="24"/>
        </w:rPr>
        <w:t xml:space="preserve"> </w:t>
      </w:r>
      <w:r>
        <w:rPr>
          <w:rFonts w:eastAsia="Calibri" w:cs="Calibri" w:ascii="Calibri" w:hAnsi="Calibri"/>
          <w:color w:val="000000"/>
          <w:spacing w:val="-2"/>
          <w:sz w:val="24"/>
        </w:rPr>
        <w:t>i</w:t>
      </w:r>
      <w:r>
        <w:rPr>
          <w:rFonts w:eastAsia="Calibri" w:cs="Calibri" w:ascii="Calibri" w:hAnsi="Calibri"/>
          <w:color w:val="000000"/>
          <w:spacing w:val="1"/>
          <w:sz w:val="24"/>
        </w:rPr>
        <w:t>nf</w:t>
      </w:r>
      <w:r>
        <w:rPr>
          <w:rFonts w:eastAsia="Calibri" w:cs="Calibri" w:ascii="Calibri" w:hAnsi="Calibri"/>
          <w:color w:val="000000"/>
          <w:spacing w:val="-2"/>
          <w:sz w:val="24"/>
        </w:rPr>
        <w:t>o</w:t>
      </w:r>
      <w:r>
        <w:rPr>
          <w:rFonts w:eastAsia="Calibri" w:cs="Calibri" w:ascii="Calibri" w:hAnsi="Calibri"/>
          <w:color w:val="000000"/>
          <w:sz w:val="24"/>
        </w:rPr>
        <w:t>rm</w:t>
      </w:r>
      <w:r>
        <w:rPr>
          <w:rFonts w:eastAsia="Calibri" w:cs="Calibri" w:ascii="Calibri" w:hAnsi="Calibri"/>
          <w:color w:val="000000"/>
          <w:spacing w:val="1"/>
          <w:sz w:val="24"/>
        </w:rPr>
        <w:t>at</w:t>
      </w:r>
      <w:r>
        <w:rPr>
          <w:rFonts w:eastAsia="Calibri" w:cs="Calibri" w:ascii="Calibri" w:hAnsi="Calibri"/>
          <w:color w:val="000000"/>
          <w:spacing w:val="-2"/>
          <w:sz w:val="24"/>
        </w:rPr>
        <w:t>i</w:t>
      </w:r>
      <w:r>
        <w:rPr>
          <w:rFonts w:eastAsia="Calibri" w:cs="Calibri" w:ascii="Calibri" w:hAnsi="Calibri"/>
          <w:color w:val="000000"/>
          <w:sz w:val="24"/>
        </w:rPr>
        <w:t>on</w:t>
      </w:r>
      <w:r>
        <w:rPr>
          <w:rFonts w:eastAsia="Calibri" w:cs="Calibri" w:ascii="Calibri" w:hAnsi="Calibri"/>
          <w:color w:val="000000"/>
          <w:spacing w:val="-1"/>
          <w:sz w:val="24"/>
        </w:rPr>
        <w:t xml:space="preserve"> </w:t>
      </w:r>
      <w:r>
        <w:rPr>
          <w:rFonts w:eastAsia="Calibri" w:cs="Calibri" w:ascii="Calibri" w:hAnsi="Calibri"/>
          <w:color w:val="000000"/>
          <w:sz w:val="24"/>
        </w:rPr>
        <w:t>o</w:t>
      </w:r>
      <w:r>
        <w:rPr>
          <w:rFonts w:eastAsia="Calibri" w:cs="Calibri" w:ascii="Calibri" w:hAnsi="Calibri"/>
          <w:color w:val="000000"/>
          <w:spacing w:val="-1"/>
          <w:sz w:val="24"/>
        </w:rPr>
        <w:t>u</w:t>
      </w:r>
      <w:r>
        <w:rPr>
          <w:rFonts w:eastAsia="Calibri" w:cs="Calibri" w:ascii="Calibri" w:hAnsi="Calibri"/>
          <w:color w:val="000000"/>
          <w:spacing w:val="1"/>
          <w:sz w:val="24"/>
        </w:rPr>
        <w:t>t</w:t>
      </w:r>
      <w:r>
        <w:rPr>
          <w:rFonts w:eastAsia="Calibri" w:cs="Calibri" w:ascii="Calibri" w:hAnsi="Calibri"/>
          <w:color w:val="000000"/>
          <w:sz w:val="24"/>
        </w:rPr>
        <w:t>si</w:t>
      </w:r>
      <w:r>
        <w:rPr>
          <w:rFonts w:eastAsia="Calibri" w:cs="Calibri" w:ascii="Calibri" w:hAnsi="Calibri"/>
          <w:color w:val="000000"/>
          <w:spacing w:val="-1"/>
          <w:sz w:val="24"/>
        </w:rPr>
        <w:t>d</w:t>
      </w:r>
      <w:r>
        <w:rPr>
          <w:rFonts w:eastAsia="Calibri" w:cs="Calibri" w:ascii="Calibri" w:hAnsi="Calibri"/>
          <w:color w:val="000000"/>
          <w:sz w:val="24"/>
        </w:rPr>
        <w:t>e</w:t>
      </w:r>
      <w:r>
        <w:rPr>
          <w:rFonts w:eastAsia="Calibri" w:cs="Calibri" w:ascii="Calibri" w:hAnsi="Calibri"/>
          <w:color w:val="000000"/>
          <w:spacing w:val="1"/>
          <w:sz w:val="24"/>
        </w:rPr>
        <w:t xml:space="preserve"> </w:t>
      </w:r>
      <w:r>
        <w:rPr>
          <w:rFonts w:eastAsia="Calibri" w:cs="Calibri" w:ascii="Calibri" w:hAnsi="Calibri"/>
          <w:color w:val="000000"/>
          <w:spacing w:val="-1"/>
          <w:sz w:val="24"/>
        </w:rPr>
        <w:t>t</w:t>
      </w:r>
      <w:r>
        <w:rPr>
          <w:rFonts w:eastAsia="Calibri" w:cs="Calibri" w:ascii="Calibri" w:hAnsi="Calibri"/>
          <w:color w:val="000000"/>
          <w:spacing w:val="1"/>
          <w:sz w:val="24"/>
        </w:rPr>
        <w:t>h</w:t>
      </w:r>
      <w:r>
        <w:rPr>
          <w:rFonts w:eastAsia="Calibri" w:cs="Calibri" w:ascii="Calibri" w:hAnsi="Calibri"/>
          <w:color w:val="000000"/>
          <w:sz w:val="24"/>
        </w:rPr>
        <w:t>e</w:t>
      </w:r>
      <w:r>
        <w:rPr>
          <w:rFonts w:eastAsia="Calibri" w:cs="Calibri" w:ascii="Calibri" w:hAnsi="Calibri"/>
          <w:color w:val="000000"/>
          <w:spacing w:val="1"/>
          <w:sz w:val="24"/>
        </w:rPr>
        <w:t xml:space="preserve"> </w:t>
      </w:r>
      <w:r>
        <w:rPr>
          <w:rFonts w:eastAsia="Calibri" w:cs="Calibri" w:ascii="Calibri" w:hAnsi="Calibri"/>
          <w:color w:val="000000"/>
          <w:spacing w:val="-1"/>
          <w:sz w:val="24"/>
        </w:rPr>
        <w:t>clinic</w:t>
      </w:r>
      <w:r>
        <w:rPr>
          <w:rFonts w:eastAsia="Calibri" w:cs="Calibri" w:ascii="Calibri" w:hAnsi="Calibri"/>
          <w:color w:val="000000"/>
          <w:sz w:val="24"/>
        </w:rPr>
        <w:t>.</w:t>
      </w:r>
    </w:p>
    <w:p>
      <w:pPr>
        <w:pStyle w:val="Normal"/>
        <w:widowControl w:val="false"/>
        <w:numPr>
          <w:ilvl w:val="0"/>
          <w:numId w:val="257"/>
        </w:numPr>
        <w:ind w:hanging="450" w:start="450" w:end="202"/>
        <w:rPr>
          <w:rFonts w:ascii="Calibri" w:hAnsi="Calibri" w:eastAsia="Calibri" w:cs="Calibri"/>
          <w:color w:val="000000"/>
          <w:sz w:val="24"/>
        </w:rPr>
      </w:pPr>
      <w:r>
        <w:rPr>
          <w:rFonts w:eastAsia="Calibri" w:cs="Calibri" w:ascii="Calibri" w:hAnsi="Calibri"/>
          <w:color w:val="000000"/>
          <w:sz w:val="24"/>
        </w:rPr>
        <w:t>We</w:t>
      </w:r>
      <w:r>
        <w:rPr>
          <w:rFonts w:eastAsia="Calibri" w:cs="Calibri" w:ascii="Calibri" w:hAnsi="Calibri"/>
          <w:color w:val="000000"/>
          <w:spacing w:val="32"/>
          <w:sz w:val="24"/>
        </w:rPr>
        <w:t xml:space="preserve"> </w:t>
      </w:r>
      <w:r>
        <w:rPr>
          <w:rFonts w:eastAsia="Calibri" w:cs="Calibri" w:ascii="Calibri" w:hAnsi="Calibri"/>
          <w:color w:val="000000"/>
          <w:sz w:val="24"/>
        </w:rPr>
        <w:t>act</w:t>
      </w:r>
      <w:r>
        <w:rPr>
          <w:rFonts w:eastAsia="Calibri" w:cs="Calibri" w:ascii="Calibri" w:hAnsi="Calibri"/>
          <w:color w:val="000000"/>
          <w:spacing w:val="32"/>
          <w:sz w:val="24"/>
        </w:rPr>
        <w:t xml:space="preserve"> </w:t>
      </w:r>
      <w:r>
        <w:rPr>
          <w:rFonts w:eastAsia="Calibri" w:cs="Calibri" w:ascii="Calibri" w:hAnsi="Calibri"/>
          <w:color w:val="000000"/>
          <w:spacing w:val="-1"/>
          <w:sz w:val="24"/>
        </w:rPr>
        <w:t>w</w:t>
      </w:r>
      <w:r>
        <w:rPr>
          <w:rFonts w:eastAsia="Calibri" w:cs="Calibri" w:ascii="Calibri" w:hAnsi="Calibri"/>
          <w:color w:val="000000"/>
          <w:sz w:val="24"/>
        </w:rPr>
        <w:t>i</w:t>
      </w:r>
      <w:r>
        <w:rPr>
          <w:rFonts w:eastAsia="Calibri" w:cs="Calibri" w:ascii="Calibri" w:hAnsi="Calibri"/>
          <w:color w:val="000000"/>
          <w:spacing w:val="-1"/>
          <w:sz w:val="24"/>
        </w:rPr>
        <w:t>t</w:t>
      </w:r>
      <w:r>
        <w:rPr>
          <w:rFonts w:eastAsia="Calibri" w:cs="Calibri" w:ascii="Calibri" w:hAnsi="Calibri"/>
          <w:color w:val="000000"/>
          <w:sz w:val="24"/>
        </w:rPr>
        <w:t>h</w:t>
      </w:r>
      <w:r>
        <w:rPr>
          <w:rFonts w:eastAsia="Calibri" w:cs="Calibri" w:ascii="Calibri" w:hAnsi="Calibri"/>
          <w:color w:val="000000"/>
          <w:spacing w:val="33"/>
          <w:sz w:val="24"/>
        </w:rPr>
        <w:t xml:space="preserve"> </w:t>
      </w:r>
      <w:r>
        <w:rPr>
          <w:rFonts w:eastAsia="Calibri" w:cs="Calibri" w:ascii="Calibri" w:hAnsi="Calibri"/>
          <w:color w:val="000000"/>
          <w:spacing w:val="-1"/>
          <w:sz w:val="24"/>
        </w:rPr>
        <w:t>c</w:t>
      </w:r>
      <w:r>
        <w:rPr>
          <w:rFonts w:eastAsia="Calibri" w:cs="Calibri" w:ascii="Calibri" w:hAnsi="Calibri"/>
          <w:color w:val="000000"/>
          <w:spacing w:val="-2"/>
          <w:sz w:val="24"/>
        </w:rPr>
        <w:t>o</w:t>
      </w:r>
      <w:r>
        <w:rPr>
          <w:rFonts w:eastAsia="Calibri" w:cs="Calibri" w:ascii="Calibri" w:hAnsi="Calibri"/>
          <w:color w:val="000000"/>
          <w:spacing w:val="1"/>
          <w:sz w:val="24"/>
        </w:rPr>
        <w:t>u</w:t>
      </w:r>
      <w:r>
        <w:rPr>
          <w:rFonts w:eastAsia="Calibri" w:cs="Calibri" w:ascii="Calibri" w:hAnsi="Calibri"/>
          <w:color w:val="000000"/>
          <w:sz w:val="24"/>
        </w:rPr>
        <w:t>r</w:t>
      </w:r>
      <w:r>
        <w:rPr>
          <w:rFonts w:eastAsia="Calibri" w:cs="Calibri" w:ascii="Calibri" w:hAnsi="Calibri"/>
          <w:color w:val="000000"/>
          <w:spacing w:val="-1"/>
          <w:sz w:val="24"/>
        </w:rPr>
        <w:t>t</w:t>
      </w:r>
      <w:r>
        <w:rPr>
          <w:rFonts w:eastAsia="Calibri" w:cs="Calibri" w:ascii="Calibri" w:hAnsi="Calibri"/>
          <w:color w:val="000000"/>
          <w:sz w:val="24"/>
        </w:rPr>
        <w:t>esy</w:t>
      </w:r>
      <w:r>
        <w:rPr>
          <w:rFonts w:eastAsia="Calibri" w:cs="Calibri" w:ascii="Calibri" w:hAnsi="Calibri"/>
          <w:color w:val="000000"/>
          <w:spacing w:val="31"/>
          <w:sz w:val="24"/>
        </w:rPr>
        <w:t xml:space="preserve"> </w:t>
      </w:r>
      <w:r>
        <w:rPr>
          <w:rFonts w:eastAsia="Calibri" w:cs="Calibri" w:ascii="Calibri" w:hAnsi="Calibri"/>
          <w:color w:val="000000"/>
          <w:spacing w:val="-2"/>
          <w:sz w:val="24"/>
        </w:rPr>
        <w:t>a</w:t>
      </w:r>
      <w:r>
        <w:rPr>
          <w:rFonts w:eastAsia="Calibri" w:cs="Calibri" w:ascii="Calibri" w:hAnsi="Calibri"/>
          <w:color w:val="000000"/>
          <w:spacing w:val="1"/>
          <w:sz w:val="24"/>
        </w:rPr>
        <w:t>n</w:t>
      </w:r>
      <w:r>
        <w:rPr>
          <w:rFonts w:eastAsia="Calibri" w:cs="Calibri" w:ascii="Calibri" w:hAnsi="Calibri"/>
          <w:color w:val="000000"/>
          <w:sz w:val="24"/>
        </w:rPr>
        <w:t>d</w:t>
      </w:r>
      <w:r>
        <w:rPr>
          <w:rFonts w:eastAsia="Calibri" w:cs="Calibri" w:ascii="Calibri" w:hAnsi="Calibri"/>
          <w:color w:val="000000"/>
          <w:spacing w:val="33"/>
          <w:sz w:val="24"/>
        </w:rPr>
        <w:t xml:space="preserve"> </w:t>
      </w:r>
      <w:r>
        <w:rPr>
          <w:rFonts w:eastAsia="Calibri" w:cs="Calibri" w:ascii="Calibri" w:hAnsi="Calibri"/>
          <w:color w:val="000000"/>
          <w:spacing w:val="-1"/>
          <w:sz w:val="24"/>
        </w:rPr>
        <w:t>c</w:t>
      </w:r>
      <w:r>
        <w:rPr>
          <w:rFonts w:eastAsia="Calibri" w:cs="Calibri" w:ascii="Calibri" w:hAnsi="Calibri"/>
          <w:color w:val="000000"/>
          <w:spacing w:val="-2"/>
          <w:sz w:val="24"/>
        </w:rPr>
        <w:t>o</w:t>
      </w:r>
      <w:r>
        <w:rPr>
          <w:rFonts w:eastAsia="Calibri" w:cs="Calibri" w:ascii="Calibri" w:hAnsi="Calibri"/>
          <w:color w:val="000000"/>
          <w:spacing w:val="1"/>
          <w:sz w:val="24"/>
        </w:rPr>
        <w:t>n</w:t>
      </w:r>
      <w:r>
        <w:rPr>
          <w:rFonts w:eastAsia="Calibri" w:cs="Calibri" w:ascii="Calibri" w:hAnsi="Calibri"/>
          <w:color w:val="000000"/>
          <w:sz w:val="24"/>
        </w:rPr>
        <w:t>si</w:t>
      </w:r>
      <w:r>
        <w:rPr>
          <w:rFonts w:eastAsia="Calibri" w:cs="Calibri" w:ascii="Calibri" w:hAnsi="Calibri"/>
          <w:color w:val="000000"/>
          <w:spacing w:val="1"/>
          <w:sz w:val="24"/>
        </w:rPr>
        <w:t>d</w:t>
      </w:r>
      <w:r>
        <w:rPr>
          <w:rFonts w:eastAsia="Calibri" w:cs="Calibri" w:ascii="Calibri" w:hAnsi="Calibri"/>
          <w:color w:val="000000"/>
          <w:spacing w:val="-2"/>
          <w:sz w:val="24"/>
        </w:rPr>
        <w:t>e</w:t>
      </w:r>
      <w:r>
        <w:rPr>
          <w:rFonts w:eastAsia="Calibri" w:cs="Calibri" w:ascii="Calibri" w:hAnsi="Calibri"/>
          <w:color w:val="000000"/>
          <w:sz w:val="24"/>
        </w:rPr>
        <w:t>ra</w:t>
      </w:r>
      <w:r>
        <w:rPr>
          <w:rFonts w:eastAsia="Calibri" w:cs="Calibri" w:ascii="Calibri" w:hAnsi="Calibri"/>
          <w:color w:val="000000"/>
          <w:spacing w:val="2"/>
          <w:sz w:val="24"/>
        </w:rPr>
        <w:t>t</w:t>
      </w:r>
      <w:r>
        <w:rPr>
          <w:rFonts w:eastAsia="Calibri" w:cs="Calibri" w:ascii="Calibri" w:hAnsi="Calibri"/>
          <w:color w:val="000000"/>
          <w:sz w:val="24"/>
        </w:rPr>
        <w:t>i</w:t>
      </w:r>
      <w:r>
        <w:rPr>
          <w:rFonts w:eastAsia="Calibri" w:cs="Calibri" w:ascii="Calibri" w:hAnsi="Calibri"/>
          <w:color w:val="000000"/>
          <w:spacing w:val="-2"/>
          <w:sz w:val="24"/>
        </w:rPr>
        <w:t>o</w:t>
      </w:r>
      <w:r>
        <w:rPr>
          <w:rFonts w:eastAsia="Calibri" w:cs="Calibri" w:ascii="Calibri" w:hAnsi="Calibri"/>
          <w:color w:val="000000"/>
          <w:sz w:val="24"/>
        </w:rPr>
        <w:t>n</w:t>
      </w:r>
      <w:r>
        <w:rPr>
          <w:rFonts w:eastAsia="Calibri" w:cs="Calibri" w:ascii="Calibri" w:hAnsi="Calibri"/>
          <w:color w:val="000000"/>
          <w:spacing w:val="30"/>
          <w:sz w:val="24"/>
        </w:rPr>
        <w:t xml:space="preserve"> </w:t>
      </w:r>
      <w:r>
        <w:rPr>
          <w:rFonts w:eastAsia="Calibri" w:cs="Calibri" w:ascii="Calibri" w:hAnsi="Calibri"/>
          <w:color w:val="000000"/>
          <w:spacing w:val="1"/>
          <w:sz w:val="24"/>
        </w:rPr>
        <w:t>t</w:t>
      </w:r>
      <w:r>
        <w:rPr>
          <w:rFonts w:eastAsia="Calibri" w:cs="Calibri" w:ascii="Calibri" w:hAnsi="Calibri"/>
          <w:color w:val="000000"/>
          <w:sz w:val="24"/>
        </w:rPr>
        <w:t>o</w:t>
      </w:r>
      <w:r>
        <w:rPr>
          <w:rFonts w:eastAsia="Calibri" w:cs="Calibri" w:ascii="Calibri" w:hAnsi="Calibri"/>
          <w:color w:val="000000"/>
          <w:spacing w:val="-1"/>
          <w:sz w:val="24"/>
        </w:rPr>
        <w:t>w</w:t>
      </w:r>
      <w:r>
        <w:rPr>
          <w:rFonts w:eastAsia="Calibri" w:cs="Calibri" w:ascii="Calibri" w:hAnsi="Calibri"/>
          <w:color w:val="000000"/>
          <w:sz w:val="24"/>
        </w:rPr>
        <w:t>a</w:t>
      </w:r>
      <w:r>
        <w:rPr>
          <w:rFonts w:eastAsia="Calibri" w:cs="Calibri" w:ascii="Calibri" w:hAnsi="Calibri"/>
          <w:color w:val="000000"/>
          <w:spacing w:val="-2"/>
          <w:sz w:val="24"/>
        </w:rPr>
        <w:t>r</w:t>
      </w:r>
      <w:r>
        <w:rPr>
          <w:rFonts w:eastAsia="Calibri" w:cs="Calibri" w:ascii="Calibri" w:hAnsi="Calibri"/>
          <w:color w:val="000000"/>
          <w:spacing w:val="1"/>
          <w:sz w:val="24"/>
        </w:rPr>
        <w:t>d</w:t>
      </w:r>
      <w:r>
        <w:rPr>
          <w:rFonts w:eastAsia="Calibri" w:cs="Calibri" w:ascii="Calibri" w:hAnsi="Calibri"/>
          <w:color w:val="000000"/>
          <w:sz w:val="24"/>
        </w:rPr>
        <w:t>s</w:t>
      </w:r>
      <w:r>
        <w:rPr>
          <w:rFonts w:eastAsia="Calibri" w:cs="Calibri" w:ascii="Calibri" w:hAnsi="Calibri"/>
          <w:color w:val="000000"/>
          <w:spacing w:val="31"/>
          <w:sz w:val="24"/>
        </w:rPr>
        <w:t xml:space="preserve"> </w:t>
      </w:r>
      <w:r>
        <w:rPr>
          <w:rFonts w:eastAsia="Calibri" w:cs="Calibri" w:ascii="Calibri" w:hAnsi="Calibri"/>
          <w:color w:val="000000"/>
          <w:sz w:val="24"/>
        </w:rPr>
        <w:t>all</w:t>
      </w:r>
      <w:r>
        <w:rPr>
          <w:rFonts w:eastAsia="Calibri" w:cs="Calibri" w:ascii="Calibri" w:hAnsi="Calibri"/>
          <w:color w:val="000000"/>
          <w:spacing w:val="32"/>
          <w:sz w:val="24"/>
        </w:rPr>
        <w:t xml:space="preserve"> </w:t>
      </w:r>
      <w:r>
        <w:rPr>
          <w:rFonts w:eastAsia="Calibri" w:cs="Calibri" w:ascii="Calibri" w:hAnsi="Calibri"/>
          <w:color w:val="000000"/>
          <w:spacing w:val="-1"/>
          <w:sz w:val="24"/>
        </w:rPr>
        <w:t>w</w:t>
      </w:r>
      <w:r>
        <w:rPr>
          <w:rFonts w:eastAsia="Calibri" w:cs="Calibri" w:ascii="Calibri" w:hAnsi="Calibri"/>
          <w:color w:val="000000"/>
          <w:sz w:val="24"/>
        </w:rPr>
        <w:t>i</w:t>
      </w:r>
      <w:r>
        <w:rPr>
          <w:rFonts w:eastAsia="Calibri" w:cs="Calibri" w:ascii="Calibri" w:hAnsi="Calibri"/>
          <w:color w:val="000000"/>
          <w:spacing w:val="-1"/>
          <w:sz w:val="24"/>
        </w:rPr>
        <w:t>t</w:t>
      </w:r>
      <w:r>
        <w:rPr>
          <w:rFonts w:eastAsia="Calibri" w:cs="Calibri" w:ascii="Calibri" w:hAnsi="Calibri"/>
          <w:color w:val="000000"/>
          <w:sz w:val="24"/>
        </w:rPr>
        <w:t>h</w:t>
      </w:r>
      <w:r>
        <w:rPr>
          <w:rFonts w:eastAsia="Calibri" w:cs="Calibri" w:ascii="Calibri" w:hAnsi="Calibri"/>
          <w:color w:val="000000"/>
          <w:spacing w:val="33"/>
          <w:sz w:val="24"/>
        </w:rPr>
        <w:t xml:space="preserve"> </w:t>
      </w:r>
      <w:r>
        <w:rPr>
          <w:rFonts w:eastAsia="Calibri" w:cs="Calibri" w:ascii="Calibri" w:hAnsi="Calibri"/>
          <w:color w:val="000000"/>
          <w:spacing w:val="-1"/>
          <w:sz w:val="24"/>
        </w:rPr>
        <w:t>wh</w:t>
      </w:r>
      <w:r>
        <w:rPr>
          <w:rFonts w:eastAsia="Calibri" w:cs="Calibri" w:ascii="Calibri" w:hAnsi="Calibri"/>
          <w:color w:val="000000"/>
          <w:sz w:val="24"/>
        </w:rPr>
        <w:t>om</w:t>
      </w:r>
      <w:r>
        <w:rPr>
          <w:rFonts w:eastAsia="Calibri" w:cs="Calibri" w:ascii="Calibri" w:hAnsi="Calibri"/>
          <w:color w:val="000000"/>
          <w:spacing w:val="32"/>
          <w:sz w:val="24"/>
        </w:rPr>
        <w:t xml:space="preserve"> </w:t>
      </w:r>
      <w:r>
        <w:rPr>
          <w:rFonts w:eastAsia="Calibri" w:cs="Calibri" w:ascii="Calibri" w:hAnsi="Calibri"/>
          <w:color w:val="000000"/>
          <w:spacing w:val="-1"/>
          <w:sz w:val="24"/>
        </w:rPr>
        <w:t>w</w:t>
      </w:r>
      <w:r>
        <w:rPr>
          <w:rFonts w:eastAsia="Calibri" w:cs="Calibri" w:ascii="Calibri" w:hAnsi="Calibri"/>
          <w:color w:val="000000"/>
          <w:sz w:val="24"/>
        </w:rPr>
        <w:t>e</w:t>
      </w:r>
      <w:r>
        <w:rPr>
          <w:rFonts w:eastAsia="Calibri" w:cs="Calibri" w:ascii="Calibri" w:hAnsi="Calibri"/>
          <w:color w:val="000000"/>
          <w:spacing w:val="32"/>
          <w:sz w:val="24"/>
        </w:rPr>
        <w:t xml:space="preserve"> </w:t>
      </w:r>
      <w:r>
        <w:rPr>
          <w:rFonts w:eastAsia="Calibri" w:cs="Calibri" w:ascii="Calibri" w:hAnsi="Calibri"/>
          <w:color w:val="000000"/>
          <w:spacing w:val="-1"/>
          <w:sz w:val="24"/>
        </w:rPr>
        <w:t>c</w:t>
      </w:r>
      <w:r>
        <w:rPr>
          <w:rFonts w:eastAsia="Calibri" w:cs="Calibri" w:ascii="Calibri" w:hAnsi="Calibri"/>
          <w:color w:val="000000"/>
          <w:spacing w:val="-2"/>
          <w:sz w:val="24"/>
        </w:rPr>
        <w:t>o</w:t>
      </w:r>
      <w:r>
        <w:rPr>
          <w:rFonts w:eastAsia="Calibri" w:cs="Calibri" w:ascii="Calibri" w:hAnsi="Calibri"/>
          <w:color w:val="000000"/>
          <w:sz w:val="24"/>
        </w:rPr>
        <w:t>me</w:t>
      </w:r>
      <w:r>
        <w:rPr>
          <w:rFonts w:eastAsia="Calibri" w:cs="Calibri" w:ascii="Calibri" w:hAnsi="Calibri"/>
          <w:color w:val="000000"/>
          <w:spacing w:val="33"/>
          <w:sz w:val="24"/>
        </w:rPr>
        <w:t xml:space="preserve"> </w:t>
      </w:r>
      <w:r>
        <w:rPr>
          <w:rFonts w:eastAsia="Calibri" w:cs="Calibri" w:ascii="Calibri" w:hAnsi="Calibri"/>
          <w:color w:val="000000"/>
          <w:sz w:val="24"/>
        </w:rPr>
        <w:t>i</w:t>
      </w:r>
      <w:r>
        <w:rPr>
          <w:rFonts w:eastAsia="Calibri" w:cs="Calibri" w:ascii="Calibri" w:hAnsi="Calibri"/>
          <w:color w:val="000000"/>
          <w:spacing w:val="-1"/>
          <w:sz w:val="24"/>
        </w:rPr>
        <w:t>n</w:t>
      </w:r>
      <w:r>
        <w:rPr>
          <w:rFonts w:eastAsia="Calibri" w:cs="Calibri" w:ascii="Calibri" w:hAnsi="Calibri"/>
          <w:color w:val="000000"/>
          <w:spacing w:val="1"/>
          <w:sz w:val="24"/>
        </w:rPr>
        <w:t>t</w:t>
      </w:r>
      <w:r>
        <w:rPr>
          <w:rFonts w:eastAsia="Calibri" w:cs="Calibri" w:ascii="Calibri" w:hAnsi="Calibri"/>
          <w:color w:val="000000"/>
          <w:sz w:val="24"/>
        </w:rPr>
        <w:t xml:space="preserve">o </w:t>
      </w:r>
      <w:r>
        <w:rPr>
          <w:rFonts w:eastAsia="Calibri" w:cs="Calibri" w:ascii="Calibri" w:hAnsi="Calibri"/>
          <w:color w:val="000000"/>
          <w:spacing w:val="-1"/>
          <w:sz w:val="24"/>
        </w:rPr>
        <w:t>c</w:t>
      </w:r>
      <w:r>
        <w:rPr>
          <w:rFonts w:eastAsia="Calibri" w:cs="Calibri" w:ascii="Calibri" w:hAnsi="Calibri"/>
          <w:color w:val="000000"/>
          <w:sz w:val="24"/>
        </w:rPr>
        <w:t>o</w:t>
      </w:r>
      <w:r>
        <w:rPr>
          <w:rFonts w:eastAsia="Calibri" w:cs="Calibri" w:ascii="Calibri" w:hAnsi="Calibri"/>
          <w:color w:val="000000"/>
          <w:spacing w:val="1"/>
          <w:sz w:val="24"/>
        </w:rPr>
        <w:t>nt</w:t>
      </w:r>
      <w:r>
        <w:rPr>
          <w:rFonts w:eastAsia="Calibri" w:cs="Calibri" w:ascii="Calibri" w:hAnsi="Calibri"/>
          <w:color w:val="000000"/>
          <w:sz w:val="24"/>
        </w:rPr>
        <w:t>act</w:t>
      </w:r>
      <w:r>
        <w:rPr>
          <w:rFonts w:eastAsia="Calibri" w:cs="Calibri" w:ascii="Calibri" w:hAnsi="Calibri"/>
          <w:color w:val="000000"/>
          <w:spacing w:val="-1"/>
          <w:sz w:val="24"/>
        </w:rPr>
        <w:t xml:space="preserve"> </w:t>
      </w:r>
      <w:r>
        <w:rPr>
          <w:rFonts w:eastAsia="Calibri" w:cs="Calibri" w:ascii="Calibri" w:hAnsi="Calibri"/>
          <w:color w:val="000000"/>
          <w:sz w:val="24"/>
        </w:rPr>
        <w:t xml:space="preserve">in </w:t>
      </w:r>
      <w:r>
        <w:rPr>
          <w:rFonts w:eastAsia="Calibri" w:cs="Calibri" w:ascii="Calibri" w:hAnsi="Calibri"/>
          <w:color w:val="000000"/>
          <w:spacing w:val="1"/>
          <w:sz w:val="24"/>
        </w:rPr>
        <w:t>t</w:t>
      </w:r>
      <w:r>
        <w:rPr>
          <w:rFonts w:eastAsia="Calibri" w:cs="Calibri" w:ascii="Calibri" w:hAnsi="Calibri"/>
          <w:color w:val="000000"/>
          <w:spacing w:val="-1"/>
          <w:sz w:val="24"/>
        </w:rPr>
        <w:t>h</w:t>
      </w:r>
      <w:r>
        <w:rPr>
          <w:rFonts w:eastAsia="Calibri" w:cs="Calibri" w:ascii="Calibri" w:hAnsi="Calibri"/>
          <w:color w:val="000000"/>
          <w:sz w:val="24"/>
        </w:rPr>
        <w:t>e</w:t>
      </w:r>
      <w:r>
        <w:rPr>
          <w:rFonts w:eastAsia="Calibri" w:cs="Calibri" w:ascii="Calibri" w:hAnsi="Calibri"/>
          <w:color w:val="000000"/>
          <w:spacing w:val="1"/>
          <w:sz w:val="24"/>
        </w:rPr>
        <w:t xml:space="preserve"> </w:t>
      </w:r>
      <w:r>
        <w:rPr>
          <w:rFonts w:eastAsia="Calibri" w:cs="Calibri" w:ascii="Calibri" w:hAnsi="Calibri"/>
          <w:color w:val="000000"/>
          <w:spacing w:val="-1"/>
          <w:sz w:val="24"/>
        </w:rPr>
        <w:t>c</w:t>
      </w:r>
      <w:r>
        <w:rPr>
          <w:rFonts w:eastAsia="Calibri" w:cs="Calibri" w:ascii="Calibri" w:hAnsi="Calibri"/>
          <w:color w:val="000000"/>
          <w:spacing w:val="-2"/>
          <w:sz w:val="24"/>
        </w:rPr>
        <w:t>o</w:t>
      </w:r>
      <w:r>
        <w:rPr>
          <w:rFonts w:eastAsia="Calibri" w:cs="Calibri" w:ascii="Calibri" w:hAnsi="Calibri"/>
          <w:color w:val="000000"/>
          <w:spacing w:val="1"/>
          <w:sz w:val="24"/>
        </w:rPr>
        <w:t>u</w:t>
      </w:r>
      <w:r>
        <w:rPr>
          <w:rFonts w:eastAsia="Calibri" w:cs="Calibri" w:ascii="Calibri" w:hAnsi="Calibri"/>
          <w:color w:val="000000"/>
          <w:sz w:val="24"/>
        </w:rPr>
        <w:t>rse</w:t>
      </w:r>
      <w:r>
        <w:rPr>
          <w:rFonts w:eastAsia="Calibri" w:cs="Calibri" w:ascii="Calibri" w:hAnsi="Calibri"/>
          <w:color w:val="000000"/>
          <w:spacing w:val="1"/>
          <w:sz w:val="24"/>
        </w:rPr>
        <w:t xml:space="preserve"> </w:t>
      </w:r>
      <w:r>
        <w:rPr>
          <w:rFonts w:eastAsia="Calibri" w:cs="Calibri" w:ascii="Calibri" w:hAnsi="Calibri"/>
          <w:color w:val="000000"/>
          <w:spacing w:val="-2"/>
          <w:sz w:val="24"/>
        </w:rPr>
        <w:t>o</w:t>
      </w:r>
      <w:r>
        <w:rPr>
          <w:rFonts w:eastAsia="Calibri" w:cs="Calibri" w:ascii="Calibri" w:hAnsi="Calibri"/>
          <w:color w:val="000000"/>
          <w:sz w:val="24"/>
        </w:rPr>
        <w:t>f o</w:t>
      </w:r>
      <w:r>
        <w:rPr>
          <w:rFonts w:eastAsia="Calibri" w:cs="Calibri" w:ascii="Calibri" w:hAnsi="Calibri"/>
          <w:color w:val="000000"/>
          <w:spacing w:val="4"/>
          <w:sz w:val="24"/>
        </w:rPr>
        <w:t>u</w:t>
      </w:r>
      <w:r>
        <w:rPr>
          <w:rFonts w:eastAsia="Calibri" w:cs="Calibri" w:ascii="Calibri" w:hAnsi="Calibri"/>
          <w:color w:val="000000"/>
          <w:sz w:val="24"/>
        </w:rPr>
        <w:t>r</w:t>
      </w:r>
      <w:r>
        <w:rPr>
          <w:rFonts w:eastAsia="Calibri" w:cs="Calibri" w:ascii="Calibri" w:hAnsi="Calibri"/>
          <w:color w:val="000000"/>
          <w:spacing w:val="-1"/>
          <w:sz w:val="24"/>
        </w:rPr>
        <w:t xml:space="preserve"> </w:t>
      </w:r>
      <w:r>
        <w:rPr>
          <w:rFonts w:eastAsia="Calibri" w:cs="Calibri" w:ascii="Calibri" w:hAnsi="Calibri"/>
          <w:color w:val="000000"/>
          <w:spacing w:val="1"/>
          <w:sz w:val="24"/>
        </w:rPr>
        <w:t>p</w:t>
      </w:r>
      <w:r>
        <w:rPr>
          <w:rFonts w:eastAsia="Calibri" w:cs="Calibri" w:ascii="Calibri" w:hAnsi="Calibri"/>
          <w:color w:val="000000"/>
          <w:sz w:val="24"/>
        </w:rPr>
        <w:t>r</w:t>
      </w:r>
      <w:r>
        <w:rPr>
          <w:rFonts w:eastAsia="Calibri" w:cs="Calibri" w:ascii="Calibri" w:hAnsi="Calibri"/>
          <w:color w:val="000000"/>
          <w:spacing w:val="-1"/>
          <w:sz w:val="24"/>
        </w:rPr>
        <w:t>o</w:t>
      </w:r>
      <w:r>
        <w:rPr>
          <w:rFonts w:eastAsia="Calibri" w:cs="Calibri" w:ascii="Calibri" w:hAnsi="Calibri"/>
          <w:color w:val="000000"/>
          <w:spacing w:val="1"/>
          <w:sz w:val="24"/>
        </w:rPr>
        <w:t>f</w:t>
      </w:r>
      <w:r>
        <w:rPr>
          <w:rFonts w:eastAsia="Calibri" w:cs="Calibri" w:ascii="Calibri" w:hAnsi="Calibri"/>
          <w:color w:val="000000"/>
          <w:sz w:val="24"/>
        </w:rPr>
        <w:t>essi</w:t>
      </w:r>
      <w:r>
        <w:rPr>
          <w:rFonts w:eastAsia="Calibri" w:cs="Calibri" w:ascii="Calibri" w:hAnsi="Calibri"/>
          <w:color w:val="000000"/>
          <w:spacing w:val="1"/>
          <w:sz w:val="24"/>
        </w:rPr>
        <w:t>on</w:t>
      </w:r>
      <w:r>
        <w:rPr>
          <w:rFonts w:eastAsia="Calibri" w:cs="Calibri" w:ascii="Calibri" w:hAnsi="Calibri"/>
          <w:color w:val="000000"/>
          <w:sz w:val="24"/>
        </w:rPr>
        <w:t>al</w:t>
      </w:r>
      <w:r>
        <w:rPr>
          <w:rFonts w:eastAsia="Calibri" w:cs="Calibri" w:ascii="Calibri" w:hAnsi="Calibri"/>
          <w:color w:val="000000"/>
          <w:spacing w:val="-1"/>
          <w:sz w:val="24"/>
        </w:rPr>
        <w:t xml:space="preserve"> w</w:t>
      </w:r>
      <w:r>
        <w:rPr>
          <w:rFonts w:eastAsia="Calibri" w:cs="Calibri" w:ascii="Calibri" w:hAnsi="Calibri"/>
          <w:color w:val="000000"/>
          <w:sz w:val="24"/>
        </w:rPr>
        <w:t>or</w:t>
      </w:r>
      <w:r>
        <w:rPr>
          <w:rFonts w:eastAsia="Calibri" w:cs="Calibri" w:ascii="Calibri" w:hAnsi="Calibri"/>
          <w:color w:val="000000"/>
          <w:spacing w:val="-1"/>
          <w:sz w:val="24"/>
        </w:rPr>
        <w:t>k</w:t>
      </w:r>
      <w:r>
        <w:rPr>
          <w:rFonts w:eastAsia="Calibri" w:cs="Calibri" w:ascii="Calibri" w:hAnsi="Calibri"/>
          <w:color w:val="000000"/>
          <w:sz w:val="24"/>
        </w:rPr>
        <w:t>.</w:t>
      </w:r>
    </w:p>
    <w:p>
      <w:pPr>
        <w:pStyle w:val="Normal"/>
        <w:widowControl w:val="false"/>
        <w:numPr>
          <w:ilvl w:val="0"/>
          <w:numId w:val="257"/>
        </w:numPr>
        <w:ind w:hanging="450" w:start="450" w:end="202"/>
        <w:rPr>
          <w:rFonts w:ascii="Calibri" w:hAnsi="Calibri" w:eastAsia="Calibri" w:cs="Calibri"/>
          <w:color w:val="000000"/>
          <w:sz w:val="24"/>
        </w:rPr>
      </w:pPr>
      <w:r>
        <w:rPr>
          <w:rFonts w:eastAsia="Calibri" w:cs="Calibri" w:ascii="Calibri" w:hAnsi="Calibri"/>
          <w:color w:val="000000"/>
          <w:sz w:val="24"/>
        </w:rPr>
        <w:t>We</w:t>
      </w:r>
      <w:r>
        <w:rPr>
          <w:rFonts w:eastAsia="Calibri" w:cs="Calibri" w:ascii="Calibri" w:hAnsi="Calibri"/>
          <w:color w:val="000000"/>
          <w:spacing w:val="13"/>
          <w:sz w:val="24"/>
        </w:rPr>
        <w:t xml:space="preserve"> </w:t>
      </w:r>
      <w:r>
        <w:rPr>
          <w:rFonts w:eastAsia="Calibri" w:cs="Calibri" w:ascii="Calibri" w:hAnsi="Calibri"/>
          <w:color w:val="000000"/>
          <w:spacing w:val="1"/>
          <w:sz w:val="24"/>
        </w:rPr>
        <w:t>d</w:t>
      </w:r>
      <w:r>
        <w:rPr>
          <w:rFonts w:eastAsia="Calibri" w:cs="Calibri" w:ascii="Calibri" w:hAnsi="Calibri"/>
          <w:color w:val="000000"/>
          <w:sz w:val="24"/>
        </w:rPr>
        <w:t>o</w:t>
      </w:r>
      <w:r>
        <w:rPr>
          <w:rFonts w:eastAsia="Calibri" w:cs="Calibri" w:ascii="Calibri" w:hAnsi="Calibri"/>
          <w:color w:val="000000"/>
          <w:spacing w:val="13"/>
          <w:sz w:val="24"/>
        </w:rPr>
        <w:t xml:space="preserve"> </w:t>
      </w:r>
      <w:r>
        <w:rPr>
          <w:rFonts w:eastAsia="Calibri" w:cs="Calibri" w:ascii="Calibri" w:hAnsi="Calibri"/>
          <w:color w:val="000000"/>
          <w:spacing w:val="-1"/>
          <w:sz w:val="24"/>
        </w:rPr>
        <w:t>n</w:t>
      </w:r>
      <w:r>
        <w:rPr>
          <w:rFonts w:eastAsia="Calibri" w:cs="Calibri" w:ascii="Calibri" w:hAnsi="Calibri"/>
          <w:color w:val="000000"/>
          <w:sz w:val="24"/>
        </w:rPr>
        <w:t>ot</w:t>
      </w:r>
      <w:r>
        <w:rPr>
          <w:rFonts w:eastAsia="Calibri" w:cs="Calibri" w:ascii="Calibri" w:hAnsi="Calibri"/>
          <w:color w:val="000000"/>
          <w:spacing w:val="14"/>
          <w:sz w:val="24"/>
        </w:rPr>
        <w:t xml:space="preserve"> </w:t>
      </w:r>
      <w:r>
        <w:rPr>
          <w:rFonts w:eastAsia="Calibri" w:cs="Calibri" w:ascii="Calibri" w:hAnsi="Calibri"/>
          <w:color w:val="000000"/>
          <w:sz w:val="24"/>
        </w:rPr>
        <w:t>ac</w:t>
      </w:r>
      <w:r>
        <w:rPr>
          <w:rFonts w:eastAsia="Calibri" w:cs="Calibri" w:ascii="Calibri" w:hAnsi="Calibri"/>
          <w:color w:val="000000"/>
          <w:spacing w:val="-1"/>
          <w:sz w:val="24"/>
        </w:rPr>
        <w:t>c</w:t>
      </w:r>
      <w:r>
        <w:rPr>
          <w:rFonts w:eastAsia="Calibri" w:cs="Calibri" w:ascii="Calibri" w:hAnsi="Calibri"/>
          <w:color w:val="000000"/>
          <w:sz w:val="24"/>
        </w:rPr>
        <w:t>e</w:t>
      </w:r>
      <w:r>
        <w:rPr>
          <w:rFonts w:eastAsia="Calibri" w:cs="Calibri" w:ascii="Calibri" w:hAnsi="Calibri"/>
          <w:color w:val="000000"/>
          <w:spacing w:val="-1"/>
          <w:sz w:val="24"/>
        </w:rPr>
        <w:t>p</w:t>
      </w:r>
      <w:r>
        <w:rPr>
          <w:rFonts w:eastAsia="Calibri" w:cs="Calibri" w:ascii="Calibri" w:hAnsi="Calibri"/>
          <w:color w:val="000000"/>
          <w:sz w:val="24"/>
        </w:rPr>
        <w:t>t</w:t>
      </w:r>
      <w:r>
        <w:rPr>
          <w:rFonts w:eastAsia="Calibri" w:cs="Calibri" w:ascii="Calibri" w:hAnsi="Calibri"/>
          <w:color w:val="000000"/>
          <w:spacing w:val="14"/>
          <w:sz w:val="24"/>
        </w:rPr>
        <w:t xml:space="preserve"> </w:t>
      </w:r>
      <w:r>
        <w:rPr>
          <w:rFonts w:eastAsia="Calibri" w:cs="Calibri" w:ascii="Calibri" w:hAnsi="Calibri"/>
          <w:color w:val="000000"/>
          <w:sz w:val="24"/>
        </w:rPr>
        <w:t>a</w:t>
      </w:r>
      <w:r>
        <w:rPr>
          <w:rFonts w:eastAsia="Calibri" w:cs="Calibri" w:ascii="Calibri" w:hAnsi="Calibri"/>
          <w:color w:val="000000"/>
          <w:spacing w:val="1"/>
          <w:sz w:val="24"/>
        </w:rPr>
        <w:t>n</w:t>
      </w:r>
      <w:r>
        <w:rPr>
          <w:rFonts w:eastAsia="Calibri" w:cs="Calibri" w:ascii="Calibri" w:hAnsi="Calibri"/>
          <w:color w:val="000000"/>
          <w:sz w:val="24"/>
        </w:rPr>
        <w:t>y</w:t>
      </w:r>
      <w:r>
        <w:rPr>
          <w:rFonts w:eastAsia="Calibri" w:cs="Calibri" w:ascii="Calibri" w:hAnsi="Calibri"/>
          <w:color w:val="000000"/>
          <w:spacing w:val="10"/>
          <w:sz w:val="24"/>
        </w:rPr>
        <w:t xml:space="preserve"> </w:t>
      </w:r>
      <w:r>
        <w:rPr>
          <w:rFonts w:eastAsia="Calibri" w:cs="Calibri" w:ascii="Calibri" w:hAnsi="Calibri"/>
          <w:color w:val="000000"/>
          <w:spacing w:val="1"/>
          <w:sz w:val="24"/>
        </w:rPr>
        <w:t>f</w:t>
      </w:r>
      <w:r>
        <w:rPr>
          <w:rFonts w:eastAsia="Calibri" w:cs="Calibri" w:ascii="Calibri" w:hAnsi="Calibri"/>
          <w:color w:val="000000"/>
          <w:spacing w:val="-2"/>
          <w:sz w:val="24"/>
        </w:rPr>
        <w:t>a</w:t>
      </w:r>
      <w:r>
        <w:rPr>
          <w:rFonts w:eastAsia="Calibri" w:cs="Calibri" w:ascii="Calibri" w:hAnsi="Calibri"/>
          <w:color w:val="000000"/>
          <w:sz w:val="24"/>
        </w:rPr>
        <w:t>vo</w:t>
      </w:r>
      <w:r>
        <w:rPr>
          <w:rFonts w:eastAsia="Calibri" w:cs="Calibri" w:ascii="Calibri" w:hAnsi="Calibri"/>
          <w:color w:val="000000"/>
          <w:spacing w:val="1"/>
          <w:sz w:val="24"/>
        </w:rPr>
        <w:t>r</w:t>
      </w:r>
      <w:r>
        <w:rPr>
          <w:rFonts w:eastAsia="Calibri" w:cs="Calibri" w:ascii="Calibri" w:hAnsi="Calibri"/>
          <w:color w:val="000000"/>
          <w:sz w:val="24"/>
        </w:rPr>
        <w:t>s,</w:t>
      </w:r>
      <w:r>
        <w:rPr>
          <w:rFonts w:eastAsia="Calibri" w:cs="Calibri" w:ascii="Calibri" w:hAnsi="Calibri"/>
          <w:color w:val="000000"/>
          <w:spacing w:val="13"/>
          <w:sz w:val="24"/>
        </w:rPr>
        <w:t xml:space="preserve"> </w:t>
      </w:r>
      <w:r>
        <w:rPr>
          <w:rFonts w:eastAsia="Calibri" w:cs="Calibri" w:ascii="Calibri" w:hAnsi="Calibri"/>
          <w:color w:val="000000"/>
          <w:sz w:val="24"/>
        </w:rPr>
        <w:t>gi</w:t>
      </w:r>
      <w:r>
        <w:rPr>
          <w:rFonts w:eastAsia="Calibri" w:cs="Calibri" w:ascii="Calibri" w:hAnsi="Calibri"/>
          <w:color w:val="000000"/>
          <w:spacing w:val="-1"/>
          <w:sz w:val="24"/>
        </w:rPr>
        <w:t>f</w:t>
      </w:r>
      <w:r>
        <w:rPr>
          <w:rFonts w:eastAsia="Calibri" w:cs="Calibri" w:ascii="Calibri" w:hAnsi="Calibri"/>
          <w:color w:val="000000"/>
          <w:spacing w:val="1"/>
          <w:sz w:val="24"/>
        </w:rPr>
        <w:t>t</w:t>
      </w:r>
      <w:r>
        <w:rPr>
          <w:rFonts w:eastAsia="Calibri" w:cs="Calibri" w:ascii="Calibri" w:hAnsi="Calibri"/>
          <w:color w:val="000000"/>
          <w:sz w:val="24"/>
        </w:rPr>
        <w:t>s</w:t>
      </w:r>
      <w:r>
        <w:rPr>
          <w:rFonts w:eastAsia="Calibri" w:cs="Calibri" w:ascii="Calibri" w:hAnsi="Calibri"/>
          <w:color w:val="000000"/>
          <w:spacing w:val="12"/>
          <w:sz w:val="24"/>
        </w:rPr>
        <w:t xml:space="preserve"> </w:t>
      </w:r>
      <w:r>
        <w:rPr>
          <w:rFonts w:eastAsia="Calibri" w:cs="Calibri" w:ascii="Calibri" w:hAnsi="Calibri"/>
          <w:color w:val="000000"/>
          <w:sz w:val="24"/>
        </w:rPr>
        <w:t>or</w:t>
      </w:r>
      <w:r>
        <w:rPr>
          <w:rFonts w:eastAsia="Calibri" w:cs="Calibri" w:ascii="Calibri" w:hAnsi="Calibri"/>
          <w:color w:val="000000"/>
          <w:spacing w:val="13"/>
          <w:sz w:val="24"/>
        </w:rPr>
        <w:t xml:space="preserve"> </w:t>
      </w:r>
      <w:r>
        <w:rPr>
          <w:rFonts w:eastAsia="Calibri" w:cs="Calibri" w:ascii="Calibri" w:hAnsi="Calibri"/>
          <w:color w:val="000000"/>
          <w:sz w:val="24"/>
        </w:rPr>
        <w:t>i</w:t>
      </w:r>
      <w:r>
        <w:rPr>
          <w:rFonts w:eastAsia="Calibri" w:cs="Calibri" w:ascii="Calibri" w:hAnsi="Calibri"/>
          <w:color w:val="000000"/>
          <w:spacing w:val="-1"/>
          <w:sz w:val="24"/>
        </w:rPr>
        <w:t>n</w:t>
      </w:r>
      <w:r>
        <w:rPr>
          <w:rFonts w:eastAsia="Calibri" w:cs="Calibri" w:ascii="Calibri" w:hAnsi="Calibri"/>
          <w:color w:val="000000"/>
          <w:spacing w:val="1"/>
          <w:sz w:val="24"/>
        </w:rPr>
        <w:t>du</w:t>
      </w:r>
      <w:r>
        <w:rPr>
          <w:rFonts w:eastAsia="Calibri" w:cs="Calibri" w:ascii="Calibri" w:hAnsi="Calibri"/>
          <w:color w:val="000000"/>
          <w:spacing w:val="-1"/>
          <w:sz w:val="24"/>
        </w:rPr>
        <w:t>c</w:t>
      </w:r>
      <w:r>
        <w:rPr>
          <w:rFonts w:eastAsia="Calibri" w:cs="Calibri" w:ascii="Calibri" w:hAnsi="Calibri"/>
          <w:color w:val="000000"/>
          <w:sz w:val="24"/>
        </w:rPr>
        <w:t>e</w:t>
      </w:r>
      <w:r>
        <w:rPr>
          <w:rFonts w:eastAsia="Calibri" w:cs="Calibri" w:ascii="Calibri" w:hAnsi="Calibri"/>
          <w:color w:val="000000"/>
          <w:spacing w:val="-2"/>
          <w:sz w:val="24"/>
        </w:rPr>
        <w:t>me</w:t>
      </w:r>
      <w:r>
        <w:rPr>
          <w:rFonts w:eastAsia="Calibri" w:cs="Calibri" w:ascii="Calibri" w:hAnsi="Calibri"/>
          <w:color w:val="000000"/>
          <w:spacing w:val="1"/>
          <w:sz w:val="24"/>
        </w:rPr>
        <w:t>nt</w:t>
      </w:r>
      <w:r>
        <w:rPr>
          <w:rFonts w:eastAsia="Calibri" w:cs="Calibri" w:ascii="Calibri" w:hAnsi="Calibri"/>
          <w:color w:val="000000"/>
          <w:sz w:val="24"/>
        </w:rPr>
        <w:t>s,</w:t>
      </w:r>
      <w:r>
        <w:rPr>
          <w:rFonts w:eastAsia="Calibri" w:cs="Calibri" w:ascii="Calibri" w:hAnsi="Calibri"/>
          <w:color w:val="000000"/>
          <w:spacing w:val="13"/>
          <w:sz w:val="24"/>
        </w:rPr>
        <w:t xml:space="preserve"> </w:t>
      </w:r>
      <w:r>
        <w:rPr>
          <w:rFonts w:eastAsia="Calibri" w:cs="Calibri" w:ascii="Calibri" w:hAnsi="Calibri"/>
          <w:color w:val="000000"/>
          <w:sz w:val="24"/>
        </w:rPr>
        <w:t>i</w:t>
      </w:r>
      <w:r>
        <w:rPr>
          <w:rFonts w:eastAsia="Calibri" w:cs="Calibri" w:ascii="Calibri" w:hAnsi="Calibri"/>
          <w:color w:val="000000"/>
          <w:spacing w:val="1"/>
          <w:sz w:val="24"/>
        </w:rPr>
        <w:t>n</w:t>
      </w:r>
      <w:r>
        <w:rPr>
          <w:rFonts w:eastAsia="Calibri" w:cs="Calibri" w:ascii="Calibri" w:hAnsi="Calibri"/>
          <w:color w:val="000000"/>
          <w:spacing w:val="-1"/>
          <w:sz w:val="24"/>
        </w:rPr>
        <w:t>c</w:t>
      </w:r>
      <w:r>
        <w:rPr>
          <w:rFonts w:eastAsia="Calibri" w:cs="Calibri" w:ascii="Calibri" w:hAnsi="Calibri"/>
          <w:color w:val="000000"/>
          <w:spacing w:val="-2"/>
          <w:sz w:val="24"/>
        </w:rPr>
        <w:t>l</w:t>
      </w:r>
      <w:r>
        <w:rPr>
          <w:rFonts w:eastAsia="Calibri" w:cs="Calibri" w:ascii="Calibri" w:hAnsi="Calibri"/>
          <w:color w:val="000000"/>
          <w:spacing w:val="1"/>
          <w:sz w:val="24"/>
        </w:rPr>
        <w:t>ud</w:t>
      </w:r>
      <w:r>
        <w:rPr>
          <w:rFonts w:eastAsia="Calibri" w:cs="Calibri" w:ascii="Calibri" w:hAnsi="Calibri"/>
          <w:color w:val="000000"/>
          <w:spacing w:val="-2"/>
          <w:sz w:val="24"/>
        </w:rPr>
        <w:t>i</w:t>
      </w:r>
      <w:r>
        <w:rPr>
          <w:rFonts w:eastAsia="Calibri" w:cs="Calibri" w:ascii="Calibri" w:hAnsi="Calibri"/>
          <w:color w:val="000000"/>
          <w:spacing w:val="1"/>
          <w:sz w:val="24"/>
        </w:rPr>
        <w:t>n</w:t>
      </w:r>
      <w:r>
        <w:rPr>
          <w:rFonts w:eastAsia="Calibri" w:cs="Calibri" w:ascii="Calibri" w:hAnsi="Calibri"/>
          <w:color w:val="000000"/>
          <w:sz w:val="24"/>
        </w:rPr>
        <w:t>g</w:t>
      </w:r>
      <w:r>
        <w:rPr>
          <w:rFonts w:eastAsia="Calibri" w:cs="Calibri" w:ascii="Calibri" w:hAnsi="Calibri"/>
          <w:color w:val="000000"/>
          <w:spacing w:val="13"/>
          <w:sz w:val="24"/>
        </w:rPr>
        <w:t xml:space="preserve"> </w:t>
      </w:r>
      <w:r>
        <w:rPr>
          <w:rFonts w:eastAsia="Calibri" w:cs="Calibri" w:ascii="Calibri" w:hAnsi="Calibri"/>
          <w:color w:val="000000"/>
          <w:spacing w:val="1"/>
          <w:sz w:val="24"/>
        </w:rPr>
        <w:t>u</w:t>
      </w:r>
      <w:r>
        <w:rPr>
          <w:rFonts w:eastAsia="Calibri" w:cs="Calibri" w:ascii="Calibri" w:hAnsi="Calibri"/>
          <w:color w:val="000000"/>
          <w:spacing w:val="-1"/>
          <w:sz w:val="24"/>
        </w:rPr>
        <w:t>n</w:t>
      </w:r>
      <w:r>
        <w:rPr>
          <w:rFonts w:eastAsia="Calibri" w:cs="Calibri" w:ascii="Calibri" w:hAnsi="Calibri"/>
          <w:color w:val="000000"/>
          <w:spacing w:val="1"/>
          <w:sz w:val="24"/>
        </w:rPr>
        <w:t>d</w:t>
      </w:r>
      <w:r>
        <w:rPr>
          <w:rFonts w:eastAsia="Calibri" w:cs="Calibri" w:ascii="Calibri" w:hAnsi="Calibri"/>
          <w:color w:val="000000"/>
          <w:spacing w:val="-1"/>
          <w:sz w:val="24"/>
        </w:rPr>
        <w:t>u</w:t>
      </w:r>
      <w:r>
        <w:rPr>
          <w:rFonts w:eastAsia="Calibri" w:cs="Calibri" w:ascii="Calibri" w:hAnsi="Calibri"/>
          <w:color w:val="000000"/>
          <w:sz w:val="24"/>
        </w:rPr>
        <w:t>e</w:t>
      </w:r>
      <w:r>
        <w:rPr>
          <w:rFonts w:eastAsia="Calibri" w:cs="Calibri" w:ascii="Calibri" w:hAnsi="Calibri"/>
          <w:color w:val="000000"/>
          <w:spacing w:val="13"/>
          <w:sz w:val="24"/>
        </w:rPr>
        <w:t xml:space="preserve"> </w:t>
      </w:r>
      <w:r>
        <w:rPr>
          <w:rFonts w:eastAsia="Calibri" w:cs="Calibri" w:ascii="Calibri" w:hAnsi="Calibri"/>
          <w:color w:val="000000"/>
          <w:spacing w:val="1"/>
          <w:sz w:val="24"/>
        </w:rPr>
        <w:t>h</w:t>
      </w:r>
      <w:r>
        <w:rPr>
          <w:rFonts w:eastAsia="Calibri" w:cs="Calibri" w:ascii="Calibri" w:hAnsi="Calibri"/>
          <w:color w:val="000000"/>
          <w:sz w:val="24"/>
        </w:rPr>
        <w:t>o</w:t>
      </w:r>
      <w:r>
        <w:rPr>
          <w:rFonts w:eastAsia="Calibri" w:cs="Calibri" w:ascii="Calibri" w:hAnsi="Calibri"/>
          <w:color w:val="000000"/>
          <w:spacing w:val="-3"/>
          <w:sz w:val="24"/>
        </w:rPr>
        <w:t>s</w:t>
      </w:r>
      <w:r>
        <w:rPr>
          <w:rFonts w:eastAsia="Calibri" w:cs="Calibri" w:ascii="Calibri" w:hAnsi="Calibri"/>
          <w:color w:val="000000"/>
          <w:spacing w:val="1"/>
          <w:sz w:val="24"/>
        </w:rPr>
        <w:t>p</w:t>
      </w:r>
      <w:r>
        <w:rPr>
          <w:rFonts w:eastAsia="Calibri" w:cs="Calibri" w:ascii="Calibri" w:hAnsi="Calibri"/>
          <w:color w:val="000000"/>
          <w:sz w:val="24"/>
        </w:rPr>
        <w:t>i</w:t>
      </w:r>
      <w:r>
        <w:rPr>
          <w:rFonts w:eastAsia="Calibri" w:cs="Calibri" w:ascii="Calibri" w:hAnsi="Calibri"/>
          <w:color w:val="000000"/>
          <w:spacing w:val="1"/>
          <w:sz w:val="24"/>
        </w:rPr>
        <w:t>t</w:t>
      </w:r>
      <w:r>
        <w:rPr>
          <w:rFonts w:eastAsia="Calibri" w:cs="Calibri" w:ascii="Calibri" w:hAnsi="Calibri"/>
          <w:color w:val="000000"/>
          <w:sz w:val="24"/>
        </w:rPr>
        <w:t>al</w:t>
      </w:r>
      <w:r>
        <w:rPr>
          <w:rFonts w:eastAsia="Calibri" w:cs="Calibri" w:ascii="Calibri" w:hAnsi="Calibri"/>
          <w:color w:val="000000"/>
          <w:spacing w:val="-2"/>
          <w:sz w:val="24"/>
        </w:rPr>
        <w:t>i</w:t>
      </w:r>
      <w:r>
        <w:rPr>
          <w:rFonts w:eastAsia="Calibri" w:cs="Calibri" w:ascii="Calibri" w:hAnsi="Calibri"/>
          <w:color w:val="000000"/>
          <w:spacing w:val="1"/>
          <w:sz w:val="24"/>
        </w:rPr>
        <w:t>t</w:t>
      </w:r>
      <w:r>
        <w:rPr>
          <w:rFonts w:eastAsia="Calibri" w:cs="Calibri" w:ascii="Calibri" w:hAnsi="Calibri"/>
          <w:color w:val="000000"/>
          <w:sz w:val="24"/>
        </w:rPr>
        <w:t>y a</w:t>
      </w:r>
      <w:r>
        <w:rPr>
          <w:rFonts w:eastAsia="Calibri" w:cs="Calibri" w:ascii="Calibri" w:hAnsi="Calibri"/>
          <w:color w:val="000000"/>
          <w:spacing w:val="1"/>
          <w:sz w:val="24"/>
        </w:rPr>
        <w:t>n</w:t>
      </w:r>
      <w:r>
        <w:rPr>
          <w:rFonts w:eastAsia="Calibri" w:cs="Calibri" w:ascii="Calibri" w:hAnsi="Calibri"/>
          <w:color w:val="000000"/>
          <w:sz w:val="24"/>
        </w:rPr>
        <w:t>d</w:t>
      </w:r>
      <w:r>
        <w:rPr>
          <w:rFonts w:eastAsia="Calibri" w:cs="Calibri" w:ascii="Calibri" w:hAnsi="Calibri"/>
          <w:color w:val="000000"/>
          <w:spacing w:val="4"/>
          <w:sz w:val="24"/>
        </w:rPr>
        <w:t xml:space="preserve"> </w:t>
      </w:r>
      <w:r>
        <w:rPr>
          <w:rFonts w:eastAsia="Calibri" w:cs="Calibri" w:ascii="Calibri" w:hAnsi="Calibri"/>
          <w:color w:val="000000"/>
          <w:spacing w:val="-2"/>
          <w:sz w:val="24"/>
        </w:rPr>
        <w:t>e</w:t>
      </w:r>
      <w:r>
        <w:rPr>
          <w:rFonts w:eastAsia="Calibri" w:cs="Calibri" w:ascii="Calibri" w:hAnsi="Calibri"/>
          <w:color w:val="000000"/>
          <w:spacing w:val="1"/>
          <w:sz w:val="24"/>
        </w:rPr>
        <w:t>n</w:t>
      </w:r>
      <w:r>
        <w:rPr>
          <w:rFonts w:eastAsia="Calibri" w:cs="Calibri" w:ascii="Calibri" w:hAnsi="Calibri"/>
          <w:color w:val="000000"/>
          <w:spacing w:val="-1"/>
          <w:sz w:val="24"/>
        </w:rPr>
        <w:t>t</w:t>
      </w:r>
      <w:r>
        <w:rPr>
          <w:rFonts w:eastAsia="Calibri" w:cs="Calibri" w:ascii="Calibri" w:hAnsi="Calibri"/>
          <w:color w:val="000000"/>
          <w:sz w:val="24"/>
        </w:rPr>
        <w:t>er</w:t>
      </w:r>
      <w:r>
        <w:rPr>
          <w:rFonts w:eastAsia="Calibri" w:cs="Calibri" w:ascii="Calibri" w:hAnsi="Calibri"/>
          <w:color w:val="000000"/>
          <w:spacing w:val="2"/>
          <w:sz w:val="24"/>
        </w:rPr>
        <w:t>t</w:t>
      </w:r>
      <w:r>
        <w:rPr>
          <w:rFonts w:eastAsia="Calibri" w:cs="Calibri" w:ascii="Calibri" w:hAnsi="Calibri"/>
          <w:color w:val="000000"/>
          <w:sz w:val="24"/>
        </w:rPr>
        <w:t>a</w:t>
      </w:r>
      <w:r>
        <w:rPr>
          <w:rFonts w:eastAsia="Calibri" w:cs="Calibri" w:ascii="Calibri" w:hAnsi="Calibri"/>
          <w:color w:val="000000"/>
          <w:spacing w:val="-2"/>
          <w:sz w:val="24"/>
        </w:rPr>
        <w:t>i</w:t>
      </w:r>
      <w:r>
        <w:rPr>
          <w:rFonts w:eastAsia="Calibri" w:cs="Calibri" w:ascii="Calibri" w:hAnsi="Calibri"/>
          <w:color w:val="000000"/>
          <w:spacing w:val="1"/>
          <w:sz w:val="24"/>
        </w:rPr>
        <w:t>n</w:t>
      </w:r>
      <w:r>
        <w:rPr>
          <w:rFonts w:eastAsia="Calibri" w:cs="Calibri" w:ascii="Calibri" w:hAnsi="Calibri"/>
          <w:color w:val="000000"/>
          <w:sz w:val="24"/>
        </w:rPr>
        <w:t>m</w:t>
      </w:r>
      <w:r>
        <w:rPr>
          <w:rFonts w:eastAsia="Calibri" w:cs="Calibri" w:ascii="Calibri" w:hAnsi="Calibri"/>
          <w:color w:val="000000"/>
          <w:spacing w:val="-2"/>
          <w:sz w:val="24"/>
        </w:rPr>
        <w:t>e</w:t>
      </w:r>
      <w:r>
        <w:rPr>
          <w:rFonts w:eastAsia="Calibri" w:cs="Calibri" w:ascii="Calibri" w:hAnsi="Calibri"/>
          <w:color w:val="000000"/>
          <w:spacing w:val="1"/>
          <w:sz w:val="24"/>
        </w:rPr>
        <w:t>nt</w:t>
      </w:r>
      <w:r>
        <w:rPr>
          <w:rFonts w:eastAsia="Calibri" w:cs="Calibri" w:ascii="Calibri" w:hAnsi="Calibri"/>
          <w:color w:val="000000"/>
          <w:sz w:val="24"/>
        </w:rPr>
        <w:t>,</w:t>
      </w:r>
      <w:r>
        <w:rPr>
          <w:rFonts w:eastAsia="Calibri" w:cs="Calibri" w:ascii="Calibri" w:hAnsi="Calibri"/>
          <w:color w:val="000000"/>
          <w:spacing w:val="1"/>
          <w:sz w:val="24"/>
        </w:rPr>
        <w:t xml:space="preserve"> f</w:t>
      </w:r>
      <w:r>
        <w:rPr>
          <w:rFonts w:eastAsia="Calibri" w:cs="Calibri" w:ascii="Calibri" w:hAnsi="Calibri"/>
          <w:color w:val="000000"/>
          <w:sz w:val="24"/>
        </w:rPr>
        <w:t>r</w:t>
      </w:r>
      <w:r>
        <w:rPr>
          <w:rFonts w:eastAsia="Calibri" w:cs="Calibri" w:ascii="Calibri" w:hAnsi="Calibri"/>
          <w:color w:val="000000"/>
          <w:spacing w:val="-1"/>
          <w:sz w:val="24"/>
        </w:rPr>
        <w:t>o</w:t>
      </w:r>
      <w:r>
        <w:rPr>
          <w:rFonts w:eastAsia="Calibri" w:cs="Calibri" w:ascii="Calibri" w:hAnsi="Calibri"/>
          <w:color w:val="000000"/>
          <w:sz w:val="24"/>
        </w:rPr>
        <w:t>m</w:t>
      </w:r>
      <w:r>
        <w:rPr>
          <w:rFonts w:eastAsia="Calibri" w:cs="Calibri" w:ascii="Calibri" w:hAnsi="Calibri"/>
          <w:color w:val="000000"/>
          <w:spacing w:val="3"/>
          <w:sz w:val="24"/>
        </w:rPr>
        <w:t xml:space="preserve"> </w:t>
      </w:r>
      <w:r>
        <w:rPr>
          <w:rFonts w:eastAsia="Calibri" w:cs="Calibri" w:ascii="Calibri" w:hAnsi="Calibri"/>
          <w:color w:val="000000"/>
          <w:spacing w:val="1"/>
          <w:sz w:val="24"/>
        </w:rPr>
        <w:t>t</w:t>
      </w:r>
      <w:r>
        <w:rPr>
          <w:rFonts w:eastAsia="Calibri" w:cs="Calibri" w:ascii="Calibri" w:hAnsi="Calibri"/>
          <w:color w:val="000000"/>
          <w:spacing w:val="-1"/>
          <w:sz w:val="24"/>
        </w:rPr>
        <w:t>h</w:t>
      </w:r>
      <w:r>
        <w:rPr>
          <w:rFonts w:eastAsia="Calibri" w:cs="Calibri" w:ascii="Calibri" w:hAnsi="Calibri"/>
          <w:color w:val="000000"/>
          <w:sz w:val="24"/>
        </w:rPr>
        <w:t>e</w:t>
      </w:r>
      <w:r>
        <w:rPr>
          <w:rFonts w:eastAsia="Calibri" w:cs="Calibri" w:ascii="Calibri" w:hAnsi="Calibri"/>
          <w:color w:val="000000"/>
          <w:spacing w:val="4"/>
          <w:sz w:val="24"/>
        </w:rPr>
        <w:t xml:space="preserve"> </w:t>
      </w:r>
      <w:r>
        <w:rPr>
          <w:rFonts w:eastAsia="Calibri" w:cs="Calibri" w:ascii="Calibri" w:hAnsi="Calibri"/>
          <w:color w:val="000000"/>
          <w:spacing w:val="-1"/>
          <w:sz w:val="24"/>
        </w:rPr>
        <w:t>c</w:t>
      </w:r>
      <w:r>
        <w:rPr>
          <w:rFonts w:eastAsia="Calibri" w:cs="Calibri" w:ascii="Calibri" w:hAnsi="Calibri"/>
          <w:color w:val="000000"/>
          <w:sz w:val="24"/>
        </w:rPr>
        <w:t>lien</w:t>
      </w:r>
      <w:r>
        <w:rPr>
          <w:rFonts w:eastAsia="Calibri" w:cs="Calibri" w:ascii="Calibri" w:hAnsi="Calibri"/>
          <w:color w:val="000000"/>
          <w:spacing w:val="1"/>
          <w:sz w:val="24"/>
        </w:rPr>
        <w:t>t</w:t>
      </w:r>
      <w:r>
        <w:rPr>
          <w:rFonts w:eastAsia="Calibri" w:cs="Calibri" w:ascii="Calibri" w:hAnsi="Calibri"/>
          <w:color w:val="000000"/>
          <w:sz w:val="24"/>
        </w:rPr>
        <w:t>s.</w:t>
      </w:r>
      <w:r>
        <w:rPr>
          <w:rFonts w:eastAsia="Calibri" w:cs="Calibri" w:ascii="Calibri" w:hAnsi="Calibri"/>
          <w:color w:val="000000"/>
          <w:spacing w:val="2"/>
          <w:sz w:val="24"/>
        </w:rPr>
        <w:t xml:space="preserve"> </w:t>
      </w:r>
      <w:r>
        <w:rPr>
          <w:rFonts w:eastAsia="Calibri" w:cs="Calibri" w:ascii="Calibri" w:hAnsi="Calibri"/>
          <w:color w:val="000000"/>
          <w:sz w:val="24"/>
        </w:rPr>
        <w:t>T</w:t>
      </w:r>
      <w:r>
        <w:rPr>
          <w:rFonts w:eastAsia="Calibri" w:cs="Calibri" w:ascii="Calibri" w:hAnsi="Calibri"/>
          <w:color w:val="000000"/>
          <w:spacing w:val="1"/>
          <w:sz w:val="24"/>
        </w:rPr>
        <w:t>h</w:t>
      </w:r>
      <w:r>
        <w:rPr>
          <w:rFonts w:eastAsia="Calibri" w:cs="Calibri" w:ascii="Calibri" w:hAnsi="Calibri"/>
          <w:color w:val="000000"/>
          <w:sz w:val="24"/>
        </w:rPr>
        <w:t>e</w:t>
      </w:r>
      <w:r>
        <w:rPr>
          <w:rFonts w:eastAsia="Calibri" w:cs="Calibri" w:ascii="Calibri" w:hAnsi="Calibri"/>
          <w:color w:val="000000"/>
          <w:spacing w:val="1"/>
          <w:sz w:val="24"/>
        </w:rPr>
        <w:t xml:space="preserve"> </w:t>
      </w:r>
      <w:r>
        <w:rPr>
          <w:rFonts w:eastAsia="Calibri" w:cs="Calibri" w:ascii="Calibri" w:hAnsi="Calibri"/>
          <w:color w:val="000000"/>
          <w:sz w:val="24"/>
        </w:rPr>
        <w:t>o</w:t>
      </w:r>
      <w:r>
        <w:rPr>
          <w:rFonts w:eastAsia="Calibri" w:cs="Calibri" w:ascii="Calibri" w:hAnsi="Calibri"/>
          <w:color w:val="000000"/>
          <w:spacing w:val="1"/>
          <w:sz w:val="24"/>
        </w:rPr>
        <w:t>n</w:t>
      </w:r>
      <w:r>
        <w:rPr>
          <w:rFonts w:eastAsia="Calibri" w:cs="Calibri" w:ascii="Calibri" w:hAnsi="Calibri"/>
          <w:color w:val="000000"/>
          <w:sz w:val="24"/>
        </w:rPr>
        <w:t xml:space="preserve">ly </w:t>
      </w:r>
      <w:r>
        <w:rPr>
          <w:rFonts w:eastAsia="Calibri" w:cs="Calibri" w:ascii="Calibri" w:hAnsi="Calibri"/>
          <w:color w:val="000000"/>
          <w:spacing w:val="-2"/>
          <w:sz w:val="24"/>
        </w:rPr>
        <w:t>e</w:t>
      </w:r>
      <w:r>
        <w:rPr>
          <w:rFonts w:eastAsia="Calibri" w:cs="Calibri" w:ascii="Calibri" w:hAnsi="Calibri"/>
          <w:color w:val="000000"/>
          <w:spacing w:val="-1"/>
          <w:sz w:val="24"/>
        </w:rPr>
        <w:t>x</w:t>
      </w:r>
      <w:r>
        <w:rPr>
          <w:rFonts w:eastAsia="Calibri" w:cs="Calibri" w:ascii="Calibri" w:hAnsi="Calibri"/>
          <w:color w:val="000000"/>
          <w:spacing w:val="1"/>
          <w:sz w:val="24"/>
        </w:rPr>
        <w:t>p</w:t>
      </w:r>
      <w:r>
        <w:rPr>
          <w:rFonts w:eastAsia="Calibri" w:cs="Calibri" w:ascii="Calibri" w:hAnsi="Calibri"/>
          <w:color w:val="000000"/>
          <w:sz w:val="24"/>
        </w:rPr>
        <w:t>ec</w:t>
      </w:r>
      <w:r>
        <w:rPr>
          <w:rFonts w:eastAsia="Calibri" w:cs="Calibri" w:ascii="Calibri" w:hAnsi="Calibri"/>
          <w:color w:val="000000"/>
          <w:spacing w:val="1"/>
          <w:sz w:val="24"/>
        </w:rPr>
        <w:t>t</w:t>
      </w:r>
      <w:r>
        <w:rPr>
          <w:rFonts w:eastAsia="Calibri" w:cs="Calibri" w:ascii="Calibri" w:hAnsi="Calibri"/>
          <w:color w:val="000000"/>
          <w:sz w:val="24"/>
        </w:rPr>
        <w:t>a</w:t>
      </w:r>
      <w:r>
        <w:rPr>
          <w:rFonts w:eastAsia="Calibri" w:cs="Calibri" w:ascii="Calibri" w:hAnsi="Calibri"/>
          <w:color w:val="000000"/>
          <w:spacing w:val="1"/>
          <w:sz w:val="24"/>
        </w:rPr>
        <w:t>t</w:t>
      </w:r>
      <w:r>
        <w:rPr>
          <w:rFonts w:eastAsia="Calibri" w:cs="Calibri" w:ascii="Calibri" w:hAnsi="Calibri"/>
          <w:color w:val="000000"/>
          <w:spacing w:val="-2"/>
          <w:sz w:val="24"/>
        </w:rPr>
        <w:t>i</w:t>
      </w:r>
      <w:r>
        <w:rPr>
          <w:rFonts w:eastAsia="Calibri" w:cs="Calibri" w:ascii="Calibri" w:hAnsi="Calibri"/>
          <w:color w:val="000000"/>
          <w:sz w:val="24"/>
        </w:rPr>
        <w:t>o</w:t>
      </w:r>
      <w:r>
        <w:rPr>
          <w:rFonts w:eastAsia="Calibri" w:cs="Calibri" w:ascii="Calibri" w:hAnsi="Calibri"/>
          <w:color w:val="000000"/>
          <w:spacing w:val="1"/>
          <w:sz w:val="24"/>
        </w:rPr>
        <w:t>n</w:t>
      </w:r>
      <w:r>
        <w:rPr>
          <w:rFonts w:eastAsia="Calibri" w:cs="Calibri" w:ascii="Calibri" w:hAnsi="Calibri"/>
          <w:color w:val="000000"/>
          <w:sz w:val="24"/>
        </w:rPr>
        <w:t>s</w:t>
      </w:r>
      <w:r>
        <w:rPr>
          <w:rFonts w:eastAsia="Calibri" w:cs="Calibri" w:ascii="Calibri" w:hAnsi="Calibri"/>
          <w:color w:val="000000"/>
          <w:spacing w:val="3"/>
          <w:sz w:val="24"/>
        </w:rPr>
        <w:t xml:space="preserve"> </w:t>
      </w:r>
      <w:r>
        <w:rPr>
          <w:rFonts w:eastAsia="Calibri" w:cs="Calibri" w:ascii="Calibri" w:hAnsi="Calibri"/>
          <w:color w:val="000000"/>
          <w:spacing w:val="-1"/>
          <w:sz w:val="24"/>
        </w:rPr>
        <w:t>w</w:t>
      </w:r>
      <w:r>
        <w:rPr>
          <w:rFonts w:eastAsia="Calibri" w:cs="Calibri" w:ascii="Calibri" w:hAnsi="Calibri"/>
          <w:color w:val="000000"/>
          <w:sz w:val="24"/>
        </w:rPr>
        <w:t>o</w:t>
      </w:r>
      <w:r>
        <w:rPr>
          <w:rFonts w:eastAsia="Calibri" w:cs="Calibri" w:ascii="Calibri" w:hAnsi="Calibri"/>
          <w:color w:val="000000"/>
          <w:spacing w:val="1"/>
          <w:sz w:val="24"/>
        </w:rPr>
        <w:t>u</w:t>
      </w:r>
      <w:r>
        <w:rPr>
          <w:rFonts w:eastAsia="Calibri" w:cs="Calibri" w:ascii="Calibri" w:hAnsi="Calibri"/>
          <w:color w:val="000000"/>
          <w:spacing w:val="-2"/>
          <w:sz w:val="24"/>
        </w:rPr>
        <w:t>l</w:t>
      </w:r>
      <w:r>
        <w:rPr>
          <w:rFonts w:eastAsia="Calibri" w:cs="Calibri" w:ascii="Calibri" w:hAnsi="Calibri"/>
          <w:color w:val="000000"/>
          <w:sz w:val="24"/>
        </w:rPr>
        <w:t>d</w:t>
      </w:r>
      <w:r>
        <w:rPr>
          <w:rFonts w:eastAsia="Calibri" w:cs="Calibri" w:ascii="Calibri" w:hAnsi="Calibri"/>
          <w:color w:val="000000"/>
          <w:spacing w:val="4"/>
          <w:sz w:val="24"/>
        </w:rPr>
        <w:t xml:space="preserve"> </w:t>
      </w:r>
      <w:r>
        <w:rPr>
          <w:rFonts w:eastAsia="Calibri" w:cs="Calibri" w:ascii="Calibri" w:hAnsi="Calibri"/>
          <w:color w:val="000000"/>
          <w:spacing w:val="-1"/>
          <w:sz w:val="24"/>
        </w:rPr>
        <w:t>b</w:t>
      </w:r>
      <w:r>
        <w:rPr>
          <w:rFonts w:eastAsia="Calibri" w:cs="Calibri" w:ascii="Calibri" w:hAnsi="Calibri"/>
          <w:color w:val="000000"/>
          <w:sz w:val="24"/>
        </w:rPr>
        <w:t>e</w:t>
      </w:r>
      <w:r>
        <w:rPr>
          <w:rFonts w:eastAsia="Calibri" w:cs="Calibri" w:ascii="Calibri" w:hAnsi="Calibri"/>
          <w:color w:val="000000"/>
          <w:spacing w:val="4"/>
          <w:sz w:val="24"/>
        </w:rPr>
        <w:t xml:space="preserve"> </w:t>
      </w:r>
      <w:r>
        <w:rPr>
          <w:rFonts w:eastAsia="Calibri" w:cs="Calibri" w:ascii="Calibri" w:hAnsi="Calibri"/>
          <w:color w:val="000000"/>
          <w:sz w:val="24"/>
        </w:rPr>
        <w:t xml:space="preserve">if </w:t>
      </w:r>
      <w:r>
        <w:rPr>
          <w:rFonts w:eastAsia="Calibri" w:cs="Calibri" w:ascii="Calibri" w:hAnsi="Calibri"/>
          <w:color w:val="000000"/>
          <w:spacing w:val="1"/>
          <w:sz w:val="24"/>
        </w:rPr>
        <w:t>th</w:t>
      </w:r>
      <w:r>
        <w:rPr>
          <w:rFonts w:eastAsia="Calibri" w:cs="Calibri" w:ascii="Calibri" w:hAnsi="Calibri"/>
          <w:color w:val="000000"/>
          <w:sz w:val="24"/>
        </w:rPr>
        <w:t>e</w:t>
      </w:r>
      <w:r>
        <w:rPr>
          <w:rFonts w:eastAsia="Calibri" w:cs="Calibri" w:ascii="Calibri" w:hAnsi="Calibri"/>
          <w:color w:val="000000"/>
          <w:spacing w:val="4"/>
          <w:sz w:val="24"/>
        </w:rPr>
        <w:t xml:space="preserve"> </w:t>
      </w:r>
      <w:r>
        <w:rPr>
          <w:rFonts w:eastAsia="Calibri" w:cs="Calibri" w:ascii="Calibri" w:hAnsi="Calibri"/>
          <w:color w:val="000000"/>
          <w:sz w:val="24"/>
        </w:rPr>
        <w:t>g</w:t>
      </w:r>
      <w:r>
        <w:rPr>
          <w:rFonts w:eastAsia="Calibri" w:cs="Calibri" w:ascii="Calibri" w:hAnsi="Calibri"/>
          <w:color w:val="000000"/>
          <w:spacing w:val="-2"/>
          <w:sz w:val="24"/>
        </w:rPr>
        <w:t>i</w:t>
      </w:r>
      <w:r>
        <w:rPr>
          <w:rFonts w:eastAsia="Calibri" w:cs="Calibri" w:ascii="Calibri" w:hAnsi="Calibri"/>
          <w:color w:val="000000"/>
          <w:spacing w:val="1"/>
          <w:sz w:val="24"/>
        </w:rPr>
        <w:t>ft</w:t>
      </w:r>
      <w:r>
        <w:rPr>
          <w:rFonts w:eastAsia="Calibri" w:cs="Calibri" w:ascii="Calibri" w:hAnsi="Calibri"/>
          <w:color w:val="000000"/>
          <w:sz w:val="24"/>
        </w:rPr>
        <w:t>s are</w:t>
      </w:r>
      <w:r>
        <w:rPr>
          <w:rFonts w:eastAsia="Calibri" w:cs="Calibri" w:ascii="Calibri" w:hAnsi="Calibri"/>
          <w:color w:val="000000"/>
          <w:spacing w:val="1"/>
          <w:sz w:val="24"/>
        </w:rPr>
        <w:t xml:space="preserve"> </w:t>
      </w:r>
      <w:r>
        <w:rPr>
          <w:rFonts w:eastAsia="Calibri" w:cs="Calibri" w:ascii="Calibri" w:hAnsi="Calibri"/>
          <w:color w:val="000000"/>
          <w:sz w:val="24"/>
        </w:rPr>
        <w:t>of</w:t>
      </w:r>
      <w:r>
        <w:rPr>
          <w:rFonts w:eastAsia="Calibri" w:cs="Calibri" w:ascii="Calibri" w:hAnsi="Calibri"/>
          <w:color w:val="000000"/>
          <w:spacing w:val="2"/>
          <w:sz w:val="24"/>
        </w:rPr>
        <w:t xml:space="preserve"> </w:t>
      </w:r>
      <w:r>
        <w:rPr>
          <w:rFonts w:eastAsia="Calibri" w:cs="Calibri" w:ascii="Calibri" w:hAnsi="Calibri"/>
          <w:color w:val="000000"/>
          <w:spacing w:val="-1"/>
          <w:sz w:val="24"/>
        </w:rPr>
        <w:t>p</w:t>
      </w:r>
      <w:r>
        <w:rPr>
          <w:rFonts w:eastAsia="Calibri" w:cs="Calibri" w:ascii="Calibri" w:hAnsi="Calibri"/>
          <w:color w:val="000000"/>
          <w:sz w:val="24"/>
        </w:rPr>
        <w:t>r</w:t>
      </w:r>
      <w:r>
        <w:rPr>
          <w:rFonts w:eastAsia="Calibri" w:cs="Calibri" w:ascii="Calibri" w:hAnsi="Calibri"/>
          <w:color w:val="000000"/>
          <w:spacing w:val="1"/>
          <w:sz w:val="24"/>
        </w:rPr>
        <w:t>o</w:t>
      </w:r>
      <w:r>
        <w:rPr>
          <w:rFonts w:eastAsia="Calibri" w:cs="Calibri" w:ascii="Calibri" w:hAnsi="Calibri"/>
          <w:color w:val="000000"/>
          <w:sz w:val="24"/>
        </w:rPr>
        <w:t>m</w:t>
      </w:r>
      <w:r>
        <w:rPr>
          <w:rFonts w:eastAsia="Calibri" w:cs="Calibri" w:ascii="Calibri" w:hAnsi="Calibri"/>
          <w:color w:val="000000"/>
          <w:spacing w:val="-1"/>
          <w:sz w:val="24"/>
        </w:rPr>
        <w:t>o</w:t>
      </w:r>
      <w:r>
        <w:rPr>
          <w:rFonts w:eastAsia="Calibri" w:cs="Calibri" w:ascii="Calibri" w:hAnsi="Calibri"/>
          <w:color w:val="000000"/>
          <w:spacing w:val="1"/>
          <w:sz w:val="24"/>
        </w:rPr>
        <w:t>t</w:t>
      </w:r>
      <w:r>
        <w:rPr>
          <w:rFonts w:eastAsia="Calibri" w:cs="Calibri" w:ascii="Calibri" w:hAnsi="Calibri"/>
          <w:color w:val="000000"/>
          <w:sz w:val="24"/>
        </w:rPr>
        <w:t xml:space="preserve">ional </w:t>
      </w:r>
      <w:r>
        <w:rPr>
          <w:rFonts w:eastAsia="Calibri" w:cs="Calibri" w:ascii="Calibri" w:hAnsi="Calibri"/>
          <w:color w:val="000000"/>
          <w:spacing w:val="1"/>
          <w:sz w:val="24"/>
        </w:rPr>
        <w:t>n</w:t>
      </w:r>
      <w:r>
        <w:rPr>
          <w:rFonts w:eastAsia="Calibri" w:cs="Calibri" w:ascii="Calibri" w:hAnsi="Calibri"/>
          <w:color w:val="000000"/>
          <w:spacing w:val="-2"/>
          <w:sz w:val="24"/>
        </w:rPr>
        <w:t>a</w:t>
      </w:r>
      <w:r>
        <w:rPr>
          <w:rFonts w:eastAsia="Calibri" w:cs="Calibri" w:ascii="Calibri" w:hAnsi="Calibri"/>
          <w:color w:val="000000"/>
          <w:spacing w:val="1"/>
          <w:sz w:val="24"/>
        </w:rPr>
        <w:t>t</w:t>
      </w:r>
      <w:r>
        <w:rPr>
          <w:rFonts w:eastAsia="Calibri" w:cs="Calibri" w:ascii="Calibri" w:hAnsi="Calibri"/>
          <w:color w:val="000000"/>
          <w:spacing w:val="-1"/>
          <w:sz w:val="24"/>
        </w:rPr>
        <w:t>u</w:t>
      </w:r>
      <w:r>
        <w:rPr>
          <w:rFonts w:eastAsia="Calibri" w:cs="Calibri" w:ascii="Calibri" w:hAnsi="Calibri"/>
          <w:color w:val="000000"/>
          <w:sz w:val="24"/>
        </w:rPr>
        <w:t>re</w:t>
      </w:r>
      <w:r>
        <w:rPr>
          <w:rFonts w:eastAsia="Calibri" w:cs="Calibri" w:ascii="Calibri" w:hAnsi="Calibri"/>
          <w:color w:val="000000"/>
          <w:spacing w:val="4"/>
          <w:sz w:val="24"/>
        </w:rPr>
        <w:t xml:space="preserve"> </w:t>
      </w:r>
      <w:r>
        <w:rPr>
          <w:rFonts w:eastAsia="Calibri" w:cs="Calibri" w:ascii="Calibri" w:hAnsi="Calibri"/>
          <w:color w:val="000000"/>
          <w:spacing w:val="-1"/>
          <w:sz w:val="24"/>
        </w:rPr>
        <w:t>(</w:t>
      </w:r>
      <w:r>
        <w:rPr>
          <w:rFonts w:eastAsia="Calibri" w:cs="Calibri" w:ascii="Calibri" w:hAnsi="Calibri"/>
          <w:color w:val="000000"/>
          <w:spacing w:val="1"/>
          <w:sz w:val="24"/>
        </w:rPr>
        <w:t>d</w:t>
      </w:r>
      <w:r>
        <w:rPr>
          <w:rFonts w:eastAsia="Calibri" w:cs="Calibri" w:ascii="Calibri" w:hAnsi="Calibri"/>
          <w:color w:val="000000"/>
          <w:spacing w:val="-2"/>
          <w:sz w:val="24"/>
        </w:rPr>
        <w:t>i</w:t>
      </w:r>
      <w:r>
        <w:rPr>
          <w:rFonts w:eastAsia="Calibri" w:cs="Calibri" w:ascii="Calibri" w:hAnsi="Calibri"/>
          <w:color w:val="000000"/>
          <w:sz w:val="24"/>
        </w:rPr>
        <w:t>ari</w:t>
      </w:r>
      <w:r>
        <w:rPr>
          <w:rFonts w:eastAsia="Calibri" w:cs="Calibri" w:ascii="Calibri" w:hAnsi="Calibri"/>
          <w:color w:val="000000"/>
          <w:spacing w:val="1"/>
          <w:sz w:val="24"/>
        </w:rPr>
        <w:t>e</w:t>
      </w:r>
      <w:r>
        <w:rPr>
          <w:rFonts w:eastAsia="Calibri" w:cs="Calibri" w:ascii="Calibri" w:hAnsi="Calibri"/>
          <w:color w:val="000000"/>
          <w:sz w:val="24"/>
        </w:rPr>
        <w:t xml:space="preserve">s, </w:t>
      </w:r>
      <w:r>
        <w:rPr>
          <w:rFonts w:eastAsia="Calibri" w:cs="Calibri" w:ascii="Calibri" w:hAnsi="Calibri"/>
          <w:color w:val="000000"/>
          <w:spacing w:val="-1"/>
          <w:sz w:val="24"/>
        </w:rPr>
        <w:t>c</w:t>
      </w:r>
      <w:r>
        <w:rPr>
          <w:rFonts w:eastAsia="Calibri" w:cs="Calibri" w:ascii="Calibri" w:hAnsi="Calibri"/>
          <w:color w:val="000000"/>
          <w:sz w:val="24"/>
        </w:rPr>
        <w:t>al</w:t>
      </w:r>
      <w:r>
        <w:rPr>
          <w:rFonts w:eastAsia="Calibri" w:cs="Calibri" w:ascii="Calibri" w:hAnsi="Calibri"/>
          <w:color w:val="000000"/>
          <w:spacing w:val="1"/>
          <w:sz w:val="24"/>
        </w:rPr>
        <w:t>e</w:t>
      </w:r>
      <w:r>
        <w:rPr>
          <w:rFonts w:eastAsia="Calibri" w:cs="Calibri" w:ascii="Calibri" w:hAnsi="Calibri"/>
          <w:color w:val="000000"/>
          <w:spacing w:val="-1"/>
          <w:sz w:val="24"/>
        </w:rPr>
        <w:t>n</w:t>
      </w:r>
      <w:r>
        <w:rPr>
          <w:rFonts w:eastAsia="Calibri" w:cs="Calibri" w:ascii="Calibri" w:hAnsi="Calibri"/>
          <w:color w:val="000000"/>
          <w:spacing w:val="1"/>
          <w:sz w:val="24"/>
        </w:rPr>
        <w:t>d</w:t>
      </w:r>
      <w:r>
        <w:rPr>
          <w:rFonts w:eastAsia="Calibri" w:cs="Calibri" w:ascii="Calibri" w:hAnsi="Calibri"/>
          <w:color w:val="000000"/>
          <w:sz w:val="24"/>
        </w:rPr>
        <w:t>ars,</w:t>
      </w:r>
      <w:r>
        <w:rPr>
          <w:rFonts w:eastAsia="Calibri" w:cs="Calibri" w:ascii="Calibri" w:hAnsi="Calibri"/>
          <w:color w:val="000000"/>
          <w:spacing w:val="1"/>
          <w:sz w:val="24"/>
        </w:rPr>
        <w:t xml:space="preserve"> </w:t>
      </w:r>
      <w:r>
        <w:rPr>
          <w:rFonts w:eastAsia="Calibri" w:cs="Calibri" w:ascii="Calibri" w:hAnsi="Calibri"/>
          <w:color w:val="000000"/>
          <w:spacing w:val="-2"/>
          <w:sz w:val="24"/>
        </w:rPr>
        <w:t>e</w:t>
      </w:r>
      <w:r>
        <w:rPr>
          <w:rFonts w:eastAsia="Calibri" w:cs="Calibri" w:ascii="Calibri" w:hAnsi="Calibri"/>
          <w:color w:val="000000"/>
          <w:spacing w:val="-1"/>
          <w:sz w:val="24"/>
        </w:rPr>
        <w:t>tc</w:t>
      </w:r>
      <w:r>
        <w:rPr>
          <w:rFonts w:eastAsia="Calibri" w:cs="Calibri" w:ascii="Calibri" w:hAnsi="Calibri"/>
          <w:color w:val="000000"/>
          <w:sz w:val="24"/>
        </w:rPr>
        <w:t>.)</w:t>
      </w:r>
      <w:r>
        <w:rPr>
          <w:rFonts w:eastAsia="Calibri" w:cs="Calibri" w:ascii="Calibri" w:hAnsi="Calibri"/>
          <w:color w:val="000000"/>
          <w:spacing w:val="2"/>
          <w:sz w:val="24"/>
        </w:rPr>
        <w:t xml:space="preserve"> </w:t>
      </w:r>
      <w:r>
        <w:rPr>
          <w:rFonts w:eastAsia="Calibri" w:cs="Calibri" w:ascii="Calibri" w:hAnsi="Calibri"/>
          <w:color w:val="000000"/>
          <w:sz w:val="24"/>
        </w:rPr>
        <w:t>or</w:t>
      </w:r>
      <w:r>
        <w:rPr>
          <w:rFonts w:eastAsia="Calibri" w:cs="Calibri" w:ascii="Calibri" w:hAnsi="Calibri"/>
          <w:color w:val="000000"/>
          <w:spacing w:val="1"/>
          <w:sz w:val="24"/>
        </w:rPr>
        <w:t xml:space="preserve"> </w:t>
      </w:r>
      <w:r>
        <w:rPr>
          <w:rFonts w:eastAsia="Calibri" w:cs="Calibri" w:ascii="Calibri" w:hAnsi="Calibri"/>
          <w:color w:val="000000"/>
          <w:sz w:val="24"/>
        </w:rPr>
        <w:t>of</w:t>
      </w:r>
      <w:r>
        <w:rPr>
          <w:rFonts w:eastAsia="Calibri" w:cs="Calibri" w:ascii="Calibri" w:hAnsi="Calibri"/>
          <w:color w:val="000000"/>
          <w:spacing w:val="2"/>
          <w:sz w:val="24"/>
        </w:rPr>
        <w:t xml:space="preserve"> </w:t>
      </w:r>
      <w:r>
        <w:rPr>
          <w:rFonts w:eastAsia="Calibri" w:cs="Calibri" w:ascii="Calibri" w:hAnsi="Calibri"/>
          <w:color w:val="000000"/>
          <w:sz w:val="24"/>
        </w:rPr>
        <w:t>a</w:t>
      </w:r>
      <w:r>
        <w:rPr>
          <w:rFonts w:eastAsia="Calibri" w:cs="Calibri" w:ascii="Calibri" w:hAnsi="Calibri"/>
          <w:color w:val="000000"/>
          <w:spacing w:val="7"/>
          <w:sz w:val="24"/>
        </w:rPr>
        <w:t xml:space="preserve"> </w:t>
      </w:r>
      <w:r>
        <w:rPr>
          <w:rFonts w:eastAsia="Calibri" w:cs="Calibri" w:ascii="Calibri" w:hAnsi="Calibri"/>
          <w:color w:val="000000"/>
          <w:spacing w:val="-1"/>
          <w:sz w:val="24"/>
        </w:rPr>
        <w:t>n</w:t>
      </w:r>
      <w:r>
        <w:rPr>
          <w:rFonts w:eastAsia="Calibri" w:cs="Calibri" w:ascii="Calibri" w:hAnsi="Calibri"/>
          <w:color w:val="000000"/>
          <w:sz w:val="24"/>
        </w:rPr>
        <w:t>omi</w:t>
      </w:r>
      <w:r>
        <w:rPr>
          <w:rFonts w:eastAsia="Calibri" w:cs="Calibri" w:ascii="Calibri" w:hAnsi="Calibri"/>
          <w:color w:val="000000"/>
          <w:spacing w:val="1"/>
          <w:sz w:val="24"/>
        </w:rPr>
        <w:t>n</w:t>
      </w:r>
      <w:r>
        <w:rPr>
          <w:rFonts w:eastAsia="Calibri" w:cs="Calibri" w:ascii="Calibri" w:hAnsi="Calibri"/>
          <w:color w:val="000000"/>
          <w:sz w:val="24"/>
        </w:rPr>
        <w:t>al</w:t>
      </w:r>
      <w:r>
        <w:rPr>
          <w:rFonts w:eastAsia="Calibri" w:cs="Calibri" w:ascii="Calibri" w:hAnsi="Calibri"/>
          <w:color w:val="000000"/>
          <w:spacing w:val="1"/>
          <w:sz w:val="24"/>
        </w:rPr>
        <w:t xml:space="preserve"> </w:t>
      </w:r>
      <w:r>
        <w:rPr>
          <w:rFonts w:eastAsia="Calibri" w:cs="Calibri" w:ascii="Calibri" w:hAnsi="Calibri"/>
          <w:color w:val="000000"/>
          <w:sz w:val="24"/>
        </w:rPr>
        <w:t>va</w:t>
      </w:r>
      <w:r>
        <w:rPr>
          <w:rFonts w:eastAsia="Calibri" w:cs="Calibri" w:ascii="Calibri" w:hAnsi="Calibri"/>
          <w:color w:val="000000"/>
          <w:spacing w:val="-2"/>
          <w:sz w:val="24"/>
        </w:rPr>
        <w:t>l</w:t>
      </w:r>
      <w:r>
        <w:rPr>
          <w:rFonts w:eastAsia="Calibri" w:cs="Calibri" w:ascii="Calibri" w:hAnsi="Calibri"/>
          <w:color w:val="000000"/>
          <w:spacing w:val="-1"/>
          <w:sz w:val="24"/>
        </w:rPr>
        <w:t>u</w:t>
      </w:r>
      <w:r>
        <w:rPr>
          <w:rFonts w:eastAsia="Calibri" w:cs="Calibri" w:ascii="Calibri" w:hAnsi="Calibri"/>
          <w:color w:val="000000"/>
          <w:sz w:val="24"/>
        </w:rPr>
        <w:t>e,</w:t>
      </w:r>
      <w:r>
        <w:rPr>
          <w:rFonts w:eastAsia="Calibri" w:cs="Calibri" w:ascii="Calibri" w:hAnsi="Calibri"/>
          <w:color w:val="000000"/>
          <w:spacing w:val="1"/>
          <w:sz w:val="24"/>
        </w:rPr>
        <w:t xml:space="preserve"> th</w:t>
      </w:r>
      <w:r>
        <w:rPr>
          <w:rFonts w:eastAsia="Calibri" w:cs="Calibri" w:ascii="Calibri" w:hAnsi="Calibri"/>
          <w:color w:val="000000"/>
          <w:sz w:val="24"/>
        </w:rPr>
        <w:t>e i</w:t>
      </w:r>
      <w:r>
        <w:rPr>
          <w:rFonts w:eastAsia="Calibri" w:cs="Calibri" w:ascii="Calibri" w:hAnsi="Calibri"/>
          <w:color w:val="000000"/>
          <w:spacing w:val="1"/>
          <w:sz w:val="24"/>
        </w:rPr>
        <w:t>ndu</w:t>
      </w:r>
      <w:r>
        <w:rPr>
          <w:rFonts w:eastAsia="Calibri" w:cs="Calibri" w:ascii="Calibri" w:hAnsi="Calibri"/>
          <w:color w:val="000000"/>
          <w:sz w:val="24"/>
        </w:rPr>
        <w:t>l</w:t>
      </w:r>
      <w:r>
        <w:rPr>
          <w:rFonts w:eastAsia="Calibri" w:cs="Calibri" w:ascii="Calibri" w:hAnsi="Calibri"/>
          <w:color w:val="000000"/>
          <w:spacing w:val="-3"/>
          <w:sz w:val="24"/>
        </w:rPr>
        <w:t>g</w:t>
      </w:r>
      <w:r>
        <w:rPr>
          <w:rFonts w:eastAsia="Calibri" w:cs="Calibri" w:ascii="Calibri" w:hAnsi="Calibri"/>
          <w:color w:val="000000"/>
          <w:sz w:val="24"/>
        </w:rPr>
        <w:t>e</w:t>
      </w:r>
      <w:r>
        <w:rPr>
          <w:rFonts w:eastAsia="Calibri" w:cs="Calibri" w:ascii="Calibri" w:hAnsi="Calibri"/>
          <w:color w:val="000000"/>
          <w:spacing w:val="1"/>
          <w:sz w:val="24"/>
        </w:rPr>
        <w:t>n</w:t>
      </w:r>
      <w:r>
        <w:rPr>
          <w:rFonts w:eastAsia="Calibri" w:cs="Calibri" w:ascii="Calibri" w:hAnsi="Calibri"/>
          <w:color w:val="000000"/>
          <w:spacing w:val="-1"/>
          <w:sz w:val="24"/>
        </w:rPr>
        <w:t>c</w:t>
      </w:r>
      <w:r>
        <w:rPr>
          <w:rFonts w:eastAsia="Calibri" w:cs="Calibri" w:ascii="Calibri" w:hAnsi="Calibri"/>
          <w:color w:val="000000"/>
          <w:sz w:val="24"/>
        </w:rPr>
        <w:t>e</w:t>
      </w:r>
      <w:r>
        <w:rPr>
          <w:rFonts w:eastAsia="Calibri" w:cs="Calibri" w:ascii="Calibri" w:hAnsi="Calibri"/>
          <w:color w:val="000000"/>
          <w:spacing w:val="-1"/>
          <w:sz w:val="24"/>
        </w:rPr>
        <w:t xml:space="preserve"> </w:t>
      </w:r>
      <w:r>
        <w:rPr>
          <w:rFonts w:eastAsia="Calibri" w:cs="Calibri" w:ascii="Calibri" w:hAnsi="Calibri"/>
          <w:color w:val="000000"/>
          <w:sz w:val="24"/>
        </w:rPr>
        <w:t xml:space="preserve">of </w:t>
      </w:r>
      <w:r>
        <w:rPr>
          <w:rFonts w:eastAsia="Calibri" w:cs="Calibri" w:ascii="Calibri" w:hAnsi="Calibri"/>
          <w:color w:val="000000"/>
          <w:spacing w:val="-1"/>
          <w:sz w:val="24"/>
        </w:rPr>
        <w:t>w</w:t>
      </w:r>
      <w:r>
        <w:rPr>
          <w:rFonts w:eastAsia="Calibri" w:cs="Calibri" w:ascii="Calibri" w:hAnsi="Calibri"/>
          <w:color w:val="000000"/>
          <w:spacing w:val="1"/>
          <w:sz w:val="24"/>
        </w:rPr>
        <w:t>h</w:t>
      </w:r>
      <w:r>
        <w:rPr>
          <w:rFonts w:eastAsia="Calibri" w:cs="Calibri" w:ascii="Calibri" w:hAnsi="Calibri"/>
          <w:color w:val="000000"/>
          <w:sz w:val="24"/>
        </w:rPr>
        <w:t>i</w:t>
      </w:r>
      <w:r>
        <w:rPr>
          <w:rFonts w:eastAsia="Calibri" w:cs="Calibri" w:ascii="Calibri" w:hAnsi="Calibri"/>
          <w:color w:val="000000"/>
          <w:spacing w:val="-1"/>
          <w:sz w:val="24"/>
        </w:rPr>
        <w:t>c</w:t>
      </w:r>
      <w:r>
        <w:rPr>
          <w:rFonts w:eastAsia="Calibri" w:cs="Calibri" w:ascii="Calibri" w:hAnsi="Calibri"/>
          <w:color w:val="000000"/>
          <w:sz w:val="24"/>
        </w:rPr>
        <w:t>h</w:t>
      </w:r>
      <w:r>
        <w:rPr>
          <w:rFonts w:eastAsia="Calibri" w:cs="Calibri" w:ascii="Calibri" w:hAnsi="Calibri"/>
          <w:color w:val="000000"/>
          <w:spacing w:val="2"/>
          <w:sz w:val="24"/>
        </w:rPr>
        <w:t xml:space="preserve"> </w:t>
      </w:r>
      <w:r>
        <w:rPr>
          <w:rFonts w:eastAsia="Calibri" w:cs="Calibri" w:ascii="Calibri" w:hAnsi="Calibri"/>
          <w:color w:val="000000"/>
          <w:spacing w:val="-1"/>
          <w:sz w:val="24"/>
        </w:rPr>
        <w:t>w</w:t>
      </w:r>
      <w:r>
        <w:rPr>
          <w:rFonts w:eastAsia="Calibri" w:cs="Calibri" w:ascii="Calibri" w:hAnsi="Calibri"/>
          <w:color w:val="000000"/>
          <w:sz w:val="24"/>
        </w:rPr>
        <w:t>o</w:t>
      </w:r>
      <w:r>
        <w:rPr>
          <w:rFonts w:eastAsia="Calibri" w:cs="Calibri" w:ascii="Calibri" w:hAnsi="Calibri"/>
          <w:color w:val="000000"/>
          <w:spacing w:val="-1"/>
          <w:sz w:val="24"/>
        </w:rPr>
        <w:t>u</w:t>
      </w:r>
      <w:r>
        <w:rPr>
          <w:rFonts w:eastAsia="Calibri" w:cs="Calibri" w:ascii="Calibri" w:hAnsi="Calibri"/>
          <w:color w:val="000000"/>
          <w:sz w:val="24"/>
        </w:rPr>
        <w:t>ld</w:t>
      </w:r>
      <w:r>
        <w:rPr>
          <w:rFonts w:eastAsia="Calibri" w:cs="Calibri" w:ascii="Calibri" w:hAnsi="Calibri"/>
          <w:color w:val="000000"/>
          <w:spacing w:val="2"/>
          <w:sz w:val="24"/>
        </w:rPr>
        <w:t xml:space="preserve"> </w:t>
      </w:r>
      <w:r>
        <w:rPr>
          <w:rFonts w:eastAsia="Calibri" w:cs="Calibri" w:ascii="Calibri" w:hAnsi="Calibri"/>
          <w:color w:val="000000"/>
          <w:spacing w:val="-1"/>
          <w:sz w:val="24"/>
        </w:rPr>
        <w:t>n</w:t>
      </w:r>
      <w:r>
        <w:rPr>
          <w:rFonts w:eastAsia="Calibri" w:cs="Calibri" w:ascii="Calibri" w:hAnsi="Calibri"/>
          <w:color w:val="000000"/>
          <w:sz w:val="24"/>
        </w:rPr>
        <w:t xml:space="preserve">ot </w:t>
      </w:r>
      <w:r>
        <w:rPr>
          <w:rFonts w:eastAsia="Calibri" w:cs="Calibri" w:ascii="Calibri" w:hAnsi="Calibri"/>
          <w:color w:val="000000"/>
          <w:spacing w:val="1"/>
          <w:sz w:val="24"/>
        </w:rPr>
        <w:t>d</w:t>
      </w:r>
      <w:r>
        <w:rPr>
          <w:rFonts w:eastAsia="Calibri" w:cs="Calibri" w:ascii="Calibri" w:hAnsi="Calibri"/>
          <w:color w:val="000000"/>
          <w:sz w:val="24"/>
        </w:rPr>
        <w:t>amage</w:t>
      </w:r>
      <w:r>
        <w:rPr>
          <w:rFonts w:eastAsia="Calibri" w:cs="Calibri" w:ascii="Calibri" w:hAnsi="Calibri"/>
          <w:color w:val="000000"/>
          <w:spacing w:val="-1"/>
          <w:sz w:val="24"/>
        </w:rPr>
        <w:t xml:space="preserve"> t</w:t>
      </w:r>
      <w:r>
        <w:rPr>
          <w:rFonts w:eastAsia="Calibri" w:cs="Calibri" w:ascii="Calibri" w:hAnsi="Calibri"/>
          <w:color w:val="000000"/>
          <w:spacing w:val="1"/>
          <w:sz w:val="24"/>
        </w:rPr>
        <w:t>h</w:t>
      </w:r>
      <w:r>
        <w:rPr>
          <w:rFonts w:eastAsia="Calibri" w:cs="Calibri" w:ascii="Calibri" w:hAnsi="Calibri"/>
          <w:color w:val="000000"/>
          <w:sz w:val="24"/>
        </w:rPr>
        <w:t>e</w:t>
      </w:r>
      <w:r>
        <w:rPr>
          <w:rFonts w:eastAsia="Calibri" w:cs="Calibri" w:ascii="Calibri" w:hAnsi="Calibri"/>
          <w:color w:val="000000"/>
          <w:spacing w:val="1"/>
          <w:sz w:val="24"/>
        </w:rPr>
        <w:t xml:space="preserve"> </w:t>
      </w:r>
      <w:r>
        <w:rPr>
          <w:rFonts w:eastAsia="Calibri" w:cs="Calibri" w:ascii="Calibri" w:hAnsi="Calibri"/>
          <w:color w:val="000000"/>
          <w:spacing w:val="-1"/>
          <w:sz w:val="24"/>
        </w:rPr>
        <w:t>doctor’s/clinics</w:t>
      </w:r>
      <w:r>
        <w:rPr>
          <w:rFonts w:eastAsia="Calibri" w:cs="Calibri" w:ascii="Calibri" w:hAnsi="Calibri"/>
          <w:color w:val="000000"/>
          <w:sz w:val="24"/>
        </w:rPr>
        <w:t xml:space="preserve"> re</w:t>
      </w:r>
      <w:r>
        <w:rPr>
          <w:rFonts w:eastAsia="Calibri" w:cs="Calibri" w:ascii="Calibri" w:hAnsi="Calibri"/>
          <w:color w:val="000000"/>
          <w:spacing w:val="-1"/>
          <w:sz w:val="24"/>
        </w:rPr>
        <w:t>p</w:t>
      </w:r>
      <w:r>
        <w:rPr>
          <w:rFonts w:eastAsia="Calibri" w:cs="Calibri" w:ascii="Calibri" w:hAnsi="Calibri"/>
          <w:color w:val="000000"/>
          <w:spacing w:val="1"/>
          <w:sz w:val="24"/>
        </w:rPr>
        <w:t>ut</w:t>
      </w:r>
      <w:r>
        <w:rPr>
          <w:rFonts w:eastAsia="Calibri" w:cs="Calibri" w:ascii="Calibri" w:hAnsi="Calibri"/>
          <w:color w:val="000000"/>
          <w:spacing w:val="-2"/>
          <w:sz w:val="24"/>
        </w:rPr>
        <w:t>a</w:t>
      </w:r>
      <w:r>
        <w:rPr>
          <w:rFonts w:eastAsia="Calibri" w:cs="Calibri" w:ascii="Calibri" w:hAnsi="Calibri"/>
          <w:color w:val="000000"/>
          <w:spacing w:val="1"/>
          <w:sz w:val="24"/>
        </w:rPr>
        <w:t>t</w:t>
      </w:r>
      <w:r>
        <w:rPr>
          <w:rFonts w:eastAsia="Calibri" w:cs="Calibri" w:ascii="Calibri" w:hAnsi="Calibri"/>
          <w:color w:val="000000"/>
          <w:sz w:val="24"/>
        </w:rPr>
        <w:t>i</w:t>
      </w:r>
      <w:r>
        <w:rPr>
          <w:rFonts w:eastAsia="Calibri" w:cs="Calibri" w:ascii="Calibri" w:hAnsi="Calibri"/>
          <w:color w:val="000000"/>
          <w:spacing w:val="-2"/>
          <w:sz w:val="24"/>
        </w:rPr>
        <w:t>o</w:t>
      </w:r>
      <w:r>
        <w:rPr>
          <w:rFonts w:eastAsia="Calibri" w:cs="Calibri" w:ascii="Calibri" w:hAnsi="Calibri"/>
          <w:color w:val="000000"/>
          <w:spacing w:val="1"/>
          <w:sz w:val="24"/>
        </w:rPr>
        <w:t>n</w:t>
      </w:r>
      <w:r>
        <w:rPr>
          <w:rFonts w:eastAsia="Calibri" w:cs="Calibri" w:ascii="Calibri" w:hAnsi="Calibri"/>
          <w:color w:val="000000"/>
          <w:sz w:val="24"/>
        </w:rPr>
        <w:t>.</w:t>
      </w:r>
    </w:p>
    <w:p>
      <w:pPr>
        <w:pStyle w:val="Normal"/>
        <w:widowControl w:val="false"/>
        <w:numPr>
          <w:ilvl w:val="0"/>
          <w:numId w:val="257"/>
        </w:numPr>
        <w:ind w:hanging="450" w:start="450" w:end="202"/>
        <w:rPr>
          <w:rFonts w:ascii="Calibri" w:hAnsi="Calibri" w:eastAsia="Calibri" w:cs="Calibri"/>
          <w:color w:val="000000"/>
          <w:sz w:val="24"/>
        </w:rPr>
      </w:pPr>
      <w:r>
        <w:rPr>
          <w:rFonts w:eastAsia="Calibri" w:cs="Calibri" w:ascii="Calibri" w:hAnsi="Calibri"/>
          <w:color w:val="000000"/>
          <w:sz w:val="24"/>
        </w:rPr>
        <w:t>We</w:t>
      </w:r>
      <w:r>
        <w:rPr>
          <w:rFonts w:eastAsia="Calibri" w:cs="Calibri" w:ascii="Calibri" w:hAnsi="Calibri"/>
          <w:color w:val="000000"/>
          <w:spacing w:val="32"/>
          <w:sz w:val="24"/>
        </w:rPr>
        <w:t xml:space="preserve"> </w:t>
      </w:r>
      <w:r>
        <w:rPr>
          <w:rFonts w:eastAsia="Calibri" w:cs="Calibri" w:ascii="Calibri" w:hAnsi="Calibri"/>
          <w:color w:val="000000"/>
          <w:sz w:val="24"/>
        </w:rPr>
        <w:t>are</w:t>
      </w:r>
      <w:r>
        <w:rPr>
          <w:rFonts w:eastAsia="Calibri" w:cs="Calibri" w:ascii="Calibri" w:hAnsi="Calibri"/>
          <w:color w:val="000000"/>
          <w:spacing w:val="33"/>
          <w:sz w:val="24"/>
        </w:rPr>
        <w:t xml:space="preserve"> </w:t>
      </w:r>
      <w:r>
        <w:rPr>
          <w:rFonts w:eastAsia="Calibri" w:cs="Calibri" w:ascii="Calibri" w:hAnsi="Calibri"/>
          <w:color w:val="000000"/>
          <w:spacing w:val="-1"/>
          <w:sz w:val="24"/>
        </w:rPr>
        <w:t>f</w:t>
      </w:r>
      <w:r>
        <w:rPr>
          <w:rFonts w:eastAsia="Calibri" w:cs="Calibri" w:ascii="Calibri" w:hAnsi="Calibri"/>
          <w:color w:val="000000"/>
          <w:spacing w:val="1"/>
          <w:sz w:val="24"/>
        </w:rPr>
        <w:t>u</w:t>
      </w:r>
      <w:r>
        <w:rPr>
          <w:rFonts w:eastAsia="Calibri" w:cs="Calibri" w:ascii="Calibri" w:hAnsi="Calibri"/>
          <w:color w:val="000000"/>
          <w:sz w:val="24"/>
        </w:rPr>
        <w:t>lly</w:t>
      </w:r>
      <w:r>
        <w:rPr>
          <w:rFonts w:eastAsia="Calibri" w:cs="Calibri" w:ascii="Calibri" w:hAnsi="Calibri"/>
          <w:color w:val="000000"/>
          <w:spacing w:val="31"/>
          <w:sz w:val="24"/>
        </w:rPr>
        <w:t xml:space="preserve"> </w:t>
      </w:r>
      <w:r>
        <w:rPr>
          <w:rFonts w:eastAsia="Calibri" w:cs="Calibri" w:ascii="Calibri" w:hAnsi="Calibri"/>
          <w:color w:val="000000"/>
          <w:spacing w:val="-1"/>
          <w:sz w:val="24"/>
        </w:rPr>
        <w:t>c</w:t>
      </w:r>
      <w:r>
        <w:rPr>
          <w:rFonts w:eastAsia="Calibri" w:cs="Calibri" w:ascii="Calibri" w:hAnsi="Calibri"/>
          <w:color w:val="000000"/>
          <w:sz w:val="24"/>
        </w:rPr>
        <w:t>ommi</w:t>
      </w:r>
      <w:r>
        <w:rPr>
          <w:rFonts w:eastAsia="Calibri" w:cs="Calibri" w:ascii="Calibri" w:hAnsi="Calibri"/>
          <w:color w:val="000000"/>
          <w:spacing w:val="-1"/>
          <w:sz w:val="24"/>
        </w:rPr>
        <w:t>t</w:t>
      </w:r>
      <w:r>
        <w:rPr>
          <w:rFonts w:eastAsia="Calibri" w:cs="Calibri" w:ascii="Calibri" w:hAnsi="Calibri"/>
          <w:color w:val="000000"/>
          <w:spacing w:val="1"/>
          <w:sz w:val="24"/>
        </w:rPr>
        <w:t>t</w:t>
      </w:r>
      <w:r>
        <w:rPr>
          <w:rFonts w:eastAsia="Calibri" w:cs="Calibri" w:ascii="Calibri" w:hAnsi="Calibri"/>
          <w:color w:val="000000"/>
          <w:spacing w:val="-2"/>
          <w:sz w:val="24"/>
        </w:rPr>
        <w:t>e</w:t>
      </w:r>
      <w:r>
        <w:rPr>
          <w:rFonts w:eastAsia="Calibri" w:cs="Calibri" w:ascii="Calibri" w:hAnsi="Calibri"/>
          <w:color w:val="000000"/>
          <w:sz w:val="24"/>
        </w:rPr>
        <w:t>d</w:t>
      </w:r>
      <w:r>
        <w:rPr>
          <w:rFonts w:eastAsia="Calibri" w:cs="Calibri" w:ascii="Calibri" w:hAnsi="Calibri"/>
          <w:color w:val="000000"/>
          <w:spacing w:val="30"/>
          <w:sz w:val="24"/>
        </w:rPr>
        <w:t xml:space="preserve"> </w:t>
      </w:r>
      <w:r>
        <w:rPr>
          <w:rFonts w:eastAsia="Calibri" w:cs="Calibri" w:ascii="Calibri" w:hAnsi="Calibri"/>
          <w:color w:val="000000"/>
          <w:spacing w:val="1"/>
          <w:sz w:val="24"/>
        </w:rPr>
        <w:t>t</w:t>
      </w:r>
      <w:r>
        <w:rPr>
          <w:rFonts w:eastAsia="Calibri" w:cs="Calibri" w:ascii="Calibri" w:hAnsi="Calibri"/>
          <w:color w:val="000000"/>
          <w:sz w:val="24"/>
        </w:rPr>
        <w:t>o</w:t>
      </w:r>
      <w:r>
        <w:rPr>
          <w:rFonts w:eastAsia="Calibri" w:cs="Calibri" w:ascii="Calibri" w:hAnsi="Calibri"/>
          <w:color w:val="000000"/>
          <w:spacing w:val="32"/>
          <w:sz w:val="24"/>
        </w:rPr>
        <w:t xml:space="preserve"> </w:t>
      </w:r>
      <w:r>
        <w:rPr>
          <w:rFonts w:eastAsia="Calibri" w:cs="Calibri" w:ascii="Calibri" w:hAnsi="Calibri"/>
          <w:color w:val="000000"/>
          <w:spacing w:val="-1"/>
          <w:sz w:val="24"/>
        </w:rPr>
        <w:t>t</w:t>
      </w:r>
      <w:r>
        <w:rPr>
          <w:rFonts w:eastAsia="Calibri" w:cs="Calibri" w:ascii="Calibri" w:hAnsi="Calibri"/>
          <w:color w:val="000000"/>
          <w:spacing w:val="1"/>
          <w:sz w:val="24"/>
        </w:rPr>
        <w:t>h</w:t>
      </w:r>
      <w:r>
        <w:rPr>
          <w:rFonts w:eastAsia="Calibri" w:cs="Calibri" w:ascii="Calibri" w:hAnsi="Calibri"/>
          <w:color w:val="000000"/>
          <w:sz w:val="24"/>
        </w:rPr>
        <w:t>e</w:t>
      </w:r>
      <w:r>
        <w:rPr>
          <w:rFonts w:eastAsia="Calibri" w:cs="Calibri" w:ascii="Calibri" w:hAnsi="Calibri"/>
          <w:color w:val="000000"/>
          <w:spacing w:val="30"/>
          <w:sz w:val="24"/>
        </w:rPr>
        <w:t xml:space="preserve"> </w:t>
      </w:r>
      <w:r>
        <w:rPr>
          <w:rFonts w:eastAsia="Calibri" w:cs="Calibri" w:ascii="Calibri" w:hAnsi="Calibri"/>
          <w:color w:val="000000"/>
          <w:spacing w:val="1"/>
          <w:sz w:val="24"/>
        </w:rPr>
        <w:t>p</w:t>
      </w:r>
      <w:r>
        <w:rPr>
          <w:rFonts w:eastAsia="Calibri" w:cs="Calibri" w:ascii="Calibri" w:hAnsi="Calibri"/>
          <w:color w:val="000000"/>
          <w:sz w:val="24"/>
        </w:rPr>
        <w:t>ri</w:t>
      </w:r>
      <w:r>
        <w:rPr>
          <w:rFonts w:eastAsia="Calibri" w:cs="Calibri" w:ascii="Calibri" w:hAnsi="Calibri"/>
          <w:color w:val="000000"/>
          <w:spacing w:val="1"/>
          <w:sz w:val="24"/>
        </w:rPr>
        <w:t>n</w:t>
      </w:r>
      <w:r>
        <w:rPr>
          <w:rFonts w:eastAsia="Calibri" w:cs="Calibri" w:ascii="Calibri" w:hAnsi="Calibri"/>
          <w:color w:val="000000"/>
          <w:spacing w:val="-1"/>
          <w:sz w:val="24"/>
        </w:rPr>
        <w:t>c</w:t>
      </w:r>
      <w:r>
        <w:rPr>
          <w:rFonts w:eastAsia="Calibri" w:cs="Calibri" w:ascii="Calibri" w:hAnsi="Calibri"/>
          <w:color w:val="000000"/>
          <w:spacing w:val="-2"/>
          <w:sz w:val="24"/>
        </w:rPr>
        <w:t>i</w:t>
      </w:r>
      <w:r>
        <w:rPr>
          <w:rFonts w:eastAsia="Calibri" w:cs="Calibri" w:ascii="Calibri" w:hAnsi="Calibri"/>
          <w:color w:val="000000"/>
          <w:spacing w:val="1"/>
          <w:sz w:val="24"/>
        </w:rPr>
        <w:t>p</w:t>
      </w:r>
      <w:r>
        <w:rPr>
          <w:rFonts w:eastAsia="Calibri" w:cs="Calibri" w:ascii="Calibri" w:hAnsi="Calibri"/>
          <w:color w:val="000000"/>
          <w:sz w:val="24"/>
        </w:rPr>
        <w:t>le</w:t>
      </w:r>
      <w:r>
        <w:rPr>
          <w:rFonts w:eastAsia="Calibri" w:cs="Calibri" w:ascii="Calibri" w:hAnsi="Calibri"/>
          <w:color w:val="000000"/>
          <w:spacing w:val="32"/>
          <w:sz w:val="24"/>
        </w:rPr>
        <w:t xml:space="preserve"> </w:t>
      </w:r>
      <w:r>
        <w:rPr>
          <w:rFonts w:eastAsia="Calibri" w:cs="Calibri" w:ascii="Calibri" w:hAnsi="Calibri"/>
          <w:color w:val="000000"/>
          <w:spacing w:val="-2"/>
          <w:sz w:val="24"/>
        </w:rPr>
        <w:t>o</w:t>
      </w:r>
      <w:r>
        <w:rPr>
          <w:rFonts w:eastAsia="Calibri" w:cs="Calibri" w:ascii="Calibri" w:hAnsi="Calibri"/>
          <w:color w:val="000000"/>
          <w:sz w:val="24"/>
        </w:rPr>
        <w:t>f</w:t>
      </w:r>
      <w:r>
        <w:rPr>
          <w:rFonts w:eastAsia="Calibri" w:cs="Calibri" w:ascii="Calibri" w:hAnsi="Calibri"/>
          <w:color w:val="000000"/>
          <w:spacing w:val="33"/>
          <w:sz w:val="24"/>
        </w:rPr>
        <w:t xml:space="preserve"> </w:t>
      </w:r>
      <w:r>
        <w:rPr>
          <w:rFonts w:eastAsia="Calibri" w:cs="Calibri" w:ascii="Calibri" w:hAnsi="Calibri"/>
          <w:color w:val="000000"/>
          <w:sz w:val="24"/>
        </w:rPr>
        <w:t>e</w:t>
      </w:r>
      <w:r>
        <w:rPr>
          <w:rFonts w:eastAsia="Calibri" w:cs="Calibri" w:ascii="Calibri" w:hAnsi="Calibri"/>
          <w:color w:val="000000"/>
          <w:spacing w:val="-1"/>
          <w:sz w:val="24"/>
        </w:rPr>
        <w:t>qu</w:t>
      </w:r>
      <w:r>
        <w:rPr>
          <w:rFonts w:eastAsia="Calibri" w:cs="Calibri" w:ascii="Calibri" w:hAnsi="Calibri"/>
          <w:color w:val="000000"/>
          <w:sz w:val="24"/>
        </w:rPr>
        <w:t>ali</w:t>
      </w:r>
      <w:r>
        <w:rPr>
          <w:rFonts w:eastAsia="Calibri" w:cs="Calibri" w:ascii="Calibri" w:hAnsi="Calibri"/>
          <w:color w:val="000000"/>
          <w:spacing w:val="1"/>
          <w:sz w:val="24"/>
        </w:rPr>
        <w:t>t</w:t>
      </w:r>
      <w:r>
        <w:rPr>
          <w:rFonts w:eastAsia="Calibri" w:cs="Calibri" w:ascii="Calibri" w:hAnsi="Calibri"/>
          <w:color w:val="000000"/>
          <w:sz w:val="24"/>
        </w:rPr>
        <w:t>y</w:t>
      </w:r>
      <w:r>
        <w:rPr>
          <w:rFonts w:eastAsia="Calibri" w:cs="Calibri" w:ascii="Calibri" w:hAnsi="Calibri"/>
          <w:color w:val="000000"/>
          <w:spacing w:val="31"/>
          <w:sz w:val="24"/>
        </w:rPr>
        <w:t xml:space="preserve"> </w:t>
      </w:r>
      <w:r>
        <w:rPr>
          <w:rFonts w:eastAsia="Calibri" w:cs="Calibri" w:ascii="Calibri" w:hAnsi="Calibri"/>
          <w:color w:val="000000"/>
          <w:sz w:val="24"/>
        </w:rPr>
        <w:t>a</w:t>
      </w:r>
      <w:r>
        <w:rPr>
          <w:rFonts w:eastAsia="Calibri" w:cs="Calibri" w:ascii="Calibri" w:hAnsi="Calibri"/>
          <w:color w:val="000000"/>
          <w:spacing w:val="-1"/>
          <w:sz w:val="24"/>
        </w:rPr>
        <w:t>n</w:t>
      </w:r>
      <w:r>
        <w:rPr>
          <w:rFonts w:eastAsia="Calibri" w:cs="Calibri" w:ascii="Calibri" w:hAnsi="Calibri"/>
          <w:color w:val="000000"/>
          <w:sz w:val="24"/>
        </w:rPr>
        <w:t>d</w:t>
      </w:r>
      <w:r>
        <w:rPr>
          <w:rFonts w:eastAsia="Calibri" w:cs="Calibri" w:ascii="Calibri" w:hAnsi="Calibri"/>
          <w:color w:val="000000"/>
          <w:spacing w:val="39"/>
          <w:sz w:val="24"/>
        </w:rPr>
        <w:t xml:space="preserve"> </w:t>
      </w:r>
      <w:r>
        <w:rPr>
          <w:rFonts w:eastAsia="Calibri" w:cs="Calibri" w:ascii="Calibri" w:hAnsi="Calibri"/>
          <w:color w:val="000000"/>
          <w:spacing w:val="1"/>
          <w:sz w:val="24"/>
        </w:rPr>
        <w:t>n</w:t>
      </w:r>
      <w:r>
        <w:rPr>
          <w:rFonts w:eastAsia="Calibri" w:cs="Calibri" w:ascii="Calibri" w:hAnsi="Calibri"/>
          <w:color w:val="000000"/>
          <w:spacing w:val="-2"/>
          <w:sz w:val="24"/>
        </w:rPr>
        <w:t>o</w:t>
      </w:r>
      <w:r>
        <w:rPr>
          <w:rFonts w:eastAsia="Calibri" w:cs="Calibri" w:ascii="Calibri" w:hAnsi="Calibri"/>
          <w:color w:val="000000"/>
          <w:spacing w:val="1"/>
          <w:sz w:val="24"/>
        </w:rPr>
        <w:t>n</w:t>
      </w:r>
      <w:r>
        <w:rPr>
          <w:rFonts w:eastAsia="Calibri" w:cs="Calibri" w:ascii="Calibri" w:hAnsi="Calibri"/>
          <w:color w:val="000000"/>
          <w:spacing w:val="-1"/>
          <w:sz w:val="24"/>
        </w:rPr>
        <w:t>-</w:t>
      </w:r>
      <w:r>
        <w:rPr>
          <w:rFonts w:eastAsia="Calibri" w:cs="Calibri" w:ascii="Calibri" w:hAnsi="Calibri"/>
          <w:color w:val="000000"/>
          <w:spacing w:val="1"/>
          <w:sz w:val="24"/>
        </w:rPr>
        <w:t>d</w:t>
      </w:r>
      <w:r>
        <w:rPr>
          <w:rFonts w:eastAsia="Calibri" w:cs="Calibri" w:ascii="Calibri" w:hAnsi="Calibri"/>
          <w:color w:val="000000"/>
          <w:sz w:val="24"/>
        </w:rPr>
        <w:t>is</w:t>
      </w:r>
      <w:r>
        <w:rPr>
          <w:rFonts w:eastAsia="Calibri" w:cs="Calibri" w:ascii="Calibri" w:hAnsi="Calibri"/>
          <w:color w:val="000000"/>
          <w:spacing w:val="-1"/>
          <w:sz w:val="24"/>
        </w:rPr>
        <w:t>c</w:t>
      </w:r>
      <w:r>
        <w:rPr>
          <w:rFonts w:eastAsia="Calibri" w:cs="Calibri" w:ascii="Calibri" w:hAnsi="Calibri"/>
          <w:color w:val="000000"/>
          <w:sz w:val="24"/>
        </w:rPr>
        <w:t>rimi</w:t>
      </w:r>
      <w:r>
        <w:rPr>
          <w:rFonts w:eastAsia="Calibri" w:cs="Calibri" w:ascii="Calibri" w:hAnsi="Calibri"/>
          <w:color w:val="000000"/>
          <w:spacing w:val="2"/>
          <w:sz w:val="24"/>
        </w:rPr>
        <w:t>n</w:t>
      </w:r>
      <w:r>
        <w:rPr>
          <w:rFonts w:eastAsia="Calibri" w:cs="Calibri" w:ascii="Calibri" w:hAnsi="Calibri"/>
          <w:color w:val="000000"/>
          <w:spacing w:val="-2"/>
          <w:sz w:val="24"/>
        </w:rPr>
        <w:t>a</w:t>
      </w:r>
      <w:r>
        <w:rPr>
          <w:rFonts w:eastAsia="Calibri" w:cs="Calibri" w:ascii="Calibri" w:hAnsi="Calibri"/>
          <w:color w:val="000000"/>
          <w:spacing w:val="1"/>
          <w:sz w:val="24"/>
        </w:rPr>
        <w:t>t</w:t>
      </w:r>
      <w:r>
        <w:rPr>
          <w:rFonts w:eastAsia="Calibri" w:cs="Calibri" w:ascii="Calibri" w:hAnsi="Calibri"/>
          <w:color w:val="000000"/>
          <w:sz w:val="24"/>
        </w:rPr>
        <w:t>ion</w:t>
      </w:r>
      <w:r>
        <w:rPr>
          <w:rFonts w:eastAsia="Calibri" w:cs="Calibri" w:ascii="Calibri" w:hAnsi="Calibri"/>
          <w:color w:val="000000"/>
          <w:spacing w:val="33"/>
          <w:sz w:val="24"/>
        </w:rPr>
        <w:t xml:space="preserve"> </w:t>
      </w:r>
      <w:r>
        <w:rPr>
          <w:rFonts w:eastAsia="Calibri" w:cs="Calibri" w:ascii="Calibri" w:hAnsi="Calibri"/>
          <w:color w:val="000000"/>
          <w:sz w:val="24"/>
        </w:rPr>
        <w:t xml:space="preserve">on </w:t>
      </w:r>
      <w:r>
        <w:rPr>
          <w:rFonts w:eastAsia="Calibri" w:cs="Calibri" w:ascii="Calibri" w:hAnsi="Calibri"/>
          <w:color w:val="000000"/>
          <w:spacing w:val="1"/>
          <w:sz w:val="24"/>
        </w:rPr>
        <w:t>th</w:t>
      </w:r>
      <w:r>
        <w:rPr>
          <w:rFonts w:eastAsia="Calibri" w:cs="Calibri" w:ascii="Calibri" w:hAnsi="Calibri"/>
          <w:color w:val="000000"/>
          <w:sz w:val="24"/>
        </w:rPr>
        <w:t>e</w:t>
      </w:r>
      <w:r>
        <w:rPr>
          <w:rFonts w:eastAsia="Calibri" w:cs="Calibri" w:ascii="Calibri" w:hAnsi="Calibri"/>
          <w:color w:val="000000"/>
          <w:spacing w:val="1"/>
          <w:sz w:val="24"/>
        </w:rPr>
        <w:t xml:space="preserve"> </w:t>
      </w:r>
      <w:r>
        <w:rPr>
          <w:rFonts w:eastAsia="Calibri" w:cs="Calibri" w:ascii="Calibri" w:hAnsi="Calibri"/>
          <w:color w:val="000000"/>
          <w:sz w:val="24"/>
        </w:rPr>
        <w:t>gr</w:t>
      </w:r>
      <w:r>
        <w:rPr>
          <w:rFonts w:eastAsia="Calibri" w:cs="Calibri" w:ascii="Calibri" w:hAnsi="Calibri"/>
          <w:color w:val="000000"/>
          <w:spacing w:val="1"/>
          <w:sz w:val="24"/>
        </w:rPr>
        <w:t>o</w:t>
      </w:r>
      <w:r>
        <w:rPr>
          <w:rFonts w:eastAsia="Calibri" w:cs="Calibri" w:ascii="Calibri" w:hAnsi="Calibri"/>
          <w:color w:val="000000"/>
          <w:spacing w:val="-1"/>
          <w:sz w:val="24"/>
        </w:rPr>
        <w:t>u</w:t>
      </w:r>
      <w:r>
        <w:rPr>
          <w:rFonts w:eastAsia="Calibri" w:cs="Calibri" w:ascii="Calibri" w:hAnsi="Calibri"/>
          <w:color w:val="000000"/>
          <w:spacing w:val="1"/>
          <w:sz w:val="24"/>
        </w:rPr>
        <w:t>nd</w:t>
      </w:r>
      <w:r>
        <w:rPr>
          <w:rFonts w:eastAsia="Calibri" w:cs="Calibri" w:ascii="Calibri" w:hAnsi="Calibri"/>
          <w:color w:val="000000"/>
          <w:sz w:val="24"/>
        </w:rPr>
        <w:t>s of</w:t>
      </w:r>
      <w:r>
        <w:rPr>
          <w:rFonts w:eastAsia="Calibri" w:cs="Calibri" w:ascii="Calibri" w:hAnsi="Calibri"/>
          <w:color w:val="000000"/>
          <w:spacing w:val="2"/>
          <w:sz w:val="24"/>
        </w:rPr>
        <w:t xml:space="preserve"> </w:t>
      </w:r>
      <w:r>
        <w:rPr>
          <w:rFonts w:eastAsia="Calibri" w:cs="Calibri" w:ascii="Calibri" w:hAnsi="Calibri"/>
          <w:color w:val="000000"/>
          <w:spacing w:val="1"/>
          <w:sz w:val="24"/>
        </w:rPr>
        <w:t>d</w:t>
      </w:r>
      <w:r>
        <w:rPr>
          <w:rFonts w:eastAsia="Calibri" w:cs="Calibri" w:ascii="Calibri" w:hAnsi="Calibri"/>
          <w:color w:val="000000"/>
          <w:sz w:val="24"/>
        </w:rPr>
        <w:t>is</w:t>
      </w:r>
      <w:r>
        <w:rPr>
          <w:rFonts w:eastAsia="Calibri" w:cs="Calibri" w:ascii="Calibri" w:hAnsi="Calibri"/>
          <w:color w:val="000000"/>
          <w:spacing w:val="-2"/>
          <w:sz w:val="24"/>
        </w:rPr>
        <w:t>a</w:t>
      </w:r>
      <w:r>
        <w:rPr>
          <w:rFonts w:eastAsia="Calibri" w:cs="Calibri" w:ascii="Calibri" w:hAnsi="Calibri"/>
          <w:color w:val="000000"/>
          <w:spacing w:val="1"/>
          <w:sz w:val="24"/>
        </w:rPr>
        <w:t>b</w:t>
      </w:r>
      <w:r>
        <w:rPr>
          <w:rFonts w:eastAsia="Calibri" w:cs="Calibri" w:ascii="Calibri" w:hAnsi="Calibri"/>
          <w:color w:val="000000"/>
          <w:sz w:val="24"/>
        </w:rPr>
        <w:t>ili</w:t>
      </w:r>
      <w:r>
        <w:rPr>
          <w:rFonts w:eastAsia="Calibri" w:cs="Calibri" w:ascii="Calibri" w:hAnsi="Calibri"/>
          <w:color w:val="000000"/>
          <w:spacing w:val="1"/>
          <w:sz w:val="24"/>
        </w:rPr>
        <w:t>t</w:t>
      </w:r>
      <w:r>
        <w:rPr>
          <w:rFonts w:eastAsia="Calibri" w:cs="Calibri" w:ascii="Calibri" w:hAnsi="Calibri"/>
          <w:color w:val="000000"/>
          <w:spacing w:val="-3"/>
          <w:sz w:val="24"/>
        </w:rPr>
        <w:t>y</w:t>
      </w:r>
      <w:r>
        <w:rPr>
          <w:rFonts w:eastAsia="Calibri" w:cs="Calibri" w:ascii="Calibri" w:hAnsi="Calibri"/>
          <w:color w:val="000000"/>
          <w:sz w:val="24"/>
        </w:rPr>
        <w:t>,</w:t>
      </w:r>
      <w:r>
        <w:rPr>
          <w:rFonts w:eastAsia="Calibri" w:cs="Calibri" w:ascii="Calibri" w:hAnsi="Calibri"/>
          <w:color w:val="000000"/>
          <w:spacing w:val="3"/>
          <w:sz w:val="24"/>
        </w:rPr>
        <w:t xml:space="preserve"> </w:t>
      </w:r>
      <w:r>
        <w:rPr>
          <w:rFonts w:eastAsia="Calibri" w:cs="Calibri" w:ascii="Calibri" w:hAnsi="Calibri"/>
          <w:color w:val="000000"/>
          <w:sz w:val="24"/>
        </w:rPr>
        <w:t>sex,</w:t>
      </w:r>
      <w:r>
        <w:rPr>
          <w:rFonts w:eastAsia="Calibri" w:cs="Calibri" w:ascii="Calibri" w:hAnsi="Calibri"/>
          <w:color w:val="000000"/>
          <w:spacing w:val="3"/>
          <w:sz w:val="24"/>
        </w:rPr>
        <w:t xml:space="preserve"> </w:t>
      </w:r>
      <w:r>
        <w:rPr>
          <w:rFonts w:eastAsia="Calibri" w:cs="Calibri" w:ascii="Calibri" w:hAnsi="Calibri"/>
          <w:color w:val="000000"/>
          <w:sz w:val="24"/>
        </w:rPr>
        <w:t>age,</w:t>
      </w:r>
      <w:r>
        <w:rPr>
          <w:rFonts w:eastAsia="Calibri" w:cs="Calibri" w:ascii="Calibri" w:hAnsi="Calibri"/>
          <w:color w:val="000000"/>
          <w:spacing w:val="1"/>
          <w:sz w:val="24"/>
        </w:rPr>
        <w:t xml:space="preserve"> </w:t>
      </w:r>
      <w:r>
        <w:rPr>
          <w:rFonts w:eastAsia="Calibri" w:cs="Calibri" w:ascii="Calibri" w:hAnsi="Calibri"/>
          <w:color w:val="000000"/>
          <w:sz w:val="24"/>
        </w:rPr>
        <w:t>race,</w:t>
      </w:r>
      <w:r>
        <w:rPr>
          <w:rFonts w:eastAsia="Calibri" w:cs="Calibri" w:ascii="Calibri" w:hAnsi="Calibri"/>
          <w:color w:val="000000"/>
          <w:spacing w:val="4"/>
          <w:sz w:val="24"/>
        </w:rPr>
        <w:t xml:space="preserve"> </w:t>
      </w:r>
      <w:r>
        <w:rPr>
          <w:rFonts w:eastAsia="Calibri" w:cs="Calibri" w:ascii="Calibri" w:hAnsi="Calibri"/>
          <w:color w:val="000000"/>
          <w:spacing w:val="-1"/>
          <w:sz w:val="24"/>
        </w:rPr>
        <w:t>c</w:t>
      </w:r>
      <w:r>
        <w:rPr>
          <w:rFonts w:eastAsia="Calibri" w:cs="Calibri" w:ascii="Calibri" w:hAnsi="Calibri"/>
          <w:color w:val="000000"/>
          <w:sz w:val="24"/>
        </w:rPr>
        <w:t>olo</w:t>
      </w:r>
      <w:r>
        <w:rPr>
          <w:rFonts w:eastAsia="Calibri" w:cs="Calibri" w:ascii="Calibri" w:hAnsi="Calibri"/>
          <w:color w:val="000000"/>
          <w:spacing w:val="-1"/>
          <w:sz w:val="24"/>
        </w:rPr>
        <w:t>r</w:t>
      </w:r>
      <w:r>
        <w:rPr>
          <w:rFonts w:eastAsia="Calibri" w:cs="Calibri" w:ascii="Calibri" w:hAnsi="Calibri"/>
          <w:color w:val="000000"/>
          <w:sz w:val="24"/>
        </w:rPr>
        <w:t>,</w:t>
      </w:r>
      <w:r>
        <w:rPr>
          <w:rFonts w:eastAsia="Calibri" w:cs="Calibri" w:ascii="Calibri" w:hAnsi="Calibri"/>
          <w:color w:val="000000"/>
          <w:spacing w:val="3"/>
          <w:sz w:val="24"/>
        </w:rPr>
        <w:t xml:space="preserve"> </w:t>
      </w:r>
      <w:r>
        <w:rPr>
          <w:rFonts w:eastAsia="Calibri" w:cs="Calibri" w:ascii="Calibri" w:hAnsi="Calibri"/>
          <w:color w:val="000000"/>
          <w:spacing w:val="-2"/>
          <w:sz w:val="24"/>
        </w:rPr>
        <w:t>e</w:t>
      </w:r>
      <w:r>
        <w:rPr>
          <w:rFonts w:eastAsia="Calibri" w:cs="Calibri" w:ascii="Calibri" w:hAnsi="Calibri"/>
          <w:color w:val="000000"/>
          <w:spacing w:val="-1"/>
          <w:sz w:val="24"/>
        </w:rPr>
        <w:t>t</w:t>
      </w:r>
      <w:r>
        <w:rPr>
          <w:rFonts w:eastAsia="Calibri" w:cs="Calibri" w:ascii="Calibri" w:hAnsi="Calibri"/>
          <w:color w:val="000000"/>
          <w:spacing w:val="1"/>
          <w:sz w:val="24"/>
        </w:rPr>
        <w:t>hn</w:t>
      </w:r>
      <w:r>
        <w:rPr>
          <w:rFonts w:eastAsia="Calibri" w:cs="Calibri" w:ascii="Calibri" w:hAnsi="Calibri"/>
          <w:color w:val="000000"/>
          <w:sz w:val="24"/>
        </w:rPr>
        <w:t>i</w:t>
      </w:r>
      <w:r>
        <w:rPr>
          <w:rFonts w:eastAsia="Calibri" w:cs="Calibri" w:ascii="Calibri" w:hAnsi="Calibri"/>
          <w:color w:val="000000"/>
          <w:spacing w:val="-1"/>
          <w:sz w:val="24"/>
        </w:rPr>
        <w:t>c</w:t>
      </w:r>
      <w:r>
        <w:rPr>
          <w:rFonts w:eastAsia="Calibri" w:cs="Calibri" w:ascii="Calibri" w:hAnsi="Calibri"/>
          <w:color w:val="000000"/>
          <w:sz w:val="24"/>
        </w:rPr>
        <w:t>i</w:t>
      </w:r>
      <w:r>
        <w:rPr>
          <w:rFonts w:eastAsia="Calibri" w:cs="Calibri" w:ascii="Calibri" w:hAnsi="Calibri"/>
          <w:color w:val="000000"/>
          <w:spacing w:val="1"/>
          <w:sz w:val="24"/>
        </w:rPr>
        <w:t>t</w:t>
      </w:r>
      <w:r>
        <w:rPr>
          <w:rFonts w:eastAsia="Calibri" w:cs="Calibri" w:ascii="Calibri" w:hAnsi="Calibri"/>
          <w:color w:val="000000"/>
          <w:sz w:val="24"/>
        </w:rPr>
        <w:t>y, origin</w:t>
      </w:r>
      <w:r>
        <w:rPr>
          <w:rFonts w:eastAsia="Calibri" w:cs="Calibri" w:ascii="Calibri" w:hAnsi="Calibri"/>
          <w:color w:val="000000"/>
          <w:spacing w:val="2"/>
          <w:sz w:val="24"/>
        </w:rPr>
        <w:t xml:space="preserve"> </w:t>
      </w:r>
      <w:r>
        <w:rPr>
          <w:rFonts w:eastAsia="Calibri" w:cs="Calibri" w:ascii="Calibri" w:hAnsi="Calibri"/>
          <w:color w:val="000000"/>
          <w:sz w:val="24"/>
        </w:rPr>
        <w:t>or</w:t>
      </w:r>
      <w:r>
        <w:rPr>
          <w:rFonts w:eastAsia="Calibri" w:cs="Calibri" w:ascii="Calibri" w:hAnsi="Calibri"/>
          <w:color w:val="000000"/>
          <w:spacing w:val="1"/>
          <w:sz w:val="24"/>
        </w:rPr>
        <w:t xml:space="preserve"> </w:t>
      </w:r>
      <w:r>
        <w:rPr>
          <w:rFonts w:eastAsia="Calibri" w:cs="Calibri" w:ascii="Calibri" w:hAnsi="Calibri"/>
          <w:color w:val="000000"/>
          <w:sz w:val="24"/>
        </w:rPr>
        <w:t>ma</w:t>
      </w:r>
      <w:r>
        <w:rPr>
          <w:rFonts w:eastAsia="Calibri" w:cs="Calibri" w:ascii="Calibri" w:hAnsi="Calibri"/>
          <w:color w:val="000000"/>
          <w:spacing w:val="1"/>
          <w:sz w:val="24"/>
        </w:rPr>
        <w:t>r</w:t>
      </w:r>
      <w:r>
        <w:rPr>
          <w:rFonts w:eastAsia="Calibri" w:cs="Calibri" w:ascii="Calibri" w:hAnsi="Calibri"/>
          <w:color w:val="000000"/>
          <w:sz w:val="24"/>
        </w:rPr>
        <w:t>i</w:t>
      </w:r>
      <w:r>
        <w:rPr>
          <w:rFonts w:eastAsia="Calibri" w:cs="Calibri" w:ascii="Calibri" w:hAnsi="Calibri"/>
          <w:color w:val="000000"/>
          <w:spacing w:val="1"/>
          <w:sz w:val="24"/>
        </w:rPr>
        <w:t>t</w:t>
      </w:r>
      <w:r>
        <w:rPr>
          <w:rFonts w:eastAsia="Calibri" w:cs="Calibri" w:ascii="Calibri" w:hAnsi="Calibri"/>
          <w:color w:val="000000"/>
          <w:spacing w:val="-2"/>
          <w:sz w:val="24"/>
        </w:rPr>
        <w:t>a</w:t>
      </w:r>
      <w:r>
        <w:rPr>
          <w:rFonts w:eastAsia="Calibri" w:cs="Calibri" w:ascii="Calibri" w:hAnsi="Calibri"/>
          <w:color w:val="000000"/>
          <w:sz w:val="24"/>
        </w:rPr>
        <w:t>l</w:t>
      </w:r>
      <w:r>
        <w:rPr>
          <w:rFonts w:eastAsia="Calibri" w:cs="Calibri" w:ascii="Calibri" w:hAnsi="Calibri"/>
          <w:color w:val="000000"/>
          <w:spacing w:val="1"/>
          <w:sz w:val="24"/>
        </w:rPr>
        <w:t xml:space="preserve"> </w:t>
      </w:r>
      <w:r>
        <w:rPr>
          <w:rFonts w:eastAsia="Calibri" w:cs="Calibri" w:ascii="Calibri" w:hAnsi="Calibri"/>
          <w:color w:val="000000"/>
          <w:sz w:val="24"/>
        </w:rPr>
        <w:t>s</w:t>
      </w:r>
      <w:r>
        <w:rPr>
          <w:rFonts w:eastAsia="Calibri" w:cs="Calibri" w:ascii="Calibri" w:hAnsi="Calibri"/>
          <w:color w:val="000000"/>
          <w:spacing w:val="1"/>
          <w:sz w:val="24"/>
        </w:rPr>
        <w:t>t</w:t>
      </w:r>
      <w:r>
        <w:rPr>
          <w:rFonts w:eastAsia="Calibri" w:cs="Calibri" w:ascii="Calibri" w:hAnsi="Calibri"/>
          <w:color w:val="000000"/>
          <w:sz w:val="24"/>
        </w:rPr>
        <w:t>a</w:t>
      </w:r>
      <w:r>
        <w:rPr>
          <w:rFonts w:eastAsia="Calibri" w:cs="Calibri" w:ascii="Calibri" w:hAnsi="Calibri"/>
          <w:color w:val="000000"/>
          <w:spacing w:val="1"/>
          <w:sz w:val="24"/>
        </w:rPr>
        <w:t>t</w:t>
      </w:r>
      <w:r>
        <w:rPr>
          <w:rFonts w:eastAsia="Calibri" w:cs="Calibri" w:ascii="Calibri" w:hAnsi="Calibri"/>
          <w:color w:val="000000"/>
          <w:spacing w:val="10"/>
          <w:sz w:val="24"/>
        </w:rPr>
        <w:t>u</w:t>
      </w:r>
      <w:r>
        <w:rPr>
          <w:rFonts w:eastAsia="Calibri" w:cs="Calibri" w:ascii="Calibri" w:hAnsi="Calibri"/>
          <w:color w:val="000000"/>
          <w:sz w:val="24"/>
        </w:rPr>
        <w:t>s. We</w:t>
      </w:r>
      <w:r>
        <w:rPr>
          <w:rFonts w:eastAsia="Calibri" w:cs="Calibri" w:ascii="Calibri" w:hAnsi="Calibri"/>
          <w:color w:val="000000"/>
          <w:spacing w:val="1"/>
          <w:sz w:val="24"/>
        </w:rPr>
        <w:t xml:space="preserve"> d</w:t>
      </w:r>
      <w:r>
        <w:rPr>
          <w:rFonts w:eastAsia="Calibri" w:cs="Calibri" w:ascii="Calibri" w:hAnsi="Calibri"/>
          <w:color w:val="000000"/>
          <w:sz w:val="24"/>
        </w:rPr>
        <w:t>o</w:t>
      </w:r>
      <w:r>
        <w:rPr>
          <w:rFonts w:eastAsia="Calibri" w:cs="Calibri" w:ascii="Calibri" w:hAnsi="Calibri"/>
          <w:color w:val="000000"/>
          <w:spacing w:val="-1"/>
          <w:sz w:val="24"/>
        </w:rPr>
        <w:t xml:space="preserve"> </w:t>
      </w:r>
      <w:r>
        <w:rPr>
          <w:rFonts w:eastAsia="Calibri" w:cs="Calibri" w:ascii="Calibri" w:hAnsi="Calibri"/>
          <w:color w:val="000000"/>
          <w:spacing w:val="1"/>
          <w:sz w:val="24"/>
        </w:rPr>
        <w:t>n</w:t>
      </w:r>
      <w:r>
        <w:rPr>
          <w:rFonts w:eastAsia="Calibri" w:cs="Calibri" w:ascii="Calibri" w:hAnsi="Calibri"/>
          <w:color w:val="000000"/>
          <w:spacing w:val="-2"/>
          <w:sz w:val="24"/>
        </w:rPr>
        <w:t>o</w:t>
      </w:r>
      <w:r>
        <w:rPr>
          <w:rFonts w:eastAsia="Calibri" w:cs="Calibri" w:ascii="Calibri" w:hAnsi="Calibri"/>
          <w:color w:val="000000"/>
          <w:sz w:val="24"/>
        </w:rPr>
        <w:t>t</w:t>
      </w:r>
      <w:r>
        <w:rPr>
          <w:rFonts w:eastAsia="Calibri" w:cs="Calibri" w:ascii="Calibri" w:hAnsi="Calibri"/>
          <w:color w:val="000000"/>
          <w:spacing w:val="2"/>
          <w:sz w:val="24"/>
        </w:rPr>
        <w:t xml:space="preserve"> </w:t>
      </w:r>
      <w:r>
        <w:rPr>
          <w:rFonts w:eastAsia="Calibri" w:cs="Calibri" w:ascii="Calibri" w:hAnsi="Calibri"/>
          <w:color w:val="000000"/>
          <w:spacing w:val="-2"/>
          <w:sz w:val="24"/>
        </w:rPr>
        <w:t>i</w:t>
      </w:r>
      <w:r>
        <w:rPr>
          <w:rFonts w:eastAsia="Calibri" w:cs="Calibri" w:ascii="Calibri" w:hAnsi="Calibri"/>
          <w:color w:val="000000"/>
          <w:spacing w:val="1"/>
          <w:sz w:val="24"/>
        </w:rPr>
        <w:t>n</w:t>
      </w:r>
      <w:r>
        <w:rPr>
          <w:rFonts w:eastAsia="Calibri" w:cs="Calibri" w:ascii="Calibri" w:hAnsi="Calibri"/>
          <w:color w:val="000000"/>
          <w:spacing w:val="-1"/>
          <w:sz w:val="24"/>
        </w:rPr>
        <w:t>d</w:t>
      </w:r>
      <w:r>
        <w:rPr>
          <w:rFonts w:eastAsia="Calibri" w:cs="Calibri" w:ascii="Calibri" w:hAnsi="Calibri"/>
          <w:color w:val="000000"/>
          <w:spacing w:val="1"/>
          <w:sz w:val="24"/>
        </w:rPr>
        <w:t>u</w:t>
      </w:r>
      <w:r>
        <w:rPr>
          <w:rFonts w:eastAsia="Calibri" w:cs="Calibri" w:ascii="Calibri" w:hAnsi="Calibri"/>
          <w:color w:val="000000"/>
          <w:sz w:val="24"/>
        </w:rPr>
        <w:t>lge</w:t>
      </w:r>
      <w:r>
        <w:rPr>
          <w:rFonts w:eastAsia="Calibri" w:cs="Calibri" w:ascii="Calibri" w:hAnsi="Calibri"/>
          <w:color w:val="000000"/>
          <w:spacing w:val="1"/>
          <w:sz w:val="24"/>
        </w:rPr>
        <w:t xml:space="preserve"> </w:t>
      </w:r>
      <w:r>
        <w:rPr>
          <w:rFonts w:eastAsia="Calibri" w:cs="Calibri" w:ascii="Calibri" w:hAnsi="Calibri"/>
          <w:color w:val="000000"/>
          <w:spacing w:val="-2"/>
          <w:sz w:val="24"/>
        </w:rPr>
        <w:t>i</w:t>
      </w:r>
      <w:r>
        <w:rPr>
          <w:rFonts w:eastAsia="Calibri" w:cs="Calibri" w:ascii="Calibri" w:hAnsi="Calibri"/>
          <w:color w:val="000000"/>
          <w:sz w:val="24"/>
        </w:rPr>
        <w:t>n</w:t>
      </w:r>
      <w:r>
        <w:rPr>
          <w:rFonts w:eastAsia="Calibri" w:cs="Calibri" w:ascii="Calibri" w:hAnsi="Calibri"/>
          <w:color w:val="000000"/>
          <w:spacing w:val="2"/>
          <w:sz w:val="24"/>
        </w:rPr>
        <w:t xml:space="preserve"> </w:t>
      </w:r>
      <w:r>
        <w:rPr>
          <w:rFonts w:eastAsia="Calibri" w:cs="Calibri" w:ascii="Calibri" w:hAnsi="Calibri"/>
          <w:color w:val="000000"/>
          <w:spacing w:val="-2"/>
          <w:sz w:val="24"/>
        </w:rPr>
        <w:t>a</w:t>
      </w:r>
      <w:r>
        <w:rPr>
          <w:rFonts w:eastAsia="Calibri" w:cs="Calibri" w:ascii="Calibri" w:hAnsi="Calibri"/>
          <w:color w:val="000000"/>
          <w:spacing w:val="1"/>
          <w:sz w:val="24"/>
        </w:rPr>
        <w:t>n</w:t>
      </w:r>
      <w:r>
        <w:rPr>
          <w:rFonts w:eastAsia="Calibri" w:cs="Calibri" w:ascii="Calibri" w:hAnsi="Calibri"/>
          <w:color w:val="000000"/>
          <w:sz w:val="24"/>
        </w:rPr>
        <w:t>y</w:t>
      </w:r>
      <w:r>
        <w:rPr>
          <w:rFonts w:eastAsia="Calibri" w:cs="Calibri" w:ascii="Calibri" w:hAnsi="Calibri"/>
          <w:color w:val="000000"/>
          <w:spacing w:val="-2"/>
          <w:sz w:val="24"/>
        </w:rPr>
        <w:t xml:space="preserve"> </w:t>
      </w:r>
      <w:r>
        <w:rPr>
          <w:rFonts w:eastAsia="Calibri" w:cs="Calibri" w:ascii="Calibri" w:hAnsi="Calibri"/>
          <w:color w:val="000000"/>
          <w:sz w:val="24"/>
        </w:rPr>
        <w:t>i</w:t>
      </w:r>
      <w:r>
        <w:rPr>
          <w:rFonts w:eastAsia="Calibri" w:cs="Calibri" w:ascii="Calibri" w:hAnsi="Calibri"/>
          <w:color w:val="000000"/>
          <w:spacing w:val="1"/>
          <w:sz w:val="24"/>
        </w:rPr>
        <w:t>nt</w:t>
      </w:r>
      <w:r>
        <w:rPr>
          <w:rFonts w:eastAsia="Calibri" w:cs="Calibri" w:ascii="Calibri" w:hAnsi="Calibri"/>
          <w:color w:val="000000"/>
          <w:spacing w:val="-2"/>
          <w:sz w:val="24"/>
        </w:rPr>
        <w:t>i</w:t>
      </w:r>
      <w:r>
        <w:rPr>
          <w:rFonts w:eastAsia="Calibri" w:cs="Calibri" w:ascii="Calibri" w:hAnsi="Calibri"/>
          <w:color w:val="000000"/>
          <w:sz w:val="24"/>
        </w:rPr>
        <w:t>mi</w:t>
      </w:r>
      <w:r>
        <w:rPr>
          <w:rFonts w:eastAsia="Calibri" w:cs="Calibri" w:ascii="Calibri" w:hAnsi="Calibri"/>
          <w:color w:val="000000"/>
          <w:spacing w:val="1"/>
          <w:sz w:val="24"/>
        </w:rPr>
        <w:t>d</w:t>
      </w:r>
      <w:r>
        <w:rPr>
          <w:rFonts w:eastAsia="Calibri" w:cs="Calibri" w:ascii="Calibri" w:hAnsi="Calibri"/>
          <w:color w:val="000000"/>
          <w:spacing w:val="-2"/>
          <w:sz w:val="24"/>
        </w:rPr>
        <w:t>a</w:t>
      </w:r>
      <w:r>
        <w:rPr>
          <w:rFonts w:eastAsia="Calibri" w:cs="Calibri" w:ascii="Calibri" w:hAnsi="Calibri"/>
          <w:color w:val="000000"/>
          <w:spacing w:val="1"/>
          <w:sz w:val="24"/>
        </w:rPr>
        <w:t>t</w:t>
      </w:r>
      <w:r>
        <w:rPr>
          <w:rFonts w:eastAsia="Calibri" w:cs="Calibri" w:ascii="Calibri" w:hAnsi="Calibri"/>
          <w:color w:val="000000"/>
          <w:sz w:val="24"/>
        </w:rPr>
        <w:t>ion a</w:t>
      </w:r>
      <w:r>
        <w:rPr>
          <w:rFonts w:eastAsia="Calibri" w:cs="Calibri" w:ascii="Calibri" w:hAnsi="Calibri"/>
          <w:color w:val="000000"/>
          <w:spacing w:val="-1"/>
          <w:sz w:val="24"/>
        </w:rPr>
        <w:t>n</w:t>
      </w:r>
      <w:r>
        <w:rPr>
          <w:rFonts w:eastAsia="Calibri" w:cs="Calibri" w:ascii="Calibri" w:hAnsi="Calibri"/>
          <w:color w:val="000000"/>
          <w:sz w:val="24"/>
        </w:rPr>
        <w:t>d</w:t>
      </w:r>
      <w:r>
        <w:rPr>
          <w:rFonts w:eastAsia="Calibri" w:cs="Calibri" w:ascii="Calibri" w:hAnsi="Calibri"/>
          <w:color w:val="000000"/>
          <w:spacing w:val="-1"/>
          <w:sz w:val="24"/>
        </w:rPr>
        <w:t xml:space="preserve"> </w:t>
      </w:r>
      <w:r>
        <w:rPr>
          <w:rFonts w:eastAsia="Calibri" w:cs="Calibri" w:ascii="Calibri" w:hAnsi="Calibri"/>
          <w:color w:val="000000"/>
          <w:spacing w:val="1"/>
          <w:sz w:val="24"/>
        </w:rPr>
        <w:t>h</w:t>
      </w:r>
      <w:r>
        <w:rPr>
          <w:rFonts w:eastAsia="Calibri" w:cs="Calibri" w:ascii="Calibri" w:hAnsi="Calibri"/>
          <w:color w:val="000000"/>
          <w:sz w:val="24"/>
        </w:rPr>
        <w:t>aras</w:t>
      </w:r>
      <w:r>
        <w:rPr>
          <w:rFonts w:eastAsia="Calibri" w:cs="Calibri" w:ascii="Calibri" w:hAnsi="Calibri"/>
          <w:color w:val="000000"/>
          <w:spacing w:val="-2"/>
          <w:sz w:val="24"/>
        </w:rPr>
        <w:t>s</w:t>
      </w:r>
      <w:r>
        <w:rPr>
          <w:rFonts w:eastAsia="Calibri" w:cs="Calibri" w:ascii="Calibri" w:hAnsi="Calibri"/>
          <w:color w:val="000000"/>
          <w:sz w:val="24"/>
        </w:rPr>
        <w:t>me</w:t>
      </w:r>
      <w:r>
        <w:rPr>
          <w:rFonts w:eastAsia="Calibri" w:cs="Calibri" w:ascii="Calibri" w:hAnsi="Calibri"/>
          <w:color w:val="000000"/>
          <w:spacing w:val="2"/>
          <w:sz w:val="24"/>
        </w:rPr>
        <w:t>n</w:t>
      </w:r>
      <w:r>
        <w:rPr>
          <w:rFonts w:eastAsia="Calibri" w:cs="Calibri" w:ascii="Calibri" w:hAnsi="Calibri"/>
          <w:color w:val="000000"/>
          <w:sz w:val="24"/>
        </w:rPr>
        <w:t>t of a</w:t>
      </w:r>
      <w:r>
        <w:rPr>
          <w:rFonts w:eastAsia="Calibri" w:cs="Calibri" w:ascii="Calibri" w:hAnsi="Calibri"/>
          <w:color w:val="000000"/>
          <w:spacing w:val="1"/>
          <w:sz w:val="24"/>
        </w:rPr>
        <w:t>n</w:t>
      </w:r>
      <w:r>
        <w:rPr>
          <w:rFonts w:eastAsia="Calibri" w:cs="Calibri" w:ascii="Calibri" w:hAnsi="Calibri"/>
          <w:color w:val="000000"/>
          <w:sz w:val="24"/>
        </w:rPr>
        <w:t>y</w:t>
      </w:r>
      <w:r>
        <w:rPr>
          <w:rFonts w:eastAsia="Calibri" w:cs="Calibri" w:ascii="Calibri" w:hAnsi="Calibri"/>
          <w:color w:val="000000"/>
          <w:spacing w:val="-2"/>
          <w:sz w:val="24"/>
        </w:rPr>
        <w:t xml:space="preserve"> </w:t>
      </w:r>
      <w:r>
        <w:rPr>
          <w:rFonts w:eastAsia="Calibri" w:cs="Calibri" w:ascii="Calibri" w:hAnsi="Calibri"/>
          <w:color w:val="000000"/>
          <w:sz w:val="24"/>
        </w:rPr>
        <w:t xml:space="preserve">sort at </w:t>
      </w:r>
      <w:r>
        <w:rPr>
          <w:rFonts w:eastAsia="Calibri" w:cs="Calibri" w:ascii="Calibri" w:hAnsi="Calibri"/>
          <w:color w:val="000000"/>
          <w:spacing w:val="-1"/>
          <w:sz w:val="24"/>
        </w:rPr>
        <w:t>w</w:t>
      </w:r>
      <w:r>
        <w:rPr>
          <w:rFonts w:eastAsia="Calibri" w:cs="Calibri" w:ascii="Calibri" w:hAnsi="Calibri"/>
          <w:color w:val="000000"/>
          <w:sz w:val="24"/>
        </w:rPr>
        <w:t>or</w:t>
      </w:r>
      <w:r>
        <w:rPr>
          <w:rFonts w:eastAsia="Calibri" w:cs="Calibri" w:ascii="Calibri" w:hAnsi="Calibri"/>
          <w:color w:val="000000"/>
          <w:spacing w:val="-1"/>
          <w:sz w:val="24"/>
        </w:rPr>
        <w:t>k</w:t>
      </w:r>
      <w:r>
        <w:rPr>
          <w:rFonts w:eastAsia="Calibri" w:cs="Calibri" w:ascii="Calibri" w:hAnsi="Calibri"/>
          <w:color w:val="000000"/>
          <w:sz w:val="24"/>
        </w:rPr>
        <w:t>.</w:t>
      </w:r>
    </w:p>
    <w:p>
      <w:pPr>
        <w:pStyle w:val="Normal"/>
        <w:widowControl w:val="false"/>
        <w:numPr>
          <w:ilvl w:val="0"/>
          <w:numId w:val="257"/>
        </w:numPr>
        <w:ind w:hanging="450" w:start="450" w:end="202"/>
        <w:rPr>
          <w:rFonts w:ascii="Calibri" w:hAnsi="Calibri" w:eastAsia="Calibri" w:cs="Calibri"/>
          <w:color w:val="000000"/>
          <w:sz w:val="24"/>
        </w:rPr>
      </w:pPr>
      <w:r>
        <w:rPr>
          <w:rFonts w:eastAsia="Calibri" w:cs="Calibri" w:ascii="Calibri" w:hAnsi="Calibri"/>
          <w:color w:val="000000"/>
          <w:sz w:val="24"/>
        </w:rPr>
        <w:t>We will communicate with our clients and its representative in an effective and timely manner.</w:t>
      </w:r>
    </w:p>
    <w:p>
      <w:pPr>
        <w:pStyle w:val="Normal"/>
        <w:widowControl w:val="false"/>
        <w:numPr>
          <w:ilvl w:val="0"/>
          <w:numId w:val="257"/>
        </w:numPr>
        <w:ind w:hanging="450" w:start="450" w:end="202"/>
        <w:rPr>
          <w:rFonts w:ascii="Calibri" w:hAnsi="Calibri" w:eastAsia="Calibri" w:cs="Calibri"/>
          <w:color w:val="000000"/>
          <w:sz w:val="24"/>
        </w:rPr>
      </w:pPr>
      <w:r>
        <w:rPr>
          <w:rFonts w:eastAsia="Calibri" w:cs="Calibri" w:ascii="Calibri" w:hAnsi="Calibri"/>
          <w:color w:val="000000"/>
          <w:sz w:val="24"/>
        </w:rPr>
        <w:t xml:space="preserve">We </w:t>
      </w:r>
      <w:r>
        <w:rPr>
          <w:rFonts w:eastAsia="Calibri" w:cs="Calibri" w:ascii="Calibri" w:hAnsi="Calibri"/>
          <w:color w:val="000000"/>
          <w:spacing w:val="2"/>
          <w:sz w:val="24"/>
        </w:rPr>
        <w:t>would</w:t>
      </w:r>
      <w:r>
        <w:rPr>
          <w:rFonts w:eastAsia="Calibri" w:cs="Calibri" w:ascii="Calibri" w:hAnsi="Calibri"/>
          <w:color w:val="000000"/>
          <w:sz w:val="24"/>
        </w:rPr>
        <w:t xml:space="preserve"> be perceived </w:t>
      </w:r>
      <w:r>
        <w:rPr>
          <w:rFonts w:eastAsia="Calibri" w:cs="Calibri" w:ascii="Calibri" w:hAnsi="Calibri"/>
          <w:color w:val="000000"/>
          <w:spacing w:val="3"/>
          <w:sz w:val="24"/>
        </w:rPr>
        <w:t>by</w:t>
      </w:r>
      <w:r>
        <w:rPr>
          <w:rFonts w:eastAsia="Calibri" w:cs="Calibri" w:ascii="Calibri" w:hAnsi="Calibri"/>
          <w:color w:val="000000"/>
          <w:sz w:val="24"/>
        </w:rPr>
        <w:t xml:space="preserve"> </w:t>
      </w:r>
      <w:r>
        <w:rPr>
          <w:rFonts w:eastAsia="Calibri" w:cs="Calibri" w:ascii="Calibri" w:hAnsi="Calibri"/>
          <w:color w:val="000000"/>
          <w:spacing w:val="1"/>
          <w:sz w:val="24"/>
        </w:rPr>
        <w:t>clients</w:t>
      </w:r>
      <w:r>
        <w:rPr>
          <w:rFonts w:eastAsia="Calibri" w:cs="Calibri" w:ascii="Calibri" w:hAnsi="Calibri"/>
          <w:color w:val="000000"/>
          <w:spacing w:val="53"/>
          <w:sz w:val="24"/>
        </w:rPr>
        <w:t xml:space="preserve"> </w:t>
      </w:r>
      <w:r>
        <w:rPr>
          <w:rFonts w:eastAsia="Calibri" w:cs="Calibri" w:ascii="Calibri" w:hAnsi="Calibri"/>
          <w:color w:val="000000"/>
          <w:sz w:val="24"/>
        </w:rPr>
        <w:t>a</w:t>
      </w:r>
      <w:r>
        <w:rPr>
          <w:rFonts w:eastAsia="Calibri" w:cs="Calibri" w:ascii="Calibri" w:hAnsi="Calibri"/>
          <w:color w:val="000000"/>
          <w:spacing w:val="-1"/>
          <w:sz w:val="24"/>
        </w:rPr>
        <w:t>n</w:t>
      </w:r>
      <w:r>
        <w:rPr>
          <w:rFonts w:eastAsia="Calibri" w:cs="Calibri" w:ascii="Calibri" w:hAnsi="Calibri"/>
          <w:color w:val="000000"/>
          <w:sz w:val="24"/>
        </w:rPr>
        <w:t xml:space="preserve">d </w:t>
      </w:r>
      <w:r>
        <w:rPr>
          <w:rFonts w:eastAsia="Calibri" w:cs="Calibri" w:ascii="Calibri" w:hAnsi="Calibri"/>
          <w:color w:val="000000"/>
          <w:spacing w:val="3"/>
          <w:sz w:val="24"/>
        </w:rPr>
        <w:t>other</w:t>
      </w:r>
      <w:r>
        <w:rPr>
          <w:rFonts w:eastAsia="Calibri" w:cs="Calibri" w:ascii="Calibri" w:hAnsi="Calibri"/>
          <w:color w:val="000000"/>
          <w:spacing w:val="54"/>
          <w:sz w:val="24"/>
        </w:rPr>
        <w:t xml:space="preserve"> </w:t>
      </w:r>
      <w:r>
        <w:rPr>
          <w:rFonts w:eastAsia="Calibri" w:cs="Calibri" w:ascii="Calibri" w:hAnsi="Calibri"/>
          <w:color w:val="000000"/>
          <w:spacing w:val="1"/>
          <w:sz w:val="24"/>
        </w:rPr>
        <w:t>th</w:t>
      </w:r>
      <w:r>
        <w:rPr>
          <w:rFonts w:eastAsia="Calibri" w:cs="Calibri" w:ascii="Calibri" w:hAnsi="Calibri"/>
          <w:color w:val="000000"/>
          <w:spacing w:val="-2"/>
          <w:sz w:val="24"/>
        </w:rPr>
        <w:t>o</w:t>
      </w:r>
      <w:r>
        <w:rPr>
          <w:rFonts w:eastAsia="Calibri" w:cs="Calibri" w:ascii="Calibri" w:hAnsi="Calibri"/>
          <w:color w:val="000000"/>
          <w:spacing w:val="1"/>
          <w:sz w:val="24"/>
        </w:rPr>
        <w:t>u</w:t>
      </w:r>
      <w:r>
        <w:rPr>
          <w:rFonts w:eastAsia="Calibri" w:cs="Calibri" w:ascii="Calibri" w:hAnsi="Calibri"/>
          <w:color w:val="000000"/>
          <w:sz w:val="24"/>
        </w:rPr>
        <w:t>g</w:t>
      </w:r>
      <w:r>
        <w:rPr>
          <w:rFonts w:eastAsia="Calibri" w:cs="Calibri" w:ascii="Calibri" w:hAnsi="Calibri"/>
          <w:color w:val="000000"/>
          <w:spacing w:val="-1"/>
          <w:sz w:val="24"/>
        </w:rPr>
        <w:t>h</w:t>
      </w:r>
      <w:r>
        <w:rPr>
          <w:rFonts w:eastAsia="Calibri" w:cs="Calibri" w:ascii="Calibri" w:hAnsi="Calibri"/>
          <w:color w:val="000000"/>
          <w:sz w:val="24"/>
        </w:rPr>
        <w:t xml:space="preserve">t </w:t>
      </w:r>
      <w:r>
        <w:rPr>
          <w:rFonts w:eastAsia="Calibri" w:cs="Calibri" w:ascii="Calibri" w:hAnsi="Calibri"/>
          <w:color w:val="000000"/>
          <w:spacing w:val="3"/>
          <w:sz w:val="24"/>
        </w:rPr>
        <w:t>leaders</w:t>
      </w:r>
      <w:r>
        <w:rPr>
          <w:rFonts w:eastAsia="Calibri" w:cs="Calibri" w:ascii="Calibri" w:hAnsi="Calibri"/>
          <w:color w:val="000000"/>
          <w:spacing w:val="53"/>
          <w:sz w:val="24"/>
        </w:rPr>
        <w:t xml:space="preserve"> </w:t>
      </w:r>
      <w:r>
        <w:rPr>
          <w:rFonts w:eastAsia="Calibri" w:cs="Calibri" w:ascii="Calibri" w:hAnsi="Calibri"/>
          <w:color w:val="000000"/>
          <w:sz w:val="24"/>
        </w:rPr>
        <w:t xml:space="preserve">as </w:t>
      </w:r>
      <w:r>
        <w:rPr>
          <w:rFonts w:eastAsia="Calibri" w:cs="Calibri" w:ascii="Calibri" w:hAnsi="Calibri"/>
          <w:color w:val="000000"/>
          <w:spacing w:val="2"/>
          <w:sz w:val="24"/>
        </w:rPr>
        <w:t>setting</w:t>
      </w:r>
      <w:r>
        <w:rPr>
          <w:rFonts w:eastAsia="Calibri" w:cs="Calibri" w:ascii="Calibri" w:hAnsi="Calibri"/>
          <w:color w:val="000000"/>
          <w:sz w:val="24"/>
        </w:rPr>
        <w:t xml:space="preserve"> </w:t>
      </w:r>
      <w:r>
        <w:rPr>
          <w:rFonts w:eastAsia="Calibri" w:cs="Calibri" w:ascii="Calibri" w:hAnsi="Calibri"/>
          <w:color w:val="000000"/>
          <w:spacing w:val="2"/>
          <w:sz w:val="24"/>
        </w:rPr>
        <w:t>the</w:t>
      </w:r>
      <w:r>
        <w:rPr>
          <w:rFonts w:eastAsia="Calibri" w:cs="Calibri" w:ascii="Calibri" w:hAnsi="Calibri"/>
          <w:color w:val="000000"/>
          <w:sz w:val="24"/>
        </w:rPr>
        <w:t xml:space="preserve"> s</w:t>
      </w:r>
      <w:r>
        <w:rPr>
          <w:rFonts w:eastAsia="Calibri" w:cs="Calibri" w:ascii="Calibri" w:hAnsi="Calibri"/>
          <w:color w:val="000000"/>
          <w:spacing w:val="1"/>
          <w:sz w:val="24"/>
        </w:rPr>
        <w:t>t</w:t>
      </w:r>
      <w:r>
        <w:rPr>
          <w:rFonts w:eastAsia="Calibri" w:cs="Calibri" w:ascii="Calibri" w:hAnsi="Calibri"/>
          <w:color w:val="000000"/>
          <w:sz w:val="24"/>
        </w:rPr>
        <w:t>a</w:t>
      </w:r>
      <w:r>
        <w:rPr>
          <w:rFonts w:eastAsia="Calibri" w:cs="Calibri" w:ascii="Calibri" w:hAnsi="Calibri"/>
          <w:color w:val="000000"/>
          <w:spacing w:val="1"/>
          <w:sz w:val="24"/>
        </w:rPr>
        <w:t>nd</w:t>
      </w:r>
      <w:r>
        <w:rPr>
          <w:rFonts w:eastAsia="Calibri" w:cs="Calibri" w:ascii="Calibri" w:hAnsi="Calibri"/>
          <w:color w:val="000000"/>
          <w:spacing w:val="-2"/>
          <w:sz w:val="24"/>
        </w:rPr>
        <w:t>a</w:t>
      </w:r>
      <w:r>
        <w:rPr>
          <w:rFonts w:eastAsia="Calibri" w:cs="Calibri" w:ascii="Calibri" w:hAnsi="Calibri"/>
          <w:color w:val="000000"/>
          <w:sz w:val="24"/>
        </w:rPr>
        <w:t>r</w:t>
      </w:r>
      <w:r>
        <w:rPr>
          <w:rFonts w:eastAsia="Calibri" w:cs="Calibri" w:ascii="Calibri" w:hAnsi="Calibri"/>
          <w:color w:val="000000"/>
          <w:spacing w:val="1"/>
          <w:sz w:val="24"/>
        </w:rPr>
        <w:t>d</w:t>
      </w:r>
      <w:r>
        <w:rPr>
          <w:rFonts w:eastAsia="Calibri" w:cs="Calibri" w:ascii="Calibri" w:hAnsi="Calibri"/>
          <w:color w:val="000000"/>
          <w:sz w:val="24"/>
        </w:rPr>
        <w:t xml:space="preserve">s  </w:t>
      </w:r>
      <w:r>
        <w:rPr>
          <w:rFonts w:eastAsia="Calibri" w:cs="Calibri" w:ascii="Calibri" w:hAnsi="Calibri"/>
          <w:color w:val="000000"/>
          <w:spacing w:val="12"/>
          <w:sz w:val="24"/>
        </w:rPr>
        <w:t xml:space="preserve"> </w:t>
      </w:r>
      <w:r>
        <w:rPr>
          <w:rFonts w:eastAsia="Calibri" w:cs="Calibri" w:ascii="Calibri" w:hAnsi="Calibri"/>
          <w:color w:val="000000"/>
          <w:sz w:val="24"/>
        </w:rPr>
        <w:t xml:space="preserve">in  </w:t>
      </w:r>
      <w:r>
        <w:rPr>
          <w:rFonts w:eastAsia="Calibri" w:cs="Calibri" w:ascii="Calibri" w:hAnsi="Calibri"/>
          <w:color w:val="000000"/>
          <w:spacing w:val="13"/>
          <w:sz w:val="24"/>
        </w:rPr>
        <w:t xml:space="preserve"> </w:t>
      </w:r>
      <w:r>
        <w:rPr>
          <w:rFonts w:eastAsia="Calibri" w:cs="Calibri" w:ascii="Calibri" w:hAnsi="Calibri"/>
          <w:color w:val="000000"/>
          <w:spacing w:val="-1"/>
          <w:sz w:val="24"/>
        </w:rPr>
        <w:t>c</w:t>
      </w:r>
      <w:r>
        <w:rPr>
          <w:rFonts w:eastAsia="Calibri" w:cs="Calibri" w:ascii="Calibri" w:hAnsi="Calibri"/>
          <w:color w:val="000000"/>
          <w:sz w:val="24"/>
        </w:rPr>
        <w:t xml:space="preserve">lient  </w:t>
      </w:r>
      <w:r>
        <w:rPr>
          <w:rFonts w:eastAsia="Calibri" w:cs="Calibri" w:ascii="Calibri" w:hAnsi="Calibri"/>
          <w:color w:val="000000"/>
          <w:spacing w:val="13"/>
          <w:sz w:val="24"/>
        </w:rPr>
        <w:t xml:space="preserve"> </w:t>
      </w:r>
      <w:r>
        <w:rPr>
          <w:rFonts w:eastAsia="Calibri" w:cs="Calibri" w:ascii="Calibri" w:hAnsi="Calibri"/>
          <w:color w:val="000000"/>
          <w:spacing w:val="1"/>
          <w:sz w:val="24"/>
        </w:rPr>
        <w:t>f</w:t>
      </w:r>
      <w:r>
        <w:rPr>
          <w:rFonts w:eastAsia="Calibri" w:cs="Calibri" w:ascii="Calibri" w:hAnsi="Calibri"/>
          <w:color w:val="000000"/>
          <w:spacing w:val="-2"/>
          <w:sz w:val="24"/>
        </w:rPr>
        <w:t>o</w:t>
      </w:r>
      <w:r>
        <w:rPr>
          <w:rFonts w:eastAsia="Calibri" w:cs="Calibri" w:ascii="Calibri" w:hAnsi="Calibri"/>
          <w:color w:val="000000"/>
          <w:spacing w:val="-1"/>
          <w:sz w:val="24"/>
        </w:rPr>
        <w:t>c</w:t>
      </w:r>
      <w:r>
        <w:rPr>
          <w:rFonts w:eastAsia="Calibri" w:cs="Calibri" w:ascii="Calibri" w:hAnsi="Calibri"/>
          <w:color w:val="000000"/>
          <w:spacing w:val="1"/>
          <w:sz w:val="24"/>
        </w:rPr>
        <w:t>u</w:t>
      </w:r>
      <w:r>
        <w:rPr>
          <w:rFonts w:eastAsia="Calibri" w:cs="Calibri" w:ascii="Calibri" w:hAnsi="Calibri"/>
          <w:color w:val="000000"/>
          <w:sz w:val="24"/>
        </w:rPr>
        <w:t xml:space="preserve">s  </w:t>
      </w:r>
      <w:r>
        <w:rPr>
          <w:rFonts w:eastAsia="Calibri" w:cs="Calibri" w:ascii="Calibri" w:hAnsi="Calibri"/>
          <w:color w:val="000000"/>
          <w:spacing w:val="14"/>
          <w:sz w:val="24"/>
        </w:rPr>
        <w:t xml:space="preserve"> </w:t>
      </w:r>
      <w:r>
        <w:rPr>
          <w:rFonts w:eastAsia="Calibri" w:cs="Calibri" w:ascii="Calibri" w:hAnsi="Calibri"/>
          <w:color w:val="000000"/>
          <w:sz w:val="24"/>
        </w:rPr>
        <w:t>a</w:t>
      </w:r>
      <w:r>
        <w:rPr>
          <w:rFonts w:eastAsia="Calibri" w:cs="Calibri" w:ascii="Calibri" w:hAnsi="Calibri"/>
          <w:color w:val="000000"/>
          <w:spacing w:val="-1"/>
          <w:sz w:val="24"/>
        </w:rPr>
        <w:t>n</w:t>
      </w:r>
      <w:r>
        <w:rPr>
          <w:rFonts w:eastAsia="Calibri" w:cs="Calibri" w:ascii="Calibri" w:hAnsi="Calibri"/>
          <w:color w:val="000000"/>
          <w:sz w:val="24"/>
        </w:rPr>
        <w:t xml:space="preserve">d  </w:t>
      </w:r>
      <w:r>
        <w:rPr>
          <w:rFonts w:eastAsia="Calibri" w:cs="Calibri" w:ascii="Calibri" w:hAnsi="Calibri"/>
          <w:color w:val="000000"/>
          <w:spacing w:val="16"/>
          <w:sz w:val="24"/>
        </w:rPr>
        <w:t xml:space="preserve"> </w:t>
      </w:r>
      <w:r>
        <w:rPr>
          <w:rFonts w:eastAsia="Calibri" w:cs="Calibri" w:ascii="Calibri" w:hAnsi="Calibri"/>
          <w:color w:val="000000"/>
          <w:spacing w:val="-1"/>
          <w:sz w:val="24"/>
        </w:rPr>
        <w:t>c</w:t>
      </w:r>
      <w:r>
        <w:rPr>
          <w:rFonts w:eastAsia="Calibri" w:cs="Calibri" w:ascii="Calibri" w:hAnsi="Calibri"/>
          <w:color w:val="000000"/>
          <w:sz w:val="24"/>
        </w:rPr>
        <w:t>li</w:t>
      </w:r>
      <w:r>
        <w:rPr>
          <w:rFonts w:eastAsia="Calibri" w:cs="Calibri" w:ascii="Calibri" w:hAnsi="Calibri"/>
          <w:color w:val="000000"/>
          <w:spacing w:val="-2"/>
          <w:sz w:val="24"/>
        </w:rPr>
        <w:t>e</w:t>
      </w:r>
      <w:r>
        <w:rPr>
          <w:rFonts w:eastAsia="Calibri" w:cs="Calibri" w:ascii="Calibri" w:hAnsi="Calibri"/>
          <w:color w:val="000000"/>
          <w:spacing w:val="1"/>
          <w:sz w:val="24"/>
        </w:rPr>
        <w:t>n</w:t>
      </w:r>
      <w:r>
        <w:rPr>
          <w:rFonts w:eastAsia="Calibri" w:cs="Calibri" w:ascii="Calibri" w:hAnsi="Calibri"/>
          <w:color w:val="000000"/>
          <w:sz w:val="24"/>
        </w:rPr>
        <w:t xml:space="preserve">t  </w:t>
      </w:r>
      <w:r>
        <w:rPr>
          <w:rFonts w:eastAsia="Calibri" w:cs="Calibri" w:ascii="Calibri" w:hAnsi="Calibri"/>
          <w:color w:val="000000"/>
          <w:spacing w:val="13"/>
          <w:sz w:val="24"/>
        </w:rPr>
        <w:t xml:space="preserve"> </w:t>
      </w:r>
      <w:r>
        <w:rPr>
          <w:rFonts w:eastAsia="Calibri" w:cs="Calibri" w:ascii="Calibri" w:hAnsi="Calibri"/>
          <w:color w:val="000000"/>
          <w:sz w:val="24"/>
        </w:rPr>
        <w:t xml:space="preserve">service  </w:t>
      </w:r>
      <w:r>
        <w:rPr>
          <w:rFonts w:eastAsia="Calibri" w:cs="Calibri" w:ascii="Calibri" w:hAnsi="Calibri"/>
          <w:color w:val="000000"/>
          <w:spacing w:val="13"/>
          <w:sz w:val="24"/>
        </w:rPr>
        <w:t xml:space="preserve"> </w:t>
      </w:r>
      <w:r>
        <w:rPr>
          <w:rFonts w:eastAsia="Calibri" w:cs="Calibri" w:ascii="Calibri" w:hAnsi="Calibri"/>
          <w:color w:val="000000"/>
          <w:sz w:val="24"/>
        </w:rPr>
        <w:t>am</w:t>
      </w:r>
      <w:r>
        <w:rPr>
          <w:rFonts w:eastAsia="Calibri" w:cs="Calibri" w:ascii="Calibri" w:hAnsi="Calibri"/>
          <w:color w:val="000000"/>
          <w:spacing w:val="1"/>
          <w:sz w:val="24"/>
        </w:rPr>
        <w:t>on</w:t>
      </w:r>
      <w:r>
        <w:rPr>
          <w:rFonts w:eastAsia="Calibri" w:cs="Calibri" w:ascii="Calibri" w:hAnsi="Calibri"/>
          <w:color w:val="000000"/>
          <w:sz w:val="24"/>
        </w:rPr>
        <w:t xml:space="preserve">g  </w:t>
      </w:r>
      <w:r>
        <w:rPr>
          <w:rFonts w:eastAsia="Calibri" w:cs="Calibri" w:ascii="Calibri" w:hAnsi="Calibri"/>
          <w:color w:val="000000"/>
          <w:spacing w:val="12"/>
          <w:sz w:val="24"/>
        </w:rPr>
        <w:t xml:space="preserve"> </w:t>
      </w:r>
      <w:r>
        <w:rPr>
          <w:rFonts w:eastAsia="Calibri" w:cs="Calibri" w:ascii="Calibri" w:hAnsi="Calibri"/>
          <w:color w:val="000000"/>
          <w:spacing w:val="-1"/>
          <w:sz w:val="24"/>
        </w:rPr>
        <w:t>p</w:t>
      </w:r>
      <w:r>
        <w:rPr>
          <w:rFonts w:eastAsia="Calibri" w:cs="Calibri" w:ascii="Calibri" w:hAnsi="Calibri"/>
          <w:color w:val="000000"/>
          <w:sz w:val="24"/>
        </w:rPr>
        <w:t>r</w:t>
      </w:r>
      <w:r>
        <w:rPr>
          <w:rFonts w:eastAsia="Calibri" w:cs="Calibri" w:ascii="Calibri" w:hAnsi="Calibri"/>
          <w:color w:val="000000"/>
          <w:spacing w:val="1"/>
          <w:sz w:val="24"/>
        </w:rPr>
        <w:t>o</w:t>
      </w:r>
      <w:r>
        <w:rPr>
          <w:rFonts w:eastAsia="Calibri" w:cs="Calibri" w:ascii="Calibri" w:hAnsi="Calibri"/>
          <w:color w:val="000000"/>
          <w:spacing w:val="-1"/>
          <w:sz w:val="24"/>
        </w:rPr>
        <w:t>f</w:t>
      </w:r>
      <w:r>
        <w:rPr>
          <w:rFonts w:eastAsia="Calibri" w:cs="Calibri" w:ascii="Calibri" w:hAnsi="Calibri"/>
          <w:color w:val="000000"/>
          <w:sz w:val="24"/>
        </w:rPr>
        <w:t>essi</w:t>
      </w:r>
      <w:r>
        <w:rPr>
          <w:rFonts w:eastAsia="Calibri" w:cs="Calibri" w:ascii="Calibri" w:hAnsi="Calibri"/>
          <w:color w:val="000000"/>
          <w:spacing w:val="1"/>
          <w:sz w:val="24"/>
        </w:rPr>
        <w:t>on</w:t>
      </w:r>
      <w:r>
        <w:rPr>
          <w:rFonts w:eastAsia="Calibri" w:cs="Calibri" w:ascii="Calibri" w:hAnsi="Calibri"/>
          <w:color w:val="000000"/>
          <w:sz w:val="24"/>
        </w:rPr>
        <w:t xml:space="preserve">al  </w:t>
      </w:r>
      <w:r>
        <w:rPr>
          <w:rFonts w:eastAsia="Calibri" w:cs="Calibri" w:ascii="Calibri" w:hAnsi="Calibri"/>
          <w:color w:val="000000"/>
          <w:spacing w:val="10"/>
          <w:sz w:val="24"/>
        </w:rPr>
        <w:t xml:space="preserve"> </w:t>
      </w:r>
      <w:r>
        <w:rPr>
          <w:rFonts w:eastAsia="Calibri" w:cs="Calibri" w:ascii="Calibri" w:hAnsi="Calibri"/>
          <w:color w:val="000000"/>
          <w:sz w:val="24"/>
        </w:rPr>
        <w:t xml:space="preserve">service </w:t>
      </w:r>
      <w:r>
        <w:rPr>
          <w:rFonts w:eastAsia="Calibri" w:cs="Calibri" w:ascii="Calibri" w:hAnsi="Calibri"/>
          <w:color w:val="000000"/>
          <w:spacing w:val="-1"/>
          <w:sz w:val="24"/>
        </w:rPr>
        <w:t>c</w:t>
      </w:r>
      <w:r>
        <w:rPr>
          <w:rFonts w:eastAsia="Calibri" w:cs="Calibri" w:ascii="Calibri" w:hAnsi="Calibri"/>
          <w:color w:val="000000"/>
          <w:sz w:val="24"/>
        </w:rPr>
        <w:t>om</w:t>
      </w:r>
      <w:r>
        <w:rPr>
          <w:rFonts w:eastAsia="Calibri" w:cs="Calibri" w:ascii="Calibri" w:hAnsi="Calibri"/>
          <w:color w:val="000000"/>
          <w:spacing w:val="1"/>
          <w:sz w:val="24"/>
        </w:rPr>
        <w:t>p</w:t>
      </w:r>
      <w:r>
        <w:rPr>
          <w:rFonts w:eastAsia="Calibri" w:cs="Calibri" w:ascii="Calibri" w:hAnsi="Calibri"/>
          <w:color w:val="000000"/>
          <w:sz w:val="24"/>
        </w:rPr>
        <w:t>a</w:t>
      </w:r>
      <w:r>
        <w:rPr>
          <w:rFonts w:eastAsia="Calibri" w:cs="Calibri" w:ascii="Calibri" w:hAnsi="Calibri"/>
          <w:color w:val="000000"/>
          <w:spacing w:val="1"/>
          <w:sz w:val="24"/>
        </w:rPr>
        <w:t>n</w:t>
      </w:r>
      <w:r>
        <w:rPr>
          <w:rFonts w:eastAsia="Calibri" w:cs="Calibri" w:ascii="Calibri" w:hAnsi="Calibri"/>
          <w:color w:val="000000"/>
          <w:sz w:val="24"/>
        </w:rPr>
        <w:t>ies.</w:t>
      </w:r>
    </w:p>
    <w:p>
      <w:pPr>
        <w:pStyle w:val="Normal"/>
        <w:widowControl w:val="false"/>
        <w:ind w:hanging="450" w:start="450"/>
        <w:rPr>
          <w:rFonts w:ascii="Calibri" w:hAnsi="Calibri" w:eastAsia="Calibri" w:cs="Calibri"/>
          <w:color w:val="000000"/>
          <w:sz w:val="24"/>
          <w:szCs w:val="28"/>
        </w:rPr>
      </w:pPr>
      <w:r>
        <w:rPr>
          <w:rFonts w:eastAsia="Calibri" w:cs="Calibri" w:ascii="Calibri" w:hAnsi="Calibri"/>
          <w:b/>
          <w:bCs/>
          <w:color w:val="000000"/>
          <w:sz w:val="24"/>
          <w:szCs w:val="28"/>
        </w:rPr>
        <w:t>D</w:t>
      </w:r>
      <w:r>
        <w:rPr>
          <w:rFonts w:eastAsia="Calibri" w:cs="Calibri" w:ascii="Calibri" w:hAnsi="Calibri"/>
          <w:b/>
          <w:bCs/>
          <w:color w:val="000000"/>
          <w:spacing w:val="1"/>
          <w:sz w:val="24"/>
          <w:szCs w:val="28"/>
        </w:rPr>
        <w:t>e</w:t>
      </w:r>
      <w:r>
        <w:rPr>
          <w:rFonts w:eastAsia="Calibri" w:cs="Calibri" w:ascii="Calibri" w:hAnsi="Calibri"/>
          <w:b/>
          <w:bCs/>
          <w:color w:val="000000"/>
          <w:sz w:val="24"/>
          <w:szCs w:val="28"/>
        </w:rPr>
        <w:t>c</w:t>
      </w:r>
      <w:r>
        <w:rPr>
          <w:rFonts w:eastAsia="Calibri" w:cs="Calibri" w:ascii="Calibri" w:hAnsi="Calibri"/>
          <w:b/>
          <w:bCs/>
          <w:color w:val="000000"/>
          <w:spacing w:val="-2"/>
          <w:sz w:val="24"/>
          <w:szCs w:val="28"/>
        </w:rPr>
        <w:t>l</w:t>
      </w:r>
      <w:r>
        <w:rPr>
          <w:rFonts w:eastAsia="Calibri" w:cs="Calibri" w:ascii="Calibri" w:hAnsi="Calibri"/>
          <w:b/>
          <w:bCs/>
          <w:color w:val="000000"/>
          <w:sz w:val="24"/>
          <w:szCs w:val="28"/>
        </w:rPr>
        <w:t>arat</w:t>
      </w:r>
      <w:r>
        <w:rPr>
          <w:rFonts w:eastAsia="Calibri" w:cs="Calibri" w:ascii="Calibri" w:hAnsi="Calibri"/>
          <w:b/>
          <w:bCs/>
          <w:color w:val="000000"/>
          <w:spacing w:val="-1"/>
          <w:sz w:val="24"/>
          <w:szCs w:val="28"/>
        </w:rPr>
        <w:t>i</w:t>
      </w:r>
      <w:r>
        <w:rPr>
          <w:rFonts w:eastAsia="Calibri" w:cs="Calibri" w:ascii="Calibri" w:hAnsi="Calibri"/>
          <w:b/>
          <w:bCs/>
          <w:color w:val="000000"/>
          <w:sz w:val="24"/>
          <w:szCs w:val="28"/>
        </w:rPr>
        <w:t>on</w:t>
      </w:r>
    </w:p>
    <w:p>
      <w:pPr>
        <w:pStyle w:val="Normal"/>
        <w:widowControl w:val="false"/>
        <w:ind w:hanging="450" w:start="450"/>
        <w:rPr>
          <w:rFonts w:ascii="Calibri" w:hAnsi="Calibri" w:eastAsia="Calibri" w:cs="Calibri"/>
          <w:color w:val="000000"/>
        </w:rPr>
      </w:pPr>
      <w:r>
        <w:rPr>
          <w:rFonts w:eastAsia="Calibri" w:cs="Calibri" w:ascii="Calibri" w:hAnsi="Calibri"/>
          <w:color w:val="000000"/>
        </w:rPr>
        <w:t xml:space="preserve">I </w:t>
      </w:r>
      <w:r>
        <w:rPr>
          <w:rFonts w:eastAsia="Calibri" w:cs="Calibri" w:ascii="Calibri" w:hAnsi="Calibri"/>
          <w:color w:val="000000"/>
          <w:spacing w:val="1"/>
        </w:rPr>
        <w:t>h</w:t>
      </w:r>
      <w:r>
        <w:rPr>
          <w:rFonts w:eastAsia="Calibri" w:cs="Calibri" w:ascii="Calibri" w:hAnsi="Calibri"/>
          <w:color w:val="000000"/>
        </w:rPr>
        <w:t>ave</w:t>
      </w:r>
      <w:r>
        <w:rPr>
          <w:rFonts w:eastAsia="Calibri" w:cs="Calibri" w:ascii="Calibri" w:hAnsi="Calibri"/>
          <w:color w:val="000000"/>
          <w:spacing w:val="1"/>
        </w:rPr>
        <w:t xml:space="preserve"> </w:t>
      </w:r>
      <w:r>
        <w:rPr>
          <w:rFonts w:eastAsia="Calibri" w:cs="Calibri" w:ascii="Calibri" w:hAnsi="Calibri"/>
          <w:color w:val="000000"/>
          <w:spacing w:val="-2"/>
        </w:rPr>
        <w:t>r</w:t>
      </w:r>
      <w:r>
        <w:rPr>
          <w:rFonts w:eastAsia="Calibri" w:cs="Calibri" w:ascii="Calibri" w:hAnsi="Calibri"/>
          <w:color w:val="000000"/>
        </w:rPr>
        <w:t>e</w:t>
      </w:r>
      <w:r>
        <w:rPr>
          <w:rFonts w:eastAsia="Calibri" w:cs="Calibri" w:ascii="Calibri" w:hAnsi="Calibri"/>
          <w:color w:val="000000"/>
          <w:spacing w:val="1"/>
        </w:rPr>
        <w:t>a</w:t>
      </w:r>
      <w:r>
        <w:rPr>
          <w:rFonts w:eastAsia="Calibri" w:cs="Calibri" w:ascii="Calibri" w:hAnsi="Calibri"/>
          <w:color w:val="000000"/>
        </w:rPr>
        <w:t>d</w:t>
      </w:r>
      <w:r>
        <w:rPr>
          <w:rFonts w:eastAsia="Calibri" w:cs="Calibri" w:ascii="Calibri" w:hAnsi="Calibri"/>
          <w:color w:val="000000"/>
          <w:spacing w:val="-1"/>
        </w:rPr>
        <w:t xml:space="preserve"> </w:t>
      </w:r>
      <w:r>
        <w:rPr>
          <w:rFonts w:eastAsia="Calibri" w:cs="Calibri" w:ascii="Calibri" w:hAnsi="Calibri"/>
          <w:color w:val="000000"/>
        </w:rPr>
        <w:t>a</w:t>
      </w:r>
      <w:r>
        <w:rPr>
          <w:rFonts w:eastAsia="Calibri" w:cs="Calibri" w:ascii="Calibri" w:hAnsi="Calibri"/>
          <w:color w:val="000000"/>
          <w:spacing w:val="-1"/>
        </w:rPr>
        <w:t>n</w:t>
      </w:r>
      <w:r>
        <w:rPr>
          <w:rFonts w:eastAsia="Calibri" w:cs="Calibri" w:ascii="Calibri" w:hAnsi="Calibri"/>
          <w:color w:val="000000"/>
        </w:rPr>
        <w:t>d</w:t>
      </w:r>
      <w:r>
        <w:rPr>
          <w:rFonts w:eastAsia="Calibri" w:cs="Calibri" w:ascii="Calibri" w:hAnsi="Calibri"/>
          <w:color w:val="000000"/>
          <w:spacing w:val="2"/>
        </w:rPr>
        <w:t xml:space="preserve"> </w:t>
      </w:r>
      <w:r>
        <w:rPr>
          <w:rFonts w:eastAsia="Calibri" w:cs="Calibri" w:ascii="Calibri" w:hAnsi="Calibri"/>
          <w:color w:val="000000"/>
          <w:spacing w:val="-1"/>
        </w:rPr>
        <w:t>u</w:t>
      </w:r>
      <w:r>
        <w:rPr>
          <w:rFonts w:eastAsia="Calibri" w:cs="Calibri" w:ascii="Calibri" w:hAnsi="Calibri"/>
          <w:color w:val="000000"/>
          <w:spacing w:val="1"/>
        </w:rPr>
        <w:t>n</w:t>
      </w:r>
      <w:r>
        <w:rPr>
          <w:rFonts w:eastAsia="Calibri" w:cs="Calibri" w:ascii="Calibri" w:hAnsi="Calibri"/>
          <w:color w:val="000000"/>
          <w:spacing w:val="-1"/>
        </w:rPr>
        <w:t>d</w:t>
      </w:r>
      <w:r>
        <w:rPr>
          <w:rFonts w:eastAsia="Calibri" w:cs="Calibri" w:ascii="Calibri" w:hAnsi="Calibri"/>
          <w:color w:val="000000"/>
        </w:rPr>
        <w:t>ers</w:t>
      </w:r>
      <w:r>
        <w:rPr>
          <w:rFonts w:eastAsia="Calibri" w:cs="Calibri" w:ascii="Calibri" w:hAnsi="Calibri"/>
          <w:color w:val="000000"/>
          <w:spacing w:val="2"/>
        </w:rPr>
        <w:t>t</w:t>
      </w:r>
      <w:r>
        <w:rPr>
          <w:rFonts w:eastAsia="Calibri" w:cs="Calibri" w:ascii="Calibri" w:hAnsi="Calibri"/>
          <w:color w:val="000000"/>
          <w:spacing w:val="-2"/>
        </w:rPr>
        <w:t>o</w:t>
      </w:r>
      <w:r>
        <w:rPr>
          <w:rFonts w:eastAsia="Calibri" w:cs="Calibri" w:ascii="Calibri" w:hAnsi="Calibri"/>
          <w:color w:val="000000"/>
        </w:rPr>
        <w:t>od</w:t>
      </w:r>
      <w:r>
        <w:rPr>
          <w:rFonts w:eastAsia="Calibri" w:cs="Calibri" w:ascii="Calibri" w:hAnsi="Calibri"/>
          <w:color w:val="000000"/>
          <w:spacing w:val="-1"/>
        </w:rPr>
        <w:t xml:space="preserve"> </w:t>
      </w:r>
      <w:r>
        <w:rPr>
          <w:rFonts w:eastAsia="Calibri" w:cs="Calibri" w:ascii="Calibri" w:hAnsi="Calibri"/>
          <w:color w:val="000000"/>
          <w:spacing w:val="1"/>
        </w:rPr>
        <w:t>th</w:t>
      </w:r>
      <w:r>
        <w:rPr>
          <w:rFonts w:eastAsia="Calibri" w:cs="Calibri" w:ascii="Calibri" w:hAnsi="Calibri"/>
          <w:color w:val="000000"/>
        </w:rPr>
        <w:t>e</w:t>
      </w:r>
      <w:r>
        <w:rPr>
          <w:rFonts w:eastAsia="Calibri" w:cs="Calibri" w:ascii="Calibri" w:hAnsi="Calibri"/>
          <w:color w:val="000000"/>
          <w:spacing w:val="3"/>
        </w:rPr>
        <w:t xml:space="preserve"> </w:t>
      </w:r>
      <w:r>
        <w:rPr>
          <w:rFonts w:eastAsia="Calibri" w:cs="Calibri" w:ascii="Calibri" w:hAnsi="Calibri"/>
          <w:b/>
          <w:bCs/>
          <w:color w:val="000000"/>
          <w:spacing w:val="1"/>
        </w:rPr>
        <w:t>“</w:t>
      </w:r>
      <w:r>
        <w:rPr>
          <w:rFonts w:eastAsia="Calibri" w:cs="Calibri" w:ascii="Calibri" w:hAnsi="Calibri"/>
          <w:b/>
          <w:bCs/>
          <w:color w:val="000000"/>
        </w:rPr>
        <w:t>St</w:t>
      </w:r>
      <w:r>
        <w:rPr>
          <w:rFonts w:eastAsia="Calibri" w:cs="Calibri" w:ascii="Calibri" w:hAnsi="Calibri"/>
          <w:b/>
          <w:bCs/>
          <w:color w:val="000000"/>
          <w:spacing w:val="-1"/>
        </w:rPr>
        <w:t>a</w:t>
      </w:r>
      <w:r>
        <w:rPr>
          <w:rFonts w:eastAsia="Calibri" w:cs="Calibri" w:ascii="Calibri" w:hAnsi="Calibri"/>
          <w:b/>
          <w:bCs/>
          <w:color w:val="000000"/>
        </w:rPr>
        <w:t>te</w:t>
      </w:r>
      <w:r>
        <w:rPr>
          <w:rFonts w:eastAsia="Calibri" w:cs="Calibri" w:ascii="Calibri" w:hAnsi="Calibri"/>
          <w:b/>
          <w:bCs/>
          <w:color w:val="000000"/>
          <w:spacing w:val="-1"/>
        </w:rPr>
        <w:t>me</w:t>
      </w:r>
      <w:r>
        <w:rPr>
          <w:rFonts w:eastAsia="Calibri" w:cs="Calibri" w:ascii="Calibri" w:hAnsi="Calibri"/>
          <w:b/>
          <w:bCs/>
          <w:color w:val="000000"/>
        </w:rPr>
        <w:t>nts</w:t>
      </w:r>
      <w:r>
        <w:rPr>
          <w:rFonts w:eastAsia="Calibri" w:cs="Calibri" w:ascii="Calibri" w:hAnsi="Calibri"/>
          <w:b/>
          <w:bCs/>
          <w:color w:val="000000"/>
          <w:spacing w:val="-1"/>
        </w:rPr>
        <w:t xml:space="preserve"> </w:t>
      </w:r>
      <w:r>
        <w:rPr>
          <w:rFonts w:eastAsia="Calibri" w:cs="Calibri" w:ascii="Calibri" w:hAnsi="Calibri"/>
          <w:b/>
          <w:bCs/>
          <w:color w:val="000000"/>
        </w:rPr>
        <w:t>of E</w:t>
      </w:r>
      <w:r>
        <w:rPr>
          <w:rFonts w:eastAsia="Calibri" w:cs="Calibri" w:ascii="Calibri" w:hAnsi="Calibri"/>
          <w:b/>
          <w:bCs/>
          <w:color w:val="000000"/>
          <w:spacing w:val="-1"/>
        </w:rPr>
        <w:t>t</w:t>
      </w:r>
      <w:r>
        <w:rPr>
          <w:rFonts w:eastAsia="Calibri" w:cs="Calibri" w:ascii="Calibri" w:hAnsi="Calibri"/>
          <w:b/>
          <w:bCs/>
          <w:color w:val="000000"/>
        </w:rPr>
        <w:t>h</w:t>
      </w:r>
      <w:r>
        <w:rPr>
          <w:rFonts w:eastAsia="Calibri" w:cs="Calibri" w:ascii="Calibri" w:hAnsi="Calibri"/>
          <w:b/>
          <w:bCs/>
          <w:color w:val="000000"/>
          <w:spacing w:val="1"/>
        </w:rPr>
        <w:t>i</w:t>
      </w:r>
      <w:r>
        <w:rPr>
          <w:rFonts w:eastAsia="Calibri" w:cs="Calibri" w:ascii="Calibri" w:hAnsi="Calibri"/>
          <w:b/>
          <w:bCs/>
          <w:color w:val="000000"/>
        </w:rPr>
        <w:t>c</w:t>
      </w:r>
      <w:r>
        <w:rPr>
          <w:rFonts w:eastAsia="Calibri" w:cs="Calibri" w:ascii="Calibri" w:hAnsi="Calibri"/>
          <w:b/>
          <w:bCs/>
          <w:color w:val="000000"/>
          <w:spacing w:val="-2"/>
        </w:rPr>
        <w:t>s</w:t>
      </w:r>
      <w:r>
        <w:rPr>
          <w:rFonts w:eastAsia="Calibri" w:cs="Calibri" w:ascii="Calibri" w:hAnsi="Calibri"/>
          <w:b/>
          <w:bCs/>
          <w:color w:val="000000"/>
        </w:rPr>
        <w:t>”</w:t>
      </w:r>
      <w:r>
        <w:rPr>
          <w:rFonts w:eastAsia="Calibri" w:cs="Calibri" w:ascii="Calibri" w:hAnsi="Calibri"/>
          <w:b/>
          <w:bCs/>
          <w:color w:val="000000"/>
          <w:spacing w:val="4"/>
        </w:rPr>
        <w:t xml:space="preserve"> </w:t>
      </w:r>
      <w:r>
        <w:rPr>
          <w:rFonts w:eastAsia="Calibri" w:cs="Calibri" w:ascii="Calibri" w:hAnsi="Calibri"/>
          <w:color w:val="000000"/>
        </w:rPr>
        <w:t>a</w:t>
      </w:r>
      <w:r>
        <w:rPr>
          <w:rFonts w:eastAsia="Calibri" w:cs="Calibri" w:ascii="Calibri" w:hAnsi="Calibri"/>
          <w:color w:val="000000"/>
          <w:spacing w:val="-1"/>
        </w:rPr>
        <w:t>n</w:t>
      </w:r>
      <w:r>
        <w:rPr>
          <w:rFonts w:eastAsia="Calibri" w:cs="Calibri" w:ascii="Calibri" w:hAnsi="Calibri"/>
          <w:color w:val="000000"/>
        </w:rPr>
        <w:t>d</w:t>
      </w:r>
      <w:r>
        <w:rPr>
          <w:rFonts w:eastAsia="Calibri" w:cs="Calibri" w:ascii="Calibri" w:hAnsi="Calibri"/>
          <w:color w:val="000000"/>
          <w:spacing w:val="2"/>
        </w:rPr>
        <w:t xml:space="preserve"> </w:t>
      </w:r>
      <w:r>
        <w:rPr>
          <w:rFonts w:eastAsia="Calibri" w:cs="Calibri" w:ascii="Calibri" w:hAnsi="Calibri"/>
          <w:color w:val="000000"/>
          <w:spacing w:val="-3"/>
        </w:rPr>
        <w:t>s</w:t>
      </w:r>
      <w:r>
        <w:rPr>
          <w:rFonts w:eastAsia="Calibri" w:cs="Calibri" w:ascii="Calibri" w:hAnsi="Calibri"/>
          <w:color w:val="000000"/>
          <w:spacing w:val="1"/>
        </w:rPr>
        <w:t>t</w:t>
      </w:r>
      <w:r>
        <w:rPr>
          <w:rFonts w:eastAsia="Calibri" w:cs="Calibri" w:ascii="Calibri" w:hAnsi="Calibri"/>
          <w:color w:val="000000"/>
        </w:rPr>
        <w:t>a</w:t>
      </w:r>
      <w:r>
        <w:rPr>
          <w:rFonts w:eastAsia="Calibri" w:cs="Calibri" w:ascii="Calibri" w:hAnsi="Calibri"/>
          <w:color w:val="000000"/>
          <w:spacing w:val="-1"/>
        </w:rPr>
        <w:t>n</w:t>
      </w:r>
      <w:r>
        <w:rPr>
          <w:rFonts w:eastAsia="Calibri" w:cs="Calibri" w:ascii="Calibri" w:hAnsi="Calibri"/>
          <w:color w:val="000000"/>
        </w:rPr>
        <w:t>d</w:t>
      </w:r>
      <w:r>
        <w:rPr>
          <w:rFonts w:eastAsia="Calibri" w:cs="Calibri" w:ascii="Calibri" w:hAnsi="Calibri"/>
          <w:color w:val="000000"/>
          <w:spacing w:val="2"/>
        </w:rPr>
        <w:t xml:space="preserve"> </w:t>
      </w:r>
      <w:r>
        <w:rPr>
          <w:rFonts w:eastAsia="Calibri" w:cs="Calibri" w:ascii="Calibri" w:hAnsi="Calibri"/>
          <w:color w:val="000000"/>
          <w:spacing w:val="-1"/>
        </w:rPr>
        <w:t>c</w:t>
      </w:r>
      <w:r>
        <w:rPr>
          <w:rFonts w:eastAsia="Calibri" w:cs="Calibri" w:ascii="Calibri" w:hAnsi="Calibri"/>
          <w:color w:val="000000"/>
        </w:rPr>
        <w:t>omm</w:t>
      </w:r>
      <w:r>
        <w:rPr>
          <w:rFonts w:eastAsia="Calibri" w:cs="Calibri" w:ascii="Calibri" w:hAnsi="Calibri"/>
          <w:color w:val="000000"/>
          <w:spacing w:val="-2"/>
        </w:rPr>
        <w:t>i</w:t>
      </w:r>
      <w:r>
        <w:rPr>
          <w:rFonts w:eastAsia="Calibri" w:cs="Calibri" w:ascii="Calibri" w:hAnsi="Calibri"/>
          <w:color w:val="000000"/>
          <w:spacing w:val="1"/>
        </w:rPr>
        <w:t>t</w:t>
      </w:r>
      <w:r>
        <w:rPr>
          <w:rFonts w:eastAsia="Calibri" w:cs="Calibri" w:ascii="Calibri" w:hAnsi="Calibri"/>
          <w:color w:val="000000"/>
          <w:spacing w:val="-1"/>
        </w:rPr>
        <w:t>t</w:t>
      </w:r>
      <w:r>
        <w:rPr>
          <w:rFonts w:eastAsia="Calibri" w:cs="Calibri" w:ascii="Calibri" w:hAnsi="Calibri"/>
          <w:color w:val="000000"/>
        </w:rPr>
        <w:t xml:space="preserve">ed </w:t>
      </w:r>
      <w:r>
        <w:rPr>
          <w:rFonts w:eastAsia="Calibri" w:cs="Calibri" w:ascii="Calibri" w:hAnsi="Calibri"/>
          <w:color w:val="000000"/>
          <w:spacing w:val="1"/>
        </w:rPr>
        <w:t>t</w:t>
      </w:r>
      <w:r>
        <w:rPr>
          <w:rFonts w:eastAsia="Calibri" w:cs="Calibri" w:ascii="Calibri" w:hAnsi="Calibri"/>
          <w:color w:val="000000"/>
        </w:rPr>
        <w:t>o</w:t>
      </w:r>
      <w:r>
        <w:rPr>
          <w:rFonts w:eastAsia="Calibri" w:cs="Calibri" w:ascii="Calibri" w:hAnsi="Calibri"/>
          <w:color w:val="000000"/>
          <w:spacing w:val="1"/>
        </w:rPr>
        <w:t xml:space="preserve"> </w:t>
      </w:r>
      <w:r>
        <w:rPr>
          <w:rFonts w:eastAsia="Calibri" w:cs="Calibri" w:ascii="Calibri" w:hAnsi="Calibri"/>
          <w:color w:val="000000"/>
          <w:spacing w:val="-2"/>
        </w:rPr>
        <w:t>i</w:t>
      </w:r>
      <w:r>
        <w:rPr>
          <w:rFonts w:eastAsia="Calibri" w:cs="Calibri" w:ascii="Calibri" w:hAnsi="Calibri"/>
          <w:color w:val="000000"/>
          <w:spacing w:val="1"/>
        </w:rPr>
        <w:t>t</w:t>
      </w:r>
      <w:r>
        <w:rPr>
          <w:rFonts w:eastAsia="Calibri" w:cs="Calibri" w:ascii="Calibri" w:hAnsi="Calibri"/>
          <w:color w:val="000000"/>
        </w:rPr>
        <w:t>.</w:t>
      </w:r>
    </w:p>
    <w:p>
      <w:pPr>
        <w:pStyle w:val="Normal"/>
        <w:widowControl w:val="false"/>
        <w:tabs>
          <w:tab w:val="clear" w:pos="720"/>
          <w:tab w:val="left" w:pos="4540" w:leader="none"/>
        </w:tabs>
        <w:ind w:hanging="450" w:start="450"/>
        <w:rPr>
          <w:rFonts w:ascii="Calibri" w:hAnsi="Calibri" w:eastAsia="Calibri" w:cs="Calibri"/>
          <w:color w:val="000000"/>
        </w:rPr>
      </w:pPr>
      <w:r>
        <w:rPr>
          <w:rFonts w:eastAsia="Calibri" w:cs="Calibri" w:ascii="Calibri" w:hAnsi="Calibri"/>
          <w:color w:val="000000"/>
        </w:rPr>
        <w:t>S</w:t>
      </w:r>
      <w:r>
        <w:rPr>
          <w:rFonts w:eastAsia="Calibri" w:cs="Calibri" w:ascii="Calibri" w:hAnsi="Calibri"/>
          <w:color w:val="000000"/>
          <w:spacing w:val="-1"/>
        </w:rPr>
        <w:t>ign</w:t>
      </w:r>
      <w:r>
        <w:rPr>
          <w:rFonts w:eastAsia="Calibri" w:cs="Calibri" w:ascii="Calibri" w:hAnsi="Calibri"/>
          <w:color w:val="000000"/>
        </w:rPr>
        <w:t>atu</w:t>
      </w:r>
      <w:r>
        <w:rPr>
          <w:rFonts w:eastAsia="Calibri" w:cs="Calibri" w:ascii="Calibri" w:hAnsi="Calibri"/>
          <w:color w:val="000000"/>
          <w:spacing w:val="-1"/>
        </w:rPr>
        <w:t>r</w:t>
      </w:r>
      <w:r>
        <w:rPr>
          <w:rFonts w:eastAsia="Calibri" w:cs="Calibri" w:ascii="Calibri" w:hAnsi="Calibri"/>
          <w:color w:val="000000"/>
        </w:rPr>
        <w:t xml:space="preserve">e: </w:t>
      </w:r>
      <w:r>
        <w:rPr>
          <w:rFonts w:eastAsia="Calibri" w:cs="Calibri" w:ascii="Calibri" w:hAnsi="Calibri"/>
          <w:color w:val="000000"/>
          <w:u w:val="single"/>
        </w:rPr>
        <w:t xml:space="preserve"> </w:t>
        <w:tab/>
      </w:r>
    </w:p>
    <w:p>
      <w:pPr>
        <w:pStyle w:val="Normal"/>
        <w:widowControl w:val="false"/>
        <w:tabs>
          <w:tab w:val="clear" w:pos="720"/>
          <w:tab w:val="left" w:pos="4580" w:leader="none"/>
        </w:tabs>
        <w:ind w:hanging="450" w:start="450"/>
        <w:rPr>
          <w:rFonts w:ascii="Calibri" w:hAnsi="Calibri" w:eastAsia="Calibri" w:cs="Calibri"/>
          <w:color w:val="000000"/>
        </w:rPr>
      </w:pPr>
      <w:r>
        <w:rPr>
          <w:rFonts w:eastAsia="Calibri" w:cs="Calibri" w:ascii="Calibri" w:hAnsi="Calibri"/>
          <w:color w:val="000000"/>
          <w:spacing w:val="-1"/>
        </w:rPr>
        <w:t>N</w:t>
      </w:r>
      <w:r>
        <w:rPr>
          <w:rFonts w:eastAsia="Calibri" w:cs="Calibri" w:ascii="Calibri" w:hAnsi="Calibri"/>
          <w:color w:val="000000"/>
        </w:rPr>
        <w:t>a</w:t>
      </w:r>
      <w:r>
        <w:rPr>
          <w:rFonts w:eastAsia="Calibri" w:cs="Calibri" w:ascii="Calibri" w:hAnsi="Calibri"/>
          <w:color w:val="000000"/>
          <w:spacing w:val="1"/>
        </w:rPr>
        <w:t>m</w:t>
      </w:r>
      <w:r>
        <w:rPr>
          <w:rFonts w:eastAsia="Calibri" w:cs="Calibri" w:ascii="Calibri" w:hAnsi="Calibri"/>
          <w:color w:val="000000"/>
          <w:spacing w:val="-2"/>
        </w:rPr>
        <w:t>e</w:t>
      </w:r>
      <w:r>
        <w:rPr>
          <w:rFonts w:eastAsia="Calibri" w:cs="Calibri" w:ascii="Calibri" w:hAnsi="Calibri"/>
          <w:color w:val="000000"/>
        </w:rPr>
        <w:t>:</w:t>
      </w:r>
      <w:r>
        <w:rPr>
          <w:rFonts w:eastAsia="Calibri" w:cs="Calibri" w:ascii="Calibri" w:hAnsi="Calibri"/>
          <w:color w:val="000000"/>
          <w:spacing w:val="-1"/>
        </w:rPr>
        <w:t xml:space="preserve"> </w:t>
      </w:r>
      <w:r>
        <w:rPr>
          <w:rFonts w:eastAsia="Calibri" w:cs="Calibri" w:ascii="Calibri" w:hAnsi="Calibri"/>
          <w:color w:val="000000"/>
          <w:u w:val="single"/>
        </w:rPr>
        <w:t xml:space="preserve"> </w:t>
        <w:tab/>
      </w:r>
    </w:p>
    <w:p>
      <w:pPr>
        <w:pStyle w:val="Normal"/>
        <w:widowControl w:val="false"/>
        <w:ind w:hanging="450" w:start="450"/>
        <w:rPr>
          <w:rFonts w:ascii="Calibri" w:hAnsi="Calibri" w:eastAsia="Calibri" w:cs="Calibri"/>
          <w:sz w:val="20"/>
        </w:rPr>
      </w:pPr>
      <w:r>
        <mc:AlternateContent>
          <mc:Choice Requires="wpg">
            <w:drawing>
              <wp:anchor distT="0" distB="8255" distL="0" distR="7620" simplePos="0" relativeHeight="491" behindDoc="1" locked="0" layoutInCell="0" allowOverlap="1" wp14:anchorId="39CA4B2F">
                <wp:simplePos x="0" y="0"/>
                <wp:positionH relativeFrom="page">
                  <wp:posOffset>2156460</wp:posOffset>
                </wp:positionH>
                <wp:positionV relativeFrom="paragraph">
                  <wp:posOffset>162560</wp:posOffset>
                </wp:positionV>
                <wp:extent cx="1802130" cy="10160"/>
                <wp:effectExtent l="5715" t="5080" r="4445" b="0"/>
                <wp:wrapNone/>
                <wp:docPr id="41" name="Group 42"/>
                <a:graphic xmlns:a="http://schemas.openxmlformats.org/drawingml/2006/main">
                  <a:graphicData uri="http://schemas.microsoft.com/office/word/2010/wordprocessingGroup">
                    <wpg:wgp>
                      <wpg:cNvGrpSpPr/>
                      <wpg:grpSpPr>
                        <a:xfrm>
                          <a:off x="0" y="0"/>
                          <a:ext cx="1802160" cy="10080"/>
                          <a:chOff x="0" y="0"/>
                          <a:chExt cx="1802160" cy="10080"/>
                        </a:xfrm>
                      </wpg:grpSpPr>
                      <wps:wsp>
                        <wps:cNvPr id="42" name="Freeform 61"/>
                        <wps:cNvSpPr/>
                        <wps:spPr>
                          <a:xfrm>
                            <a:off x="0" y="0"/>
                            <a:ext cx="1801440" cy="5040"/>
                          </a:xfrm>
                          <a:custGeom>
                            <a:avLst/>
                            <a:gdLst>
                              <a:gd name="textAreaLeft" fmla="*/ 0 w 1021320"/>
                              <a:gd name="textAreaRight" fmla="*/ 1021680 w 1021320"/>
                              <a:gd name="textAreaTop" fmla="*/ 0 h 2880"/>
                              <a:gd name="textAreaBottom" fmla="*/ 3240 h 2880"/>
                              <a:gd name="GluePoint1X" fmla="*/ 0 w 2820"/>
                              <a:gd name="GluePoint1Y" fmla="*/ 0 h 0"/>
                              <a:gd name="GluePoint2X" fmla="*/ 2820 w 2820"/>
                              <a:gd name="GluePoint2Y" fmla="*/ 0 h 0"/>
                            </a:gdLst>
                            <a:ahLst/>
                            <a:cxnLst>
                              <a:cxn ang="0">
                                <a:pos x="GluePoint1X" y="GluePoint1Y"/>
                              </a:cxn>
                              <a:cxn ang="0">
                                <a:pos x="GluePoint2X" y="GluePoint2Y"/>
                              </a:cxn>
                            </a:cxnLst>
                            <a:rect l="textAreaLeft" t="textAreaTop" r="textAreaRight" b="textAreaBottom"/>
                            <a:pathLst>
                              <a:path w="2820" h="0">
                                <a:moveTo>
                                  <a:pt x="0" y="0"/>
                                </a:moveTo>
                                <a:lnTo>
                                  <a:pt x="2820" y="0"/>
                                </a:lnTo>
                              </a:path>
                            </a:pathLst>
                          </a:custGeom>
                          <a:noFill/>
                          <a:ln w="10080">
                            <a:solidFill>
                              <a:srgbClr val="000000"/>
                            </a:solidFill>
                            <a:round/>
                          </a:ln>
                        </wps:spPr>
                        <wps:style>
                          <a:lnRef idx="0"/>
                          <a:fillRef idx="0"/>
                          <a:effectRef idx="0"/>
                          <a:fontRef idx="minor"/>
                        </wps:style>
                        <wps:bodyPr/>
                      </wps:wsp>
                      <wps:wsp>
                        <wps:cNvPr id="43" name="Freeform 62"/>
                        <wps:cNvSpPr/>
                        <wps:spPr>
                          <a:xfrm>
                            <a:off x="1382400" y="5040"/>
                            <a:ext cx="419760" cy="5040"/>
                          </a:xfrm>
                          <a:custGeom>
                            <a:avLst/>
                            <a:gdLst>
                              <a:gd name="textAreaLeft" fmla="*/ 0 w 237960"/>
                              <a:gd name="textAreaRight" fmla="*/ 238320 w 237960"/>
                              <a:gd name="textAreaTop" fmla="*/ 0 h 2880"/>
                              <a:gd name="textAreaBottom" fmla="*/ 3240 h 2880"/>
                              <a:gd name="GluePoint1X" fmla="*/ 0 w 658"/>
                              <a:gd name="GluePoint1Y" fmla="*/ 0 h 0"/>
                              <a:gd name="GluePoint2X" fmla="*/ 658 w 658"/>
                              <a:gd name="GluePoint2Y" fmla="*/ 0 h 0"/>
                            </a:gdLst>
                            <a:ahLst/>
                            <a:cxnLst>
                              <a:cxn ang="0">
                                <a:pos x="GluePoint1X" y="GluePoint1Y"/>
                              </a:cxn>
                              <a:cxn ang="0">
                                <a:pos x="GluePoint2X" y="GluePoint2Y"/>
                              </a:cxn>
                            </a:cxnLst>
                            <a:rect l="textAreaLeft" t="textAreaTop" r="textAreaRight" b="textAreaBottom"/>
                            <a:pathLst>
                              <a:path w="658" h="0">
                                <a:moveTo>
                                  <a:pt x="0" y="0"/>
                                </a:moveTo>
                                <a:lnTo>
                                  <a:pt x="658" y="0"/>
                                </a:lnTo>
                              </a:path>
                            </a:pathLst>
                          </a:custGeom>
                          <a:noFill/>
                          <a:ln w="9104">
                            <a:solidFill>
                              <a:srgbClr val="000000"/>
                            </a:solidFill>
                            <a:round/>
                          </a:ln>
                        </wps:spPr>
                        <wps:style>
                          <a:lnRef idx="0"/>
                          <a:fillRef idx="0"/>
                          <a:effectRef idx="0"/>
                          <a:fontRef idx="minor"/>
                        </wps:style>
                        <wps:bodyPr/>
                      </wps:wsp>
                    </wpg:wgp>
                  </a:graphicData>
                </a:graphic>
              </wp:anchor>
            </w:drawing>
          </mc:Choice>
          <mc:Fallback>
            <w:pict>
              <v:group id="shape_0" alt="Group 42" style="position:absolute;margin-left:169.8pt;margin-top:12.8pt;width:141.9pt;height:0.8pt" coordorigin="3396,256" coordsize="2838,16"/>
            </w:pict>
          </mc:Fallback>
        </mc:AlternateContent>
      </w:r>
      <w:r>
        <w:rPr>
          <w:rFonts w:eastAsia="Calibri" w:cs="Calibri" w:ascii="Calibri" w:hAnsi="Calibri"/>
          <w:color w:val="000000"/>
          <w:spacing w:val="1"/>
        </w:rPr>
        <w:t>D</w:t>
      </w:r>
      <w:r>
        <w:rPr>
          <w:rFonts w:eastAsia="Calibri" w:cs="Calibri" w:ascii="Calibri" w:hAnsi="Calibri"/>
          <w:color w:val="000000"/>
        </w:rPr>
        <w:t>ate</w:t>
      </w:r>
      <w:r>
        <w:rPr>
          <w:rFonts w:eastAsia="Calibri" w:cs="Calibri" w:ascii="Calibri" w:hAnsi="Calibri"/>
          <w:color w:val="000000"/>
          <w:spacing w:val="-1"/>
        </w:rPr>
        <w:t xml:space="preserve"> </w:t>
      </w:r>
      <w:r>
        <w:rPr>
          <w:rFonts w:eastAsia="Calibri" w:cs="Calibri" w:ascii="Calibri" w:hAnsi="Calibri"/>
          <w:color w:val="000000"/>
          <w:spacing w:val="1"/>
        </w:rPr>
        <w:t>o</w:t>
      </w:r>
      <w:r>
        <w:rPr>
          <w:rFonts w:eastAsia="Calibri" w:cs="Calibri" w:ascii="Calibri" w:hAnsi="Calibri"/>
          <w:color w:val="000000"/>
        </w:rPr>
        <w:t>f</w:t>
      </w:r>
      <w:r>
        <w:rPr>
          <w:rFonts w:eastAsia="Calibri" w:cs="Calibri" w:ascii="Calibri" w:hAnsi="Calibri"/>
          <w:color w:val="000000"/>
          <w:spacing w:val="-3"/>
        </w:rPr>
        <w:t xml:space="preserve"> </w:t>
      </w:r>
      <w:r>
        <w:rPr>
          <w:rFonts w:eastAsia="Calibri" w:cs="Calibri" w:ascii="Calibri" w:hAnsi="Calibri"/>
          <w:color w:val="000000"/>
        </w:rPr>
        <w:t>J</w:t>
      </w:r>
      <w:r>
        <w:rPr>
          <w:rFonts w:eastAsia="Calibri" w:cs="Calibri" w:ascii="Calibri" w:hAnsi="Calibri"/>
          <w:color w:val="000000"/>
          <w:spacing w:val="1"/>
        </w:rPr>
        <w:t>o</w:t>
      </w:r>
      <w:r>
        <w:rPr>
          <w:rFonts w:eastAsia="Calibri" w:cs="Calibri" w:ascii="Calibri" w:hAnsi="Calibri"/>
          <w:color w:val="000000"/>
        </w:rPr>
        <w:t>i</w:t>
      </w:r>
      <w:r>
        <w:rPr>
          <w:rFonts w:eastAsia="Calibri" w:cs="Calibri" w:ascii="Calibri" w:hAnsi="Calibri"/>
          <w:color w:val="000000"/>
          <w:spacing w:val="-1"/>
        </w:rPr>
        <w:t>n</w:t>
      </w:r>
      <w:r>
        <w:rPr>
          <w:rFonts w:eastAsia="Calibri" w:cs="Calibri" w:ascii="Calibri" w:hAnsi="Calibri"/>
          <w:color w:val="000000"/>
        </w:rPr>
        <w:t>i</w:t>
      </w:r>
      <w:r>
        <w:rPr>
          <w:rFonts w:eastAsia="Calibri" w:cs="Calibri" w:ascii="Calibri" w:hAnsi="Calibri"/>
          <w:color w:val="000000"/>
          <w:spacing w:val="-1"/>
        </w:rPr>
        <w:t>ng</w:t>
      </w:r>
      <w:r>
        <w:rPr>
          <w:rFonts w:eastAsia="Calibri" w:cs="Calibri" w:ascii="Calibri" w:hAnsi="Calibri"/>
          <w:color w:val="000000"/>
        </w:rPr>
        <w:t>:</w:t>
      </w:r>
    </w:p>
    <w:p>
      <w:pPr>
        <w:pStyle w:val="Heading2"/>
        <w:rPr>
          <w:rFonts w:ascii="Calibri" w:hAnsi="Calibri" w:asciiTheme="minorHAnsi" w:hAnsiTheme="minorHAnsi"/>
        </w:rPr>
      </w:pPr>
      <w:r>
        <w:rPr>
          <w:rFonts w:asciiTheme="minorHAnsi" w:hAnsiTheme="minorHAnsi" w:ascii="Calibri" w:hAnsi="Calibri"/>
        </w:rPr>
      </w:r>
      <w:bookmarkStart w:id="487" w:name="_Toc352767901"/>
      <w:bookmarkStart w:id="488" w:name="_Toc382909849"/>
      <w:bookmarkStart w:id="489" w:name="_Toc387491570"/>
      <w:bookmarkStart w:id="490" w:name="_Toc440379353"/>
      <w:bookmarkStart w:id="491" w:name="_Toc352767901"/>
      <w:bookmarkStart w:id="492" w:name="_Toc382909849"/>
      <w:bookmarkStart w:id="493" w:name="_Toc387491570"/>
      <w:bookmarkStart w:id="494" w:name="_Toc440379353"/>
    </w:p>
    <w:p>
      <w:pPr>
        <w:pStyle w:val="Normal"/>
        <w:keepNext w:val="true"/>
        <w:numPr>
          <w:ilvl w:val="0"/>
          <w:numId w:val="0"/>
        </w:numPr>
        <w:tabs>
          <w:tab w:val="clear" w:pos="720"/>
          <w:tab w:val="left" w:pos="630" w:leader="none"/>
        </w:tabs>
        <w:outlineLvl w:val="1"/>
        <w:rPr>
          <w:rFonts w:ascii="Calibri" w:hAnsi="Calibri" w:cs="Calibri"/>
          <w:b/>
          <w:bCs/>
          <w:spacing w:val="2"/>
          <w:sz w:val="36"/>
          <w:szCs w:val="36"/>
          <w:lang w:val="en-GB"/>
        </w:rPr>
      </w:pPr>
      <w:bookmarkStart w:id="495" w:name="_Toc352767901"/>
      <w:bookmarkStart w:id="496" w:name="_Toc382909849"/>
      <w:bookmarkStart w:id="497" w:name="_Toc387491570"/>
      <w:bookmarkStart w:id="498" w:name="_Toc440379353"/>
      <w:bookmarkStart w:id="499" w:name="_Toc514931138"/>
      <w:r>
        <w:rPr>
          <w:rFonts w:cs="Calibri" w:ascii="Calibri" w:hAnsi="Calibri"/>
          <w:b/>
          <w:bCs/>
          <w:spacing w:val="2"/>
          <w:sz w:val="36"/>
          <w:szCs w:val="36"/>
          <w:lang w:val="en-GB"/>
        </w:rPr>
        <w:t>ANNEXURE. D: Confidentiality Agreement</w:t>
      </w:r>
      <w:bookmarkEnd w:id="495"/>
      <w:bookmarkEnd w:id="496"/>
      <w:bookmarkEnd w:id="497"/>
      <w:bookmarkEnd w:id="498"/>
      <w:bookmarkEnd w:id="499"/>
    </w:p>
    <w:p>
      <w:pPr>
        <w:pStyle w:val="Normal"/>
        <w:jc w:val="center"/>
        <w:rPr>
          <w:b/>
          <w:sz w:val="32"/>
          <w:szCs w:val="32"/>
        </w:rPr>
      </w:pPr>
      <w:r>
        <w:rPr>
          <w:b/>
          <w:sz w:val="32"/>
          <w:szCs w:val="32"/>
        </w:rPr>
        <w:t>CONFIDENTIALITY AGREEMENT</w:t>
      </w:r>
    </w:p>
    <w:p>
      <w:pPr>
        <w:pStyle w:val="BodyText"/>
        <w:rPr>
          <w:rFonts w:ascii="Calibri" w:hAnsi="Calibri" w:cs="Calibri" w:asciiTheme="minorHAnsi" w:cstheme="minorHAnsi" w:hAnsiTheme="minorHAnsi"/>
        </w:rPr>
      </w:pPr>
      <w:r>
        <w:rPr>
          <w:rFonts w:cs="Calibri" w:cstheme="minorHAnsi" w:ascii="Calibri" w:hAnsi="Calibri"/>
        </w:rPr>
      </w:r>
    </w:p>
    <w:p>
      <w:pPr>
        <w:pStyle w:val="BodyText"/>
        <w:spacing w:before="0" w:after="240"/>
        <w:rPr>
          <w:rFonts w:ascii="Calibri" w:hAnsi="Calibri" w:cs="Calibri" w:asciiTheme="minorHAnsi" w:cstheme="minorHAnsi" w:hAnsiTheme="minorHAnsi"/>
        </w:rPr>
      </w:pPr>
      <w:r>
        <w:rPr>
          <w:rFonts w:cs="Calibri" w:ascii="Calibri" w:hAnsi="Calibri" w:asciiTheme="minorHAnsi" w:cstheme="minorHAnsi" w:hAnsiTheme="minorHAnsi"/>
        </w:rPr>
        <w:t>In the course of your work at _____________ Hospital you are likely to receive, from time to time, information which is not in the public domain. You are reminded that such information must be kept confidential and release of such information could lead to termination of employment, civil or criminal prosecution.</w:t>
      </w:r>
    </w:p>
    <w:p>
      <w:pPr>
        <w:pStyle w:val="Normal"/>
        <w:jc w:val="both"/>
        <w:rPr>
          <w:rFonts w:cs="Calibri" w:cstheme="minorHAnsi"/>
        </w:rPr>
      </w:pPr>
      <w:r>
        <w:rPr>
          <w:rFonts w:cs="Calibri" w:cstheme="minorHAnsi"/>
        </w:rPr>
        <w:t xml:space="preserve">All memoranda, notes, reports and other documents will remain part of the Hospital’s confidential records. Such confidential information must at all times be kept in a secure place on the Hospital’s premises and disclosed to others only in accordance with our duties as an employee of _______________. </w:t>
      </w:r>
    </w:p>
    <w:p>
      <w:pPr>
        <w:pStyle w:val="Normal"/>
        <w:jc w:val="both"/>
        <w:rPr>
          <w:rFonts w:cs="Calibri" w:cstheme="minorHAnsi"/>
        </w:rPr>
      </w:pPr>
      <w:r>
        <w:rPr>
          <w:rFonts w:cs="Calibri" w:cstheme="minorHAnsi"/>
        </w:rPr>
        <w:t>Inventions, copyrights and other intellectual property, when conceived, developed or made during employment by the Hospital, or within one year thereafter, shall be regarded as made by employee solely and exclusively for the benefit of the Hospital. These shall not be disclosed to others without the Hospital’s written consent, and shall be the sole and exclusive property of the Hospital.</w:t>
      </w:r>
    </w:p>
    <w:p>
      <w:pPr>
        <w:pStyle w:val="Normal"/>
        <w:jc w:val="both"/>
        <w:rPr>
          <w:rFonts w:cs="Calibri" w:cstheme="minorHAnsi"/>
        </w:rPr>
      </w:pPr>
      <w:r>
        <w:rPr>
          <w:rFonts w:cs="Calibri" w:cstheme="minorHAnsi"/>
        </w:rPr>
        <w:t>The employee agrees to make prompt and full written disclosure of such inventions, copyrights and other intellectual property, and when requested by the Hospital to do so, either during or after employment.</w:t>
      </w:r>
    </w:p>
    <w:p>
      <w:pPr>
        <w:pStyle w:val="Normal"/>
        <w:jc w:val="both"/>
        <w:rPr>
          <w:rFonts w:cs="Calibri" w:cstheme="minorHAnsi"/>
        </w:rPr>
      </w:pPr>
      <w:r>
        <w:rPr>
          <w:rFonts w:cs="Calibri" w:cstheme="minorHAnsi"/>
        </w:rPr>
        <w:t xml:space="preserve">By signing this agreement, you confirm that you will comply with these requirements and you further undertake to preserve, even after you cease to be an employee, the confidentiality of information received by you during your employment at __________________. </w:t>
      </w:r>
    </w:p>
    <w:p>
      <w:pPr>
        <w:pStyle w:val="Normal"/>
        <w:rPr>
          <w:rFonts w:cs="Calibri" w:cstheme="minorHAnsi"/>
          <w:sz w:val="8"/>
        </w:rPr>
      </w:pPr>
      <w:r>
        <w:rPr>
          <w:rFonts w:cs="Calibri" w:cstheme="minorHAnsi"/>
          <w:sz w:val="8"/>
        </w:rPr>
      </w:r>
    </w:p>
    <w:p>
      <w:pPr>
        <w:pStyle w:val="Normal"/>
        <w:jc w:val="center"/>
        <w:rPr>
          <w:rFonts w:cs="Calibri" w:cstheme="minorHAnsi"/>
        </w:rPr>
      </w:pPr>
      <w:r>
        <w:rPr>
          <w:rFonts w:cs="Calibri" w:cstheme="minorHAnsi"/>
        </w:rPr>
        <w:t>****************************************************</w:t>
      </w:r>
    </w:p>
    <w:p>
      <w:pPr>
        <w:pStyle w:val="Normal"/>
        <w:rPr>
          <w:rFonts w:cs="Calibri" w:cstheme="minorHAnsi"/>
        </w:rPr>
      </w:pPr>
      <w:r>
        <w:rPr>
          <w:rFonts w:cs="Calibri" w:cstheme="minorHAnsi"/>
        </w:rPr>
        <w:t>I hereby confirm that I accept the set out above.</w:t>
      </w:r>
    </w:p>
    <w:p>
      <w:pPr>
        <w:pStyle w:val="Normal"/>
        <w:rPr>
          <w:rFonts w:cs="Calibri" w:cstheme="minorHAnsi"/>
        </w:rPr>
      </w:pPr>
      <w:r>
        <w:rPr>
          <w:rFonts w:cs="Calibri" w:cstheme="minorHAnsi"/>
        </w:rPr>
        <w:t>Signed: _________________________________</w:t>
      </w:r>
    </w:p>
    <w:p>
      <w:pPr>
        <w:pStyle w:val="Normal"/>
        <w:rPr>
          <w:rFonts w:cs="Calibri" w:cstheme="minorHAnsi"/>
        </w:rPr>
      </w:pPr>
      <w:r>
        <w:rPr>
          <w:rFonts w:cs="Calibri" w:cstheme="minorHAnsi"/>
        </w:rPr>
        <w:t>Name: _________________________________</w:t>
      </w:r>
    </w:p>
    <w:p>
      <w:pPr>
        <w:pStyle w:val="Normal"/>
        <w:rPr>
          <w:rFonts w:cs="Calibri" w:cstheme="minorHAnsi"/>
        </w:rPr>
      </w:pPr>
      <w:r>
        <w:rPr>
          <w:rFonts w:cs="Calibri" w:cstheme="minorHAnsi"/>
        </w:rPr>
        <w:t>Date of Joining: _______________________</w:t>
      </w:r>
    </w:p>
    <w:p>
      <w:pPr>
        <w:pStyle w:val="Normal"/>
        <w:keepNext w:val="true"/>
        <w:numPr>
          <w:ilvl w:val="0"/>
          <w:numId w:val="0"/>
        </w:numPr>
        <w:tabs>
          <w:tab w:val="clear" w:pos="720"/>
          <w:tab w:val="left" w:pos="630" w:leader="none"/>
        </w:tabs>
        <w:outlineLvl w:val="1"/>
        <w:rPr>
          <w:rFonts w:ascii="Calibri" w:hAnsi="Calibri" w:cs="Calibri"/>
          <w:b/>
          <w:bCs/>
          <w:spacing w:val="2"/>
          <w:sz w:val="36"/>
          <w:szCs w:val="36"/>
          <w:lang w:val="en-GB"/>
        </w:rPr>
      </w:pPr>
      <w:r>
        <w:rPr>
          <w:rFonts w:cs="Calibri" w:ascii="Calibri" w:hAnsi="Calibri"/>
          <w:b/>
          <w:bCs/>
          <w:spacing w:val="2"/>
          <w:sz w:val="36"/>
          <w:szCs w:val="36"/>
          <w:lang w:val="en-GB"/>
        </w:rPr>
      </w:r>
      <w:r>
        <w:br w:type="page"/>
      </w:r>
    </w:p>
    <w:p>
      <w:pPr>
        <w:pStyle w:val="Normal"/>
        <w:keepNext w:val="true"/>
        <w:numPr>
          <w:ilvl w:val="0"/>
          <w:numId w:val="0"/>
        </w:numPr>
        <w:tabs>
          <w:tab w:val="clear" w:pos="720"/>
          <w:tab w:val="left" w:pos="630" w:leader="none"/>
        </w:tabs>
        <w:spacing w:before="0" w:after="160"/>
        <w:outlineLvl w:val="1"/>
        <w:rPr>
          <w:rFonts w:ascii="Calibri" w:hAnsi="Calibri" w:cs="Calibri"/>
          <w:b/>
          <w:bCs/>
          <w:spacing w:val="2"/>
          <w:sz w:val="36"/>
          <w:szCs w:val="36"/>
          <w:lang w:val="en-GB"/>
        </w:rPr>
      </w:pPr>
      <w:bookmarkStart w:id="500" w:name="_Toc514931139"/>
      <w:bookmarkStart w:id="501" w:name="_Toc440379354"/>
      <w:bookmarkStart w:id="502" w:name="_Toc387491571"/>
      <w:bookmarkStart w:id="503" w:name="_Toc382909850"/>
      <w:bookmarkStart w:id="504" w:name="_Toc352767902"/>
      <w:r>
        <w:rPr>
          <w:rFonts w:cs="Calibri" w:ascii="Calibri" w:hAnsi="Calibri"/>
          <w:b/>
          <w:bCs/>
          <w:spacing w:val="2"/>
          <w:sz w:val="36"/>
          <w:szCs w:val="36"/>
          <w:lang w:val="en-GB"/>
        </w:rPr>
        <w:t>ANNEXURE. E: Reference Form</w:t>
      </w:r>
      <w:bookmarkEnd w:id="500"/>
      <w:bookmarkEnd w:id="501"/>
      <w:bookmarkEnd w:id="502"/>
      <w:bookmarkEnd w:id="503"/>
      <w:bookmarkEnd w:id="504"/>
    </w:p>
    <w:p>
      <w:pPr>
        <w:pStyle w:val="Normal"/>
        <w:spacing w:lineRule="auto" w:line="360" w:before="0" w:after="0"/>
        <w:jc w:val="center"/>
        <w:rPr>
          <w:rFonts w:cs="Calibri" w:cstheme="minorHAnsi"/>
          <w:b/>
          <w:sz w:val="32"/>
          <w:szCs w:val="32"/>
        </w:rPr>
      </w:pPr>
      <w:r>
        <w:rPr>
          <w:rFonts w:cs="Calibri" w:cstheme="minorHAnsi"/>
          <w:b/>
          <w:sz w:val="32"/>
          <w:szCs w:val="32"/>
        </w:rPr>
        <w:t>REFERENCE FORM</w:t>
      </w:r>
    </w:p>
    <w:p>
      <w:pPr>
        <w:pStyle w:val="Normal"/>
        <w:pBdr>
          <w:top w:val="single" w:sz="4" w:space="1" w:color="000000"/>
          <w:left w:val="single" w:sz="4" w:space="0" w:color="000000"/>
          <w:bottom w:val="single" w:sz="4" w:space="1" w:color="000000"/>
          <w:right w:val="single" w:sz="4" w:space="0" w:color="000000"/>
        </w:pBdr>
        <w:jc w:val="center"/>
        <w:rPr>
          <w:rFonts w:cs="Calibri" w:cstheme="minorHAnsi"/>
          <w:b/>
          <w:i/>
          <w:iCs/>
        </w:rPr>
      </w:pPr>
      <w:r>
        <w:rPr>
          <w:rFonts w:cs="Calibri" w:cstheme="minorHAnsi"/>
          <w:b/>
          <w:i/>
          <w:iCs/>
        </w:rPr>
        <w:t>Kindly provide us the detail of at least 2 people, other than relatives, who have knowledge of your work experience and/or education.</w:t>
      </w:r>
    </w:p>
    <w:p>
      <w:pPr>
        <w:pStyle w:val="Normal"/>
        <w:ind w:end="-162"/>
        <w:rPr>
          <w:rFonts w:cs="Calibri" w:cstheme="minorHAnsi"/>
          <w:b/>
        </w:rPr>
      </w:pPr>
      <w:r>
        <w:rPr>
          <w:rFonts w:cs="Calibri" w:cstheme="minorHAnsi"/>
          <w:b/>
        </w:rPr>
      </w:r>
    </w:p>
    <w:p>
      <w:pPr>
        <w:pStyle w:val="Normal"/>
        <w:ind w:end="-162"/>
        <w:rPr>
          <w:rFonts w:cs="Calibri" w:cstheme="minorHAnsi"/>
          <w:u w:val="single"/>
        </w:rPr>
      </w:pPr>
      <w:r>
        <w:rPr>
          <w:rFonts w:cs="Calibri" w:cstheme="minorHAnsi"/>
          <w:b/>
        </w:rPr>
        <w:t xml:space="preserve">Name of Candidate: </w:t>
      </w:r>
      <w:r>
        <w:rPr>
          <w:rFonts w:cs="Calibri" w:cstheme="minorHAnsi"/>
          <w:u w:val="single"/>
        </w:rPr>
        <w:tab/>
        <w:tab/>
        <w:tab/>
        <w:tab/>
        <w:tab/>
      </w:r>
      <w:r>
        <w:rPr>
          <w:rFonts w:cs="Calibri" w:cstheme="minorHAnsi"/>
          <w:b/>
        </w:rPr>
        <w:t>Position:</w:t>
      </w:r>
      <w:r>
        <w:rPr>
          <w:rFonts w:cs="Calibri" w:cstheme="minorHAnsi"/>
        </w:rPr>
        <w:t xml:space="preserve"> ____________</w:t>
      </w:r>
      <w:r>
        <w:rPr>
          <w:rFonts w:cs="Calibri" w:cstheme="minorHAnsi"/>
          <w:u w:val="single"/>
        </w:rPr>
        <w:tab/>
        <w:tab/>
        <w:tab/>
      </w:r>
    </w:p>
    <w:p>
      <w:pPr>
        <w:pStyle w:val="Normal"/>
        <w:ind w:end="-162"/>
        <w:rPr>
          <w:rFonts w:cs="Calibri" w:cstheme="minorHAnsi"/>
          <w:bCs/>
        </w:rPr>
      </w:pPr>
      <w:r>
        <w:rPr>
          <w:rFonts w:cs="Calibri" w:cstheme="minorHAnsi"/>
          <w:bCs/>
        </w:rPr>
      </w:r>
    </w:p>
    <w:p>
      <w:pPr>
        <w:pStyle w:val="Normal"/>
        <w:pBdr>
          <w:top w:val="single" w:sz="4" w:space="1" w:color="000000"/>
          <w:left w:val="single" w:sz="4" w:space="0" w:color="000000"/>
          <w:bottom w:val="single" w:sz="4" w:space="1" w:color="000000"/>
          <w:right w:val="single" w:sz="4" w:space="3" w:color="000000"/>
        </w:pBdr>
        <w:shd w:val="clear" w:color="auto" w:fill="000000"/>
        <w:rPr>
          <w:rFonts w:cs="Calibri" w:cstheme="minorHAnsi"/>
          <w:bCs/>
        </w:rPr>
      </w:pPr>
      <w:r>
        <w:rPr>
          <w:rFonts w:cs="Calibri" w:cstheme="minorHAnsi"/>
          <w:b/>
        </w:rPr>
        <w:t>Reference 1</w:t>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rPr>
      </w:pPr>
      <w:r>
        <w:rPr>
          <w:rFonts w:cs="Calibri" w:cstheme="minorHAnsi"/>
          <w:bCs/>
        </w:rPr>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u w:val="single"/>
        </w:rPr>
      </w:pPr>
      <w:r>
        <w:rPr>
          <w:rFonts w:cs="Calibri" w:cstheme="minorHAnsi"/>
        </w:rPr>
        <w:t xml:space="preserve">Name: </w:t>
      </w:r>
      <w:r>
        <w:rPr>
          <w:rFonts w:cs="Calibri" w:cstheme="minorHAnsi"/>
          <w:u w:val="single"/>
        </w:rPr>
        <w:tab/>
        <w:tab/>
        <w:tab/>
        <w:tab/>
        <w:tab/>
        <w:tab/>
      </w:r>
      <w:r>
        <w:rPr>
          <w:rFonts w:cs="Calibri" w:cstheme="minorHAnsi"/>
        </w:rPr>
        <w:t xml:space="preserve"> Designation: _______________________________</w:t>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rPr>
      </w:pPr>
      <w:r>
        <w:rPr>
          <w:rFonts w:cs="Calibri" w:cstheme="minorHAnsi"/>
        </w:rPr>
        <w:t xml:space="preserve">Company Name: </w:t>
      </w:r>
      <w:r>
        <w:rPr>
          <w:rFonts w:cs="Calibri" w:cstheme="minorHAnsi"/>
          <w:u w:val="single"/>
        </w:rPr>
        <w:tab/>
        <w:tab/>
        <w:tab/>
        <w:tab/>
      </w:r>
      <w:r>
        <w:rPr>
          <w:rFonts w:cs="Calibri" w:cstheme="minorHAnsi"/>
        </w:rPr>
        <w:t xml:space="preserve"> Address: __________________________________</w:t>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rPr>
      </w:pPr>
      <w:r>
        <w:rPr>
          <w:rFonts w:cs="Calibri" w:cstheme="minorHAnsi"/>
        </w:rPr>
        <w:t xml:space="preserve">Telephone # (Home): </w:t>
      </w:r>
      <w:r>
        <w:rPr>
          <w:rFonts w:cs="Calibri" w:cstheme="minorHAnsi"/>
          <w:u w:val="single"/>
        </w:rPr>
        <w:tab/>
        <w:tab/>
        <w:tab/>
        <w:tab/>
      </w:r>
      <w:r>
        <w:rPr>
          <w:rFonts w:cs="Calibri" w:cstheme="minorHAnsi"/>
        </w:rPr>
        <w:t xml:space="preserve"> Telephone # (Office): ________________________</w:t>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rPr>
      </w:pPr>
      <w:r>
        <w:rPr>
          <w:rFonts w:cs="Calibri" w:cstheme="minorHAnsi"/>
        </w:rPr>
        <w:t xml:space="preserve">Mobile #: </w:t>
      </w:r>
      <w:r>
        <w:rPr>
          <w:rFonts w:cs="Calibri" w:cstheme="minorHAnsi"/>
          <w:u w:val="single"/>
        </w:rPr>
        <w:tab/>
        <w:tab/>
        <w:tab/>
        <w:tab/>
        <w:tab/>
      </w:r>
      <w:r>
        <w:rPr>
          <w:rFonts w:cs="Calibri" w:cstheme="minorHAnsi"/>
        </w:rPr>
        <w:t xml:space="preserve"> Email: ____________________________________</w:t>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rPr>
      </w:pPr>
      <w:r>
        <w:rPr>
          <w:rFonts w:cs="Calibri" w:cstheme="minorHAnsi"/>
        </w:rPr>
        <w:t xml:space="preserve">Fax #: </w:t>
      </w:r>
      <w:r>
        <w:rPr>
          <w:rFonts w:cs="Calibri" w:cstheme="minorHAnsi"/>
          <w:u w:val="single"/>
        </w:rPr>
        <w:tab/>
        <w:tab/>
        <w:tab/>
        <w:tab/>
        <w:tab/>
        <w:tab/>
      </w:r>
      <w:r>
        <w:rPr>
          <w:rFonts w:cs="Calibri" w:cstheme="minorHAnsi"/>
        </w:rPr>
        <w:t xml:space="preserve"> Other: ____________________________________</w:t>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rPr>
      </w:pPr>
      <w:r>
        <w:rPr>
          <w:rFonts w:cs="Calibri" w:cstheme="minorHAnsi"/>
          <w:bCs/>
        </w:rPr>
      </w:r>
    </w:p>
    <w:p>
      <w:pPr>
        <w:pStyle w:val="Normal"/>
        <w:pBdr>
          <w:top w:val="single" w:sz="4" w:space="1" w:color="000000"/>
          <w:left w:val="single" w:sz="4" w:space="0" w:color="000000"/>
          <w:bottom w:val="single" w:sz="4" w:space="1" w:color="000000"/>
          <w:right w:val="single" w:sz="4" w:space="3" w:color="000000"/>
        </w:pBdr>
        <w:shd w:val="clear" w:color="auto" w:fill="000000"/>
        <w:rPr>
          <w:rFonts w:cs="Calibri" w:cstheme="minorHAnsi"/>
          <w:bCs/>
        </w:rPr>
      </w:pPr>
      <w:r>
        <w:rPr>
          <w:rFonts w:cs="Calibri" w:cstheme="minorHAnsi"/>
          <w:b/>
        </w:rPr>
        <w:t>Reference 2</w:t>
      </w:r>
    </w:p>
    <w:p>
      <w:pPr>
        <w:pStyle w:val="Normal"/>
        <w:pBdr>
          <w:top w:val="single" w:sz="4" w:space="1" w:color="000000"/>
          <w:left w:val="single" w:sz="4" w:space="0" w:color="000000"/>
          <w:bottom w:val="single" w:sz="4" w:space="9" w:color="000000"/>
          <w:right w:val="single" w:sz="4" w:space="0" w:color="000000"/>
        </w:pBdr>
        <w:ind w:end="-54"/>
        <w:rPr>
          <w:rFonts w:cs="Calibri" w:cstheme="minorHAnsi"/>
          <w:bCs/>
          <w:u w:val="single"/>
        </w:rPr>
      </w:pPr>
      <w:r>
        <w:rPr>
          <w:rFonts w:cs="Calibri" w:cstheme="minorHAnsi"/>
        </w:rPr>
        <w:t xml:space="preserve">Name: </w:t>
      </w:r>
      <w:r>
        <w:rPr>
          <w:rFonts w:cs="Calibri" w:cstheme="minorHAnsi"/>
          <w:u w:val="single"/>
        </w:rPr>
        <w:tab/>
        <w:tab/>
        <w:tab/>
        <w:tab/>
        <w:tab/>
        <w:tab/>
      </w:r>
      <w:r>
        <w:rPr>
          <w:rFonts w:cs="Calibri" w:cstheme="minorHAnsi"/>
        </w:rPr>
        <w:t xml:space="preserve"> Designation: _______________________________</w:t>
      </w:r>
    </w:p>
    <w:p>
      <w:pPr>
        <w:pStyle w:val="Normal"/>
        <w:pBdr>
          <w:top w:val="single" w:sz="4" w:space="1" w:color="000000"/>
          <w:left w:val="single" w:sz="4" w:space="0" w:color="000000"/>
          <w:bottom w:val="single" w:sz="4" w:space="9" w:color="000000"/>
          <w:right w:val="single" w:sz="4" w:space="0" w:color="000000"/>
        </w:pBdr>
        <w:ind w:end="-54"/>
        <w:rPr>
          <w:rFonts w:cs="Calibri" w:cstheme="minorHAnsi"/>
          <w:bCs/>
        </w:rPr>
      </w:pPr>
      <w:r>
        <w:rPr>
          <w:rFonts w:cs="Calibri" w:cstheme="minorHAnsi"/>
        </w:rPr>
        <w:t xml:space="preserve">Company Name: </w:t>
      </w:r>
      <w:r>
        <w:rPr>
          <w:rFonts w:cs="Calibri" w:cstheme="minorHAnsi"/>
          <w:u w:val="single"/>
        </w:rPr>
        <w:tab/>
        <w:tab/>
        <w:tab/>
        <w:tab/>
      </w:r>
      <w:r>
        <w:rPr>
          <w:rFonts w:cs="Calibri" w:cstheme="minorHAnsi"/>
        </w:rPr>
        <w:t xml:space="preserve"> Address: __________________________________</w:t>
      </w:r>
    </w:p>
    <w:p>
      <w:pPr>
        <w:pStyle w:val="Normal"/>
        <w:pBdr>
          <w:top w:val="single" w:sz="4" w:space="1" w:color="000000"/>
          <w:left w:val="single" w:sz="4" w:space="0" w:color="000000"/>
          <w:bottom w:val="single" w:sz="4" w:space="9" w:color="000000"/>
          <w:right w:val="single" w:sz="4" w:space="0" w:color="000000"/>
        </w:pBdr>
        <w:ind w:end="-54"/>
        <w:rPr>
          <w:rFonts w:cs="Calibri" w:cstheme="minorHAnsi"/>
          <w:bCs/>
        </w:rPr>
      </w:pPr>
      <w:r>
        <w:rPr>
          <w:rFonts w:cs="Calibri" w:cstheme="minorHAnsi"/>
        </w:rPr>
        <w:t xml:space="preserve">Telephone # (Home): </w:t>
      </w:r>
      <w:r>
        <w:rPr>
          <w:rFonts w:cs="Calibri" w:cstheme="minorHAnsi"/>
          <w:u w:val="single"/>
        </w:rPr>
        <w:tab/>
        <w:tab/>
        <w:tab/>
        <w:tab/>
      </w:r>
      <w:r>
        <w:rPr>
          <w:rFonts w:cs="Calibri" w:cstheme="minorHAnsi"/>
        </w:rPr>
        <w:t xml:space="preserve"> Telephone # (Office): ________________________</w:t>
      </w:r>
    </w:p>
    <w:p>
      <w:pPr>
        <w:pStyle w:val="Normal"/>
        <w:pBdr>
          <w:top w:val="single" w:sz="4" w:space="1" w:color="000000"/>
          <w:left w:val="single" w:sz="4" w:space="0" w:color="000000"/>
          <w:bottom w:val="single" w:sz="4" w:space="9" w:color="000000"/>
          <w:right w:val="single" w:sz="4" w:space="0" w:color="000000"/>
        </w:pBdr>
        <w:ind w:end="-54"/>
        <w:rPr>
          <w:rFonts w:cs="Calibri" w:cstheme="minorHAnsi"/>
          <w:bCs/>
        </w:rPr>
      </w:pPr>
      <w:r>
        <w:rPr>
          <w:rFonts w:cs="Calibri" w:cstheme="minorHAnsi"/>
        </w:rPr>
        <w:t xml:space="preserve">Mobile #: </w:t>
      </w:r>
      <w:r>
        <w:rPr>
          <w:rFonts w:cs="Calibri" w:cstheme="minorHAnsi"/>
          <w:u w:val="single"/>
        </w:rPr>
        <w:tab/>
        <w:tab/>
        <w:tab/>
        <w:tab/>
        <w:tab/>
      </w:r>
      <w:r>
        <w:rPr>
          <w:rFonts w:cs="Calibri" w:cstheme="minorHAnsi"/>
        </w:rPr>
        <w:t xml:space="preserve"> Email: ____________________________________</w:t>
      </w:r>
    </w:p>
    <w:p>
      <w:pPr>
        <w:pStyle w:val="Normal"/>
        <w:pBdr>
          <w:top w:val="single" w:sz="4" w:space="1" w:color="000000"/>
          <w:left w:val="single" w:sz="4" w:space="0" w:color="000000"/>
          <w:bottom w:val="single" w:sz="4" w:space="9" w:color="000000"/>
          <w:right w:val="single" w:sz="4" w:space="0" w:color="000000"/>
        </w:pBdr>
        <w:ind w:end="-54"/>
        <w:rPr>
          <w:rFonts w:cs="Calibri" w:cstheme="minorHAnsi"/>
          <w:b/>
        </w:rPr>
      </w:pPr>
      <w:r>
        <w:rPr>
          <w:rFonts w:cs="Calibri" w:cstheme="minorHAnsi"/>
        </w:rPr>
        <w:t xml:space="preserve">Fax #: </w:t>
      </w:r>
      <w:r>
        <w:rPr>
          <w:rFonts w:cs="Calibri" w:cstheme="minorHAnsi"/>
          <w:u w:val="single"/>
        </w:rPr>
        <w:tab/>
        <w:tab/>
        <w:tab/>
        <w:tab/>
        <w:tab/>
        <w:tab/>
      </w:r>
      <w:r>
        <w:rPr>
          <w:rFonts w:cs="Calibri" w:cstheme="minorHAnsi"/>
        </w:rPr>
        <w:t xml:space="preserve"> Other: ____________________________________</w:t>
      </w:r>
      <w:r>
        <w:br w:type="page"/>
      </w:r>
    </w:p>
    <w:p>
      <w:pPr>
        <w:pStyle w:val="Normal"/>
        <w:pBdr>
          <w:top w:val="single" w:sz="4" w:space="1" w:color="000000"/>
          <w:left w:val="single" w:sz="4" w:space="0" w:color="000000"/>
          <w:bottom w:val="single" w:sz="4" w:space="1" w:color="000000"/>
          <w:right w:val="single" w:sz="4" w:space="3" w:color="000000"/>
        </w:pBdr>
        <w:shd w:val="clear" w:color="auto" w:fill="000000"/>
        <w:spacing w:before="0" w:after="160"/>
        <w:rPr>
          <w:rFonts w:cs="Calibri" w:cstheme="minorHAnsi"/>
          <w:bCs/>
        </w:rPr>
      </w:pPr>
      <w:r>
        <w:rPr>
          <w:rFonts w:cs="Calibri" w:cstheme="minorHAnsi"/>
          <w:b/>
        </w:rPr>
        <w:t>Reference 3</w:t>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rPr>
      </w:pPr>
      <w:r>
        <w:rPr>
          <w:rFonts w:cs="Calibri" w:cstheme="minorHAnsi"/>
          <w:bCs/>
        </w:rPr>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u w:val="single"/>
        </w:rPr>
      </w:pPr>
      <w:r>
        <w:rPr>
          <w:rFonts w:cs="Calibri" w:cstheme="minorHAnsi"/>
        </w:rPr>
        <w:t xml:space="preserve">Name: </w:t>
      </w:r>
      <w:r>
        <w:rPr>
          <w:rFonts w:cs="Calibri" w:cstheme="minorHAnsi"/>
          <w:u w:val="single"/>
        </w:rPr>
        <w:tab/>
        <w:tab/>
        <w:tab/>
        <w:tab/>
        <w:tab/>
        <w:tab/>
      </w:r>
      <w:r>
        <w:rPr>
          <w:rFonts w:cs="Calibri" w:cstheme="minorHAnsi"/>
        </w:rPr>
        <w:t xml:space="preserve"> Designation: _______________________________</w:t>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rPr>
      </w:pPr>
      <w:r>
        <w:rPr>
          <w:rFonts w:cs="Calibri" w:cstheme="minorHAnsi"/>
        </w:rPr>
        <w:t xml:space="preserve">Company Name: </w:t>
      </w:r>
      <w:r>
        <w:rPr>
          <w:rFonts w:cs="Calibri" w:cstheme="minorHAnsi"/>
          <w:u w:val="single"/>
        </w:rPr>
        <w:tab/>
        <w:tab/>
        <w:tab/>
        <w:tab/>
      </w:r>
      <w:r>
        <w:rPr>
          <w:rFonts w:cs="Calibri" w:cstheme="minorHAnsi"/>
        </w:rPr>
        <w:t xml:space="preserve"> Address: __________________________________</w:t>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rPr>
      </w:pPr>
      <w:r>
        <w:rPr>
          <w:rFonts w:cs="Calibri" w:cstheme="minorHAnsi"/>
        </w:rPr>
        <w:t xml:space="preserve">Telephone # (Home): </w:t>
      </w:r>
      <w:r>
        <w:rPr>
          <w:rFonts w:cs="Calibri" w:cstheme="minorHAnsi"/>
          <w:u w:val="single"/>
        </w:rPr>
        <w:tab/>
        <w:tab/>
        <w:tab/>
        <w:tab/>
      </w:r>
      <w:r>
        <w:rPr>
          <w:rFonts w:cs="Calibri" w:cstheme="minorHAnsi"/>
        </w:rPr>
        <w:t xml:space="preserve"> Telephone # (Office): ________________________</w:t>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rPr>
      </w:pPr>
      <w:r>
        <w:rPr>
          <w:rFonts w:cs="Calibri" w:cstheme="minorHAnsi"/>
        </w:rPr>
        <w:t xml:space="preserve">Mobile #: </w:t>
      </w:r>
      <w:r>
        <w:rPr>
          <w:rFonts w:cs="Calibri" w:cstheme="minorHAnsi"/>
          <w:u w:val="single"/>
        </w:rPr>
        <w:tab/>
        <w:tab/>
        <w:tab/>
        <w:tab/>
        <w:tab/>
      </w:r>
      <w:r>
        <w:rPr>
          <w:rFonts w:cs="Calibri" w:cstheme="minorHAnsi"/>
        </w:rPr>
        <w:t xml:space="preserve"> Email: ____________________________________</w:t>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rPr>
      </w:pPr>
      <w:r>
        <w:rPr>
          <w:rFonts w:cs="Calibri" w:cstheme="minorHAnsi"/>
        </w:rPr>
        <w:t xml:space="preserve">Fax #: </w:t>
      </w:r>
      <w:r>
        <w:rPr>
          <w:rFonts w:cs="Calibri" w:cstheme="minorHAnsi"/>
          <w:u w:val="single"/>
        </w:rPr>
        <w:tab/>
        <w:tab/>
        <w:tab/>
        <w:tab/>
        <w:tab/>
        <w:tab/>
      </w:r>
      <w:r>
        <w:rPr>
          <w:rFonts w:cs="Calibri" w:cstheme="minorHAnsi"/>
        </w:rPr>
        <w:t xml:space="preserve"> Other: ____________________________________</w:t>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rPr>
      </w:pPr>
      <w:r>
        <w:rPr>
          <w:rFonts w:cs="Calibri" w:cstheme="minorHAnsi"/>
          <w:bCs/>
        </w:rPr>
      </w:r>
    </w:p>
    <w:p>
      <w:pPr>
        <w:pStyle w:val="Normal"/>
        <w:pBdr>
          <w:top w:val="single" w:sz="4" w:space="1" w:color="000000"/>
          <w:left w:val="single" w:sz="4" w:space="0" w:color="000000"/>
          <w:bottom w:val="single" w:sz="4" w:space="1" w:color="000000"/>
          <w:right w:val="single" w:sz="4" w:space="3" w:color="000000"/>
        </w:pBdr>
        <w:shd w:val="clear" w:color="auto" w:fill="000000"/>
        <w:rPr>
          <w:rFonts w:cs="Calibri" w:cstheme="minorHAnsi"/>
          <w:bCs/>
        </w:rPr>
      </w:pPr>
      <w:r>
        <w:rPr>
          <w:rFonts w:cs="Calibri" w:cstheme="minorHAnsi"/>
          <w:b/>
        </w:rPr>
        <w:t>Reference 4</w:t>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rPr>
      </w:pPr>
      <w:r>
        <w:rPr>
          <w:rFonts w:cs="Calibri" w:cstheme="minorHAnsi"/>
          <w:bCs/>
        </w:rPr>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u w:val="single"/>
        </w:rPr>
      </w:pPr>
      <w:r>
        <w:rPr>
          <w:rFonts w:cs="Calibri" w:cstheme="minorHAnsi"/>
        </w:rPr>
        <w:t xml:space="preserve">Name: </w:t>
      </w:r>
      <w:r>
        <w:rPr>
          <w:rFonts w:cs="Calibri" w:cstheme="minorHAnsi"/>
          <w:u w:val="single"/>
        </w:rPr>
        <w:tab/>
        <w:tab/>
        <w:tab/>
        <w:tab/>
        <w:tab/>
        <w:tab/>
      </w:r>
      <w:r>
        <w:rPr>
          <w:rFonts w:cs="Calibri" w:cstheme="minorHAnsi"/>
        </w:rPr>
        <w:t xml:space="preserve"> Designation: _______________________________</w:t>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rPr>
      </w:pPr>
      <w:r>
        <w:rPr>
          <w:rFonts w:cs="Calibri" w:cstheme="minorHAnsi"/>
        </w:rPr>
        <w:t xml:space="preserve">Company Name: </w:t>
      </w:r>
      <w:r>
        <w:rPr>
          <w:rFonts w:cs="Calibri" w:cstheme="minorHAnsi"/>
          <w:u w:val="single"/>
        </w:rPr>
        <w:tab/>
        <w:tab/>
        <w:tab/>
        <w:tab/>
      </w:r>
      <w:r>
        <w:rPr>
          <w:rFonts w:cs="Calibri" w:cstheme="minorHAnsi"/>
        </w:rPr>
        <w:t xml:space="preserve"> Address: __________________________________</w:t>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rPr>
      </w:pPr>
      <w:r>
        <w:rPr>
          <w:rFonts w:cs="Calibri" w:cstheme="minorHAnsi"/>
        </w:rPr>
        <w:t xml:space="preserve">Telephone # (Home): </w:t>
      </w:r>
      <w:r>
        <w:rPr>
          <w:rFonts w:cs="Calibri" w:cstheme="minorHAnsi"/>
          <w:u w:val="single"/>
        </w:rPr>
        <w:tab/>
        <w:tab/>
        <w:tab/>
        <w:tab/>
      </w:r>
      <w:r>
        <w:rPr>
          <w:rFonts w:cs="Calibri" w:cstheme="minorHAnsi"/>
        </w:rPr>
        <w:t xml:space="preserve"> Telephone # (Office): ________________________</w:t>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rPr>
      </w:pPr>
      <w:r>
        <w:rPr>
          <w:rFonts w:cs="Calibri" w:cstheme="minorHAnsi"/>
        </w:rPr>
        <w:t xml:space="preserve">Mobile #: </w:t>
      </w:r>
      <w:r>
        <w:rPr>
          <w:rFonts w:cs="Calibri" w:cstheme="minorHAnsi"/>
          <w:u w:val="single"/>
        </w:rPr>
        <w:tab/>
        <w:tab/>
        <w:tab/>
        <w:tab/>
        <w:tab/>
      </w:r>
      <w:r>
        <w:rPr>
          <w:rFonts w:cs="Calibri" w:cstheme="minorHAnsi"/>
        </w:rPr>
        <w:t xml:space="preserve"> Email: ____________________________________</w:t>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rPr>
      </w:pPr>
      <w:r>
        <w:rPr>
          <w:rFonts w:cs="Calibri" w:cstheme="minorHAnsi"/>
        </w:rPr>
        <w:t xml:space="preserve">Fax #: </w:t>
      </w:r>
      <w:r>
        <w:rPr>
          <w:rFonts w:cs="Calibri" w:cstheme="minorHAnsi"/>
          <w:u w:val="single"/>
        </w:rPr>
        <w:tab/>
        <w:tab/>
        <w:tab/>
        <w:tab/>
        <w:tab/>
        <w:tab/>
      </w:r>
      <w:r>
        <w:rPr>
          <w:rFonts w:cs="Calibri" w:cstheme="minorHAnsi"/>
        </w:rPr>
        <w:t xml:space="preserve"> Other: ____________________________________</w:t>
      </w:r>
    </w:p>
    <w:p>
      <w:pPr>
        <w:pStyle w:val="Normal"/>
        <w:pBdr>
          <w:top w:val="single" w:sz="4" w:space="1" w:color="000000"/>
          <w:left w:val="single" w:sz="4" w:space="0" w:color="000000"/>
          <w:bottom w:val="single" w:sz="4" w:space="1" w:color="000000"/>
          <w:right w:val="single" w:sz="4" w:space="0" w:color="000000"/>
        </w:pBdr>
        <w:ind w:end="-54"/>
        <w:rPr>
          <w:rFonts w:cs="Calibri" w:cstheme="minorHAnsi"/>
          <w:bCs/>
          <w:sz w:val="8"/>
        </w:rPr>
      </w:pPr>
      <w:r>
        <w:rPr>
          <w:rFonts w:cs="Calibri" w:cstheme="minorHAnsi"/>
          <w:bCs/>
          <w:sz w:val="8"/>
        </w:rPr>
      </w:r>
    </w:p>
    <w:p>
      <w:pPr>
        <w:pStyle w:val="Normal"/>
        <w:rPr>
          <w:rFonts w:cs="Calibri" w:cstheme="minorHAnsi"/>
          <w:sz w:val="4"/>
        </w:rPr>
      </w:pPr>
      <w:r>
        <w:rPr>
          <w:rFonts w:cs="Calibri" w:cstheme="minorHAnsi"/>
          <w:sz w:val="4"/>
        </w:rPr>
      </w:r>
    </w:p>
    <w:p>
      <w:pPr>
        <w:pStyle w:val="Normal"/>
        <w:spacing w:lineRule="auto" w:line="360" w:before="0" w:after="0"/>
        <w:rPr>
          <w:rFonts w:cs="Calibri" w:cstheme="minorHAnsi"/>
          <w:color w:val="666666"/>
          <w:sz w:val="20"/>
          <w:szCs w:val="20"/>
        </w:rPr>
      </w:pPr>
      <w:r>
        <w:rPr>
          <w:rFonts w:cs="Calibri" w:cstheme="minorHAnsi"/>
        </w:rPr>
        <w:br/>
      </w:r>
    </w:p>
    <w:p>
      <w:pPr>
        <w:pStyle w:val="Normal"/>
        <w:rPr>
          <w:rFonts w:eastAsia="" w:cs="" w:cstheme="majorBidi" w:eastAsiaTheme="majorEastAsia"/>
          <w:color w:themeColor="accent1" w:themeShade="bf" w:val="2E74B5"/>
          <w:sz w:val="26"/>
          <w:szCs w:val="26"/>
        </w:rPr>
      </w:pPr>
      <w:r>
        <w:rPr>
          <w:rFonts w:eastAsia="" w:cs="" w:cstheme="majorBidi" w:eastAsiaTheme="majorEastAsia"/>
          <w:color w:themeColor="accent1" w:themeShade="bf" w:val="2E74B5"/>
          <w:sz w:val="26"/>
          <w:szCs w:val="26"/>
        </w:rPr>
      </w:r>
      <w:bookmarkStart w:id="505" w:name="_Toc440379355"/>
      <w:bookmarkStart w:id="506" w:name="_Toc387491572"/>
      <w:bookmarkStart w:id="507" w:name="_Toc382909851"/>
      <w:bookmarkStart w:id="508" w:name="_Toc352767903"/>
      <w:bookmarkStart w:id="509" w:name="_Toc440379355"/>
      <w:bookmarkStart w:id="510" w:name="_Toc387491572"/>
      <w:bookmarkStart w:id="511" w:name="_Toc382909851"/>
      <w:bookmarkStart w:id="512" w:name="_Toc352767903"/>
      <w:r>
        <w:br w:type="page"/>
      </w:r>
    </w:p>
    <w:p>
      <w:pPr>
        <w:pStyle w:val="Normal"/>
        <w:keepNext w:val="true"/>
        <w:numPr>
          <w:ilvl w:val="0"/>
          <w:numId w:val="0"/>
        </w:numPr>
        <w:tabs>
          <w:tab w:val="clear" w:pos="720"/>
          <w:tab w:val="left" w:pos="630" w:leader="none"/>
        </w:tabs>
        <w:spacing w:before="0" w:after="160"/>
        <w:outlineLvl w:val="1"/>
        <w:rPr>
          <w:rFonts w:ascii="Calibri" w:hAnsi="Calibri" w:cs="Calibri"/>
          <w:b/>
          <w:bCs/>
          <w:spacing w:val="2"/>
          <w:sz w:val="36"/>
          <w:szCs w:val="36"/>
          <w:lang w:val="en-GB"/>
        </w:rPr>
      </w:pPr>
      <w:bookmarkStart w:id="513" w:name="_Toc440379355"/>
      <w:bookmarkStart w:id="514" w:name="_Toc387491572"/>
      <w:bookmarkStart w:id="515" w:name="_Toc382909851"/>
      <w:bookmarkStart w:id="516" w:name="_Toc352767903"/>
      <w:bookmarkStart w:id="517" w:name="_Toc514931140"/>
      <w:r>
        <w:rPr>
          <w:rFonts w:cs="Calibri" w:ascii="Calibri" w:hAnsi="Calibri"/>
          <w:b/>
          <w:bCs/>
          <w:spacing w:val="2"/>
          <w:sz w:val="36"/>
          <w:szCs w:val="36"/>
          <w:lang w:val="en-GB"/>
        </w:rPr>
        <w:t>ANNEXURE. F: Health Questionnaire Form</w:t>
      </w:r>
      <w:bookmarkEnd w:id="513"/>
      <w:bookmarkEnd w:id="514"/>
      <w:bookmarkEnd w:id="515"/>
      <w:bookmarkEnd w:id="516"/>
      <w:bookmarkEnd w:id="517"/>
    </w:p>
    <w:p>
      <w:pPr>
        <w:pStyle w:val="Normal"/>
        <w:jc w:val="center"/>
        <w:rPr>
          <w:b/>
          <w:sz w:val="36"/>
        </w:rPr>
      </w:pPr>
      <w:r>
        <w:rPr>
          <w:b/>
          <w:sz w:val="36"/>
        </w:rPr>
        <w:t>HEALTH QUESTIONNAIRE</w:t>
      </w:r>
    </w:p>
    <w:p>
      <w:pPr>
        <w:pStyle w:val="Normal"/>
        <w:jc w:val="center"/>
        <w:rPr>
          <w:rFonts w:cs="Calibri" w:cstheme="minorHAnsi"/>
          <w:b/>
          <w:bCs/>
          <w:i/>
          <w:iCs/>
        </w:rPr>
      </w:pPr>
      <w:r>
        <w:rPr>
          <w:rFonts w:cs="Calibri" w:cstheme="minorHAnsi"/>
          <w:b/>
          <w:i/>
          <w:iCs/>
        </w:rPr>
        <w:t>(To be filled by the employee)</w:t>
      </w:r>
    </w:p>
    <w:p>
      <w:pPr>
        <w:pStyle w:val="Normal"/>
        <w:ind w:end="-108"/>
        <w:rPr>
          <w:rFonts w:cs="Calibri" w:cstheme="minorHAnsi"/>
        </w:rPr>
      </w:pPr>
      <w:r>
        <w:rPr>
          <w:rFonts w:cs="Calibri" w:cstheme="minorHAnsi"/>
          <w:b/>
        </w:rPr>
        <w:t>Employee Name:</w:t>
      </w:r>
      <w:r>
        <w:rPr>
          <w:rFonts w:cs="Calibri" w:cstheme="minorHAnsi"/>
        </w:rPr>
        <w:t xml:space="preserve"> ________________________ </w:t>
      </w:r>
      <w:r>
        <w:rPr>
          <w:rFonts w:cs="Calibri" w:cstheme="minorHAnsi"/>
          <w:b/>
        </w:rPr>
        <w:t>Designation:</w:t>
      </w:r>
      <w:r>
        <w:rPr>
          <w:rFonts w:cs="Calibri" w:cstheme="minorHAnsi"/>
        </w:rPr>
        <w:t xml:space="preserve"> _________________________</w:t>
      </w:r>
    </w:p>
    <w:p>
      <w:pPr>
        <w:pStyle w:val="BodyText"/>
        <w:rPr>
          <w:rFonts w:ascii="Calibri" w:hAnsi="Calibri" w:cs="Calibri" w:asciiTheme="minorHAnsi" w:cstheme="minorHAnsi" w:hAnsiTheme="minorHAnsi"/>
          <w:b/>
          <w:bCs/>
        </w:rPr>
      </w:pPr>
      <w:r>
        <w:rPr>
          <w:rFonts w:cs="Calibri" w:ascii="Calibri" w:hAnsi="Calibri" w:asciiTheme="minorHAnsi" w:cstheme="minorHAnsi" w:hAnsiTheme="minorHAnsi"/>
          <w:b/>
        </w:rPr>
        <w:t xml:space="preserve">Please read the following questions carefully and answer each question in Yes or No. If the answer to any question is “Yes”, please give full detail. </w:t>
      </w:r>
    </w:p>
    <w:tbl>
      <w:tblPr>
        <w:tblW w:w="9288"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468"/>
        <w:gridCol w:w="7559"/>
        <w:gridCol w:w="1261"/>
      </w:tblGrid>
      <w:tr>
        <w:trPr/>
        <w:tc>
          <w:tcPr>
            <w:tcW w:w="468" w:type="dxa"/>
            <w:tcBorders>
              <w:top w:val="single" w:sz="4" w:space="0" w:color="000000"/>
              <w:start w:val="single" w:sz="4" w:space="0" w:color="000000"/>
              <w:bottom w:val="single" w:sz="4" w:space="0" w:color="000000"/>
              <w:end w:val="single" w:sz="4" w:space="0" w:color="000000"/>
            </w:tcBorders>
            <w:shd w:color="auto" w:fill="0D0D0D" w:themeFill="text1" w:themeFillTint="f2" w:val="clear"/>
          </w:tcPr>
          <w:p>
            <w:pPr>
              <w:pStyle w:val="Normal"/>
              <w:spacing w:before="0" w:after="160"/>
              <w:jc w:val="center"/>
              <w:rPr>
                <w:rFonts w:cs="Calibri" w:cstheme="minorHAnsi"/>
                <w:b/>
                <w:bCs/>
                <w:color w:val="FFFFFF"/>
              </w:rPr>
            </w:pPr>
            <w:r>
              <w:rPr>
                <w:rFonts w:cs="Calibri" w:cstheme="minorHAnsi"/>
                <w:b/>
                <w:color w:val="FFFFFF"/>
              </w:rPr>
              <w:t>Q. #</w:t>
            </w:r>
          </w:p>
        </w:tc>
        <w:tc>
          <w:tcPr>
            <w:tcW w:w="7559" w:type="dxa"/>
            <w:tcBorders>
              <w:top w:val="single" w:sz="4" w:space="0" w:color="000000"/>
              <w:start w:val="single" w:sz="4" w:space="0" w:color="000000"/>
              <w:bottom w:val="single" w:sz="4" w:space="0" w:color="000000"/>
              <w:end w:val="single" w:sz="4" w:space="0" w:color="000000"/>
            </w:tcBorders>
            <w:shd w:color="auto" w:fill="0D0D0D" w:themeFill="text1" w:themeFillTint="f2" w:val="clear"/>
          </w:tcPr>
          <w:p>
            <w:pPr>
              <w:pStyle w:val="Normal"/>
              <w:spacing w:before="0" w:after="160"/>
              <w:jc w:val="center"/>
              <w:rPr>
                <w:rFonts w:cs="Calibri" w:cstheme="minorHAnsi"/>
                <w:b/>
                <w:sz w:val="28"/>
                <w:szCs w:val="28"/>
              </w:rPr>
            </w:pPr>
            <w:r>
              <w:rPr>
                <w:rFonts w:cs="Calibri" w:cstheme="minorHAnsi"/>
                <w:b/>
                <w:sz w:val="28"/>
                <w:szCs w:val="28"/>
              </w:rPr>
              <w:t>Question</w:t>
            </w:r>
          </w:p>
        </w:tc>
        <w:tc>
          <w:tcPr>
            <w:tcW w:w="1261" w:type="dxa"/>
            <w:tcBorders>
              <w:top w:val="single" w:sz="4" w:space="0" w:color="000000"/>
              <w:start w:val="single" w:sz="4" w:space="0" w:color="000000"/>
              <w:bottom w:val="single" w:sz="4" w:space="0" w:color="000000"/>
              <w:end w:val="single" w:sz="4" w:space="0" w:color="000000"/>
            </w:tcBorders>
            <w:shd w:color="auto" w:fill="0D0D0D" w:themeFill="text1" w:themeFillTint="f2" w:val="clear"/>
          </w:tcPr>
          <w:p>
            <w:pPr>
              <w:pStyle w:val="Normal"/>
              <w:spacing w:before="0" w:after="160"/>
              <w:jc w:val="center"/>
              <w:rPr>
                <w:rFonts w:cs="Calibri" w:cstheme="minorHAnsi"/>
                <w:b/>
                <w:bCs/>
                <w:color w:val="FFFFFF"/>
              </w:rPr>
            </w:pPr>
            <w:r>
              <w:rPr>
                <w:rFonts w:cs="Calibri" w:cstheme="minorHAnsi"/>
                <w:b/>
                <w:color w:val="FFFFFF"/>
              </w:rPr>
              <w:t>Answer</w:t>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t>1</w:t>
            </w:r>
          </w:p>
        </w:tc>
        <w:tc>
          <w:tcPr>
            <w:tcW w:w="75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t>Have you ever been advised by a physician to have medical treatment or surgery/ procedure/investigation for any of the following:</w:t>
            </w:r>
          </w:p>
        </w:tc>
        <w:tc>
          <w:tcPr>
            <w:tcW w:w="126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75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iCs/>
              </w:rPr>
            </w:pPr>
            <w:r>
              <w:rPr>
                <w:rFonts w:cs="Calibri" w:cstheme="minorHAnsi"/>
                <w:iCs/>
              </w:rPr>
              <w:t>a) Heart disease</w:t>
            </w:r>
          </w:p>
        </w:tc>
        <w:tc>
          <w:tcPr>
            <w:tcW w:w="126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75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iCs/>
              </w:rPr>
            </w:pPr>
            <w:r>
              <w:rPr>
                <w:rFonts w:cs="Calibri" w:cstheme="minorHAnsi"/>
                <w:iCs/>
              </w:rPr>
              <w:t>b) High blood pressure</w:t>
            </w:r>
          </w:p>
        </w:tc>
        <w:tc>
          <w:tcPr>
            <w:tcW w:w="126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75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iCs/>
              </w:rPr>
            </w:pPr>
            <w:r>
              <w:rPr>
                <w:rFonts w:cs="Calibri" w:cstheme="minorHAnsi"/>
                <w:iCs/>
              </w:rPr>
              <w:t>c) Diabetes</w:t>
            </w:r>
          </w:p>
        </w:tc>
        <w:tc>
          <w:tcPr>
            <w:tcW w:w="126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75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iCs/>
              </w:rPr>
            </w:pPr>
            <w:r>
              <w:rPr>
                <w:rFonts w:cs="Calibri" w:cstheme="minorHAnsi"/>
                <w:iCs/>
              </w:rPr>
              <w:t>d) Kidney disease</w:t>
            </w:r>
          </w:p>
        </w:tc>
        <w:tc>
          <w:tcPr>
            <w:tcW w:w="126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75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iCs/>
              </w:rPr>
            </w:pPr>
            <w:r>
              <w:rPr>
                <w:rFonts w:cs="Calibri" w:cstheme="minorHAnsi"/>
                <w:iCs/>
              </w:rPr>
              <w:t>e) Cancer or brain tumor</w:t>
            </w:r>
          </w:p>
        </w:tc>
        <w:tc>
          <w:tcPr>
            <w:tcW w:w="126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75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iCs/>
              </w:rPr>
            </w:pPr>
            <w:r>
              <w:rPr>
                <w:rFonts w:cs="Calibri" w:cstheme="minorHAnsi"/>
                <w:iCs/>
              </w:rPr>
              <w:t>f) Back pain including any muscular problem</w:t>
            </w:r>
          </w:p>
        </w:tc>
        <w:tc>
          <w:tcPr>
            <w:tcW w:w="126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75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iCs/>
              </w:rPr>
            </w:pPr>
            <w:r>
              <w:rPr>
                <w:rFonts w:cs="Calibri" w:cstheme="minorHAnsi"/>
                <w:iCs/>
              </w:rPr>
              <w:t>g) Digestive problems</w:t>
            </w:r>
          </w:p>
        </w:tc>
        <w:tc>
          <w:tcPr>
            <w:tcW w:w="126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75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iCs/>
              </w:rPr>
            </w:pPr>
            <w:r>
              <w:rPr>
                <w:rFonts w:cs="Calibri" w:cstheme="minorHAnsi"/>
                <w:iCs/>
              </w:rPr>
              <w:t xml:space="preserve">h) Liver disease including hepatitis B </w:t>
            </w:r>
          </w:p>
        </w:tc>
        <w:tc>
          <w:tcPr>
            <w:tcW w:w="126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75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iCs/>
              </w:rPr>
            </w:pPr>
            <w:r>
              <w:rPr>
                <w:rFonts w:cs="Calibri" w:cstheme="minorHAnsi"/>
                <w:iCs/>
              </w:rPr>
              <w:t xml:space="preserve">i) AIDS </w:t>
            </w:r>
          </w:p>
        </w:tc>
        <w:tc>
          <w:tcPr>
            <w:tcW w:w="126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t>2</w:t>
            </w:r>
          </w:p>
        </w:tc>
        <w:tc>
          <w:tcPr>
            <w:tcW w:w="75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t>Do you have any health problem due to smoking</w:t>
            </w:r>
          </w:p>
        </w:tc>
        <w:tc>
          <w:tcPr>
            <w:tcW w:w="126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t>3</w:t>
            </w:r>
          </w:p>
        </w:tc>
        <w:tc>
          <w:tcPr>
            <w:tcW w:w="75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t>Are you currently taking any treatment or medication or awaiting medical investigations, laboratory test, treatment or surgery</w:t>
            </w:r>
          </w:p>
        </w:tc>
        <w:tc>
          <w:tcPr>
            <w:tcW w:w="126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t>4</w:t>
            </w:r>
          </w:p>
        </w:tc>
        <w:tc>
          <w:tcPr>
            <w:tcW w:w="75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t xml:space="preserve">Have you been absent from work due to medical reasons for a continuous period of a week or more during the last 2 years </w:t>
            </w:r>
          </w:p>
        </w:tc>
        <w:tc>
          <w:tcPr>
            <w:tcW w:w="126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t>5</w:t>
            </w:r>
          </w:p>
        </w:tc>
        <w:tc>
          <w:tcPr>
            <w:tcW w:w="75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t xml:space="preserve">Other (please specify) </w:t>
            </w:r>
          </w:p>
        </w:tc>
        <w:tc>
          <w:tcPr>
            <w:tcW w:w="126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r>
    </w:tbl>
    <w:p>
      <w:pPr>
        <w:pStyle w:val="Normal"/>
        <w:rPr>
          <w:rFonts w:cs="Calibri" w:cstheme="minorHAnsi"/>
        </w:rPr>
      </w:pPr>
      <w:r>
        <w:rPr>
          <w:rFonts w:cs="Calibri" w:cstheme="minorHAnsi"/>
        </w:rPr>
      </w:r>
    </w:p>
    <w:p>
      <w:pPr>
        <w:pStyle w:val="Normal"/>
        <w:rPr>
          <w:rFonts w:cs="Calibri" w:cstheme="minorHAnsi"/>
          <w:b/>
          <w:iCs/>
        </w:rPr>
      </w:pPr>
      <w:r>
        <w:rPr>
          <w:rFonts w:cs="Calibri" w:cstheme="minorHAnsi"/>
          <w:b/>
          <w:iCs/>
        </w:rPr>
      </w:r>
    </w:p>
    <w:p>
      <w:pPr>
        <w:pStyle w:val="Normal"/>
        <w:rPr>
          <w:rFonts w:cs="Calibri" w:cstheme="minorHAnsi"/>
          <w:b/>
          <w:iCs/>
        </w:rPr>
      </w:pPr>
      <w:r>
        <w:rPr>
          <w:rFonts w:cs="Calibri" w:cstheme="minorHAnsi"/>
          <w:b/>
          <w:iCs/>
        </w:rPr>
      </w:r>
    </w:p>
    <w:p>
      <w:pPr>
        <w:pStyle w:val="Normal"/>
        <w:rPr>
          <w:rFonts w:cs="Calibri" w:cstheme="minorHAnsi"/>
          <w:b/>
          <w:iCs/>
        </w:rPr>
      </w:pPr>
      <w:r>
        <w:rPr>
          <w:rFonts w:cs="Calibri" w:cstheme="minorHAnsi"/>
          <w:b/>
          <w:iCs/>
        </w:rPr>
      </w:r>
    </w:p>
    <w:p>
      <w:pPr>
        <w:pStyle w:val="Normal"/>
        <w:rPr>
          <w:rFonts w:cs="Calibri" w:cstheme="minorHAnsi"/>
          <w:b/>
          <w:iCs/>
        </w:rPr>
      </w:pPr>
      <w:r>
        <w:rPr>
          <w:rFonts w:cs="Calibri" w:cstheme="minorHAnsi"/>
          <w:b/>
          <w:iCs/>
        </w:rPr>
      </w:r>
    </w:p>
    <w:p>
      <w:pPr>
        <w:pStyle w:val="Normal"/>
        <w:rPr>
          <w:rFonts w:cs="Calibri" w:cstheme="minorHAnsi"/>
          <w:b/>
          <w:bCs/>
          <w:iCs/>
        </w:rPr>
      </w:pPr>
      <w:r>
        <w:rPr>
          <w:rFonts w:cs="Calibri" w:cstheme="minorHAnsi"/>
          <w:b/>
          <w:iCs/>
        </w:rPr>
        <w:t xml:space="preserve">Please give detail of any “Yes” answer to the above questions in the following form. </w:t>
      </w:r>
    </w:p>
    <w:tbl>
      <w:tblPr>
        <w:tblW w:w="9288"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468"/>
        <w:gridCol w:w="3059"/>
        <w:gridCol w:w="1080"/>
        <w:gridCol w:w="1080"/>
        <w:gridCol w:w="3601"/>
      </w:tblGrid>
      <w:tr>
        <w:trPr/>
        <w:tc>
          <w:tcPr>
            <w:tcW w:w="468" w:type="dxa"/>
            <w:tcBorders>
              <w:top w:val="single" w:sz="4" w:space="0" w:color="000000"/>
              <w:start w:val="single" w:sz="4" w:space="0" w:color="000000"/>
              <w:bottom w:val="single" w:sz="4" w:space="0" w:color="000000"/>
              <w:end w:val="single" w:sz="4" w:space="0" w:color="000000"/>
            </w:tcBorders>
            <w:shd w:color="auto" w:fill="0D0D0D" w:themeFill="text1" w:themeFillTint="f2" w:val="clear"/>
          </w:tcPr>
          <w:p>
            <w:pPr>
              <w:pStyle w:val="Normal"/>
              <w:spacing w:before="0" w:after="160"/>
              <w:jc w:val="center"/>
              <w:rPr>
                <w:rFonts w:cs="Calibri" w:cstheme="minorHAnsi"/>
                <w:b/>
                <w:bCs/>
                <w:color w:val="FFFFFF"/>
              </w:rPr>
            </w:pPr>
            <w:r>
              <w:rPr>
                <w:rFonts w:cs="Calibri" w:cstheme="minorHAnsi"/>
                <w:b/>
                <w:color w:val="FFFFFF"/>
              </w:rPr>
              <w:t>Q. #</w:t>
            </w:r>
          </w:p>
        </w:tc>
        <w:tc>
          <w:tcPr>
            <w:tcW w:w="3059" w:type="dxa"/>
            <w:tcBorders>
              <w:top w:val="single" w:sz="4" w:space="0" w:color="000000"/>
              <w:start w:val="single" w:sz="4" w:space="0" w:color="000000"/>
              <w:bottom w:val="single" w:sz="4" w:space="0" w:color="000000"/>
              <w:end w:val="single" w:sz="4" w:space="0" w:color="000000"/>
            </w:tcBorders>
            <w:shd w:color="auto" w:fill="0D0D0D" w:themeFill="text1" w:themeFillTint="f2" w:val="clear"/>
          </w:tcPr>
          <w:p>
            <w:pPr>
              <w:pStyle w:val="Normal"/>
              <w:spacing w:before="0" w:after="160"/>
              <w:jc w:val="center"/>
              <w:rPr>
                <w:rFonts w:cs="Calibri" w:cstheme="minorHAnsi"/>
                <w:b/>
                <w:bCs/>
                <w:color w:val="FFFFFF"/>
              </w:rPr>
            </w:pPr>
            <w:r>
              <w:rPr>
                <w:rFonts w:cs="Calibri" w:cstheme="minorHAnsi"/>
                <w:b/>
                <w:color w:val="FFFFFF"/>
              </w:rPr>
              <w:t xml:space="preserve">Type of Disease </w:t>
            </w:r>
          </w:p>
        </w:tc>
        <w:tc>
          <w:tcPr>
            <w:tcW w:w="1080" w:type="dxa"/>
            <w:tcBorders>
              <w:top w:val="single" w:sz="4" w:space="0" w:color="000000"/>
              <w:start w:val="single" w:sz="4" w:space="0" w:color="000000"/>
              <w:bottom w:val="single" w:sz="4" w:space="0" w:color="000000"/>
              <w:end w:val="single" w:sz="4" w:space="0" w:color="000000"/>
            </w:tcBorders>
            <w:shd w:color="auto" w:fill="0D0D0D" w:themeFill="text1" w:themeFillTint="f2" w:val="clear"/>
          </w:tcPr>
          <w:p>
            <w:pPr>
              <w:pStyle w:val="Normal"/>
              <w:spacing w:before="0" w:after="160"/>
              <w:jc w:val="center"/>
              <w:rPr>
                <w:rFonts w:cs="Calibri" w:cstheme="minorHAnsi"/>
                <w:b/>
                <w:bCs/>
                <w:color w:val="FFFFFF"/>
              </w:rPr>
            </w:pPr>
            <w:r>
              <w:rPr>
                <w:rFonts w:cs="Calibri" w:cstheme="minorHAnsi"/>
                <w:b/>
                <w:color w:val="FFFFFF"/>
              </w:rPr>
              <w:t>Date (from)</w:t>
            </w:r>
          </w:p>
        </w:tc>
        <w:tc>
          <w:tcPr>
            <w:tcW w:w="1080" w:type="dxa"/>
            <w:tcBorders>
              <w:top w:val="single" w:sz="4" w:space="0" w:color="000000"/>
              <w:start w:val="single" w:sz="4" w:space="0" w:color="000000"/>
              <w:bottom w:val="single" w:sz="4" w:space="0" w:color="000000"/>
              <w:end w:val="single" w:sz="4" w:space="0" w:color="000000"/>
            </w:tcBorders>
            <w:shd w:color="auto" w:fill="0D0D0D" w:themeFill="text1" w:themeFillTint="f2" w:val="clear"/>
          </w:tcPr>
          <w:p>
            <w:pPr>
              <w:pStyle w:val="Normal"/>
              <w:jc w:val="center"/>
              <w:rPr>
                <w:rFonts w:cs="Calibri" w:cstheme="minorHAnsi"/>
                <w:b/>
                <w:bCs/>
                <w:color w:val="FFFFFF"/>
              </w:rPr>
            </w:pPr>
            <w:r>
              <w:rPr>
                <w:rFonts w:cs="Calibri" w:cstheme="minorHAnsi"/>
                <w:b/>
                <w:color w:val="FFFFFF"/>
              </w:rPr>
              <w:t xml:space="preserve">Date </w:t>
            </w:r>
          </w:p>
          <w:p>
            <w:pPr>
              <w:pStyle w:val="Normal"/>
              <w:spacing w:before="0" w:after="160"/>
              <w:jc w:val="center"/>
              <w:rPr>
                <w:rFonts w:cs="Calibri" w:cstheme="minorHAnsi"/>
                <w:b/>
                <w:bCs/>
                <w:color w:val="FFFFFF"/>
              </w:rPr>
            </w:pPr>
            <w:r>
              <w:rPr>
                <w:rFonts w:cs="Calibri" w:cstheme="minorHAnsi"/>
                <w:b/>
                <w:color w:val="FFFFFF"/>
              </w:rPr>
              <w:t>(to)</w:t>
            </w:r>
          </w:p>
        </w:tc>
        <w:tc>
          <w:tcPr>
            <w:tcW w:w="3601" w:type="dxa"/>
            <w:tcBorders>
              <w:top w:val="single" w:sz="4" w:space="0" w:color="000000"/>
              <w:start w:val="single" w:sz="4" w:space="0" w:color="000000"/>
              <w:bottom w:val="single" w:sz="4" w:space="0" w:color="000000"/>
              <w:end w:val="single" w:sz="4" w:space="0" w:color="000000"/>
            </w:tcBorders>
            <w:shd w:color="auto" w:fill="0D0D0D" w:themeFill="text1" w:themeFillTint="f2" w:val="clear"/>
          </w:tcPr>
          <w:p>
            <w:pPr>
              <w:pStyle w:val="Normal"/>
              <w:jc w:val="center"/>
              <w:rPr>
                <w:rFonts w:cs="Calibri" w:cstheme="minorHAnsi"/>
                <w:b/>
                <w:bCs/>
                <w:color w:val="FFFFFF"/>
              </w:rPr>
            </w:pPr>
            <w:r>
              <w:rPr>
                <w:rFonts w:cs="Calibri" w:cstheme="minorHAnsi"/>
                <w:b/>
                <w:color w:val="FFFFFF"/>
              </w:rPr>
              <w:t>Treatment from</w:t>
            </w:r>
          </w:p>
          <w:p>
            <w:pPr>
              <w:pStyle w:val="Normal"/>
              <w:spacing w:before="0" w:after="160"/>
              <w:jc w:val="center"/>
              <w:rPr>
                <w:rFonts w:cs="Calibri" w:cstheme="minorHAnsi"/>
                <w:b/>
                <w:bCs/>
                <w:color w:val="FFFFFF"/>
              </w:rPr>
            </w:pPr>
            <w:r>
              <w:rPr>
                <w:rFonts w:cs="Calibri" w:cstheme="minorHAnsi"/>
                <w:b/>
                <w:color w:val="FFFFFF"/>
              </w:rPr>
              <w:t>(Name and address of Doctor)</w:t>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30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360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30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360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30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360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30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360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30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c>
          <w:tcPr>
            <w:tcW w:w="360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Calibri" w:cstheme="minorHAnsi"/>
              </w:rPr>
            </w:pPr>
            <w:r>
              <w:rPr>
                <w:rFonts w:cs="Calibri" w:cstheme="minorHAnsi"/>
              </w:rPr>
            </w:r>
          </w:p>
        </w:tc>
      </w:tr>
    </w:tbl>
    <w:p>
      <w:pPr>
        <w:pStyle w:val="Normal"/>
        <w:rPr>
          <w:rFonts w:cs="Calibri" w:cstheme="minorHAnsi"/>
        </w:rPr>
      </w:pPr>
      <w:r>
        <w:rPr>
          <w:rFonts w:cs="Calibri" w:cstheme="minorHAnsi"/>
        </w:rPr>
      </w:r>
    </w:p>
    <w:p>
      <w:pPr>
        <w:pStyle w:val="Normal"/>
        <w:rPr>
          <w:rFonts w:cs="Calibri" w:cstheme="minorHAnsi"/>
          <w:b/>
          <w:bCs/>
          <w:sz w:val="12"/>
        </w:rPr>
      </w:pPr>
      <w:r>
        <w:rPr>
          <w:rFonts w:cs="Calibri" w:cstheme="minorHAnsi"/>
          <w:b/>
          <w:bCs/>
          <w:sz w:val="12"/>
        </w:rPr>
      </w:r>
    </w:p>
    <w:p>
      <w:pPr>
        <w:pStyle w:val="Normal"/>
        <w:rPr>
          <w:rFonts w:cs="Calibri" w:cstheme="minorHAnsi"/>
          <w:b/>
          <w:bCs/>
        </w:rPr>
      </w:pPr>
      <w:r>
        <w:rPr>
          <w:rFonts w:cs="Calibri" w:cstheme="minorHAnsi"/>
          <w:b/>
        </w:rPr>
        <w:t>DECLARATION:</w:t>
      </w:r>
    </w:p>
    <w:p>
      <w:pPr>
        <w:pStyle w:val="BodyText2"/>
        <w:rPr>
          <w:rFonts w:cs="Calibri" w:cstheme="minorHAnsi"/>
        </w:rPr>
      </w:pPr>
      <w:r>
        <w:rPr>
          <w:rFonts w:cs="Calibri" w:cstheme="minorHAnsi"/>
        </w:rPr>
        <w:t xml:space="preserve">I hereby declare that what has been stated above is true and complete to the best of my knowledge and if found that I have some health problem then I could be sent to the hospital, recommended by the HR Department, for complete checkup and test. In case of wrong information, I could be terminated from employment.  </w:t>
      </w:r>
    </w:p>
    <w:p>
      <w:pPr>
        <w:pStyle w:val="Normal"/>
        <w:rPr>
          <w:rFonts w:cs="Calibri" w:cstheme="minorHAnsi"/>
          <w:i/>
          <w:iCs/>
        </w:rPr>
      </w:pPr>
      <w:r>
        <w:rPr>
          <w:rFonts w:cs="Calibri" w:cstheme="minorHAnsi"/>
          <w:i/>
          <w:iCs/>
        </w:rPr>
      </w:r>
    </w:p>
    <w:p>
      <w:pPr>
        <w:pStyle w:val="Normal"/>
        <w:rPr>
          <w:rFonts w:cs="Calibri" w:cstheme="minorHAnsi"/>
          <w:i/>
          <w:iCs/>
        </w:rPr>
      </w:pPr>
      <w:r>
        <w:rPr>
          <w:rFonts w:cs="Calibri" w:cstheme="minorHAnsi"/>
          <w:i/>
          <w:iCs/>
        </w:rPr>
      </w:r>
    </w:p>
    <w:p>
      <w:pPr>
        <w:pStyle w:val="Normal"/>
        <w:ind w:end="-288"/>
        <w:rPr>
          <w:rFonts w:cs="Calibri" w:cstheme="minorHAnsi"/>
        </w:rPr>
      </w:pPr>
      <w:r>
        <w:rPr>
          <w:rFonts w:cs="Calibri" w:cstheme="minorHAnsi"/>
          <w:b/>
        </w:rPr>
        <w:t>Signature:</w:t>
      </w:r>
      <w:r>
        <w:rPr>
          <w:rFonts w:cs="Calibri" w:cstheme="minorHAnsi"/>
        </w:rPr>
        <w:t xml:space="preserve"> ___________________________ </w:t>
      </w:r>
      <w:r>
        <w:rPr>
          <w:rFonts w:cs="Calibri" w:cstheme="minorHAnsi"/>
          <w:b/>
        </w:rPr>
        <w:t>Date of Joining:</w:t>
      </w:r>
      <w:r>
        <w:rPr>
          <w:rFonts w:cs="Calibri" w:cstheme="minorHAnsi"/>
        </w:rPr>
        <w:t xml:space="preserve"> _________________________</w:t>
      </w:r>
    </w:p>
    <w:p>
      <w:pPr>
        <w:pStyle w:val="Normal"/>
        <w:rPr>
          <w:rFonts w:eastAsia="" w:cs="" w:cstheme="majorBidi" w:eastAsiaTheme="majorEastAsia"/>
          <w:color w:themeColor="accent1" w:themeShade="bf" w:val="2E74B5"/>
          <w:sz w:val="26"/>
          <w:szCs w:val="26"/>
        </w:rPr>
      </w:pPr>
      <w:r>
        <w:rPr>
          <w:rFonts w:eastAsia="" w:cs="" w:cstheme="majorBidi" w:eastAsiaTheme="majorEastAsia"/>
          <w:color w:themeColor="accent1" w:themeShade="bf" w:val="2E74B5"/>
          <w:sz w:val="26"/>
          <w:szCs w:val="26"/>
        </w:rPr>
      </w:r>
      <w:bookmarkStart w:id="518" w:name="_Toc440379356"/>
      <w:bookmarkStart w:id="519" w:name="_Toc382909852"/>
      <w:bookmarkStart w:id="520" w:name="_Toc352767904"/>
      <w:bookmarkStart w:id="521" w:name="_Toc387491573"/>
      <w:bookmarkStart w:id="522" w:name="_Toc440379356"/>
      <w:bookmarkStart w:id="523" w:name="_Toc382909852"/>
      <w:bookmarkStart w:id="524" w:name="_Toc352767904"/>
      <w:bookmarkStart w:id="525" w:name="_Toc387491573"/>
      <w:r>
        <w:br w:type="page"/>
      </w:r>
    </w:p>
    <w:p>
      <w:pPr>
        <w:pStyle w:val="Normal"/>
        <w:keepNext w:val="true"/>
        <w:numPr>
          <w:ilvl w:val="0"/>
          <w:numId w:val="0"/>
        </w:numPr>
        <w:tabs>
          <w:tab w:val="clear" w:pos="720"/>
          <w:tab w:val="left" w:pos="630" w:leader="none"/>
        </w:tabs>
        <w:spacing w:before="0" w:after="160"/>
        <w:outlineLvl w:val="1"/>
        <w:rPr>
          <w:rFonts w:ascii="Calibri" w:hAnsi="Calibri" w:cs="Calibri"/>
          <w:b/>
          <w:bCs/>
          <w:spacing w:val="2"/>
          <w:sz w:val="36"/>
          <w:szCs w:val="36"/>
          <w:lang w:val="en-GB"/>
        </w:rPr>
      </w:pPr>
      <w:bookmarkStart w:id="526" w:name="_Toc440379356"/>
      <w:bookmarkStart w:id="527" w:name="_Toc382909852"/>
      <w:bookmarkStart w:id="528" w:name="_Toc352767904"/>
      <w:bookmarkStart w:id="529" w:name="_Toc387491573"/>
      <w:bookmarkStart w:id="530" w:name="_Toc514931141"/>
      <w:r>
        <w:rPr>
          <w:rFonts w:cs="Calibri" w:ascii="Calibri" w:hAnsi="Calibri"/>
          <w:b/>
          <w:bCs/>
          <w:spacing w:val="2"/>
          <w:sz w:val="36"/>
          <w:szCs w:val="36"/>
          <w:lang w:val="en-GB"/>
        </w:rPr>
        <w:t>ANNEXURE. G: Orientation Checklist</w:t>
      </w:r>
      <w:bookmarkEnd w:id="526"/>
      <w:bookmarkEnd w:id="527"/>
      <w:bookmarkEnd w:id="528"/>
      <w:bookmarkEnd w:id="529"/>
      <w:bookmarkEnd w:id="530"/>
    </w:p>
    <w:p>
      <w:pPr>
        <w:pStyle w:val="Normal"/>
        <w:jc w:val="center"/>
        <w:rPr>
          <w:b/>
          <w:sz w:val="32"/>
        </w:rPr>
      </w:pPr>
      <w:r>
        <w:rPr>
          <w:b/>
          <w:sz w:val="32"/>
        </w:rPr>
        <w:t>ORIENTATION CHECKLIST</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Employee’s Name: ________________</w:t>
        <w:tab/>
        <w:tab/>
        <w:tab/>
        <w:t>Designation: ______________</w:t>
        <w:tab/>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Department: _____________________</w:t>
        <w:tab/>
        <w:tab/>
        <w:tab/>
        <w:t xml:space="preserve">Date: </w:t>
        <w:tab/>
        <w:t>____________________</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_____________________________________________________________________________</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mc:AlternateContent>
          <mc:Choice Requires="wps">
            <w:drawing>
              <wp:anchor distT="0" distB="19050" distL="0" distR="19050" simplePos="0" relativeHeight="511" behindDoc="0" locked="0" layoutInCell="1" allowOverlap="1" wp14:anchorId="1A8E223F">
                <wp:simplePos x="0" y="0"/>
                <wp:positionH relativeFrom="column">
                  <wp:posOffset>0</wp:posOffset>
                </wp:positionH>
                <wp:positionV relativeFrom="paragraph">
                  <wp:posOffset>-5715</wp:posOffset>
                </wp:positionV>
                <wp:extent cx="5943600" cy="635"/>
                <wp:effectExtent l="5080" t="5080" r="5080" b="5080"/>
                <wp:wrapNone/>
                <wp:docPr id="44" name="Line 550"/>
                <a:graphic xmlns:a="http://schemas.openxmlformats.org/drawingml/2006/main">
                  <a:graphicData uri="http://schemas.microsoft.com/office/word/2010/wordprocessingShape">
                    <wps:wsp>
                      <wps:cNvSpPr/>
                      <wps:spPr>
                        <a:xfrm>
                          <a:off x="0" y="0"/>
                          <a:ext cx="594360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0pt,-0.45pt" to="467.95pt,-0.45pt" stroked="t" o:allowincell="f" style="position:absolute" wp14:anchorId="1A8E223F">
                <v:stroke color="black" weight="9360" joinstyle="round" endcap="flat"/>
                <v:fill o:detectmouseclick="t" on="false"/>
                <w10:wrap type="none"/>
              </v:line>
            </w:pict>
          </mc:Fallback>
        </mc:AlternateContent>
      </w:r>
      <w:r>
        <w:rPr>
          <w:rFonts w:cs="Calibri" w:ascii="Calibri" w:hAnsi="Calibri" w:asciiTheme="minorHAnsi" w:cstheme="minorHAnsi" w:hAnsiTheme="minorHAnsi"/>
          <w:sz w:val="22"/>
        </w:rPr>
        <w:t>In order to avoid duplication of the instructions, the Information checked (         ) below has been given or explained to the employee by the HR department.</w:t>
      </w:r>
    </w:p>
    <w:p>
      <w:pPr>
        <w:pStyle w:val="Title"/>
        <w:rPr>
          <w:rFonts w:ascii="Calibri" w:hAnsi="Calibri" w:cs="Calibri" w:asciiTheme="minorHAnsi" w:cstheme="minorHAnsi" w:hAnsiTheme="minorHAnsi"/>
          <w:sz w:val="22"/>
        </w:rPr>
      </w:pPr>
      <w:r>
        <w:rPr>
          <w:rFonts w:cs="Calibri" w:ascii="Calibri" w:hAnsi="Calibri" w:asciiTheme="minorHAnsi" w:cstheme="minorHAnsi" w:hAnsiTheme="minorHAnsi"/>
          <w:sz w:val="22"/>
          <w:u w:val="single"/>
        </w:rPr>
        <w:t>Introduction:</w:t>
        <w:tab/>
      </w:r>
      <w:r>
        <w:rPr>
          <w:rFonts w:cs="Calibri" w:ascii="Calibri" w:hAnsi="Calibri" w:asciiTheme="minorHAnsi" w:cstheme="minorHAnsi" w:hAnsiTheme="minorHAnsi"/>
          <w:sz w:val="22"/>
        </w:rPr>
        <w:tab/>
        <w:tab/>
        <w:tab/>
        <w:tab/>
        <w:tab/>
      </w:r>
      <w:r>
        <w:rPr>
          <w:rFonts w:cs="Calibri" w:ascii="Calibri" w:hAnsi="Calibri" w:asciiTheme="minorHAnsi" w:cstheme="minorHAnsi" w:hAnsiTheme="minorHAnsi"/>
          <w:sz w:val="22"/>
          <w:u w:val="single"/>
        </w:rPr>
        <w:t>Time Schedule:</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Company Introduction</w:t>
        <w:tab/>
        <w:tab/>
        <w:t xml:space="preserve">              (</w:t>
        <w:tab/>
        <w:t>)</w:t>
        <w:tab/>
        <w:t xml:space="preserve"> Work Schedule/Lunch timings (</w:t>
        <w:tab/>
        <w:t>)</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Mission &amp; Vision</w:t>
        <w:tab/>
        <w:tab/>
        <w:tab/>
        <w:t>(</w:t>
        <w:tab/>
        <w:t>)</w:t>
        <w:tab/>
        <w:t>Attendance &amp; Punctuality(</w:t>
        <w:tab/>
        <w:t>)</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Corporate Values</w:t>
        <w:tab/>
        <w:tab/>
        <w:tab/>
        <w:t>(</w:t>
        <w:tab/>
        <w:t>)</w:t>
        <w:tab/>
        <w:t>Public Holidays</w:t>
        <w:tab/>
        <w:tab/>
        <w:t>(</w:t>
        <w:tab/>
        <w:t>)</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Organizational Structure</w:t>
        <w:tab/>
        <w:tab/>
        <w:t>(</w:t>
        <w:tab/>
        <w:t>)</w:t>
        <w:tab/>
        <w:t>Leave</w:t>
        <w:tab/>
        <w:tab/>
        <w:tab/>
        <w:t>(</w:t>
        <w:tab/>
        <w:t>)</w:t>
        <w:tab/>
        <w:tab/>
        <w:tab/>
        <w:tab/>
        <w:tab/>
        <w:tab/>
        <w:tab/>
        <w:tab/>
        <w:tab/>
        <w:tab/>
        <w:tab/>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u w:val="single"/>
        </w:rPr>
        <w:t>Employment:</w:t>
      </w:r>
      <w:r>
        <w:rPr>
          <w:rFonts w:cs="Calibri" w:ascii="Calibri" w:hAnsi="Calibri" w:asciiTheme="minorHAnsi" w:cstheme="minorHAnsi" w:hAnsiTheme="minorHAnsi"/>
          <w:sz w:val="22"/>
        </w:rPr>
        <w:tab/>
        <w:tab/>
        <w:tab/>
        <w:tab/>
        <w:tab/>
        <w:tab/>
      </w:r>
      <w:r>
        <w:rPr>
          <w:rFonts w:cs="Calibri" w:ascii="Calibri" w:hAnsi="Calibri" w:asciiTheme="minorHAnsi" w:cstheme="minorHAnsi" w:hAnsiTheme="minorHAnsi"/>
          <w:sz w:val="22"/>
          <w:u w:val="single"/>
        </w:rPr>
        <w:t>Employee Relations:</w:t>
      </w:r>
      <w:r>
        <w:rPr>
          <w:rFonts w:cs="Calibri" w:ascii="Calibri" w:hAnsi="Calibri" w:asciiTheme="minorHAnsi" w:cstheme="minorHAnsi" w:hAnsiTheme="minorHAnsi"/>
          <w:sz w:val="22"/>
        </w:rPr>
        <w:tab/>
        <w:tab/>
        <w:tab/>
        <w:tab/>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Recruitment &amp; Selection</w:t>
        <w:tab/>
        <w:tab/>
        <w:t>(</w:t>
        <w:tab/>
        <w:t>)</w:t>
        <w:tab/>
        <w:t>Violation of company rules (            )</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Appointment Letter issued</w:t>
        <w:tab/>
        <w:tab/>
        <w:t>(</w:t>
        <w:tab/>
        <w:t>)</w:t>
        <w:tab/>
        <w:t>Disciplinary Policy</w:t>
        <w:tab/>
        <w:t>(</w:t>
        <w:tab/>
        <w:t>)</w:t>
        <w:tab/>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Confidentiality Agreement signed</w:t>
        <w:tab/>
        <w:t>(</w:t>
        <w:tab/>
        <w:t>)</w:t>
        <w:tab/>
        <w:t>Internal Communication (</w:t>
        <w:tab/>
        <w:t>)</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Statements of Ethics signed</w:t>
        <w:tab/>
        <w:t xml:space="preserve">              (</w:t>
        <w:tab/>
        <w:t>)</w:t>
        <w:tab/>
        <w:t>Employee Records</w:t>
        <w:tab/>
        <w:t>(</w:t>
        <w:tab/>
        <w:t>)</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Probation &amp; Confirmation</w:t>
        <w:tab/>
        <w:tab/>
        <w:t>(</w:t>
        <w:tab/>
        <w:t>)</w:t>
        <w:tab/>
        <w:t>Code of Conduct</w:t>
        <w:tab/>
        <w:t>(</w:t>
        <w:tab/>
        <w:t>)</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 xml:space="preserve">Resignation /Termination </w:t>
        <w:tab/>
        <w:tab/>
        <w:t>(</w:t>
        <w:tab/>
        <w:t>)</w:t>
        <w:tab/>
        <w:tab/>
      </w:r>
    </w:p>
    <w:p>
      <w:pPr>
        <w:pStyle w:val="Title"/>
        <w:rPr>
          <w:rFonts w:ascii="Calibri" w:hAnsi="Calibri" w:cs="Calibri" w:asciiTheme="minorHAnsi" w:cstheme="minorHAnsi" w:hAnsiTheme="minorHAnsi"/>
          <w:sz w:val="22"/>
          <w:u w:val="single"/>
        </w:rPr>
      </w:pPr>
      <w:r>
        <w:rPr>
          <w:rFonts w:cs="Calibri" w:ascii="Calibri" w:hAnsi="Calibri" w:asciiTheme="minorHAnsi" w:cstheme="minorHAnsi" w:hAnsiTheme="minorHAnsi"/>
          <w:sz w:val="22"/>
          <w:u w:val="single"/>
        </w:rPr>
        <w:t>Compensation &amp; Benefits:</w:t>
      </w:r>
      <w:r>
        <w:rPr>
          <w:rFonts w:cs="Calibri" w:ascii="Calibri" w:hAnsi="Calibri" w:asciiTheme="minorHAnsi" w:cstheme="minorHAnsi" w:hAnsiTheme="minorHAnsi"/>
          <w:sz w:val="22"/>
        </w:rPr>
        <w:tab/>
        <w:tab/>
        <w:tab/>
        <w:tab/>
      </w:r>
      <w:r>
        <w:rPr>
          <w:rFonts w:cs="Calibri" w:ascii="Calibri" w:hAnsi="Calibri" w:asciiTheme="minorHAnsi" w:cstheme="minorHAnsi" w:hAnsiTheme="minorHAnsi"/>
          <w:sz w:val="22"/>
          <w:u w:val="single"/>
        </w:rPr>
        <w:t>Career Development:</w:t>
      </w:r>
    </w:p>
    <w:p>
      <w:pPr>
        <w:pStyle w:val="Title"/>
        <w:spacing w:before="0" w:after="0"/>
        <w:contextualSpacing/>
        <w:rPr>
          <w:rFonts w:ascii="Calibri" w:hAnsi="Calibri" w:cs="Calibri" w:asciiTheme="minorHAnsi" w:cstheme="minorHAnsi" w:hAnsiTheme="minorHAnsi"/>
          <w:b/>
          <w:sz w:val="22"/>
        </w:rPr>
      </w:pPr>
      <w:r>
        <w:rPr>
          <w:rFonts w:cs="Calibri" w:ascii="Calibri" w:hAnsi="Calibri" w:asciiTheme="minorHAnsi" w:cstheme="minorHAnsi" w:hAnsiTheme="minorHAnsi"/>
          <w:sz w:val="22"/>
        </w:rPr>
        <w:t>Job Description issued</w:t>
        <w:tab/>
        <w:tab/>
        <w:t>(</w:t>
        <w:tab/>
        <w:t>)</w:t>
        <w:tab/>
        <w:t>Performance Management System (        )</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Medical Facility</w:t>
        <w:tab/>
        <w:tab/>
        <w:tab/>
        <w:t>(</w:t>
        <w:tab/>
        <w:t>)</w:t>
        <w:tab/>
        <w:t>Promotion/Increments</w:t>
        <w:tab/>
        <w:t xml:space="preserve"> (</w:t>
        <w:tab/>
        <w:t>)</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Parking Facility</w:t>
        <w:tab/>
        <w:tab/>
        <w:tab/>
        <w:t>(</w:t>
        <w:tab/>
        <w:t>)</w:t>
        <w:tab/>
        <w:t>Training</w:t>
        <w:tab/>
        <w:tab/>
        <w:tab/>
        <w:t>(</w:t>
        <w:tab/>
        <w:t>)</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Provident Fund</w:t>
        <w:tab/>
        <w:tab/>
        <w:tab/>
        <w:t>(</w:t>
        <w:tab/>
        <w:t>)</w:t>
        <w:tab/>
        <w:tab/>
      </w:r>
    </w:p>
    <w:p>
      <w:pPr>
        <w:pStyle w:val="Title"/>
        <w:rPr>
          <w:rFonts w:ascii="Calibri" w:hAnsi="Calibri" w:cs="Calibri" w:asciiTheme="minorHAnsi" w:cstheme="minorHAnsi" w:hAnsiTheme="minorHAnsi"/>
          <w:b/>
          <w:sz w:val="22"/>
        </w:rPr>
      </w:pPr>
      <w:r>
        <w:rPr>
          <w:rFonts w:cs="Calibri" w:cstheme="minorHAnsi" w:ascii="Calibri" w:hAnsi="Calibri"/>
          <w:b/>
          <w:sz w:val="22"/>
        </w:rPr>
      </w:r>
    </w:p>
    <w:p>
      <w:pPr>
        <w:pStyle w:val="Title"/>
        <w:spacing w:before="0" w:after="0"/>
        <w:contextualSpacing/>
        <w:rPr>
          <w:rFonts w:ascii="Calibri" w:hAnsi="Calibri" w:cs="Calibri" w:asciiTheme="minorHAnsi" w:cstheme="minorHAnsi" w:hAnsiTheme="minorHAnsi"/>
          <w:sz w:val="22"/>
          <w:u w:val="single"/>
        </w:rPr>
      </w:pPr>
      <w:r>
        <w:rPr>
          <w:rFonts w:cs="Calibri" w:ascii="Calibri" w:hAnsi="Calibri" w:asciiTheme="minorHAnsi" w:cstheme="minorHAnsi" w:hAnsiTheme="minorHAnsi"/>
          <w:sz w:val="22"/>
          <w:u w:val="single"/>
        </w:rPr>
        <w:t>Others:</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Other Benefits</w:t>
        <w:tab/>
        <w:tab/>
        <w:tab/>
        <w:tab/>
        <w:t>(</w:t>
        <w:tab/>
        <w:t>)</w:t>
        <w:tab/>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Tour of the company</w:t>
        <w:tab/>
        <w:tab/>
        <w:tab/>
        <w:t>(</w:t>
        <w:tab/>
        <w:t>)</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Issuance of Employee Handbook</w:t>
        <w:tab/>
        <w:t>(</w:t>
        <w:tab/>
        <w:t>)</w:t>
      </w:r>
    </w:p>
    <w:p>
      <w:pPr>
        <w:pStyle w:val="Title"/>
        <w:rPr>
          <w:rFonts w:ascii="Calibri" w:hAnsi="Calibri" w:cs="Calibri" w:asciiTheme="minorHAnsi" w:cstheme="minorHAnsi" w:hAnsiTheme="minorHAnsi"/>
          <w:sz w:val="22"/>
        </w:rPr>
      </w:pPr>
      <w:r>
        <w:rPr>
          <w:rFonts w:cs="Calibri" w:ascii="Calibri" w:hAnsi="Calibri" w:asciiTheme="minorHAnsi" w:cstheme="minorHAnsi" w:hAnsiTheme="minorHAnsi"/>
          <w:sz w:val="22"/>
          <w:u w:val="single"/>
        </w:rPr>
        <w:t>Salary Administration</w:t>
      </w:r>
      <w:r>
        <w:rPr>
          <w:rFonts w:cs="Calibri" w:ascii="Calibri" w:hAnsi="Calibri" w:asciiTheme="minorHAnsi" w:cstheme="minorHAnsi" w:hAnsiTheme="minorHAnsi"/>
          <w:sz w:val="22"/>
        </w:rPr>
        <w:t>:</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Salary Process</w:t>
        <w:tab/>
        <w:tab/>
        <w:tab/>
        <w:tab/>
        <w:t>(</w:t>
        <w:tab/>
        <w:t>)</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Email address sent for addition</w:t>
        <w:tab/>
        <w:t xml:space="preserve">              (</w:t>
        <w:tab/>
        <w:t>)</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Advance Salary</w:t>
        <w:tab/>
        <w:tab/>
        <w:tab/>
        <w:t xml:space="preserve">              (</w:t>
        <w:tab/>
        <w:t>)</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Outstation Travel</w:t>
        <w:tab/>
        <w:tab/>
        <w:tab/>
        <w:t>(</w:t>
        <w:tab/>
        <w:t>)</w:t>
      </w:r>
    </w:p>
    <w:p>
      <w:pPr>
        <w:pStyle w:val="Title"/>
        <w:rPr>
          <w:rFonts w:ascii="Calibri" w:hAnsi="Calibri" w:cs="Calibri" w:asciiTheme="minorHAnsi" w:cstheme="minorHAnsi" w:hAnsiTheme="minorHAnsi"/>
          <w:b/>
          <w:sz w:val="22"/>
        </w:rPr>
      </w:pPr>
      <w:r>
        <w:rPr>
          <w:rFonts w:cs="Calibri" w:ascii="Calibri" w:hAnsi="Calibri" w:asciiTheme="minorHAnsi" w:cstheme="minorHAnsi" w:hAnsiTheme="minorHAnsi"/>
          <w:sz w:val="22"/>
        </w:rPr>
        <w:t>Local Travel</w:t>
        <w:tab/>
        <w:tab/>
        <w:tab/>
        <w:tab/>
        <w:t>(</w:t>
        <w:tab/>
        <w:t>)</w:t>
      </w:r>
    </w:p>
    <w:p>
      <w:pPr>
        <w:pStyle w:val="Title"/>
        <w:rPr>
          <w:rFonts w:ascii="Calibri" w:hAnsi="Calibri" w:cs="Calibri" w:asciiTheme="minorHAnsi" w:cstheme="minorHAnsi" w:hAnsiTheme="minorHAnsi"/>
          <w:sz w:val="22"/>
        </w:rPr>
      </w:pPr>
      <w:r>
        <w:rPr>
          <w:rFonts w:cs="Calibri" w:ascii="Calibri" w:hAnsi="Calibri" w:asciiTheme="minorHAnsi" w:cstheme="minorHAnsi" w:hAnsiTheme="minorHAnsi"/>
          <w:sz w:val="22"/>
        </w:rPr>
        <w:tab/>
        <w:tab/>
      </w:r>
    </w:p>
    <w:p>
      <w:pPr>
        <w:pStyle w:val="Title"/>
        <w:rPr>
          <w:rFonts w:ascii="Calibri" w:hAnsi="Calibri" w:cs="Calibri" w:asciiTheme="minorHAnsi" w:cstheme="minorHAnsi" w:hAnsiTheme="minorHAnsi"/>
          <w:sz w:val="22"/>
        </w:rPr>
      </w:pPr>
      <w:r>
        <w:rPr>
          <w:rFonts w:cs="Calibri" w:cstheme="minorHAnsi" w:ascii="Calibri" w:hAnsi="Calibri"/>
          <w:sz w:val="22"/>
        </w:rPr>
        <mc:AlternateContent>
          <mc:Choice Requires="wps">
            <w:drawing>
              <wp:anchor distT="19050" distB="38100" distL="0" distR="38100" simplePos="0" relativeHeight="509" behindDoc="0" locked="0" layoutInCell="1" allowOverlap="1" wp14:anchorId="630DDD7F">
                <wp:simplePos x="0" y="0"/>
                <wp:positionH relativeFrom="column">
                  <wp:posOffset>0</wp:posOffset>
                </wp:positionH>
                <wp:positionV relativeFrom="paragraph">
                  <wp:posOffset>44450</wp:posOffset>
                </wp:positionV>
                <wp:extent cx="5943600" cy="0"/>
                <wp:effectExtent l="28575" t="29210" r="28575" b="29210"/>
                <wp:wrapNone/>
                <wp:docPr id="45" name="Line 546"/>
                <a:graphic xmlns:a="http://schemas.openxmlformats.org/drawingml/2006/main">
                  <a:graphicData uri="http://schemas.microsoft.com/office/word/2010/wordprocessingShape">
                    <wps:wsp>
                      <wps:cNvSpPr/>
                      <wps:spPr>
                        <a:xfrm>
                          <a:off x="0" y="0"/>
                          <a:ext cx="5943600" cy="0"/>
                        </a:xfrm>
                        <a:prstGeom prst="line">
                          <a:avLst/>
                        </a:prstGeom>
                        <a:ln w="57150">
                          <a:solidFill>
                            <a:srgbClr val="000000"/>
                          </a:solidFill>
                          <a:round/>
                        </a:ln>
                      </wps:spPr>
                      <wps:style>
                        <a:lnRef idx="0"/>
                        <a:fillRef idx="0"/>
                        <a:effectRef idx="0"/>
                        <a:fontRef idx="minor"/>
                      </wps:style>
                      <wps:bodyPr/>
                    </wps:wsp>
                  </a:graphicData>
                </a:graphic>
              </wp:anchor>
            </w:drawing>
          </mc:Choice>
          <mc:Fallback>
            <w:pict>
              <v:line id="shape_0" from="0pt,3.5pt" to="467.95pt,3.5pt" stroked="t" o:allowincell="f" style="position:absolute" wp14:anchorId="630DDD7F">
                <v:stroke color="black" weight="57240" joinstyle="round" endcap="flat"/>
                <v:fill o:detectmouseclick="t" on="false"/>
                <w10:wrap type="none"/>
              </v:line>
            </w:pict>
          </mc:Fallback>
        </mc:AlternateContent>
      </w:r>
    </w:p>
    <w:p>
      <w:pPr>
        <w:pStyle w:val="Title"/>
        <w:spacing w:lineRule="auto" w:line="360"/>
        <w:rPr>
          <w:rFonts w:ascii="Calibri" w:hAnsi="Calibri" w:cs="Calibri" w:asciiTheme="minorHAnsi" w:cstheme="minorHAnsi" w:hAnsiTheme="minorHAnsi"/>
          <w:b/>
          <w:sz w:val="22"/>
        </w:rPr>
      </w:pPr>
      <w:r>
        <w:rPr>
          <w:rFonts w:cs="Calibri" w:ascii="Calibri" w:hAnsi="Calibri" w:asciiTheme="minorHAnsi" w:cstheme="minorHAnsi" w:hAnsiTheme="minorHAnsi"/>
          <w:sz w:val="22"/>
        </w:rPr>
        <w:t xml:space="preserve">How satisfied are you with the orientation process?  </w:t>
      </w:r>
    </w:p>
    <w:p>
      <w:pPr>
        <w:pStyle w:val="Title"/>
        <w:spacing w:lineRule="auto" w:line="360"/>
        <w:rPr>
          <w:rFonts w:ascii="Calibri" w:hAnsi="Calibri" w:cs="Calibri" w:asciiTheme="minorHAnsi" w:cstheme="minorHAnsi" w:hAnsiTheme="minorHAnsi"/>
          <w:sz w:val="22"/>
        </w:rPr>
      </w:pPr>
      <w:r>
        <w:rPr>
          <w:rFonts w:cs="Calibri" w:ascii="Calibri" w:hAnsi="Calibri" w:asciiTheme="minorHAnsi" w:cstheme="minorHAnsi" w:hAnsiTheme="minorHAnsi"/>
          <w:sz w:val="22"/>
        </w:rPr>
        <w:t>⃝</w:t>
      </w:r>
      <w:r>
        <w:rPr>
          <w:rFonts w:cs="Calibri" w:ascii="Calibri" w:hAnsi="Calibri" w:asciiTheme="minorHAnsi" w:cstheme="minorHAnsi" w:hAnsiTheme="minorHAnsi"/>
          <w:sz w:val="22"/>
        </w:rPr>
        <w:t>Not Satisfied</w:t>
        <w:tab/>
        <w:tab/>
        <w:t>⃝Improvement Needed</w:t>
        <w:tab/>
        <w:tab/>
        <w:t xml:space="preserve">⃝Satisfied                  </w:t>
      </w:r>
    </w:p>
    <w:p>
      <w:pPr>
        <w:pStyle w:val="Title"/>
        <w:spacing w:lineRule="auto" w:line="360"/>
        <w:rPr>
          <w:rFonts w:ascii="Calibri" w:hAnsi="Calibri" w:cs="Calibri" w:asciiTheme="minorHAnsi" w:cstheme="minorHAnsi" w:hAnsiTheme="minorHAnsi"/>
          <w:sz w:val="22"/>
        </w:rPr>
      </w:pPr>
      <w:r>
        <w:rPr>
          <w:rFonts w:cs="Calibri" w:ascii="Calibri" w:hAnsi="Calibri" w:asciiTheme="minorHAnsi" w:cstheme="minorHAnsi" w:hAnsiTheme="minorHAnsi"/>
          <w:sz w:val="22"/>
        </w:rPr>
        <w:t>⃝</w:t>
      </w:r>
      <w:r>
        <w:rPr>
          <w:rFonts w:cs="Calibri" w:ascii="Calibri" w:hAnsi="Calibri" w:asciiTheme="minorHAnsi" w:cstheme="minorHAnsi" w:hAnsiTheme="minorHAnsi"/>
          <w:sz w:val="22"/>
        </w:rPr>
        <w:t>Very Satisfied</w:t>
        <w:tab/>
        <w:tab/>
        <w:t>⃝Outstanding</w:t>
      </w:r>
    </w:p>
    <w:p>
      <w:pPr>
        <w:pStyle w:val="Title"/>
        <w:spacing w:lineRule="auto" w:line="360"/>
        <w:rPr>
          <w:rFonts w:ascii="Calibri" w:hAnsi="Calibri" w:cs="Calibri" w:asciiTheme="minorHAnsi" w:cstheme="minorHAnsi" w:hAnsiTheme="minorHAnsi"/>
          <w:b/>
          <w:sz w:val="22"/>
        </w:rPr>
      </w:pPr>
      <w:r>
        <w:rPr>
          <w:rFonts w:cs="Calibri" w:ascii="Calibri" w:hAnsi="Calibri" w:asciiTheme="minorHAnsi" w:cstheme="minorHAnsi" w:hAnsiTheme="minorHAnsi"/>
          <w:sz w:val="22"/>
        </w:rPr>
        <w:t>Additional Comments/Suggestions: ____________________________________________________________________________________________________________________________________________________________</w:t>
      </w:r>
    </w:p>
    <w:p>
      <w:pPr>
        <w:pStyle w:val="Title"/>
        <w:spacing w:lineRule="auto" w:line="360"/>
        <w:rPr>
          <w:rFonts w:ascii="Calibri" w:hAnsi="Calibri" w:cs="Calibri" w:asciiTheme="minorHAnsi" w:cstheme="minorHAnsi" w:hAnsiTheme="minorHAnsi"/>
          <w:sz w:val="22"/>
        </w:rPr>
      </w:pPr>
      <w:r>
        <w:rPr>
          <w:rFonts w:cs="Calibri" w:cstheme="minorHAnsi" w:ascii="Calibri" w:hAnsi="Calibri"/>
          <w:sz w:val="22"/>
        </w:rPr>
        <mc:AlternateContent>
          <mc:Choice Requires="wps">
            <w:drawing>
              <wp:anchor distT="19050" distB="38100" distL="0" distR="38100" simplePos="0" relativeHeight="510" behindDoc="0" locked="0" layoutInCell="1" allowOverlap="1" wp14:anchorId="1A577B08">
                <wp:simplePos x="0" y="0"/>
                <wp:positionH relativeFrom="column">
                  <wp:posOffset>0</wp:posOffset>
                </wp:positionH>
                <wp:positionV relativeFrom="paragraph">
                  <wp:posOffset>70485</wp:posOffset>
                </wp:positionV>
                <wp:extent cx="5943600" cy="0"/>
                <wp:effectExtent l="28575" t="29210" r="28575" b="29210"/>
                <wp:wrapNone/>
                <wp:docPr id="46" name="Line 549"/>
                <a:graphic xmlns:a="http://schemas.openxmlformats.org/drawingml/2006/main">
                  <a:graphicData uri="http://schemas.microsoft.com/office/word/2010/wordprocessingShape">
                    <wps:wsp>
                      <wps:cNvSpPr/>
                      <wps:spPr>
                        <a:xfrm>
                          <a:off x="0" y="0"/>
                          <a:ext cx="5943600" cy="0"/>
                        </a:xfrm>
                        <a:prstGeom prst="line">
                          <a:avLst/>
                        </a:prstGeom>
                        <a:ln w="57150">
                          <a:solidFill>
                            <a:srgbClr val="000000"/>
                          </a:solidFill>
                          <a:round/>
                        </a:ln>
                      </wps:spPr>
                      <wps:style>
                        <a:lnRef idx="0"/>
                        <a:fillRef idx="0"/>
                        <a:effectRef idx="0"/>
                        <a:fontRef idx="minor"/>
                      </wps:style>
                      <wps:bodyPr/>
                    </wps:wsp>
                  </a:graphicData>
                </a:graphic>
              </wp:anchor>
            </w:drawing>
          </mc:Choice>
          <mc:Fallback>
            <w:pict>
              <v:line id="shape_0" from="0pt,5.55pt" to="467.95pt,5.55pt" stroked="t" o:allowincell="f" style="position:absolute" wp14:anchorId="1A577B08">
                <v:stroke color="black" weight="57240" joinstyle="round" endcap="flat"/>
                <v:fill o:detectmouseclick="t" on="false"/>
                <w10:wrap type="none"/>
              </v:line>
            </w:pict>
          </mc:Fallback>
        </mc:AlternateContent>
      </w:r>
    </w:p>
    <w:p>
      <w:pPr>
        <w:pStyle w:val="Normal"/>
        <w:rPr>
          <w:rFonts w:cs="Calibri" w:cstheme="minorHAnsi"/>
        </w:rPr>
      </w:pPr>
      <w:r>
        <w:rPr>
          <w:rFonts w:cs="Calibri" w:cstheme="minorHAnsi"/>
        </w:rPr>
        <w:t>Orientation Conducted by:  _____________________________________________________________</w:t>
        <w:tab/>
      </w:r>
    </w:p>
    <w:p>
      <w:pPr>
        <w:pStyle w:val="Normal"/>
        <w:rPr>
          <w:rFonts w:cs="Calibri" w:cstheme="minorHAnsi"/>
        </w:rPr>
      </w:pPr>
      <w:r>
        <w:rPr>
          <w:rFonts w:cs="Calibri" w:cstheme="minorHAnsi"/>
        </w:rPr>
        <w:t>Employee’s Signature: _________________________________________________________________</w:t>
      </w:r>
    </w:p>
    <w:p>
      <w:pPr>
        <w:pStyle w:val="Normal"/>
        <w:rPr>
          <w:rFonts w:cs="Calibri" w:cstheme="minorHAnsi"/>
        </w:rPr>
      </w:pPr>
      <w:r>
        <w:rPr>
          <w:rFonts w:cs="Calibri" w:cstheme="minorHAnsi"/>
        </w:rPr>
        <w:t>Supervisor’s Signature:</w:t>
        <w:tab/>
        <w:t>________________________________________________________________</w:t>
        <w:tab/>
        <w:tab/>
        <w:tab/>
      </w:r>
    </w:p>
    <w:p>
      <w:pPr>
        <w:pStyle w:val="Normal"/>
        <w:keepNext w:val="true"/>
        <w:numPr>
          <w:ilvl w:val="0"/>
          <w:numId w:val="0"/>
        </w:numPr>
        <w:tabs>
          <w:tab w:val="clear" w:pos="720"/>
          <w:tab w:val="left" w:pos="630" w:leader="none"/>
        </w:tabs>
        <w:outlineLvl w:val="1"/>
        <w:rPr>
          <w:rFonts w:ascii="Calibri" w:hAnsi="Calibri" w:cs="Calibri"/>
          <w:b/>
          <w:bCs/>
          <w:spacing w:val="2"/>
          <w:sz w:val="36"/>
          <w:szCs w:val="36"/>
          <w:lang w:val="en-GB"/>
        </w:rPr>
      </w:pPr>
      <w:r>
        <w:rPr>
          <w:rFonts w:cs="Calibri" w:ascii="Calibri" w:hAnsi="Calibri"/>
          <w:b/>
          <w:bCs/>
          <w:spacing w:val="2"/>
          <w:sz w:val="36"/>
          <w:szCs w:val="36"/>
          <w:lang w:val="en-GB"/>
        </w:rPr>
      </w:r>
    </w:p>
    <w:p>
      <w:pPr>
        <w:pStyle w:val="Normal"/>
        <w:rPr>
          <w:rFonts w:ascii="Calibri" w:hAnsi="Calibri" w:cs="Calibri"/>
          <w:b/>
          <w:bCs/>
          <w:spacing w:val="2"/>
          <w:sz w:val="36"/>
          <w:szCs w:val="36"/>
          <w:lang w:val="en-GB"/>
        </w:rPr>
      </w:pPr>
      <w:r>
        <w:rPr>
          <w:rFonts w:cs="Calibri" w:ascii="Calibri" w:hAnsi="Calibri"/>
          <w:b/>
          <w:bCs/>
          <w:spacing w:val="2"/>
          <w:sz w:val="36"/>
          <w:szCs w:val="36"/>
          <w:lang w:val="en-GB"/>
        </w:rPr>
      </w:r>
      <w:r>
        <w:br w:type="page"/>
      </w:r>
    </w:p>
    <w:p>
      <w:pPr>
        <w:pStyle w:val="Normal"/>
        <w:keepNext w:val="true"/>
        <w:numPr>
          <w:ilvl w:val="0"/>
          <w:numId w:val="0"/>
        </w:numPr>
        <w:tabs>
          <w:tab w:val="clear" w:pos="720"/>
          <w:tab w:val="left" w:pos="630" w:leader="none"/>
        </w:tabs>
        <w:spacing w:before="0" w:after="160"/>
        <w:outlineLvl w:val="1"/>
        <w:rPr>
          <w:rFonts w:ascii="Calibri" w:hAnsi="Calibri" w:cs="Calibri"/>
          <w:b/>
          <w:bCs/>
          <w:spacing w:val="2"/>
          <w:sz w:val="36"/>
          <w:szCs w:val="36"/>
          <w:lang w:val="en-GB"/>
        </w:rPr>
      </w:pPr>
      <w:bookmarkStart w:id="531" w:name="_Toc382909843"/>
      <w:bookmarkStart w:id="532" w:name="_Toc514931142"/>
      <w:bookmarkStart w:id="533" w:name="_Toc440379347"/>
      <w:bookmarkStart w:id="534" w:name="_Toc387491564"/>
      <w:r>
        <w:rPr>
          <w:rFonts w:cs="Calibri" w:ascii="Calibri" w:hAnsi="Calibri"/>
          <w:b/>
          <w:bCs/>
          <w:spacing w:val="2"/>
          <w:sz w:val="36"/>
          <w:szCs w:val="36"/>
          <w:lang w:val="en-GB"/>
        </w:rPr>
        <w:t>ANNEXURE. H: PHC Charters For Patients and HCEs</w:t>
      </w:r>
      <w:bookmarkEnd w:id="532"/>
      <w:bookmarkEnd w:id="533"/>
      <w:bookmarkEnd w:id="534"/>
      <w:r>
        <w:rPr>
          <w:rFonts w:cs="Calibri" w:ascii="Calibri" w:hAnsi="Calibri"/>
          <w:b/>
          <w:bCs/>
          <w:spacing w:val="2"/>
          <w:sz w:val="36"/>
          <w:szCs w:val="36"/>
          <w:lang w:val="en-GB"/>
        </w:rPr>
        <w:t xml:space="preserve"> </w:t>
      </w:r>
      <w:bookmarkEnd w:id="531"/>
    </w:p>
    <w:p>
      <w:pPr>
        <w:pStyle w:val="Normal"/>
        <w:rPr/>
      </w:pPr>
      <w:r>
        <w:rPr>
          <w:highlight w:val="yellow"/>
        </w:rPr>
        <w:t>Please copy Latest from PHC Website</w:t>
      </w:r>
    </w:p>
    <w:tbl>
      <w:tblPr>
        <w:tblW w:w="988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9880"/>
      </w:tblGrid>
      <w:tr>
        <w:trPr>
          <w:trHeight w:val="567" w:hRule="atLeast"/>
        </w:trPr>
        <w:tc>
          <w:tcPr>
            <w:tcW w:w="988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0"/>
              <w:jc w:val="center"/>
              <w:rPr>
                <w:rFonts w:ascii="Calibri" w:hAnsi="Calibri" w:eastAsia="Calibri" w:cs="Calibri"/>
                <w:b/>
                <w:bCs/>
                <w:color w:val="000000"/>
                <w:sz w:val="24"/>
              </w:rPr>
            </w:pPr>
            <w:r>
              <w:rPr>
                <w:rFonts w:eastAsia="Calibri" w:cs="Calibri" w:ascii="Calibri" w:hAnsi="Calibri"/>
                <w:b/>
                <w:bCs/>
                <w:color w:val="000000"/>
                <w:sz w:val="24"/>
              </w:rPr>
              <w:t>PHC CHARTER FOR PATIENTS AND OTHERS</w:t>
            </w:r>
          </w:p>
          <w:p>
            <w:pPr>
              <w:pStyle w:val="Normal"/>
              <w:spacing w:before="0" w:after="0"/>
              <w:rPr>
                <w:rFonts w:ascii="Calibri" w:hAnsi="Calibri" w:cs="Calibri"/>
                <w:b/>
                <w:bCs/>
                <w:color w:val="000000"/>
                <w:sz w:val="24"/>
              </w:rPr>
            </w:pPr>
            <w:r>
              <w:rPr>
                <w:rFonts w:cs="Calibri" w:ascii="Calibri" w:hAnsi="Calibri"/>
                <w:b/>
                <w:bCs/>
                <w:color w:val="000000"/>
                <w:sz w:val="24"/>
              </w:rPr>
              <w:t>Part A: Rights of Patients and Others</w:t>
            </w:r>
          </w:p>
          <w:p>
            <w:pPr>
              <w:pStyle w:val="Normal"/>
              <w:spacing w:before="0" w:after="0"/>
              <w:rPr>
                <w:rFonts w:ascii="Calibri" w:hAnsi="Calibri" w:eastAsia="Calibri" w:cs="Calibri"/>
                <w:bCs/>
                <w:color w:val="000000"/>
                <w:sz w:val="24"/>
              </w:rPr>
            </w:pPr>
            <w:r>
              <w:rPr>
                <w:rFonts w:eastAsia="Calibri" w:cs="Calibri" w:ascii="Calibri" w:hAnsi="Calibri"/>
                <w:bCs/>
                <w:color w:val="000000"/>
                <w:sz w:val="24"/>
              </w:rPr>
              <w:t>A patient/client or his carer, as the case may be, or any other person to whom healthcare services are being rendered, shall have a right to:</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1.</w:t>
              <w:tab/>
              <w:t>Health, well-being and safety;</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2.</w:t>
              <w:tab/>
              <w:t>Easy access to registration/help desk to get registered and be guided to the respective services as per requirement.</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3.</w:t>
              <w:tab/>
              <w:t>Special arrangements for elderly people and disabled to have easy access to required health services;</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4.</w:t>
              <w:tab/>
              <w:t>Be attended to, treated and cared for with due skill, and in a professional manner for the highest attainable standard of health in complete consonance with the principles of medical ethics;</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5.</w:t>
              <w:tab/>
              <w:t>Be made aware of the full identity and professional status of the Healthcare Service Provider(s) and other staff providing services;</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6.</w:t>
              <w:tab/>
              <w:t>Be given information to make informed choices about his healthcare and treatment options and/or to give informed consent, in terms and in a language that he understands;</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7.</w:t>
              <w:tab/>
              <w:t xml:space="preserve">Seek second opinion when making decisions about his healthcare, and may be assisted by the Healthcare Establishment/healthcare service provider in this regard; </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8.</w:t>
              <w:tab/>
              <w:t>Accept or refuse any treatment, examination, test or screening procedure that is advised to him, exceptions being in cases of emergencies and/or mental incapacity in accordance with the relevant law;</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9.</w:t>
              <w:tab/>
              <w:t>Personal health information to be kept secure and confidential;</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10.</w:t>
              <w:tab/>
              <w:t xml:space="preserve">Access his own medical records, including but not limited to, </w:t>
            </w:r>
            <w:r>
              <w:rPr>
                <w:rFonts w:eastAsia="Calibri" w:cs="Calibri" w:ascii="Calibri" w:hAnsi="Calibri"/>
                <w:sz w:val="24"/>
              </w:rPr>
              <w:t xml:space="preserve">comprehensive medical history, examination(s), investigation(s) and treatment along with the progress notes, </w:t>
            </w:r>
            <w:r>
              <w:rPr>
                <w:rFonts w:eastAsia="Calibri" w:cs="Calibri" w:ascii="Calibri" w:hAnsi="Calibri"/>
                <w:bCs/>
                <w:color w:val="000000"/>
                <w:sz w:val="24"/>
              </w:rPr>
              <w:t>and obtain copies thereof;</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11.</w:t>
              <w:tab/>
              <w:t xml:space="preserve">Not to be discriminated against because of age, disability, </w:t>
            </w:r>
            <w:r>
              <w:rPr>
                <w:rFonts w:eastAsia="Calibri" w:cs="Calibri" w:ascii="Calibri" w:hAnsi="Calibri"/>
                <w:bCs/>
                <w:sz w:val="24"/>
              </w:rPr>
              <w:t>gender</w:t>
            </w:r>
            <w:r>
              <w:rPr>
                <w:rFonts w:eastAsia="Calibri" w:cs="Calibri" w:ascii="Calibri" w:hAnsi="Calibri"/>
                <w:bCs/>
                <w:sz w:val="24"/>
                <w:vertAlign w:val="superscript"/>
              </w:rPr>
              <w:t>1</w:t>
            </w:r>
            <w:r>
              <w:rPr>
                <w:rFonts w:eastAsia="Calibri" w:cs="Calibri" w:ascii="Calibri" w:hAnsi="Calibri"/>
                <w:bCs/>
                <w:sz w:val="24"/>
              </w:rPr>
              <w:t>,</w:t>
            </w:r>
            <w:r>
              <w:rPr>
                <w:rFonts w:eastAsia="Calibri" w:cs="Calibri" w:ascii="Calibri" w:hAnsi="Calibri"/>
                <w:bCs/>
                <w:color w:val="000000"/>
                <w:sz w:val="24"/>
              </w:rPr>
              <w:t xml:space="preserve"> marriage, pregnancy, maternity, race, religion, cultural beliefs, color, caste and/or creed;</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12.</w:t>
              <w:tab/>
              <w:t>Expect that any care and/or treatment being received is provided by duly qualified and experienced staff;</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 xml:space="preserve">13. </w:t>
              <w:tab/>
              <w:t>Expect that the healthcare service provider or the Healthcare Establishment, as the case may be, has the capacity and required necessary equipment in order and working condition, for rendering the requisite services, including but not limited to treatment;</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14.</w:t>
              <w:tab/>
              <w:t>Receive emergency healthcare, unconditionally. However, once the emergency has been dealt with, he may be discharged or referred to another Healthcare Establishment [emergency requiring healthcare, is a situation threatening immediate danger to</w:t>
            </w:r>
            <w:r>
              <w:rPr>
                <w:rFonts w:eastAsia="Calibri" w:cs="Calibri" w:ascii="Calibri" w:hAnsi="Calibri"/>
                <w:bCs/>
                <w:sz w:val="24"/>
              </w:rPr>
              <w:t>life</w:t>
            </w:r>
            <w:r>
              <w:rPr>
                <w:rFonts w:eastAsia="Calibri" w:cs="Calibri" w:ascii="Calibri" w:hAnsi="Calibri"/>
                <w:bCs/>
                <w:sz w:val="24"/>
                <w:vertAlign w:val="superscript"/>
              </w:rPr>
              <w:t>2</w:t>
            </w:r>
            <w:r>
              <w:rPr>
                <w:rFonts w:eastAsia="Calibri" w:cs="Calibri" w:ascii="Calibri" w:hAnsi="Calibri"/>
                <w:bCs/>
                <w:color w:val="000000"/>
                <w:sz w:val="24"/>
              </w:rPr>
              <w:t xml:space="preserve"> or severe irreversible disability, if healthcare is not provided urgently];</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15.</w:t>
              <w:tab/>
              <w:t>Be treated with respect, empathy and dignity irrespective of age, disability, gender, marriage, pregnancy, maternity, race, religion, socio-economic status, cultural beliefs, colour, caste and/or creed;</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16.</w:t>
              <w:tab/>
              <w:t>Be treated in privacy and with dignity, and have his religious and cultural beliefs respected throughout the duration of care, including but not limited to, taking history, examination or adopting any other course of action;</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17</w:t>
              <w:tab/>
              <w:t>Be made aware of procedures for complaints and resolution of disputes and conflicts;</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18.</w:t>
              <w:tab/>
              <w:t xml:space="preserve">File a written complaint to the concerned healthcare service provider, official of the Healthcare Establishment or such other organization/person, as the case may be and be associated throughout the progress of the complaint and its outcome; </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 xml:space="preserve">19. </w:t>
              <w:tab/>
              <w:t>Seek compensation if he has been harmed by, including but not limited to maladministration, malpractice, negligent treatment, or failure on the part of a healthcare service provider or any staff/employee or others rendering services at the Healthcare Establishment;</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20.</w:t>
              <w:tab/>
              <w:t>Be informed and to refuse to participate in research, or any project dealing with his disease, care and treatment;</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21.</w:t>
              <w:tab/>
              <w:t>Be accompanied by a family member or carer, as the case may be, particularly in cases of</w:t>
              <w:br/>
              <w:t xml:space="preserve">children, females, elderly and disabled. The healthcare service provider and/or the Healthcare Establishment, as the case may be, are to ensure that in cases of children and females in the immediate post anesthesia phase, a female staff shall be present until a family member or carer can join the patient/client, The healthcare service provider and/or the Healthcare Establishment, as the case may be, are also to ensure that in cases of children and females an authorized family member or a carer or if not so possible, at least a female staff is present during physical examination and investigation procedures where physical contact and or exposure of body part(s) is required. </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22.</w:t>
              <w:tab/>
              <w:t>Expect that the Healthcare service provider, the Healthcare Establishment, and/or such other person rendering similar services, as the case may be, shall not misuse nor abuse their fiduciary position vis-à-vis him or his carer(s) or family members, as the case may be, for undue favour(s) including but not limited to sexual favour(s) or any other undue or uncalled for reward or privileges in terms of professional fee or gifts etc;</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23.</w:t>
              <w:tab/>
              <w:t>Be informed as early as possible regarding cancellation and/or postponement of any appointment, surgery, procedure, treatment or meeting, as the case may be;</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24.</w:t>
              <w:tab/>
              <w:t xml:space="preserve">Be made aware of the costs, fee and/or expenses, prior to the consultation, treatment or other services, and/or operation/procedure, as the case may be, and receive payment receipt(s) for the same; </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 xml:space="preserve">25. </w:t>
              <w:tab/>
              <w:t>Be given written instructions regarding his treatment, including instructions at the time of discharge;</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26.</w:t>
              <w:tab/>
              <w:t>Examine and receive an explanation for the bill(s) regardless of the source of payment;</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27.</w:t>
              <w:tab/>
            </w:r>
            <w:r>
              <w:rPr>
                <w:rFonts w:eastAsia="Calibri" w:cs="Calibri" w:ascii="Calibri" w:hAnsi="Calibri"/>
                <w:bCs/>
                <w:sz w:val="24"/>
              </w:rPr>
              <w:t>End of life care</w:t>
            </w:r>
            <w:r>
              <w:rPr>
                <w:rFonts w:eastAsia="Calibri" w:cs="Calibri" w:ascii="Calibri" w:hAnsi="Calibri"/>
                <w:bCs/>
                <w:color w:val="000000"/>
                <w:sz w:val="24"/>
                <w:vertAlign w:val="superscript"/>
              </w:rPr>
              <w:t>3</w:t>
            </w:r>
            <w:r>
              <w:rPr>
                <w:rFonts w:eastAsia="Calibri" w:cs="Calibri" w:ascii="Calibri" w:hAnsi="Calibri"/>
                <w:bCs/>
                <w:color w:val="000000"/>
                <w:sz w:val="24"/>
              </w:rPr>
              <w:t xml:space="preserve">; </w:t>
            </w:r>
          </w:p>
          <w:p>
            <w:pPr>
              <w:pStyle w:val="Normal"/>
              <w:spacing w:before="0" w:after="0"/>
              <w:rPr>
                <w:rFonts w:ascii="Calibri" w:hAnsi="Calibri" w:eastAsia="Calibri" w:cs="Calibri"/>
                <w:sz w:val="24"/>
              </w:rPr>
            </w:pPr>
            <w:r>
              <w:rPr>
                <w:rFonts w:eastAsia="Calibri" w:cs="Calibri" w:ascii="Calibri" w:hAnsi="Calibri"/>
                <w:sz w:val="24"/>
              </w:rPr>
              <w:t>Nothing in this Charter prevents any organization/healthcare service provider/healthcare establishment from recognizing additional rights of the Patient/Client and/or the carer, as the case may be. The purpose of this Charter is to inculcate and invigorate in the community the understanding and recognition of the fact that health, care and/or treatment is a right of an individual even when he is unborn and the same continues from his cradle to coffin. This document will be reviewed annually or earlier, as deemed appropriate by the Punjab Healthcare Commission, in view of its experiences, through a consultative process involving patients, former patients, family members, related professionals, staff and other stakeholder groups.</w:t>
            </w:r>
          </w:p>
          <w:p>
            <w:pPr>
              <w:pStyle w:val="Normal"/>
              <w:spacing w:before="0" w:after="0"/>
              <w:rPr>
                <w:rFonts w:ascii="Calibri" w:hAnsi="Calibri" w:eastAsia="Calibri" w:cs="Calibri"/>
                <w:b/>
                <w:sz w:val="24"/>
                <w:u w:val="single"/>
              </w:rPr>
            </w:pPr>
            <w:r>
              <w:rPr>
                <w:rFonts w:eastAsia="Calibri" w:cs="Calibri" w:ascii="Calibri" w:hAnsi="Calibri"/>
                <w:b/>
                <w:sz w:val="24"/>
                <w:u w:val="single"/>
              </w:rPr>
              <w:t>Explanatory Notes</w:t>
            </w:r>
          </w:p>
          <w:p>
            <w:pPr>
              <w:pStyle w:val="Normal"/>
              <w:numPr>
                <w:ilvl w:val="0"/>
                <w:numId w:val="258"/>
              </w:numPr>
              <w:spacing w:lineRule="auto" w:line="240" w:before="0" w:after="0"/>
              <w:ind w:hanging="432" w:start="432"/>
              <w:contextualSpacing/>
              <w:rPr>
                <w:rFonts w:ascii="Calibri" w:hAnsi="Calibri" w:eastAsia="Calibri" w:cs="Calibri"/>
                <w:sz w:val="24"/>
              </w:rPr>
            </w:pPr>
            <w:r>
              <w:rPr>
                <w:rFonts w:eastAsia="Calibri" w:cs="Calibri" w:ascii="Calibri" w:hAnsi="Calibri"/>
                <w:sz w:val="24"/>
              </w:rPr>
              <w:t>Gender includes male, female, transgender and intersex individuals.</w:t>
            </w:r>
          </w:p>
          <w:p>
            <w:pPr>
              <w:pStyle w:val="Normal"/>
              <w:numPr>
                <w:ilvl w:val="0"/>
                <w:numId w:val="258"/>
              </w:numPr>
              <w:spacing w:lineRule="auto" w:line="240" w:before="0" w:after="0"/>
              <w:ind w:hanging="432" w:start="432"/>
              <w:contextualSpacing/>
              <w:rPr>
                <w:rFonts w:ascii="Calibri" w:hAnsi="Calibri" w:eastAsia="Calibri" w:cs="Calibri"/>
                <w:sz w:val="24"/>
              </w:rPr>
            </w:pPr>
            <w:r>
              <w:rPr>
                <w:rFonts w:eastAsia="Calibri" w:cs="Calibri" w:ascii="Calibri" w:hAnsi="Calibri"/>
                <w:sz w:val="24"/>
              </w:rPr>
              <w:t>Life, in the context of mental emergency, includes those of others.</w:t>
            </w:r>
          </w:p>
          <w:p>
            <w:pPr>
              <w:pStyle w:val="Normal"/>
              <w:numPr>
                <w:ilvl w:val="0"/>
                <w:numId w:val="258"/>
              </w:numPr>
              <w:spacing w:lineRule="auto" w:line="240" w:before="0" w:after="0"/>
              <w:ind w:hanging="432" w:start="432"/>
              <w:contextualSpacing/>
              <w:rPr>
                <w:rFonts w:ascii="Calibri" w:hAnsi="Calibri" w:eastAsia="Calibri" w:cs="Calibri"/>
                <w:sz w:val="24"/>
              </w:rPr>
            </w:pPr>
            <w:r>
              <w:rPr>
                <w:rFonts w:eastAsia="Calibri" w:cs="Calibri" w:ascii="Calibri" w:hAnsi="Calibri"/>
                <w:sz w:val="24"/>
              </w:rPr>
              <w:t>End of Life Care includes healthcare, not only of patients in the final hours or days of their lives, but more broadly, care of all those with terminal illness or terminal condition that has become advanced, progressive and incurable. Accordingly, it may so happen that no treatment may be advisable and or given but the care should continue, keeping in view the ethics of the profession.</w:t>
            </w:r>
          </w:p>
          <w:p>
            <w:pPr>
              <w:pStyle w:val="Normal"/>
              <w:spacing w:before="0" w:after="0"/>
              <w:rPr>
                <w:rFonts w:ascii="Calibri" w:hAnsi="Calibri" w:cs="Calibri"/>
                <w:b/>
                <w:bCs/>
                <w:color w:val="000000"/>
                <w:sz w:val="24"/>
              </w:rPr>
            </w:pPr>
            <w:r>
              <w:rPr>
                <w:rFonts w:cs="Calibri" w:ascii="Calibri" w:hAnsi="Calibri"/>
                <w:b/>
                <w:bCs/>
                <w:color w:val="000000"/>
                <w:sz w:val="24"/>
              </w:rPr>
              <w:t>Part B: Responsibilities of Patients and Others</w:t>
            </w:r>
          </w:p>
          <w:p>
            <w:pPr>
              <w:pStyle w:val="Normal"/>
              <w:spacing w:before="0" w:after="0"/>
              <w:rPr>
                <w:rFonts w:ascii="Calibri" w:hAnsi="Calibri" w:eastAsia="Calibri" w:cs="Calibri"/>
                <w:bCs/>
                <w:color w:val="000000"/>
                <w:sz w:val="24"/>
              </w:rPr>
            </w:pPr>
            <w:r>
              <w:rPr>
                <w:rFonts w:eastAsia="Calibri" w:cs="Calibri" w:ascii="Calibri" w:hAnsi="Calibri"/>
                <w:bCs/>
                <w:color w:val="000000"/>
                <w:sz w:val="24"/>
              </w:rPr>
              <w:t>The patient/client or carer, as the case may be, is responsible to the Healthcare Establishment, its staff or the Healthcare Service Provider for: -</w:t>
            </w:r>
          </w:p>
          <w:p>
            <w:pPr>
              <w:pStyle w:val="Normal"/>
              <w:spacing w:before="0" w:after="0"/>
              <w:ind w:hanging="432" w:start="432"/>
              <w:rPr>
                <w:rFonts w:ascii="Calibri" w:hAnsi="Calibri" w:eastAsia="Calibri" w:cs="Calibri"/>
                <w:bCs/>
                <w:sz w:val="24"/>
              </w:rPr>
            </w:pPr>
            <w:r>
              <w:rPr>
                <w:rFonts w:eastAsia="Calibri" w:cs="Calibri" w:ascii="Calibri" w:hAnsi="Calibri"/>
                <w:bCs/>
                <w:color w:val="000000"/>
                <w:sz w:val="24"/>
              </w:rPr>
              <w:t>1.</w:t>
              <w:tab/>
              <w:t xml:space="preserve">Providing, accurate and complete information, </w:t>
            </w:r>
            <w:r>
              <w:rPr>
                <w:rFonts w:eastAsia="Calibri" w:cs="Calibri" w:ascii="Calibri" w:hAnsi="Calibri"/>
                <w:bCs/>
                <w:sz w:val="24"/>
              </w:rPr>
              <w:t>to the best of his knowledge, regarding medical history, including but not limited to, present medical condition and complaints, medications, allergies and special needs, past illnesses, prior hospitalizations etc., as is required;</w:t>
            </w:r>
          </w:p>
          <w:p>
            <w:pPr>
              <w:pStyle w:val="Normal"/>
              <w:spacing w:before="0" w:after="0"/>
              <w:ind w:hanging="432" w:start="432"/>
              <w:rPr>
                <w:rFonts w:ascii="Calibri" w:hAnsi="Calibri" w:eastAsia="Calibri" w:cs="Calibri"/>
                <w:bCs/>
                <w:sz w:val="24"/>
              </w:rPr>
            </w:pPr>
            <w:r>
              <w:rPr>
                <w:rFonts w:eastAsia="Calibri" w:cs="Calibri" w:ascii="Calibri" w:hAnsi="Calibri"/>
                <w:bCs/>
                <w:sz w:val="24"/>
              </w:rPr>
              <w:t>2.</w:t>
              <w:tab/>
              <w:t>Reporting unexpected changes in his condition;</w:t>
            </w:r>
          </w:p>
          <w:p>
            <w:pPr>
              <w:pStyle w:val="Normal"/>
              <w:spacing w:before="0" w:after="0"/>
              <w:ind w:hanging="432" w:start="432"/>
              <w:rPr>
                <w:rFonts w:ascii="Calibri" w:hAnsi="Calibri" w:eastAsia="Calibri" w:cs="Calibri"/>
                <w:bCs/>
                <w:sz w:val="24"/>
              </w:rPr>
            </w:pPr>
            <w:r>
              <w:rPr>
                <w:rFonts w:eastAsia="Calibri" w:cs="Calibri" w:ascii="Calibri" w:hAnsi="Calibri"/>
                <w:bCs/>
                <w:sz w:val="24"/>
              </w:rPr>
              <w:t>3.</w:t>
              <w:tab/>
              <w:t>Adhering to the treatment plan prescribed to him;</w:t>
            </w:r>
          </w:p>
          <w:p>
            <w:pPr>
              <w:pStyle w:val="Normal"/>
              <w:spacing w:before="0" w:after="0"/>
              <w:ind w:hanging="432" w:start="432"/>
              <w:rPr>
                <w:rFonts w:ascii="Calibri" w:hAnsi="Calibri" w:eastAsia="Calibri" w:cs="Calibri"/>
                <w:bCs/>
                <w:sz w:val="24"/>
              </w:rPr>
            </w:pPr>
            <w:r>
              <w:rPr>
                <w:rFonts w:eastAsia="Calibri" w:cs="Calibri" w:ascii="Calibri" w:hAnsi="Calibri"/>
                <w:bCs/>
                <w:sz w:val="24"/>
              </w:rPr>
              <w:t>4.</w:t>
              <w:tab/>
              <w:t>Keeping appointments and when he is going to be late or is unable to do so for any reason, notify the concerned about the same, as soon as possible;</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5.</w:t>
              <w:tab/>
              <w:t>Taking responsibility for his actions if he refuses treatment or does not follow the given instructions;</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6.</w:t>
              <w:tab/>
              <w:t>Ensuring that the financial obligations of his care are fulfilled as promptly as possible;</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7.</w:t>
              <w:tab/>
              <w:t>Following the Healthcare Facilities’ Rules and Regulations relating to patient care and conduct of others, including carers and or visitors;</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8.</w:t>
              <w:tab/>
              <w:t>Behaving in a courteous and polite manner which is non-threatening;</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9.</w:t>
              <w:tab/>
              <w:t>Refraining from conducting any illegal activity while he is at their premises;</w:t>
            </w:r>
          </w:p>
          <w:p>
            <w:pPr>
              <w:pStyle w:val="Normal"/>
              <w:spacing w:before="0" w:after="0"/>
              <w:ind w:hanging="432" w:start="432"/>
              <w:rPr>
                <w:rFonts w:ascii="Calibri" w:hAnsi="Calibri" w:eastAsia="Calibri" w:cs="Calibri"/>
                <w:bCs/>
                <w:color w:val="000000"/>
                <w:sz w:val="24"/>
              </w:rPr>
            </w:pPr>
            <w:r>
              <w:rPr>
                <w:rFonts w:eastAsia="Calibri" w:cs="Calibri" w:ascii="Calibri" w:hAnsi="Calibri"/>
                <w:bCs/>
                <w:color w:val="000000"/>
                <w:sz w:val="24"/>
              </w:rPr>
              <w:t>10.</w:t>
              <w:tab/>
              <w:t>Informing of any change of address and other requisite information.</w:t>
            </w:r>
          </w:p>
          <w:p>
            <w:pPr>
              <w:pStyle w:val="Normal"/>
              <w:rPr>
                <w:rFonts w:ascii="Calibri" w:hAnsi="Calibri" w:eastAsia="Calibri" w:cs="Calibri"/>
                <w:bCs/>
                <w:color w:val="000000"/>
                <w:sz w:val="24"/>
              </w:rPr>
            </w:pPr>
            <w:r>
              <w:rPr>
                <w:rFonts w:eastAsia="Calibri" w:cs="Calibri" w:ascii="Calibri" w:hAnsi="Calibri"/>
                <w:b/>
                <w:bCs/>
                <w:color w:val="000000"/>
                <w:sz w:val="24"/>
              </w:rPr>
              <w:t xml:space="preserve">PHC CHARTER FOR HEALTHCARE ESTABLISHMENTS </w:t>
            </w:r>
          </w:p>
          <w:p>
            <w:pPr>
              <w:pStyle w:val="Normal"/>
              <w:rPr>
                <w:rFonts w:ascii="Calibri" w:hAnsi="Calibri" w:eastAsia="Calibri" w:cs="Calibri"/>
                <w:b/>
                <w:bCs/>
                <w:color w:val="000000"/>
                <w:sz w:val="24"/>
              </w:rPr>
            </w:pPr>
            <w:r>
              <w:rPr>
                <w:rFonts w:eastAsia="Calibri" w:cs="Calibri" w:ascii="Calibri" w:hAnsi="Calibri"/>
                <w:b/>
                <w:bCs/>
                <w:color w:val="000000"/>
                <w:sz w:val="24"/>
              </w:rPr>
              <w:t>Part A: Rights of Healthcare Establishments/Healthcare Service Providers</w:t>
            </w:r>
          </w:p>
          <w:p>
            <w:pPr>
              <w:pStyle w:val="Normal"/>
              <w:spacing w:before="0" w:after="0"/>
              <w:rPr>
                <w:rFonts w:ascii="Calibri" w:hAnsi="Calibri" w:eastAsia="Calibri" w:cs="Calibri"/>
                <w:bCs/>
                <w:color w:val="000000"/>
                <w:sz w:val="24"/>
              </w:rPr>
            </w:pPr>
            <w:r>
              <w:rPr>
                <w:rFonts w:eastAsia="Calibri" w:cs="Calibri" w:ascii="Calibri" w:hAnsi="Calibri"/>
                <w:bCs/>
                <w:color w:val="000000"/>
                <w:sz w:val="24"/>
              </w:rPr>
              <w:t>The Healthcare Establishment or the Healthcare Service Provider, as the case may be, shall have the right to: -</w:t>
            </w:r>
          </w:p>
          <w:p>
            <w:pPr>
              <w:pStyle w:val="Normal"/>
              <w:spacing w:before="0" w:after="0"/>
              <w:ind w:hanging="342" w:start="342"/>
              <w:rPr>
                <w:rFonts w:ascii="Calibri" w:hAnsi="Calibri" w:eastAsia="Calibri" w:cs="Calibri"/>
                <w:b/>
                <w:bCs/>
                <w:sz w:val="24"/>
              </w:rPr>
            </w:pPr>
            <w:r>
              <w:rPr>
                <w:rFonts w:eastAsia="Calibri" w:cs="Calibri" w:ascii="Calibri" w:hAnsi="Calibri"/>
                <w:bCs/>
                <w:color w:val="000000"/>
                <w:sz w:val="24"/>
              </w:rPr>
              <w:t>1.</w:t>
              <w:tab/>
              <w:t xml:space="preserve">Collect accurate and complete information </w:t>
            </w:r>
            <w:r>
              <w:rPr>
                <w:rFonts w:eastAsia="Calibri" w:cs="Calibri" w:ascii="Calibri" w:hAnsi="Calibri"/>
                <w:bCs/>
                <w:sz w:val="24"/>
              </w:rPr>
              <w:t xml:space="preserve">from the </w:t>
            </w:r>
            <w:r>
              <w:rPr>
                <w:rFonts w:eastAsia="Calibri" w:cs="Calibri" w:ascii="Calibri" w:hAnsi="Calibri"/>
                <w:bCs/>
                <w:color w:val="000000"/>
                <w:sz w:val="24"/>
              </w:rPr>
              <w:t xml:space="preserve">patient/client or carer, </w:t>
            </w:r>
            <w:r>
              <w:rPr>
                <w:rFonts w:eastAsia="Calibri" w:cs="Calibri" w:ascii="Calibri" w:hAnsi="Calibri"/>
                <w:bCs/>
                <w:sz w:val="24"/>
              </w:rPr>
              <w:t>to the best of his knowledge, regarding medical history including but not limited to, present medical condition and complaints, medications, allergies and special needs, past illnesses, prior hospitalizations etc., as is required;</w:t>
            </w:r>
          </w:p>
          <w:p>
            <w:pPr>
              <w:pStyle w:val="Normal"/>
              <w:tabs>
                <w:tab w:val="clear" w:pos="720"/>
                <w:tab w:val="left" w:pos="360" w:leader="none"/>
              </w:tabs>
              <w:spacing w:before="0" w:after="0"/>
              <w:ind w:hanging="342" w:start="342"/>
              <w:rPr>
                <w:rFonts w:ascii="Calibri" w:hAnsi="Calibri" w:eastAsia="Calibri" w:cs="Calibri"/>
                <w:bCs/>
                <w:sz w:val="24"/>
              </w:rPr>
            </w:pPr>
            <w:r>
              <w:rPr>
                <w:rFonts w:eastAsia="Calibri" w:cs="Calibri" w:ascii="Calibri" w:hAnsi="Calibri"/>
                <w:bCs/>
                <w:sz w:val="24"/>
              </w:rPr>
              <w:t xml:space="preserve">2. </w:t>
              <w:tab/>
              <w:tab/>
              <w:t>Require the patient/client to follow treatment instructions, including the written instructions explained at the time of discharge;</w:t>
            </w:r>
          </w:p>
          <w:p>
            <w:pPr>
              <w:pStyle w:val="Normal"/>
              <w:tabs>
                <w:tab w:val="clear" w:pos="720"/>
                <w:tab w:val="left" w:pos="360" w:leader="none"/>
              </w:tabs>
              <w:spacing w:before="0" w:after="0"/>
              <w:ind w:hanging="342" w:start="342"/>
              <w:rPr>
                <w:rFonts w:ascii="Calibri" w:hAnsi="Calibri" w:eastAsia="Calibri" w:cs="Calibri"/>
                <w:bCs/>
                <w:sz w:val="24"/>
              </w:rPr>
            </w:pPr>
            <w:r>
              <w:rPr>
                <w:rFonts w:eastAsia="Calibri" w:cs="Calibri" w:ascii="Calibri" w:hAnsi="Calibri"/>
                <w:bCs/>
                <w:sz w:val="24"/>
              </w:rPr>
              <w:t xml:space="preserve">3. </w:t>
              <w:tab/>
              <w:tab/>
              <w:t>Require all patients to abide by its rules and regulations regarding admission, treatment, safety, privacy and visiting schedules etc.;</w:t>
            </w:r>
          </w:p>
          <w:p>
            <w:pPr>
              <w:pStyle w:val="Normal"/>
              <w:tabs>
                <w:tab w:val="clear" w:pos="720"/>
                <w:tab w:val="left" w:pos="360" w:leader="none"/>
              </w:tabs>
              <w:spacing w:before="0" w:after="0"/>
              <w:ind w:hanging="342" w:start="342"/>
              <w:rPr>
                <w:rFonts w:ascii="Calibri" w:hAnsi="Calibri" w:eastAsia="Calibri" w:cs="Calibri"/>
                <w:bCs/>
                <w:sz w:val="24"/>
              </w:rPr>
            </w:pPr>
            <w:r>
              <w:rPr>
                <w:rFonts w:eastAsia="Calibri" w:cs="Calibri" w:ascii="Calibri" w:hAnsi="Calibri"/>
                <w:bCs/>
                <w:sz w:val="24"/>
              </w:rPr>
              <w:t>4.</w:t>
              <w:tab/>
              <w:tab/>
              <w:t>Limit visiting hours and number of visitors in the best interest of the patient/client and that of the others in the Healthcare Establishment;</w:t>
            </w:r>
          </w:p>
          <w:p>
            <w:pPr>
              <w:pStyle w:val="Normal"/>
              <w:tabs>
                <w:tab w:val="clear" w:pos="720"/>
                <w:tab w:val="left" w:pos="360" w:leader="none"/>
              </w:tabs>
              <w:spacing w:before="0" w:after="0"/>
              <w:ind w:hanging="342" w:start="342"/>
              <w:rPr>
                <w:rFonts w:ascii="Calibri" w:hAnsi="Calibri" w:eastAsia="Calibri" w:cs="Calibri"/>
                <w:bCs/>
                <w:sz w:val="24"/>
              </w:rPr>
            </w:pPr>
            <w:r>
              <w:rPr>
                <w:rFonts w:eastAsia="Calibri" w:cs="Calibri" w:ascii="Calibri" w:hAnsi="Calibri"/>
                <w:bCs/>
                <w:sz w:val="24"/>
              </w:rPr>
              <w:t xml:space="preserve">5. </w:t>
              <w:tab/>
              <w:tab/>
              <w:t>Limit number of carers in the best interest of the patient/client, and that of the others, while keeping in view the special needs of particular patients, for example, minor children, women, elderly and/or seriously ill patients;</w:t>
            </w:r>
          </w:p>
          <w:p>
            <w:pPr>
              <w:pStyle w:val="Normal"/>
              <w:tabs>
                <w:tab w:val="clear" w:pos="720"/>
                <w:tab w:val="left" w:pos="360" w:leader="none"/>
              </w:tabs>
              <w:spacing w:before="0" w:after="0"/>
              <w:ind w:hanging="342" w:start="342"/>
              <w:rPr>
                <w:rFonts w:ascii="Calibri" w:hAnsi="Calibri" w:eastAsia="Calibri" w:cs="Calibri"/>
                <w:bCs/>
                <w:sz w:val="24"/>
              </w:rPr>
            </w:pPr>
            <w:r>
              <w:rPr>
                <w:rFonts w:eastAsia="Calibri" w:cs="Calibri" w:ascii="Calibri" w:hAnsi="Calibri"/>
                <w:bCs/>
                <w:sz w:val="24"/>
              </w:rPr>
              <w:t>6.</w:t>
              <w:tab/>
              <w:tab/>
              <w:t>Be timely notified by the patient/client regarding cancellation of appointment, consultation, procedure, surgery, etc. or delay in his arrival at the Healthcare Establishment;</w:t>
            </w:r>
          </w:p>
          <w:p>
            <w:pPr>
              <w:pStyle w:val="Normal"/>
              <w:tabs>
                <w:tab w:val="clear" w:pos="720"/>
                <w:tab w:val="left" w:pos="360" w:leader="none"/>
              </w:tabs>
              <w:spacing w:before="0" w:after="0"/>
              <w:ind w:hanging="342" w:start="342"/>
              <w:rPr>
                <w:rFonts w:ascii="Calibri" w:hAnsi="Calibri" w:eastAsia="Calibri" w:cs="Calibri"/>
                <w:bCs/>
                <w:sz w:val="24"/>
              </w:rPr>
            </w:pPr>
            <w:r>
              <w:rPr>
                <w:rFonts w:eastAsia="Calibri" w:cs="Calibri" w:ascii="Calibri" w:hAnsi="Calibri"/>
                <w:bCs/>
                <w:sz w:val="24"/>
              </w:rPr>
              <w:t>7.</w:t>
              <w:tab/>
              <w:tab/>
              <w:t>Require the patient/client and/or carer(s) to cooperate with Healthcare Establishment staff in carrying out assessments, prescribed investigations and treatment procedures.</w:t>
              <w:tab/>
            </w:r>
          </w:p>
          <w:p>
            <w:pPr>
              <w:pStyle w:val="Normal"/>
              <w:tabs>
                <w:tab w:val="clear" w:pos="720"/>
                <w:tab w:val="left" w:pos="360" w:leader="none"/>
              </w:tabs>
              <w:spacing w:before="0" w:after="0"/>
              <w:ind w:hanging="342" w:start="342"/>
              <w:rPr>
                <w:rFonts w:ascii="Calibri" w:hAnsi="Calibri" w:eastAsia="Calibri" w:cs="Calibri"/>
                <w:bCs/>
                <w:sz w:val="24"/>
              </w:rPr>
            </w:pPr>
            <w:r>
              <w:rPr>
                <w:rFonts w:eastAsia="Calibri" w:cs="Calibri" w:ascii="Calibri" w:hAnsi="Calibri"/>
                <w:bCs/>
                <w:sz w:val="24"/>
              </w:rPr>
              <w:t xml:space="preserve">8.  </w:t>
              <w:tab/>
              <w:tab/>
              <w:t xml:space="preserve">Require from the patient/client or carers and visitors, as the case may be, to understand the role and dignity of the Healthcare Establishment, its staff and/or the Healthcare Service Provider, as the case may be, and treat them with due respect at all times; </w:t>
            </w:r>
          </w:p>
          <w:p>
            <w:pPr>
              <w:pStyle w:val="Normal"/>
              <w:tabs>
                <w:tab w:val="clear" w:pos="720"/>
                <w:tab w:val="left" w:pos="360" w:leader="none"/>
              </w:tabs>
              <w:spacing w:before="0" w:after="0"/>
              <w:ind w:hanging="342" w:start="342"/>
              <w:rPr>
                <w:rFonts w:ascii="Calibri" w:hAnsi="Calibri" w:eastAsia="Calibri" w:cs="Calibri"/>
                <w:bCs/>
                <w:sz w:val="24"/>
              </w:rPr>
            </w:pPr>
            <w:r>
              <w:rPr>
                <w:rFonts w:eastAsia="Calibri" w:cs="Calibri" w:ascii="Calibri" w:hAnsi="Calibri"/>
                <w:bCs/>
                <w:sz w:val="24"/>
              </w:rPr>
              <w:t>9.</w:t>
              <w:tab/>
              <w:tab/>
              <w:t xml:space="preserve">Report and take legal action against the patient/client and/or his carer(s), visitors, in case of harassment of its staff, damage to its property and disturbance to other patient(s), as the case may be; </w:t>
            </w:r>
          </w:p>
          <w:p>
            <w:pPr>
              <w:pStyle w:val="Normal"/>
              <w:spacing w:before="0" w:after="0"/>
              <w:ind w:hanging="342" w:start="342"/>
              <w:rPr>
                <w:rFonts w:ascii="Calibri" w:hAnsi="Calibri" w:eastAsia="Calibri" w:cs="Calibri"/>
                <w:bCs/>
                <w:sz w:val="24"/>
              </w:rPr>
            </w:pPr>
            <w:r>
              <w:rPr>
                <w:rFonts w:eastAsia="Calibri" w:cs="Calibri" w:ascii="Calibri" w:hAnsi="Calibri"/>
                <w:bCs/>
                <w:sz w:val="24"/>
              </w:rPr>
              <w:t>10.</w:t>
              <w:tab/>
              <w:t>Demand abstinence from the use of violent and disruptive behaviors or language abuse and take appropriate legal action in case of breach;</w:t>
            </w:r>
          </w:p>
          <w:p>
            <w:pPr>
              <w:pStyle w:val="Normal"/>
              <w:spacing w:before="0" w:after="0"/>
              <w:ind w:hanging="342" w:start="342"/>
              <w:rPr>
                <w:rFonts w:ascii="Calibri" w:hAnsi="Calibri" w:eastAsia="Calibri" w:cs="Calibri"/>
                <w:bCs/>
                <w:sz w:val="24"/>
              </w:rPr>
            </w:pPr>
            <w:r>
              <w:rPr>
                <w:rFonts w:eastAsia="Calibri" w:cs="Calibri" w:ascii="Calibri" w:hAnsi="Calibri"/>
                <w:bCs/>
                <w:sz w:val="24"/>
              </w:rPr>
              <w:t>11.</w:t>
              <w:tab/>
              <w:t>Prohibit smoking and/or substance/drug abuse on the premises and take appropriate legal action in case of breach;</w:t>
            </w:r>
          </w:p>
          <w:p>
            <w:pPr>
              <w:pStyle w:val="Normal"/>
              <w:spacing w:before="0" w:after="0"/>
              <w:ind w:hanging="342" w:start="342"/>
              <w:rPr>
                <w:rFonts w:ascii="Calibri" w:hAnsi="Calibri" w:eastAsia="Calibri" w:cs="Calibri"/>
                <w:sz w:val="24"/>
              </w:rPr>
            </w:pPr>
            <w:r>
              <w:rPr>
                <w:rFonts w:eastAsia="Calibri" w:cs="Calibri" w:ascii="Calibri" w:hAnsi="Calibri"/>
                <w:bCs/>
                <w:sz w:val="24"/>
              </w:rPr>
              <w:t>12.</w:t>
              <w:tab/>
              <w:t>Limit its liability for misplacement or theft of valuables and belongings of the patient/client, carer and visitor;</w:t>
            </w:r>
          </w:p>
          <w:p>
            <w:pPr>
              <w:pStyle w:val="Normal"/>
              <w:spacing w:before="0" w:after="0"/>
              <w:ind w:hanging="342" w:start="342"/>
              <w:rPr>
                <w:rFonts w:ascii="Calibri" w:hAnsi="Calibri" w:eastAsia="Calibri" w:cs="Calibri"/>
                <w:bCs/>
                <w:sz w:val="24"/>
              </w:rPr>
            </w:pPr>
            <w:r>
              <w:rPr>
                <w:rFonts w:eastAsia="Calibri" w:cs="Calibri" w:ascii="Calibri" w:hAnsi="Calibri"/>
                <w:bCs/>
                <w:sz w:val="24"/>
              </w:rPr>
              <w:t>13.</w:t>
            </w:r>
            <w:r>
              <w:rPr>
                <w:rFonts w:eastAsia="Calibri" w:cs="Calibri" w:ascii="Calibri" w:hAnsi="Calibri"/>
                <w:bCs/>
                <w:color w:val="FF0000"/>
                <w:sz w:val="24"/>
              </w:rPr>
              <w:tab/>
            </w:r>
            <w:r>
              <w:rPr>
                <w:rFonts w:eastAsia="Calibri" w:cs="Calibri" w:ascii="Calibri" w:hAnsi="Calibri"/>
                <w:bCs/>
                <w:sz w:val="24"/>
              </w:rPr>
              <w:t>Be paid for all services rendered to the patient / client, either personally or by the carer or through the third party, e.g. insurance company.</w:t>
            </w:r>
          </w:p>
          <w:p>
            <w:pPr>
              <w:pStyle w:val="Normal"/>
              <w:spacing w:before="0" w:after="0"/>
              <w:ind w:hanging="342" w:start="342"/>
              <w:rPr>
                <w:rFonts w:ascii="Calibri" w:hAnsi="Calibri" w:eastAsia="Calibri" w:cs="Calibri"/>
                <w:bCs/>
                <w:sz w:val="24"/>
              </w:rPr>
            </w:pPr>
            <w:r>
              <w:rPr>
                <w:rFonts w:eastAsia="Calibri" w:cs="Calibri" w:ascii="Calibri" w:hAnsi="Calibri"/>
                <w:bCs/>
                <w:sz w:val="24"/>
              </w:rPr>
              <w:t>14.</w:t>
              <w:tab/>
              <w:t>Be notified of any change of contact, address and other details of the patient/client, as the case may be;</w:t>
            </w:r>
          </w:p>
          <w:p>
            <w:pPr>
              <w:pStyle w:val="Normal"/>
              <w:spacing w:before="0" w:after="0"/>
              <w:ind w:hanging="342" w:start="342"/>
              <w:rPr>
                <w:rFonts w:ascii="Calibri" w:hAnsi="Calibri" w:eastAsia="Calibri" w:cs="Calibri"/>
                <w:bCs/>
                <w:sz w:val="24"/>
              </w:rPr>
            </w:pPr>
            <w:r>
              <w:rPr>
                <w:rFonts w:eastAsia="Calibri" w:cs="Calibri" w:ascii="Calibri" w:hAnsi="Calibri"/>
                <w:bCs/>
                <w:sz w:val="24"/>
              </w:rPr>
              <w:t>15. Ask for information from the patient / client regarding its services for the purposes of improving the healthcare services/systems within the Healthcare Establishment;</w:t>
            </w:r>
          </w:p>
          <w:p>
            <w:pPr>
              <w:pStyle w:val="Normal"/>
              <w:spacing w:before="0" w:after="0"/>
              <w:ind w:hanging="342" w:start="342"/>
              <w:rPr>
                <w:rFonts w:ascii="Calibri" w:hAnsi="Calibri" w:eastAsia="Calibri" w:cs="Calibri"/>
                <w:bCs/>
                <w:sz w:val="24"/>
              </w:rPr>
            </w:pPr>
            <w:r>
              <w:rPr>
                <w:rFonts w:eastAsia="Calibri" w:cs="Calibri" w:ascii="Calibri" w:hAnsi="Calibri"/>
                <w:bCs/>
                <w:sz w:val="24"/>
              </w:rPr>
              <w:t>16.</w:t>
              <w:tab/>
              <w:t>Maintain and utilize the data collected from the patient/client, subject to the principles and law relating to confidentiality, for the purposes of improving the healthcare services/systems within the Healthcare Establishment;</w:t>
            </w:r>
          </w:p>
          <w:p>
            <w:pPr>
              <w:pStyle w:val="Normal"/>
              <w:spacing w:before="0" w:after="0"/>
              <w:ind w:hanging="342" w:start="342"/>
              <w:rPr>
                <w:rFonts w:ascii="Calibri" w:hAnsi="Calibri" w:eastAsia="Calibri" w:cs="Calibri"/>
                <w:bCs/>
                <w:sz w:val="24"/>
              </w:rPr>
            </w:pPr>
            <w:r>
              <w:rPr>
                <w:rFonts w:eastAsia="Calibri" w:cs="Calibri" w:ascii="Calibri" w:hAnsi="Calibri"/>
                <w:bCs/>
                <w:sz w:val="24"/>
              </w:rPr>
              <w:t>17.</w:t>
              <w:tab/>
              <w:t>Ensure that while using the available facilities and equipment, due care and caution is taken by the patient/client and/or their carers and visitors, as the case may be.</w:t>
            </w:r>
          </w:p>
          <w:p>
            <w:pPr>
              <w:pStyle w:val="Normal"/>
              <w:spacing w:before="0" w:after="0"/>
              <w:rPr>
                <w:rFonts w:ascii="Calibri" w:hAnsi="Calibri" w:eastAsia="Calibri" w:cs="Calibri"/>
                <w:sz w:val="24"/>
              </w:rPr>
            </w:pPr>
            <w:r>
              <w:rPr>
                <w:rFonts w:eastAsia="Calibri" w:cs="Calibri" w:ascii="Calibri" w:hAnsi="Calibri"/>
                <w:sz w:val="24"/>
              </w:rPr>
              <w:t xml:space="preserve">The Punjab Healthcare Commission while recognizing the fact that each Healthcare Establishment is a “House of Hope” where advice and treatment, including other services, are rendered to the public at large, has developed this Charter of Rights for all Healthcare Establishments/Healthcare Service Providers in the Province of Punjab. All these rights are to be exercised with a view to make better services available to the masses. </w:t>
            </w:r>
          </w:p>
          <w:p>
            <w:pPr>
              <w:pStyle w:val="Normal"/>
              <w:spacing w:before="0" w:after="0"/>
              <w:rPr>
                <w:rFonts w:ascii="Calibri" w:hAnsi="Calibri" w:eastAsia="Calibri" w:cs="Calibri"/>
                <w:sz w:val="24"/>
              </w:rPr>
            </w:pPr>
            <w:r>
              <w:rPr>
                <w:rFonts w:eastAsia="Calibri" w:cs="Calibri" w:ascii="Calibri" w:hAnsi="Calibri"/>
                <w:sz w:val="24"/>
              </w:rPr>
              <w:t>The Punjab Healthcare Commission further assures that it stands committed to the cause of the Healthcare Establishments/Healthcare Service Providers in the exercise of these rights and shall always be ready and willing to support in the implementation and enforcement of the rights envisaged herein. This document will be reviewed annually or earlier, as deemed appropriate by the Punjab Healthcare Commission, in view of its experiences, through a consultative process involving patients, former patients, and family members, related professionals, Healthcare Establishments / Healthcare Service Providers, staff and other stakeholder groups.</w:t>
            </w:r>
          </w:p>
          <w:p>
            <w:pPr>
              <w:pStyle w:val="Normal"/>
              <w:spacing w:before="0" w:after="0"/>
              <w:rPr>
                <w:rFonts w:ascii="Calibri" w:hAnsi="Calibri" w:eastAsia="Calibri" w:cs="Calibri"/>
                <w:sz w:val="24"/>
              </w:rPr>
            </w:pPr>
            <w:r>
              <w:rPr>
                <w:rFonts w:eastAsia="Calibri" w:cs="Calibri" w:ascii="Calibri" w:hAnsi="Calibri"/>
                <w:b/>
                <w:bCs/>
                <w:color w:val="000000"/>
                <w:sz w:val="24"/>
              </w:rPr>
              <w:t>Part B: Responsibilities of Healthcare Establishments/Healthcare Service Providers</w:t>
            </w:r>
          </w:p>
          <w:p>
            <w:pPr>
              <w:pStyle w:val="Normal"/>
              <w:spacing w:before="0" w:after="0"/>
              <w:rPr>
                <w:rFonts w:ascii="Calibri" w:hAnsi="Calibri" w:eastAsia="Calibri" w:cs="Calibri"/>
                <w:sz w:val="24"/>
              </w:rPr>
            </w:pPr>
            <w:r>
              <w:rPr>
                <w:rFonts w:eastAsia="Calibri" w:cs="Calibri" w:ascii="Calibri" w:hAnsi="Calibri"/>
                <w:sz w:val="24"/>
              </w:rPr>
              <w:t>The Healthcare Establishment or the Healthcare Service Provider, as the case may be, shall be responsible for:-</w:t>
            </w:r>
          </w:p>
          <w:p>
            <w:pPr>
              <w:pStyle w:val="Normal"/>
              <w:spacing w:before="0" w:after="0"/>
              <w:ind w:hanging="342" w:start="342"/>
              <w:rPr>
                <w:rFonts w:ascii="Calibri" w:hAnsi="Calibri" w:eastAsia="Calibri" w:cs="Calibri"/>
                <w:sz w:val="24"/>
              </w:rPr>
            </w:pPr>
            <w:r>
              <w:rPr>
                <w:rFonts w:eastAsia="Calibri" w:cs="Calibri" w:ascii="Calibri" w:hAnsi="Calibri"/>
                <w:sz w:val="24"/>
              </w:rPr>
              <w:t>1.</w:t>
              <w:tab/>
              <w:t>Ensuring the safety of patient/client.</w:t>
            </w:r>
          </w:p>
          <w:p>
            <w:pPr>
              <w:pStyle w:val="Normal"/>
              <w:spacing w:before="0" w:after="0"/>
              <w:ind w:hanging="342" w:start="342"/>
              <w:rPr>
                <w:rFonts w:ascii="Calibri" w:hAnsi="Calibri" w:eastAsia="Calibri" w:cs="Calibri"/>
                <w:sz w:val="24"/>
              </w:rPr>
            </w:pPr>
            <w:r>
              <w:rPr>
                <w:rFonts w:eastAsia="Calibri" w:cs="Calibri" w:ascii="Calibri" w:hAnsi="Calibri"/>
                <w:sz w:val="24"/>
              </w:rPr>
              <w:t>2.</w:t>
              <w:tab/>
              <w:t xml:space="preserve">Establishing such systems which enable easy access to services as are required by the patient/client. </w:t>
            </w:r>
          </w:p>
          <w:p>
            <w:pPr>
              <w:pStyle w:val="Normal"/>
              <w:spacing w:before="0" w:after="0"/>
              <w:ind w:hanging="342" w:start="342"/>
              <w:rPr>
                <w:rFonts w:ascii="Calibri" w:hAnsi="Calibri" w:eastAsia="Calibri" w:cs="Calibri"/>
                <w:sz w:val="24"/>
              </w:rPr>
            </w:pPr>
            <w:r>
              <w:rPr>
                <w:rFonts w:eastAsia="Calibri" w:cs="Calibri" w:ascii="Calibri" w:hAnsi="Calibri"/>
                <w:sz w:val="24"/>
              </w:rPr>
              <w:t>3.</w:t>
              <w:tab/>
              <w:t>Maintaining the services being provided through fully competent professionals.</w:t>
            </w:r>
          </w:p>
          <w:p>
            <w:pPr>
              <w:pStyle w:val="Normal"/>
              <w:spacing w:before="0" w:after="0"/>
              <w:ind w:hanging="342" w:start="342"/>
              <w:rPr>
                <w:rFonts w:ascii="Calibri" w:hAnsi="Calibri" w:eastAsia="Calibri" w:cs="Calibri"/>
                <w:sz w:val="24"/>
              </w:rPr>
            </w:pPr>
            <w:r>
              <w:rPr>
                <w:rFonts w:eastAsia="Calibri" w:cs="Calibri" w:ascii="Calibri" w:hAnsi="Calibri"/>
                <w:sz w:val="24"/>
              </w:rPr>
              <w:t>4.</w:t>
              <w:tab/>
              <w:t xml:space="preserve">Establishing systems to ensure that the rights of the patient/client and others are enforced and fully protected. </w:t>
            </w:r>
          </w:p>
          <w:p>
            <w:pPr>
              <w:pStyle w:val="Normal"/>
              <w:spacing w:before="0" w:after="0"/>
              <w:ind w:hanging="342" w:start="342"/>
              <w:rPr>
                <w:rFonts w:ascii="Calibri" w:hAnsi="Calibri" w:eastAsia="Calibri" w:cs="Calibri"/>
                <w:sz w:val="24"/>
              </w:rPr>
            </w:pPr>
            <w:r>
              <w:rPr>
                <w:rFonts w:eastAsia="Calibri" w:cs="Calibri" w:ascii="Calibri" w:hAnsi="Calibri"/>
                <w:sz w:val="24"/>
              </w:rPr>
              <w:t>5.</w:t>
              <w:tab/>
              <w:t>Adopting open policies regarding its procedures in relation to treatment of the patients/clients including but not limited to, their care and complaints etc.</w:t>
            </w:r>
          </w:p>
          <w:p>
            <w:pPr>
              <w:pStyle w:val="Normal"/>
              <w:spacing w:before="0" w:after="0"/>
              <w:ind w:hanging="342" w:start="342"/>
              <w:rPr>
                <w:rFonts w:ascii="Calibri" w:hAnsi="Calibri" w:eastAsia="Calibri" w:cs="Calibri"/>
                <w:sz w:val="24"/>
              </w:rPr>
            </w:pPr>
            <w:r>
              <w:rPr>
                <w:rFonts w:eastAsia="Calibri" w:cs="Calibri" w:ascii="Calibri" w:hAnsi="Calibri"/>
                <w:sz w:val="24"/>
              </w:rPr>
              <w:t>6.</w:t>
              <w:tab/>
              <w:t>Invigorating in their staff including but not limited to, Consultants and other professionals rendering services at the Healthcare Establishment, the importance and thorough practice of professional ethics.</w:t>
            </w:r>
          </w:p>
          <w:p>
            <w:pPr>
              <w:pStyle w:val="Normal"/>
              <w:spacing w:before="0" w:after="0"/>
              <w:ind w:hanging="342" w:start="342"/>
              <w:rPr>
                <w:rFonts w:ascii="Calibri" w:hAnsi="Calibri" w:eastAsia="Calibri" w:cs="Calibri"/>
                <w:sz w:val="24"/>
                <w:lang w:val="en-GB"/>
              </w:rPr>
            </w:pPr>
            <w:r>
              <w:rPr>
                <w:rFonts w:eastAsia="Calibri" w:cs="Calibri" w:ascii="Calibri" w:hAnsi="Calibri"/>
                <w:sz w:val="24"/>
              </w:rPr>
              <w:t>7.</w:t>
              <w:tab/>
              <w:t>Complying with all the governing laws, rules and regulations while operating, maintaining and rendering services.</w:t>
            </w:r>
          </w:p>
        </w:tc>
      </w:tr>
    </w:tbl>
    <w:p>
      <w:pPr>
        <w:pStyle w:val="Normal"/>
        <w:keepNext w:val="true"/>
        <w:numPr>
          <w:ilvl w:val="0"/>
          <w:numId w:val="0"/>
        </w:numPr>
        <w:tabs>
          <w:tab w:val="clear" w:pos="720"/>
          <w:tab w:val="left" w:pos="630" w:leader="none"/>
        </w:tabs>
        <w:outlineLvl w:val="1"/>
        <w:rPr>
          <w:rFonts w:ascii="Calibri" w:hAnsi="Calibri" w:cs="Calibri"/>
          <w:sz w:val="36"/>
          <w:szCs w:val="36"/>
          <w:lang w:val="en-GB"/>
        </w:rPr>
      </w:pPr>
      <w:r>
        <w:rPr>
          <w:rFonts w:cs="Calibri" w:ascii="Calibri" w:hAnsi="Calibri"/>
          <w:sz w:val="36"/>
          <w:szCs w:val="36"/>
          <w:lang w:val="en-GB"/>
        </w:rPr>
      </w:r>
    </w:p>
    <w:p>
      <w:pPr>
        <w:pStyle w:val="Normal"/>
        <w:keepNext w:val="true"/>
        <w:numPr>
          <w:ilvl w:val="0"/>
          <w:numId w:val="0"/>
        </w:numPr>
        <w:tabs>
          <w:tab w:val="clear" w:pos="720"/>
          <w:tab w:val="left" w:pos="630" w:leader="none"/>
        </w:tabs>
        <w:outlineLvl w:val="1"/>
        <w:rPr>
          <w:rFonts w:ascii="Calibri" w:hAnsi="Calibri" w:cs="Calibri"/>
          <w:sz w:val="36"/>
          <w:szCs w:val="36"/>
          <w:lang w:val="en-GB"/>
        </w:rPr>
      </w:pPr>
      <w:r>
        <w:rPr>
          <w:rFonts w:cs="Calibri" w:ascii="Calibri" w:hAnsi="Calibri"/>
          <w:sz w:val="36"/>
          <w:szCs w:val="36"/>
          <w:lang w:val="en-GB"/>
        </w:rPr>
      </w:r>
    </w:p>
    <w:p>
      <w:pPr>
        <w:pStyle w:val="Normal"/>
        <w:keepNext w:val="true"/>
        <w:numPr>
          <w:ilvl w:val="0"/>
          <w:numId w:val="0"/>
        </w:numPr>
        <w:tabs>
          <w:tab w:val="clear" w:pos="720"/>
          <w:tab w:val="left" w:pos="630" w:leader="none"/>
        </w:tabs>
        <w:outlineLvl w:val="1"/>
        <w:rPr>
          <w:rFonts w:ascii="Calibri" w:hAnsi="Calibri" w:cs="Calibri"/>
          <w:b/>
          <w:bCs/>
          <w:spacing w:val="2"/>
          <w:sz w:val="36"/>
          <w:szCs w:val="36"/>
          <w:lang w:val="en-GB"/>
        </w:rPr>
      </w:pPr>
      <w:r>
        <w:rPr>
          <w:rFonts w:cs="Calibri" w:ascii="Calibri" w:hAnsi="Calibri"/>
          <w:b/>
          <w:bCs/>
          <w:spacing w:val="2"/>
          <w:sz w:val="36"/>
          <w:szCs w:val="36"/>
          <w:lang w:val="en-GB"/>
        </w:rPr>
      </w:r>
      <w:r>
        <w:br w:type="page"/>
      </w:r>
    </w:p>
    <w:p>
      <w:pPr>
        <w:pStyle w:val="Normal"/>
        <w:keepNext w:val="true"/>
        <w:numPr>
          <w:ilvl w:val="0"/>
          <w:numId w:val="0"/>
        </w:numPr>
        <w:tabs>
          <w:tab w:val="clear" w:pos="720"/>
          <w:tab w:val="left" w:pos="630" w:leader="none"/>
        </w:tabs>
        <w:spacing w:before="0" w:after="160"/>
        <w:outlineLvl w:val="1"/>
        <w:rPr>
          <w:rFonts w:ascii="Calibri" w:hAnsi="Calibri" w:cs="Calibri"/>
          <w:b/>
          <w:bCs/>
          <w:spacing w:val="2"/>
          <w:sz w:val="36"/>
          <w:szCs w:val="36"/>
          <w:lang w:val="en-GB"/>
        </w:rPr>
      </w:pPr>
      <w:bookmarkStart w:id="535" w:name="_Toc514931143"/>
      <w:r>
        <w:rPr>
          <w:rFonts w:cs="Calibri" w:ascii="Calibri" w:hAnsi="Calibri"/>
          <w:b/>
          <w:bCs/>
          <w:spacing w:val="2"/>
          <w:sz w:val="36"/>
          <w:szCs w:val="36"/>
          <w:lang w:val="en-GB"/>
        </w:rPr>
        <w:t>ANNEXURE. I: Sample Client Satisfaction Form</w:t>
      </w:r>
      <w:bookmarkEnd w:id="535"/>
    </w:p>
    <w:tbl>
      <w:tblPr>
        <w:tblW w:w="9172" w:type="dxa"/>
        <w:jc w:val="start"/>
        <w:tblInd w:w="93" w:type="dxa"/>
        <w:tblLayout w:type="fixed"/>
        <w:tblCellMar>
          <w:top w:w="0" w:type="dxa"/>
          <w:start w:w="108" w:type="dxa"/>
          <w:bottom w:w="0" w:type="dxa"/>
          <w:end w:w="108" w:type="dxa"/>
        </w:tblCellMar>
        <w:tblLook w:val="04a0" w:noHBand="0" w:noVBand="1" w:firstColumn="1" w:lastRow="0" w:lastColumn="0" w:firstRow="1"/>
      </w:tblPr>
      <w:tblGrid>
        <w:gridCol w:w="734"/>
        <w:gridCol w:w="3128"/>
        <w:gridCol w:w="3442"/>
        <w:gridCol w:w="1868"/>
      </w:tblGrid>
      <w:tr>
        <w:trPr>
          <w:trHeight w:val="285" w:hRule="atLeast"/>
        </w:trPr>
        <w:tc>
          <w:tcPr>
            <w:tcW w:w="734"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rPr>
                <w:rFonts w:ascii="Calibri" w:hAnsi="Calibri" w:eastAsia="Calibri" w:cs="Calibri"/>
                <w:b/>
                <w:bCs/>
                <w:color w:val="000000"/>
                <w:sz w:val="24"/>
              </w:rPr>
            </w:pPr>
            <w:bookmarkStart w:id="536" w:name="_Toc398324014"/>
            <w:bookmarkEnd w:id="536"/>
            <w:r>
              <w:rPr>
                <w:rFonts w:eastAsia="Calibri" w:cs="Calibri" w:ascii="Calibri" w:hAnsi="Calibri"/>
                <w:b/>
                <w:color w:val="000000"/>
                <w:sz w:val="24"/>
              </w:rPr>
              <w:t>Sr. #</w:t>
            </w:r>
          </w:p>
        </w:tc>
        <w:tc>
          <w:tcPr>
            <w:tcW w:w="3128"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rPr>
                <w:rFonts w:ascii="Calibri" w:hAnsi="Calibri" w:eastAsia="Calibri" w:cs="Calibri"/>
                <w:b/>
                <w:bCs/>
                <w:color w:val="000000"/>
                <w:sz w:val="24"/>
              </w:rPr>
            </w:pPr>
            <w:r>
              <w:rPr>
                <w:rFonts w:eastAsia="Calibri" w:cs="Calibri" w:ascii="Calibri" w:hAnsi="Calibri"/>
                <w:b/>
                <w:color w:val="000000"/>
                <w:sz w:val="24"/>
              </w:rPr>
              <w:t>Questions</w:t>
            </w:r>
          </w:p>
        </w:tc>
        <w:tc>
          <w:tcPr>
            <w:tcW w:w="531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rPr>
                <w:rFonts w:ascii="Calibri" w:hAnsi="Calibri" w:eastAsia="Calibri" w:cs="Calibri"/>
                <w:b/>
                <w:bCs/>
                <w:color w:val="000000"/>
                <w:sz w:val="24"/>
              </w:rPr>
            </w:pPr>
            <w:r>
              <w:rPr>
                <w:rFonts w:eastAsia="Calibri" w:cs="Calibri" w:ascii="Calibri" w:hAnsi="Calibri"/>
                <w:b/>
                <w:color w:val="000000"/>
                <w:sz w:val="24"/>
              </w:rPr>
              <w:t>Response</w:t>
            </w:r>
          </w:p>
        </w:tc>
      </w:tr>
      <w:tr>
        <w:trPr>
          <w:trHeight w:val="1151" w:hRule="atLeast"/>
        </w:trPr>
        <w:tc>
          <w:tcPr>
            <w:tcW w:w="734"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rPr>
                <w:rFonts w:ascii="Calibri" w:hAnsi="Calibri" w:eastAsia="Calibri" w:cs="Calibri"/>
                <w:b/>
                <w:bCs/>
                <w:color w:val="000000"/>
                <w:sz w:val="24"/>
              </w:rPr>
            </w:pPr>
            <w:r>
              <w:rPr>
                <w:rFonts w:eastAsia="Calibri" w:cs="Calibri" w:ascii="Calibri" w:hAnsi="Calibri"/>
                <w:color w:val="000000"/>
                <w:sz w:val="24"/>
              </w:rPr>
              <w:t>1</w:t>
            </w:r>
          </w:p>
        </w:tc>
        <w:tc>
          <w:tcPr>
            <w:tcW w:w="3128"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rPr>
                <w:rFonts w:ascii="Calibri" w:hAnsi="Calibri" w:eastAsia="Calibri" w:cs="Calibri"/>
                <w:b/>
                <w:bCs/>
                <w:color w:val="000000"/>
                <w:sz w:val="24"/>
              </w:rPr>
            </w:pPr>
            <w:r>
              <w:rPr>
                <w:rFonts w:eastAsia="Calibri" w:cs="Calibri" w:ascii="Calibri" w:hAnsi="Calibri"/>
                <w:color w:val="000000"/>
                <w:sz w:val="24"/>
              </w:rPr>
              <w:t>Are you satisfied with the services, behavior of Staff and the environment at the Laboratory ABC_________?</w:t>
            </w:r>
          </w:p>
        </w:tc>
        <w:tc>
          <w:tcPr>
            <w:tcW w:w="344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rPr>
                <w:rFonts w:ascii="Calibri" w:hAnsi="Calibri" w:eastAsia="Calibri" w:cs="Calibri"/>
                <w:b/>
                <w:bCs/>
                <w:color w:val="000000"/>
                <w:sz w:val="24"/>
              </w:rPr>
            </w:pPr>
            <w:r>
              <w:rPr>
                <w:rFonts w:eastAsia="Calibri" w:cs="Calibri" w:ascii="Calibri" w:hAnsi="Calibri"/>
                <w:color w:val="000000"/>
                <w:sz w:val="24"/>
              </w:rPr>
              <w:t>Yes</w:t>
            </w:r>
          </w:p>
        </w:tc>
        <w:tc>
          <w:tcPr>
            <w:tcW w:w="186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rPr>
                <w:rFonts w:ascii="Calibri" w:hAnsi="Calibri" w:eastAsia="Calibri" w:cs="Calibri"/>
                <w:b/>
                <w:bCs/>
                <w:color w:val="000000"/>
                <w:sz w:val="24"/>
              </w:rPr>
            </w:pPr>
            <w:r>
              <w:rPr>
                <w:rFonts w:eastAsia="Calibri" w:cs="Calibri" w:ascii="Calibri" w:hAnsi="Calibri"/>
                <w:color w:val="000000"/>
                <w:sz w:val="24"/>
              </w:rPr>
              <w:t>No</w:t>
            </w:r>
          </w:p>
        </w:tc>
      </w:tr>
      <w:tr>
        <w:trPr>
          <w:trHeight w:val="285" w:hRule="atLeast"/>
        </w:trPr>
        <w:tc>
          <w:tcPr>
            <w:tcW w:w="734"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rPr>
                <w:rFonts w:ascii="Calibri" w:hAnsi="Calibri" w:eastAsia="Calibri" w:cs="Calibri"/>
                <w:b/>
                <w:bCs/>
                <w:color w:val="000000"/>
                <w:sz w:val="24"/>
              </w:rPr>
            </w:pPr>
            <w:r>
              <w:rPr>
                <w:rFonts w:eastAsia="Calibri" w:cs="Calibri" w:ascii="Calibri" w:hAnsi="Calibri"/>
                <w:color w:val="000000"/>
                <w:sz w:val="24"/>
              </w:rPr>
              <w:t>2</w:t>
            </w:r>
          </w:p>
        </w:tc>
        <w:tc>
          <w:tcPr>
            <w:tcW w:w="3128"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rPr>
                <w:rFonts w:ascii="Calibri" w:hAnsi="Calibri" w:eastAsia="Calibri" w:cs="Calibri"/>
                <w:b/>
                <w:bCs/>
                <w:color w:val="000000"/>
                <w:sz w:val="24"/>
              </w:rPr>
            </w:pPr>
            <w:r>
              <w:rPr>
                <w:rFonts w:eastAsia="Calibri" w:cs="Calibri" w:ascii="Calibri" w:hAnsi="Calibri"/>
                <w:color w:val="000000"/>
                <w:sz w:val="24"/>
              </w:rPr>
              <w:t>If YES, how? (You can circle more than one response and write below)</w:t>
            </w:r>
          </w:p>
          <w:p>
            <w:pPr>
              <w:pStyle w:val="Normal"/>
              <w:widowControl w:val="false"/>
              <w:spacing w:before="0" w:after="0"/>
              <w:rPr>
                <w:rFonts w:ascii="Calibri" w:hAnsi="Calibri" w:eastAsia="Calibri" w:cs="Calibri"/>
                <w:b/>
                <w:bCs/>
                <w:color w:val="000000"/>
                <w:sz w:val="24"/>
              </w:rPr>
            </w:pPr>
            <w:r>
              <w:rPr>
                <w:rFonts w:eastAsia="Calibri" w:cs="Calibri" w:ascii="Calibri" w:hAnsi="Calibri"/>
                <w:b/>
                <w:bCs/>
                <w:color w:val="000000"/>
                <w:sz w:val="24"/>
              </w:rPr>
            </w:r>
          </w:p>
        </w:tc>
        <w:tc>
          <w:tcPr>
            <w:tcW w:w="5310" w:type="dxa"/>
            <w:gridSpan w:val="2"/>
            <w:tcBorders>
              <w:top w:val="single" w:sz="4" w:space="0" w:color="000000"/>
              <w:start w:val="single" w:sz="4" w:space="0" w:color="000000"/>
              <w:bottom w:val="single" w:sz="4" w:space="0" w:color="000000"/>
              <w:end w:val="single" w:sz="4" w:space="0" w:color="000000"/>
            </w:tcBorders>
            <w:vAlign w:val="bottom"/>
          </w:tcPr>
          <w:p>
            <w:pPr>
              <w:pStyle w:val="Normal"/>
              <w:widowControl w:val="false"/>
              <w:numPr>
                <w:ilvl w:val="0"/>
                <w:numId w:val="260"/>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Convenient to reach the facility.</w:t>
            </w:r>
          </w:p>
          <w:p>
            <w:pPr>
              <w:pStyle w:val="Normal"/>
              <w:widowControl w:val="false"/>
              <w:numPr>
                <w:ilvl w:val="0"/>
                <w:numId w:val="260"/>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Required guidance provided.</w:t>
            </w:r>
          </w:p>
          <w:p>
            <w:pPr>
              <w:pStyle w:val="Normal"/>
              <w:widowControl w:val="false"/>
              <w:numPr>
                <w:ilvl w:val="0"/>
                <w:numId w:val="260"/>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Services available as portrayed.</w:t>
            </w:r>
          </w:p>
          <w:p>
            <w:pPr>
              <w:pStyle w:val="Normal"/>
              <w:widowControl w:val="false"/>
              <w:numPr>
                <w:ilvl w:val="0"/>
                <w:numId w:val="260"/>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Services are affordable.</w:t>
            </w:r>
          </w:p>
          <w:p>
            <w:pPr>
              <w:pStyle w:val="Normal"/>
              <w:widowControl w:val="false"/>
              <w:numPr>
                <w:ilvl w:val="0"/>
                <w:numId w:val="260"/>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Staff is courteous.</w:t>
            </w:r>
          </w:p>
          <w:p>
            <w:pPr>
              <w:pStyle w:val="Normal"/>
              <w:widowControl w:val="false"/>
              <w:numPr>
                <w:ilvl w:val="0"/>
                <w:numId w:val="260"/>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Relevant staff is available.</w:t>
            </w:r>
          </w:p>
          <w:p>
            <w:pPr>
              <w:pStyle w:val="Normal"/>
              <w:widowControl w:val="false"/>
              <w:numPr>
                <w:ilvl w:val="0"/>
                <w:numId w:val="260"/>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Privacy is observed.</w:t>
            </w:r>
          </w:p>
          <w:p>
            <w:pPr>
              <w:pStyle w:val="Normal"/>
              <w:widowControl w:val="false"/>
              <w:numPr>
                <w:ilvl w:val="0"/>
                <w:numId w:val="260"/>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Female staff is available.</w:t>
            </w:r>
          </w:p>
          <w:p>
            <w:pPr>
              <w:pStyle w:val="Normal"/>
              <w:widowControl w:val="false"/>
              <w:numPr>
                <w:ilvl w:val="0"/>
                <w:numId w:val="260"/>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Test results provided in time.</w:t>
            </w:r>
          </w:p>
          <w:p>
            <w:pPr>
              <w:pStyle w:val="Normal"/>
              <w:widowControl w:val="false"/>
              <w:numPr>
                <w:ilvl w:val="0"/>
                <w:numId w:val="260"/>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Other(specify)___________________________ </w:t>
            </w:r>
          </w:p>
        </w:tc>
      </w:tr>
      <w:tr>
        <w:trPr>
          <w:trHeight w:val="255" w:hRule="atLeast"/>
        </w:trPr>
        <w:tc>
          <w:tcPr>
            <w:tcW w:w="734"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rPr>
                <w:rFonts w:ascii="Calibri" w:hAnsi="Calibri" w:eastAsia="Calibri" w:cs="Calibri"/>
                <w:b/>
                <w:bCs/>
                <w:color w:val="000000"/>
                <w:sz w:val="24"/>
              </w:rPr>
            </w:pPr>
            <w:r>
              <w:rPr>
                <w:rFonts w:eastAsia="Calibri" w:cs="Calibri" w:ascii="Calibri" w:hAnsi="Calibri"/>
                <w:color w:val="000000"/>
                <w:sz w:val="24"/>
              </w:rPr>
              <w:t>3</w:t>
            </w:r>
          </w:p>
        </w:tc>
        <w:tc>
          <w:tcPr>
            <w:tcW w:w="3128"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rPr>
                <w:rFonts w:ascii="Calibri" w:hAnsi="Calibri" w:eastAsia="Calibri" w:cs="Calibri"/>
                <w:b/>
                <w:bCs/>
                <w:color w:val="000000"/>
                <w:sz w:val="24"/>
              </w:rPr>
            </w:pPr>
            <w:r>
              <w:rPr>
                <w:rFonts w:eastAsia="Calibri" w:cs="Calibri" w:ascii="Calibri" w:hAnsi="Calibri"/>
                <w:color w:val="000000"/>
                <w:sz w:val="24"/>
              </w:rPr>
              <w:t>If NO, why? (You can circle more than one) response and write below)</w:t>
            </w:r>
          </w:p>
          <w:p>
            <w:pPr>
              <w:pStyle w:val="Normal"/>
              <w:widowControl w:val="false"/>
              <w:spacing w:before="0" w:after="0"/>
              <w:rPr>
                <w:rFonts w:ascii="Calibri" w:hAnsi="Calibri" w:eastAsia="Calibri" w:cs="Calibri"/>
                <w:color w:val="000000"/>
                <w:sz w:val="24"/>
              </w:rPr>
            </w:pPr>
            <w:r>
              <w:rPr>
                <w:rFonts w:eastAsia="Calibri" w:cs="Calibri" w:ascii="Calibri" w:hAnsi="Calibri"/>
                <w:color w:val="000000"/>
                <w:sz w:val="24"/>
              </w:rPr>
            </w:r>
          </w:p>
        </w:tc>
        <w:tc>
          <w:tcPr>
            <w:tcW w:w="5310" w:type="dxa"/>
            <w:gridSpan w:val="2"/>
            <w:tcBorders>
              <w:top w:val="single" w:sz="4" w:space="0" w:color="000000"/>
              <w:start w:val="single" w:sz="4" w:space="0" w:color="000000"/>
              <w:bottom w:val="single" w:sz="4" w:space="0" w:color="000000"/>
              <w:end w:val="single" w:sz="4" w:space="0" w:color="000000"/>
            </w:tcBorders>
            <w:vAlign w:val="bottom"/>
          </w:tcPr>
          <w:p>
            <w:pPr>
              <w:pStyle w:val="Normal"/>
              <w:widowControl w:val="false"/>
              <w:numPr>
                <w:ilvl w:val="0"/>
                <w:numId w:val="261"/>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Issues of confidentiality.</w:t>
            </w:r>
          </w:p>
          <w:p>
            <w:pPr>
              <w:pStyle w:val="Normal"/>
              <w:widowControl w:val="false"/>
              <w:numPr>
                <w:ilvl w:val="0"/>
                <w:numId w:val="261"/>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Issues of privacy.</w:t>
            </w:r>
          </w:p>
          <w:p>
            <w:pPr>
              <w:pStyle w:val="Normal"/>
              <w:widowControl w:val="false"/>
              <w:numPr>
                <w:ilvl w:val="0"/>
                <w:numId w:val="261"/>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Lack of attention.</w:t>
            </w:r>
          </w:p>
          <w:p>
            <w:pPr>
              <w:pStyle w:val="Normal"/>
              <w:widowControl w:val="false"/>
              <w:numPr>
                <w:ilvl w:val="0"/>
                <w:numId w:val="261"/>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Inadequate guidance provided.</w:t>
            </w:r>
          </w:p>
          <w:p>
            <w:pPr>
              <w:pStyle w:val="Normal"/>
              <w:widowControl w:val="false"/>
              <w:numPr>
                <w:ilvl w:val="0"/>
                <w:numId w:val="261"/>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I was asked to come another time without taking the sample.</w:t>
            </w:r>
          </w:p>
          <w:p>
            <w:pPr>
              <w:pStyle w:val="Normal"/>
              <w:widowControl w:val="false"/>
              <w:numPr>
                <w:ilvl w:val="0"/>
                <w:numId w:val="261"/>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Tests/services are costly.</w:t>
            </w:r>
          </w:p>
          <w:p>
            <w:pPr>
              <w:pStyle w:val="Normal"/>
              <w:widowControl w:val="false"/>
              <w:numPr>
                <w:ilvl w:val="0"/>
                <w:numId w:val="261"/>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Waiting time is too long.</w:t>
            </w:r>
          </w:p>
          <w:p>
            <w:pPr>
              <w:pStyle w:val="Normal"/>
              <w:widowControl w:val="false"/>
              <w:numPr>
                <w:ilvl w:val="0"/>
                <w:numId w:val="261"/>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Staff is discourteous / Unsatisfactory behavior.</w:t>
            </w:r>
          </w:p>
          <w:p>
            <w:pPr>
              <w:pStyle w:val="Normal"/>
              <w:widowControl w:val="false"/>
              <w:numPr>
                <w:ilvl w:val="0"/>
                <w:numId w:val="261"/>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Staff is not competent.</w:t>
            </w:r>
          </w:p>
          <w:p>
            <w:pPr>
              <w:pStyle w:val="Normal"/>
              <w:widowControl w:val="false"/>
              <w:numPr>
                <w:ilvl w:val="0"/>
                <w:numId w:val="261"/>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Relevant staff NOT available.</w:t>
            </w:r>
          </w:p>
          <w:p>
            <w:pPr>
              <w:pStyle w:val="Normal"/>
              <w:widowControl w:val="false"/>
              <w:numPr>
                <w:ilvl w:val="0"/>
                <w:numId w:val="261"/>
              </w:numPr>
              <w:spacing w:lineRule="auto" w:line="240" w:before="0" w:after="0"/>
              <w:jc w:val="both"/>
              <w:rPr>
                <w:rFonts w:ascii="Calibri" w:hAnsi="Calibri" w:eastAsia="Calibri" w:cs="Calibri"/>
                <w:color w:val="000000"/>
                <w:sz w:val="24"/>
              </w:rPr>
            </w:pPr>
            <w:r>
              <w:rPr>
                <w:rFonts w:eastAsia="Calibri" w:cs="Calibri" w:ascii="Calibri" w:hAnsi="Calibri"/>
                <w:color w:val="000000"/>
                <w:sz w:val="24"/>
              </w:rPr>
              <w:t>Female staff NOT available (Gender issue).</w:t>
            </w:r>
          </w:p>
          <w:p>
            <w:pPr>
              <w:pStyle w:val="Normal"/>
              <w:widowControl w:val="false"/>
              <w:numPr>
                <w:ilvl w:val="0"/>
                <w:numId w:val="261"/>
              </w:numPr>
              <w:spacing w:lineRule="auto" w:line="240" w:before="0" w:after="0"/>
              <w:jc w:val="both"/>
              <w:rPr>
                <w:rFonts w:ascii="Calibri" w:hAnsi="Calibri" w:eastAsia="Calibri" w:cs="Calibri"/>
                <w:b/>
                <w:bCs/>
                <w:color w:val="000000"/>
                <w:sz w:val="24"/>
              </w:rPr>
            </w:pPr>
            <w:r>
              <w:rPr>
                <w:rFonts w:eastAsia="Calibri" w:cs="Calibri" w:ascii="Calibri" w:hAnsi="Calibri"/>
                <w:color w:val="000000"/>
                <w:sz w:val="24"/>
              </w:rPr>
              <w:t>Other (specify)_______________________________   </w:t>
            </w:r>
          </w:p>
        </w:tc>
      </w:tr>
      <w:tr>
        <w:trPr>
          <w:trHeight w:val="255" w:hRule="atLeast"/>
        </w:trPr>
        <w:tc>
          <w:tcPr>
            <w:tcW w:w="734"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rPr>
                <w:rFonts w:ascii="Calibri" w:hAnsi="Calibri" w:eastAsia="Calibri" w:cs="Calibri"/>
                <w:color w:val="000000"/>
                <w:sz w:val="24"/>
              </w:rPr>
            </w:pPr>
            <w:r>
              <w:rPr>
                <w:rFonts w:eastAsia="Calibri" w:cs="Calibri" w:ascii="Calibri" w:hAnsi="Calibri"/>
                <w:color w:val="000000"/>
                <w:sz w:val="24"/>
              </w:rPr>
            </w:r>
          </w:p>
        </w:tc>
        <w:tc>
          <w:tcPr>
            <w:tcW w:w="8438" w:type="dxa"/>
            <w:gridSpan w:val="3"/>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rPr>
                <w:rFonts w:ascii="Calibri" w:hAnsi="Calibri" w:eastAsia="Calibri" w:cs="Calibri"/>
                <w:color w:val="000000"/>
                <w:sz w:val="24"/>
              </w:rPr>
            </w:pPr>
            <w:r>
              <w:rPr>
                <w:rFonts w:eastAsia="Calibri" w:cs="Calibri" w:ascii="Calibri" w:hAnsi="Calibri"/>
                <w:color w:val="000000"/>
                <w:sz w:val="24"/>
              </w:rPr>
              <w:t>Signatures of patient/relative:</w:t>
            </w:r>
          </w:p>
          <w:p>
            <w:pPr>
              <w:pStyle w:val="Normal"/>
              <w:widowControl w:val="false"/>
              <w:spacing w:before="0" w:after="0"/>
              <w:rPr>
                <w:rFonts w:ascii="Calibri" w:hAnsi="Calibri" w:eastAsia="Calibri" w:cs="Calibri"/>
                <w:color w:val="000000"/>
                <w:sz w:val="24"/>
              </w:rPr>
            </w:pPr>
            <w:r>
              <w:rPr>
                <w:rFonts w:eastAsia="Calibri" w:cs="Calibri" w:ascii="Calibri" w:hAnsi="Calibri"/>
                <w:color w:val="000000"/>
                <w:sz w:val="24"/>
              </w:rPr>
            </w:r>
          </w:p>
        </w:tc>
      </w:tr>
      <w:tr>
        <w:trPr>
          <w:trHeight w:val="255" w:hRule="atLeast"/>
        </w:trPr>
        <w:tc>
          <w:tcPr>
            <w:tcW w:w="734"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rPr>
                <w:rFonts w:ascii="Calibri" w:hAnsi="Calibri" w:eastAsia="Calibri" w:cs="Calibri"/>
                <w:color w:val="000000"/>
                <w:sz w:val="24"/>
              </w:rPr>
            </w:pPr>
            <w:r>
              <w:rPr>
                <w:rFonts w:eastAsia="Calibri" w:cs="Calibri" w:ascii="Calibri" w:hAnsi="Calibri"/>
                <w:color w:val="000000"/>
                <w:sz w:val="24"/>
              </w:rPr>
            </w:r>
          </w:p>
        </w:tc>
        <w:tc>
          <w:tcPr>
            <w:tcW w:w="8438" w:type="dxa"/>
            <w:gridSpan w:val="3"/>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rPr>
                <w:rFonts w:ascii="Calibri" w:hAnsi="Calibri" w:eastAsia="Calibri" w:cs="Calibri"/>
                <w:color w:val="000000"/>
                <w:sz w:val="24"/>
              </w:rPr>
            </w:pPr>
            <w:r>
              <w:rPr>
                <w:rFonts w:eastAsia="Calibri" w:cs="Calibri" w:ascii="Calibri" w:hAnsi="Calibri"/>
                <w:color w:val="000000"/>
                <w:sz w:val="24"/>
              </w:rPr>
              <w:t>Action by the person in charge with date:</w:t>
            </w:r>
          </w:p>
          <w:p>
            <w:pPr>
              <w:pStyle w:val="Normal"/>
              <w:widowControl w:val="false"/>
              <w:spacing w:before="0" w:after="0"/>
              <w:rPr>
                <w:rFonts w:ascii="Calibri" w:hAnsi="Calibri" w:eastAsia="Calibri" w:cs="Calibri"/>
                <w:color w:val="000000"/>
                <w:sz w:val="24"/>
              </w:rPr>
            </w:pPr>
            <w:r>
              <w:rPr>
                <w:rFonts w:eastAsia="Calibri" w:cs="Calibri" w:ascii="Calibri" w:hAnsi="Calibri"/>
                <w:color w:val="000000"/>
                <w:sz w:val="24"/>
              </w:rPr>
            </w:r>
          </w:p>
          <w:p>
            <w:pPr>
              <w:pStyle w:val="Normal"/>
              <w:widowControl w:val="false"/>
              <w:spacing w:before="0" w:after="0"/>
              <w:rPr>
                <w:rFonts w:ascii="Calibri" w:hAnsi="Calibri" w:eastAsia="Calibri" w:cs="Calibri"/>
                <w:color w:val="000000"/>
                <w:sz w:val="24"/>
              </w:rPr>
            </w:pPr>
            <w:r>
              <w:rPr>
                <w:rFonts w:eastAsia="Calibri" w:cs="Calibri" w:ascii="Calibri" w:hAnsi="Calibri"/>
                <w:color w:val="000000"/>
                <w:sz w:val="24"/>
              </w:rPr>
            </w:r>
          </w:p>
        </w:tc>
      </w:tr>
    </w:tbl>
    <w:p>
      <w:pPr>
        <w:pStyle w:val="Normal"/>
        <w:keepNext w:val="true"/>
        <w:numPr>
          <w:ilvl w:val="0"/>
          <w:numId w:val="0"/>
        </w:numPr>
        <w:tabs>
          <w:tab w:val="clear" w:pos="720"/>
          <w:tab w:val="left" w:pos="630" w:leader="none"/>
        </w:tabs>
        <w:spacing w:before="0" w:after="160"/>
        <w:outlineLvl w:val="1"/>
        <w:rPr>
          <w:rFonts w:ascii="Calibri" w:hAnsi="Calibri" w:cs="Calibri"/>
          <w:b/>
          <w:bCs/>
          <w:color w:val="000000"/>
          <w:spacing w:val="2"/>
          <w:sz w:val="32"/>
          <w:szCs w:val="32"/>
          <w:lang w:val="en-GB"/>
        </w:rPr>
      </w:pPr>
      <w:r>
        <w:br w:type="page"/>
      </w:r>
      <w:bookmarkStart w:id="537" w:name="_Toc513535694"/>
      <w:bookmarkStart w:id="538" w:name="_Toc415758630"/>
      <w:bookmarkStart w:id="539" w:name="_Toc482182879"/>
      <w:bookmarkStart w:id="540" w:name="_Toc514659232"/>
      <w:bookmarkStart w:id="541" w:name="_Toc514931144"/>
      <w:r>
        <w:rPr>
          <w:rFonts w:cs="Calibri" w:ascii="Calibri" w:hAnsi="Calibri"/>
          <w:b/>
          <w:bCs/>
          <w:spacing w:val="2"/>
          <w:sz w:val="36"/>
          <w:szCs w:val="36"/>
          <w:lang w:val="en-GB"/>
        </w:rPr>
        <w:t>ANNEXURE. J: Complaints Management</w:t>
      </w:r>
      <w:bookmarkEnd w:id="537"/>
      <w:bookmarkEnd w:id="538"/>
      <w:bookmarkEnd w:id="539"/>
      <w:bookmarkEnd w:id="540"/>
      <w:bookmarkEnd w:id="541"/>
    </w:p>
    <w:p>
      <w:pPr>
        <w:pStyle w:val="Normal"/>
        <w:widowControl w:val="false"/>
        <w:tabs>
          <w:tab w:val="clear" w:pos="720"/>
          <w:tab w:val="left" w:pos="4334" w:leader="none"/>
        </w:tabs>
        <w:rPr>
          <w:rFonts w:ascii="Calibri" w:hAnsi="Calibri" w:eastAsia="Calibri" w:cs="Calibri"/>
          <w:color w:val="000000"/>
        </w:rPr>
      </w:pPr>
      <w:r>
        <w:rPr>
          <w:rFonts w:eastAsia="Calibri" w:cs="Calibri" w:ascii="Calibri" w:hAnsi="Calibri"/>
          <w:color w:val="000000"/>
        </w:rPr>
      </w:r>
    </w:p>
    <w:p>
      <w:pPr>
        <w:pStyle w:val="Normal"/>
        <w:widowControl w:val="false"/>
        <w:spacing w:before="0" w:after="0"/>
        <w:rPr>
          <w:rFonts w:ascii="Calibri" w:hAnsi="Calibri" w:eastAsia="Calibri" w:cs="Calibri"/>
          <w:color w:val="000000"/>
          <w:sz w:val="24"/>
        </w:rPr>
      </w:pPr>
      <w:r>
        <w:rPr>
          <w:rFonts w:eastAsia="Calibri" w:cs="Calibri" w:ascii="Calibri" w:hAnsi="Calibri"/>
          <w:b/>
          <w:bCs/>
          <w:color w:val="000000"/>
          <w:spacing w:val="1"/>
          <w:sz w:val="24"/>
        </w:rPr>
        <w:t>1.</w:t>
      </w:r>
      <w:r>
        <w:rPr>
          <w:rFonts w:eastAsia="Calibri" w:cs="Calibri" w:ascii="Calibri" w:hAnsi="Calibri"/>
          <w:b/>
          <w:bCs/>
          <w:color w:val="000000"/>
          <w:sz w:val="24"/>
        </w:rPr>
        <w:t xml:space="preserve">0      </w:t>
      </w:r>
      <w:r>
        <w:rPr>
          <w:rFonts w:eastAsia="Calibri" w:cs="Calibri" w:ascii="Calibri" w:hAnsi="Calibri"/>
          <w:b/>
          <w:bCs/>
          <w:color w:val="000000"/>
          <w:spacing w:val="31"/>
          <w:sz w:val="24"/>
        </w:rPr>
        <w:t xml:space="preserve"> </w:t>
      </w:r>
      <w:r>
        <w:rPr>
          <w:rFonts w:eastAsia="Calibri" w:cs="Calibri" w:ascii="Calibri" w:hAnsi="Calibri"/>
          <w:b/>
          <w:bCs/>
          <w:color w:val="000000"/>
          <w:spacing w:val="1"/>
          <w:sz w:val="24"/>
        </w:rPr>
        <w:t>O</w:t>
      </w:r>
      <w:r>
        <w:rPr>
          <w:rFonts w:eastAsia="Calibri" w:cs="Calibri" w:ascii="Calibri" w:hAnsi="Calibri"/>
          <w:b/>
          <w:bCs/>
          <w:color w:val="000000"/>
          <w:sz w:val="24"/>
        </w:rPr>
        <w:t>BJEC</w:t>
      </w:r>
      <w:r>
        <w:rPr>
          <w:rFonts w:eastAsia="Calibri" w:cs="Calibri" w:ascii="Calibri" w:hAnsi="Calibri"/>
          <w:b/>
          <w:bCs/>
          <w:color w:val="000000"/>
          <w:spacing w:val="1"/>
          <w:sz w:val="24"/>
        </w:rPr>
        <w:t>TI</w:t>
      </w:r>
      <w:r>
        <w:rPr>
          <w:rFonts w:eastAsia="Calibri" w:cs="Calibri" w:ascii="Calibri" w:hAnsi="Calibri"/>
          <w:b/>
          <w:bCs/>
          <w:color w:val="000000"/>
          <w:sz w:val="24"/>
        </w:rPr>
        <w:t>VE</w:t>
      </w:r>
    </w:p>
    <w:p>
      <w:pPr>
        <w:pStyle w:val="Normal"/>
        <w:widowControl w:val="false"/>
        <w:spacing w:before="0" w:after="0"/>
        <w:rPr>
          <w:rFonts w:ascii="Calibri" w:hAnsi="Calibri" w:eastAsia="Calibri" w:cs="Calibri"/>
          <w:color w:val="000000"/>
        </w:rPr>
      </w:pPr>
      <w:r>
        <w:rPr>
          <w:rFonts w:eastAsia="Calibri" w:cs="Calibri" w:ascii="Calibri" w:hAnsi="Calibri"/>
          <w:color w:val="000000"/>
        </w:rPr>
      </w:r>
    </w:p>
    <w:p>
      <w:pPr>
        <w:pStyle w:val="Normal"/>
        <w:widowControl w:val="false"/>
        <w:spacing w:before="0" w:after="0"/>
        <w:ind w:start="980"/>
        <w:rPr>
          <w:rFonts w:ascii="Calibri" w:hAnsi="Calibri" w:eastAsia="Calibri" w:cs="Calibri"/>
          <w:color w:val="000000"/>
          <w:sz w:val="24"/>
        </w:rPr>
      </w:pPr>
      <w:r>
        <w:rPr>
          <w:rFonts w:eastAsia="Calibri" w:cs="Calibri" w:ascii="Calibri" w:hAnsi="Calibri"/>
          <w:color w:val="000000"/>
          <w:sz w:val="24"/>
        </w:rPr>
        <w:t>To</w:t>
      </w:r>
      <w:r>
        <w:rPr>
          <w:rFonts w:eastAsia="Calibri" w:cs="Calibri" w:ascii="Calibri" w:hAnsi="Calibri"/>
          <w:color w:val="000000"/>
          <w:spacing w:val="27"/>
          <w:sz w:val="24"/>
        </w:rPr>
        <w:t xml:space="preserve"> </w:t>
      </w:r>
      <w:r>
        <w:rPr>
          <w:rFonts w:eastAsia="Calibri" w:cs="Calibri" w:ascii="Calibri" w:hAnsi="Calibri"/>
          <w:color w:val="000000"/>
          <w:spacing w:val="-2"/>
          <w:sz w:val="24"/>
        </w:rPr>
        <w:t>e</w:t>
      </w:r>
      <w:r>
        <w:rPr>
          <w:rFonts w:eastAsia="Calibri" w:cs="Calibri" w:ascii="Calibri" w:hAnsi="Calibri"/>
          <w:color w:val="000000"/>
          <w:spacing w:val="1"/>
          <w:sz w:val="24"/>
        </w:rPr>
        <w:t>n</w:t>
      </w:r>
      <w:r>
        <w:rPr>
          <w:rFonts w:eastAsia="Calibri" w:cs="Calibri" w:ascii="Calibri" w:hAnsi="Calibri"/>
          <w:color w:val="000000"/>
          <w:sz w:val="24"/>
        </w:rPr>
        <w:t>s</w:t>
      </w:r>
      <w:r>
        <w:rPr>
          <w:rFonts w:eastAsia="Calibri" w:cs="Calibri" w:ascii="Calibri" w:hAnsi="Calibri"/>
          <w:color w:val="000000"/>
          <w:spacing w:val="1"/>
          <w:sz w:val="24"/>
        </w:rPr>
        <w:t>u</w:t>
      </w:r>
      <w:r>
        <w:rPr>
          <w:rFonts w:eastAsia="Calibri" w:cs="Calibri" w:ascii="Calibri" w:hAnsi="Calibri"/>
          <w:color w:val="000000"/>
          <w:sz w:val="24"/>
        </w:rPr>
        <w:t>re</w:t>
      </w:r>
      <w:r>
        <w:rPr>
          <w:rFonts w:eastAsia="Calibri" w:cs="Calibri" w:ascii="Calibri" w:hAnsi="Calibri"/>
          <w:color w:val="000000"/>
          <w:spacing w:val="26"/>
          <w:sz w:val="24"/>
        </w:rPr>
        <w:t xml:space="preserve"> </w:t>
      </w:r>
      <w:r>
        <w:rPr>
          <w:rFonts w:eastAsia="Calibri" w:cs="Calibri" w:ascii="Calibri" w:hAnsi="Calibri"/>
          <w:color w:val="000000"/>
          <w:spacing w:val="-1"/>
          <w:sz w:val="24"/>
        </w:rPr>
        <w:t>t</w:t>
      </w:r>
      <w:r>
        <w:rPr>
          <w:rFonts w:eastAsia="Calibri" w:cs="Calibri" w:ascii="Calibri" w:hAnsi="Calibri"/>
          <w:color w:val="000000"/>
          <w:spacing w:val="1"/>
          <w:sz w:val="24"/>
        </w:rPr>
        <w:t>h</w:t>
      </w:r>
      <w:r>
        <w:rPr>
          <w:rFonts w:eastAsia="Calibri" w:cs="Calibri" w:ascii="Calibri" w:hAnsi="Calibri"/>
          <w:color w:val="000000"/>
          <w:sz w:val="24"/>
        </w:rPr>
        <w:t>at</w:t>
      </w:r>
      <w:r>
        <w:rPr>
          <w:rFonts w:eastAsia="Calibri" w:cs="Calibri" w:ascii="Calibri" w:hAnsi="Calibri"/>
          <w:color w:val="000000"/>
          <w:spacing w:val="28"/>
          <w:sz w:val="24"/>
        </w:rPr>
        <w:t xml:space="preserve"> </w:t>
      </w:r>
      <w:r>
        <w:rPr>
          <w:rFonts w:eastAsia="Calibri" w:cs="Calibri" w:ascii="Calibri" w:hAnsi="Calibri"/>
          <w:color w:val="000000"/>
          <w:spacing w:val="-1"/>
          <w:sz w:val="24"/>
        </w:rPr>
        <w:t>c</w:t>
      </w:r>
      <w:r>
        <w:rPr>
          <w:rFonts w:eastAsia="Calibri" w:cs="Calibri" w:ascii="Calibri" w:hAnsi="Calibri"/>
          <w:color w:val="000000"/>
          <w:spacing w:val="-2"/>
          <w:sz w:val="24"/>
        </w:rPr>
        <w:t>o</w:t>
      </w:r>
      <w:r>
        <w:rPr>
          <w:rFonts w:eastAsia="Calibri" w:cs="Calibri" w:ascii="Calibri" w:hAnsi="Calibri"/>
          <w:color w:val="000000"/>
          <w:sz w:val="24"/>
        </w:rPr>
        <w:t>m</w:t>
      </w:r>
      <w:r>
        <w:rPr>
          <w:rFonts w:eastAsia="Calibri" w:cs="Calibri" w:ascii="Calibri" w:hAnsi="Calibri"/>
          <w:color w:val="000000"/>
          <w:spacing w:val="1"/>
          <w:sz w:val="24"/>
        </w:rPr>
        <w:t>p</w:t>
      </w:r>
      <w:r>
        <w:rPr>
          <w:rFonts w:eastAsia="Calibri" w:cs="Calibri" w:ascii="Calibri" w:hAnsi="Calibri"/>
          <w:color w:val="000000"/>
          <w:sz w:val="24"/>
        </w:rPr>
        <w:t>la</w:t>
      </w:r>
      <w:r>
        <w:rPr>
          <w:rFonts w:eastAsia="Calibri" w:cs="Calibri" w:ascii="Calibri" w:hAnsi="Calibri"/>
          <w:color w:val="000000"/>
          <w:spacing w:val="-2"/>
          <w:sz w:val="24"/>
        </w:rPr>
        <w:t>i</w:t>
      </w:r>
      <w:r>
        <w:rPr>
          <w:rFonts w:eastAsia="Calibri" w:cs="Calibri" w:ascii="Calibri" w:hAnsi="Calibri"/>
          <w:color w:val="000000"/>
          <w:spacing w:val="-1"/>
          <w:sz w:val="24"/>
        </w:rPr>
        <w:t>n</w:t>
      </w:r>
      <w:r>
        <w:rPr>
          <w:rFonts w:eastAsia="Calibri" w:cs="Calibri" w:ascii="Calibri" w:hAnsi="Calibri"/>
          <w:color w:val="000000"/>
          <w:spacing w:val="1"/>
          <w:sz w:val="24"/>
        </w:rPr>
        <w:t>t</w:t>
      </w:r>
      <w:r>
        <w:rPr>
          <w:rFonts w:eastAsia="Calibri" w:cs="Calibri" w:ascii="Calibri" w:hAnsi="Calibri"/>
          <w:color w:val="000000"/>
          <w:sz w:val="24"/>
        </w:rPr>
        <w:t>s</w:t>
      </w:r>
      <w:r>
        <w:rPr>
          <w:rFonts w:eastAsia="Calibri" w:cs="Calibri" w:ascii="Calibri" w:hAnsi="Calibri"/>
          <w:color w:val="000000"/>
          <w:spacing w:val="27"/>
          <w:sz w:val="24"/>
        </w:rPr>
        <w:t xml:space="preserve"> </w:t>
      </w:r>
      <w:r>
        <w:rPr>
          <w:rFonts w:eastAsia="Calibri" w:cs="Calibri" w:ascii="Calibri" w:hAnsi="Calibri"/>
          <w:color w:val="000000"/>
          <w:sz w:val="24"/>
        </w:rPr>
        <w:t>are</w:t>
      </w:r>
      <w:r>
        <w:rPr>
          <w:rFonts w:eastAsia="Calibri" w:cs="Calibri" w:ascii="Calibri" w:hAnsi="Calibri"/>
          <w:color w:val="000000"/>
          <w:spacing w:val="26"/>
          <w:sz w:val="24"/>
        </w:rPr>
        <w:t xml:space="preserve"> </w:t>
      </w:r>
      <w:r>
        <w:rPr>
          <w:rFonts w:eastAsia="Calibri" w:cs="Calibri" w:ascii="Calibri" w:hAnsi="Calibri"/>
          <w:color w:val="000000"/>
          <w:spacing w:val="1"/>
          <w:sz w:val="24"/>
        </w:rPr>
        <w:t>h</w:t>
      </w:r>
      <w:r>
        <w:rPr>
          <w:rFonts w:eastAsia="Calibri" w:cs="Calibri" w:ascii="Calibri" w:hAnsi="Calibri"/>
          <w:color w:val="000000"/>
          <w:spacing w:val="-2"/>
          <w:sz w:val="24"/>
        </w:rPr>
        <w:t>a</w:t>
      </w:r>
      <w:r>
        <w:rPr>
          <w:rFonts w:eastAsia="Calibri" w:cs="Calibri" w:ascii="Calibri" w:hAnsi="Calibri"/>
          <w:color w:val="000000"/>
          <w:spacing w:val="1"/>
          <w:sz w:val="24"/>
        </w:rPr>
        <w:t>nd</w:t>
      </w:r>
      <w:r>
        <w:rPr>
          <w:rFonts w:eastAsia="Calibri" w:cs="Calibri" w:ascii="Calibri" w:hAnsi="Calibri"/>
          <w:color w:val="000000"/>
          <w:sz w:val="24"/>
        </w:rPr>
        <w:t>l</w:t>
      </w:r>
      <w:r>
        <w:rPr>
          <w:rFonts w:eastAsia="Calibri" w:cs="Calibri" w:ascii="Calibri" w:hAnsi="Calibri"/>
          <w:color w:val="000000"/>
          <w:spacing w:val="-2"/>
          <w:sz w:val="24"/>
        </w:rPr>
        <w:t>e</w:t>
      </w:r>
      <w:r>
        <w:rPr>
          <w:rFonts w:eastAsia="Calibri" w:cs="Calibri" w:ascii="Calibri" w:hAnsi="Calibri"/>
          <w:color w:val="000000"/>
          <w:sz w:val="24"/>
        </w:rPr>
        <w:t>d</w:t>
      </w:r>
      <w:r>
        <w:rPr>
          <w:rFonts w:eastAsia="Calibri" w:cs="Calibri" w:ascii="Calibri" w:hAnsi="Calibri"/>
          <w:color w:val="000000"/>
          <w:spacing w:val="28"/>
          <w:sz w:val="24"/>
        </w:rPr>
        <w:t xml:space="preserve"> </w:t>
      </w:r>
      <w:r>
        <w:rPr>
          <w:rFonts w:eastAsia="Calibri" w:cs="Calibri" w:ascii="Calibri" w:hAnsi="Calibri"/>
          <w:color w:val="000000"/>
          <w:spacing w:val="-2"/>
          <w:sz w:val="24"/>
        </w:rPr>
        <w:t>i</w:t>
      </w:r>
      <w:r>
        <w:rPr>
          <w:rFonts w:eastAsia="Calibri" w:cs="Calibri" w:ascii="Calibri" w:hAnsi="Calibri"/>
          <w:color w:val="000000"/>
          <w:sz w:val="24"/>
        </w:rPr>
        <w:t>n</w:t>
      </w:r>
      <w:r>
        <w:rPr>
          <w:rFonts w:eastAsia="Calibri" w:cs="Calibri" w:ascii="Calibri" w:hAnsi="Calibri"/>
          <w:color w:val="000000"/>
          <w:spacing w:val="28"/>
          <w:sz w:val="24"/>
        </w:rPr>
        <w:t xml:space="preserve"> </w:t>
      </w:r>
      <w:r>
        <w:rPr>
          <w:rFonts w:eastAsia="Calibri" w:cs="Calibri" w:ascii="Calibri" w:hAnsi="Calibri"/>
          <w:color w:val="000000"/>
          <w:sz w:val="24"/>
        </w:rPr>
        <w:t>a</w:t>
      </w:r>
      <w:r>
        <w:rPr>
          <w:rFonts w:eastAsia="Calibri" w:cs="Calibri" w:ascii="Calibri" w:hAnsi="Calibri"/>
          <w:color w:val="000000"/>
          <w:spacing w:val="27"/>
          <w:sz w:val="24"/>
        </w:rPr>
        <w:t xml:space="preserve"> </w:t>
      </w:r>
      <w:r>
        <w:rPr>
          <w:rFonts w:eastAsia="Calibri" w:cs="Calibri" w:ascii="Calibri" w:hAnsi="Calibri"/>
          <w:color w:val="000000"/>
          <w:spacing w:val="-3"/>
          <w:sz w:val="24"/>
        </w:rPr>
        <w:t>s</w:t>
      </w:r>
      <w:r>
        <w:rPr>
          <w:rFonts w:eastAsia="Calibri" w:cs="Calibri" w:ascii="Calibri" w:hAnsi="Calibri"/>
          <w:color w:val="000000"/>
          <w:spacing w:val="1"/>
          <w:sz w:val="24"/>
        </w:rPr>
        <w:t>t</w:t>
      </w:r>
      <w:r>
        <w:rPr>
          <w:rFonts w:eastAsia="Calibri" w:cs="Calibri" w:ascii="Calibri" w:hAnsi="Calibri"/>
          <w:color w:val="000000"/>
          <w:sz w:val="24"/>
        </w:rPr>
        <w:t>a</w:t>
      </w:r>
      <w:r>
        <w:rPr>
          <w:rFonts w:eastAsia="Calibri" w:cs="Calibri" w:ascii="Calibri" w:hAnsi="Calibri"/>
          <w:color w:val="000000"/>
          <w:spacing w:val="-1"/>
          <w:sz w:val="24"/>
        </w:rPr>
        <w:t>n</w:t>
      </w:r>
      <w:r>
        <w:rPr>
          <w:rFonts w:eastAsia="Calibri" w:cs="Calibri" w:ascii="Calibri" w:hAnsi="Calibri"/>
          <w:color w:val="000000"/>
          <w:spacing w:val="1"/>
          <w:sz w:val="24"/>
        </w:rPr>
        <w:t>d</w:t>
      </w:r>
      <w:r>
        <w:rPr>
          <w:rFonts w:eastAsia="Calibri" w:cs="Calibri" w:ascii="Calibri" w:hAnsi="Calibri"/>
          <w:color w:val="000000"/>
          <w:sz w:val="24"/>
        </w:rPr>
        <w:t>ar</w:t>
      </w:r>
      <w:r>
        <w:rPr>
          <w:rFonts w:eastAsia="Calibri" w:cs="Calibri" w:ascii="Calibri" w:hAnsi="Calibri"/>
          <w:color w:val="000000"/>
          <w:spacing w:val="1"/>
          <w:sz w:val="24"/>
        </w:rPr>
        <w:t>d</w:t>
      </w:r>
      <w:r>
        <w:rPr>
          <w:rFonts w:eastAsia="Calibri" w:cs="Calibri" w:ascii="Calibri" w:hAnsi="Calibri"/>
          <w:color w:val="000000"/>
          <w:spacing w:val="-2"/>
          <w:sz w:val="24"/>
        </w:rPr>
        <w:t>i</w:t>
      </w:r>
      <w:r>
        <w:rPr>
          <w:rFonts w:eastAsia="Calibri" w:cs="Calibri" w:ascii="Calibri" w:hAnsi="Calibri"/>
          <w:color w:val="000000"/>
          <w:spacing w:val="1"/>
          <w:sz w:val="24"/>
        </w:rPr>
        <w:t>z</w:t>
      </w:r>
      <w:r>
        <w:rPr>
          <w:rFonts w:eastAsia="Calibri" w:cs="Calibri" w:ascii="Calibri" w:hAnsi="Calibri"/>
          <w:color w:val="000000"/>
          <w:sz w:val="24"/>
        </w:rPr>
        <w:t>ed</w:t>
      </w:r>
      <w:r>
        <w:rPr>
          <w:rFonts w:eastAsia="Calibri" w:cs="Calibri" w:ascii="Calibri" w:hAnsi="Calibri"/>
          <w:color w:val="000000"/>
          <w:spacing w:val="26"/>
          <w:sz w:val="24"/>
        </w:rPr>
        <w:t xml:space="preserve"> </w:t>
      </w:r>
      <w:r>
        <w:rPr>
          <w:rFonts w:eastAsia="Calibri" w:cs="Calibri" w:ascii="Calibri" w:hAnsi="Calibri"/>
          <w:color w:val="000000"/>
          <w:sz w:val="24"/>
        </w:rPr>
        <w:t>ma</w:t>
      </w:r>
      <w:r>
        <w:rPr>
          <w:rFonts w:eastAsia="Calibri" w:cs="Calibri" w:ascii="Calibri" w:hAnsi="Calibri"/>
          <w:color w:val="000000"/>
          <w:spacing w:val="-1"/>
          <w:sz w:val="24"/>
        </w:rPr>
        <w:t>n</w:t>
      </w:r>
      <w:r>
        <w:rPr>
          <w:rFonts w:eastAsia="Calibri" w:cs="Calibri" w:ascii="Calibri" w:hAnsi="Calibri"/>
          <w:color w:val="000000"/>
          <w:spacing w:val="1"/>
          <w:sz w:val="24"/>
        </w:rPr>
        <w:t>n</w:t>
      </w:r>
      <w:r>
        <w:rPr>
          <w:rFonts w:eastAsia="Calibri" w:cs="Calibri" w:ascii="Calibri" w:hAnsi="Calibri"/>
          <w:color w:val="000000"/>
          <w:sz w:val="24"/>
        </w:rPr>
        <w:t>er</w:t>
      </w:r>
      <w:r>
        <w:rPr>
          <w:rFonts w:eastAsia="Calibri" w:cs="Calibri" w:ascii="Calibri" w:hAnsi="Calibri"/>
          <w:color w:val="000000"/>
          <w:spacing w:val="26"/>
          <w:sz w:val="24"/>
        </w:rPr>
        <w:t xml:space="preserve"> </w:t>
      </w:r>
      <w:r>
        <w:rPr>
          <w:rFonts w:eastAsia="Calibri" w:cs="Calibri" w:ascii="Calibri" w:hAnsi="Calibri"/>
          <w:color w:val="000000"/>
          <w:sz w:val="24"/>
        </w:rPr>
        <w:t>at</w:t>
      </w:r>
      <w:r>
        <w:rPr>
          <w:rFonts w:eastAsia="Calibri" w:cs="Calibri" w:ascii="Calibri" w:hAnsi="Calibri"/>
          <w:color w:val="000000"/>
          <w:spacing w:val="26"/>
          <w:sz w:val="24"/>
        </w:rPr>
        <w:t xml:space="preserve"> </w:t>
      </w:r>
      <w:r>
        <w:rPr>
          <w:rFonts w:eastAsia="Calibri" w:cs="Calibri" w:ascii="Calibri" w:hAnsi="Calibri"/>
          <w:color w:val="000000"/>
          <w:sz w:val="24"/>
        </w:rPr>
        <w:t>all</w:t>
      </w:r>
      <w:r>
        <w:rPr>
          <w:rFonts w:eastAsia="Calibri" w:cs="Calibri" w:ascii="Calibri" w:hAnsi="Calibri"/>
          <w:color w:val="000000"/>
          <w:spacing w:val="25"/>
          <w:sz w:val="24"/>
        </w:rPr>
        <w:t xml:space="preserve"> </w:t>
      </w:r>
      <w:r>
        <w:rPr>
          <w:rFonts w:eastAsia="Calibri" w:cs="Calibri" w:ascii="Calibri" w:hAnsi="Calibri"/>
          <w:color w:val="000000"/>
          <w:spacing w:val="-1"/>
          <w:sz w:val="24"/>
        </w:rPr>
        <w:t>H</w:t>
      </w:r>
      <w:r>
        <w:rPr>
          <w:rFonts w:eastAsia="Calibri" w:cs="Calibri" w:ascii="Calibri" w:hAnsi="Calibri"/>
          <w:color w:val="000000"/>
          <w:sz w:val="24"/>
        </w:rPr>
        <w:t>e</w:t>
      </w:r>
      <w:r>
        <w:rPr>
          <w:rFonts w:eastAsia="Calibri" w:cs="Calibri" w:ascii="Calibri" w:hAnsi="Calibri"/>
          <w:color w:val="000000"/>
          <w:spacing w:val="1"/>
          <w:sz w:val="24"/>
        </w:rPr>
        <w:t>a</w:t>
      </w:r>
      <w:r>
        <w:rPr>
          <w:rFonts w:eastAsia="Calibri" w:cs="Calibri" w:ascii="Calibri" w:hAnsi="Calibri"/>
          <w:color w:val="000000"/>
          <w:sz w:val="24"/>
        </w:rPr>
        <w:t>l</w:t>
      </w:r>
      <w:r>
        <w:rPr>
          <w:rFonts w:eastAsia="Calibri" w:cs="Calibri" w:ascii="Calibri" w:hAnsi="Calibri"/>
          <w:color w:val="000000"/>
          <w:spacing w:val="1"/>
          <w:sz w:val="24"/>
        </w:rPr>
        <w:t>th</w:t>
      </w:r>
      <w:r>
        <w:rPr>
          <w:rFonts w:eastAsia="Calibri" w:cs="Calibri" w:ascii="Calibri" w:hAnsi="Calibri"/>
          <w:color w:val="000000"/>
          <w:spacing w:val="-1"/>
          <w:sz w:val="24"/>
        </w:rPr>
        <w:t>c</w:t>
      </w:r>
      <w:r>
        <w:rPr>
          <w:rFonts w:eastAsia="Calibri" w:cs="Calibri" w:ascii="Calibri" w:hAnsi="Calibri"/>
          <w:color w:val="000000"/>
          <w:sz w:val="24"/>
        </w:rPr>
        <w:t>are</w:t>
      </w:r>
    </w:p>
    <w:p>
      <w:pPr>
        <w:pStyle w:val="Normal"/>
        <w:widowControl w:val="false"/>
        <w:spacing w:before="0" w:after="0"/>
        <w:ind w:start="980"/>
        <w:rPr>
          <w:rFonts w:ascii="Calibri" w:hAnsi="Calibri" w:eastAsia="Calibri" w:cs="Calibri"/>
          <w:color w:val="000000"/>
          <w:sz w:val="24"/>
        </w:rPr>
      </w:pPr>
      <w:r>
        <w:rPr>
          <w:rFonts w:eastAsia="Calibri" w:cs="Calibri" w:ascii="Calibri" w:hAnsi="Calibri"/>
          <w:color w:val="000000"/>
          <w:sz w:val="24"/>
        </w:rPr>
        <w:t>Es</w:t>
      </w:r>
      <w:r>
        <w:rPr>
          <w:rFonts w:eastAsia="Calibri" w:cs="Calibri" w:ascii="Calibri" w:hAnsi="Calibri"/>
          <w:color w:val="000000"/>
          <w:spacing w:val="1"/>
          <w:sz w:val="24"/>
        </w:rPr>
        <w:t>t</w:t>
      </w:r>
      <w:r>
        <w:rPr>
          <w:rFonts w:eastAsia="Calibri" w:cs="Calibri" w:ascii="Calibri" w:hAnsi="Calibri"/>
          <w:color w:val="000000"/>
          <w:sz w:val="24"/>
        </w:rPr>
        <w:t>a</w:t>
      </w:r>
      <w:r>
        <w:rPr>
          <w:rFonts w:eastAsia="Calibri" w:cs="Calibri" w:ascii="Calibri" w:hAnsi="Calibri"/>
          <w:color w:val="000000"/>
          <w:spacing w:val="1"/>
          <w:sz w:val="24"/>
        </w:rPr>
        <w:t>b</w:t>
      </w:r>
      <w:r>
        <w:rPr>
          <w:rFonts w:eastAsia="Calibri" w:cs="Calibri" w:ascii="Calibri" w:hAnsi="Calibri"/>
          <w:color w:val="000000"/>
          <w:sz w:val="24"/>
        </w:rPr>
        <w:t>li</w:t>
      </w:r>
      <w:r>
        <w:rPr>
          <w:rFonts w:eastAsia="Calibri" w:cs="Calibri" w:ascii="Calibri" w:hAnsi="Calibri"/>
          <w:color w:val="000000"/>
          <w:spacing w:val="-2"/>
          <w:sz w:val="24"/>
        </w:rPr>
        <w:t>s</w:t>
      </w:r>
      <w:r>
        <w:rPr>
          <w:rFonts w:eastAsia="Calibri" w:cs="Calibri" w:ascii="Calibri" w:hAnsi="Calibri"/>
          <w:color w:val="000000"/>
          <w:spacing w:val="1"/>
          <w:sz w:val="24"/>
        </w:rPr>
        <w:t>h</w:t>
      </w:r>
      <w:r>
        <w:rPr>
          <w:rFonts w:eastAsia="Calibri" w:cs="Calibri" w:ascii="Calibri" w:hAnsi="Calibri"/>
          <w:color w:val="000000"/>
          <w:sz w:val="24"/>
        </w:rPr>
        <w:t>ments</w:t>
      </w:r>
      <w:r>
        <w:rPr>
          <w:rFonts w:eastAsia="Calibri" w:cs="Calibri" w:ascii="Calibri" w:hAnsi="Calibri"/>
          <w:color w:val="000000"/>
          <w:spacing w:val="1"/>
          <w:sz w:val="24"/>
        </w:rPr>
        <w:t xml:space="preserve"> </w:t>
      </w:r>
      <w:r>
        <w:rPr>
          <w:rFonts w:eastAsia="Calibri" w:cs="Calibri" w:ascii="Calibri" w:hAnsi="Calibri"/>
          <w:color w:val="000000"/>
          <w:spacing w:val="-1"/>
          <w:sz w:val="24"/>
        </w:rPr>
        <w:t>(Dental Clinics/Surgeries</w:t>
      </w:r>
      <w:r>
        <w:rPr>
          <w:rFonts w:eastAsia="Calibri" w:cs="Calibri" w:ascii="Calibri" w:hAnsi="Calibri"/>
          <w:color w:val="000000"/>
          <w:sz w:val="24"/>
        </w:rPr>
        <w:t>)</w:t>
      </w:r>
      <w:r>
        <w:rPr>
          <w:rFonts w:eastAsia="Calibri" w:cs="Calibri" w:ascii="Calibri" w:hAnsi="Calibri"/>
          <w:color w:val="000000"/>
          <w:spacing w:val="-1"/>
          <w:sz w:val="24"/>
        </w:rPr>
        <w:t xml:space="preserve"> </w:t>
      </w:r>
      <w:r>
        <w:rPr>
          <w:rFonts w:eastAsia="Calibri" w:cs="Calibri" w:ascii="Calibri" w:hAnsi="Calibri"/>
          <w:color w:val="000000"/>
          <w:sz w:val="24"/>
        </w:rPr>
        <w:t>in P</w:t>
      </w:r>
      <w:r>
        <w:rPr>
          <w:rFonts w:eastAsia="Calibri" w:cs="Calibri" w:ascii="Calibri" w:hAnsi="Calibri"/>
          <w:color w:val="000000"/>
          <w:spacing w:val="2"/>
          <w:sz w:val="24"/>
        </w:rPr>
        <w:t>u</w:t>
      </w:r>
      <w:r>
        <w:rPr>
          <w:rFonts w:eastAsia="Calibri" w:cs="Calibri" w:ascii="Calibri" w:hAnsi="Calibri"/>
          <w:color w:val="000000"/>
          <w:spacing w:val="1"/>
          <w:sz w:val="24"/>
        </w:rPr>
        <w:t>n</w:t>
      </w:r>
      <w:r>
        <w:rPr>
          <w:rFonts w:eastAsia="Calibri" w:cs="Calibri" w:ascii="Calibri" w:hAnsi="Calibri"/>
          <w:color w:val="000000"/>
          <w:sz w:val="24"/>
        </w:rPr>
        <w:t>j</w:t>
      </w:r>
      <w:r>
        <w:rPr>
          <w:rFonts w:eastAsia="Calibri" w:cs="Calibri" w:ascii="Calibri" w:hAnsi="Calibri"/>
          <w:color w:val="000000"/>
          <w:spacing w:val="-2"/>
          <w:sz w:val="24"/>
        </w:rPr>
        <w:t>a</w:t>
      </w:r>
      <w:r>
        <w:rPr>
          <w:rFonts w:eastAsia="Calibri" w:cs="Calibri" w:ascii="Calibri" w:hAnsi="Calibri"/>
          <w:color w:val="000000"/>
          <w:spacing w:val="1"/>
          <w:sz w:val="24"/>
        </w:rPr>
        <w:t>b</w:t>
      </w:r>
      <w:r>
        <w:rPr>
          <w:rFonts w:eastAsia="Calibri" w:cs="Calibri" w:ascii="Calibri" w:hAnsi="Calibri"/>
          <w:color w:val="000000"/>
          <w:sz w:val="24"/>
        </w:rPr>
        <w:t>.</w:t>
      </w:r>
    </w:p>
    <w:p>
      <w:pPr>
        <w:pStyle w:val="Normal"/>
        <w:widowControl w:val="false"/>
        <w:spacing w:before="0" w:after="0"/>
        <w:rPr>
          <w:rFonts w:ascii="Calibri" w:hAnsi="Calibri" w:eastAsia="Calibri" w:cs="Calibri"/>
          <w:color w:val="000000"/>
        </w:rPr>
      </w:pPr>
      <w:r>
        <w:rPr>
          <w:rFonts w:eastAsia="Calibri" w:cs="Calibri" w:ascii="Calibri" w:hAnsi="Calibri"/>
          <w:color w:val="000000"/>
        </w:rPr>
      </w:r>
    </w:p>
    <w:p>
      <w:pPr>
        <w:pStyle w:val="Normal"/>
        <w:widowControl w:val="false"/>
        <w:spacing w:before="0" w:after="0"/>
        <w:rPr>
          <w:rFonts w:ascii="Calibri" w:hAnsi="Calibri" w:eastAsia="Calibri" w:cs="Calibri"/>
          <w:color w:val="000000"/>
          <w:sz w:val="24"/>
        </w:rPr>
      </w:pPr>
      <w:r>
        <w:rPr>
          <w:rFonts w:eastAsia="Calibri" w:cs="Calibri" w:ascii="Calibri" w:hAnsi="Calibri"/>
          <w:b/>
          <w:bCs/>
          <w:color w:val="000000"/>
          <w:spacing w:val="1"/>
          <w:sz w:val="24"/>
        </w:rPr>
        <w:t>2.</w:t>
      </w:r>
      <w:r>
        <w:rPr>
          <w:rFonts w:eastAsia="Calibri" w:cs="Calibri" w:ascii="Calibri" w:hAnsi="Calibri"/>
          <w:b/>
          <w:bCs/>
          <w:color w:val="000000"/>
          <w:sz w:val="24"/>
        </w:rPr>
        <w:t xml:space="preserve">0      </w:t>
      </w:r>
      <w:r>
        <w:rPr>
          <w:rFonts w:eastAsia="Calibri" w:cs="Calibri" w:ascii="Calibri" w:hAnsi="Calibri"/>
          <w:b/>
          <w:bCs/>
          <w:color w:val="000000"/>
          <w:spacing w:val="31"/>
          <w:sz w:val="24"/>
        </w:rPr>
        <w:t xml:space="preserve"> </w:t>
      </w:r>
      <w:r>
        <w:rPr>
          <w:rFonts w:eastAsia="Calibri" w:cs="Calibri" w:ascii="Calibri" w:hAnsi="Calibri"/>
          <w:b/>
          <w:bCs/>
          <w:color w:val="000000"/>
          <w:sz w:val="24"/>
        </w:rPr>
        <w:t>SCOPE</w:t>
      </w:r>
    </w:p>
    <w:p>
      <w:pPr>
        <w:pStyle w:val="Normal"/>
        <w:widowControl w:val="false"/>
        <w:spacing w:before="0" w:after="0"/>
        <w:rPr>
          <w:rFonts w:ascii="Calibri" w:hAnsi="Calibri" w:eastAsia="Calibri" w:cs="Calibri"/>
          <w:color w:val="000000"/>
        </w:rPr>
      </w:pPr>
      <w:r>
        <w:rPr>
          <w:rFonts w:eastAsia="Calibri" w:cs="Calibri" w:ascii="Calibri" w:hAnsi="Calibri"/>
          <w:color w:val="000000"/>
        </w:rPr>
      </w:r>
    </w:p>
    <w:p>
      <w:pPr>
        <w:pStyle w:val="Normal"/>
        <w:widowControl w:val="false"/>
        <w:spacing w:before="0" w:after="0"/>
        <w:ind w:start="980" w:end="563"/>
        <w:rPr>
          <w:rFonts w:ascii="Calibri" w:hAnsi="Calibri" w:eastAsia="Calibri" w:cs="Calibri"/>
          <w:color w:val="000000"/>
          <w:sz w:val="24"/>
        </w:rPr>
      </w:pPr>
      <w:r>
        <w:rPr>
          <w:rFonts w:eastAsia="Calibri" w:cs="Calibri" w:ascii="Calibri" w:hAnsi="Calibri"/>
          <w:color w:val="000000"/>
          <w:sz w:val="24"/>
        </w:rPr>
        <w:t>T</w:t>
      </w:r>
      <w:r>
        <w:rPr>
          <w:rFonts w:eastAsia="Calibri" w:cs="Calibri" w:ascii="Calibri" w:hAnsi="Calibri"/>
          <w:color w:val="000000"/>
          <w:spacing w:val="1"/>
          <w:sz w:val="24"/>
        </w:rPr>
        <w:t>h</w:t>
      </w:r>
      <w:r>
        <w:rPr>
          <w:rFonts w:eastAsia="Calibri" w:cs="Calibri" w:ascii="Calibri" w:hAnsi="Calibri"/>
          <w:color w:val="000000"/>
          <w:sz w:val="24"/>
        </w:rPr>
        <w:t>is</w:t>
      </w:r>
      <w:r>
        <w:rPr>
          <w:rFonts w:eastAsia="Calibri" w:cs="Calibri" w:ascii="Calibri" w:hAnsi="Calibri"/>
          <w:color w:val="000000"/>
          <w:spacing w:val="3"/>
          <w:sz w:val="24"/>
        </w:rPr>
        <w:t xml:space="preserve"> </w:t>
      </w:r>
      <w:r>
        <w:rPr>
          <w:rFonts w:eastAsia="Calibri" w:cs="Calibri" w:ascii="Calibri" w:hAnsi="Calibri"/>
          <w:color w:val="000000"/>
          <w:spacing w:val="1"/>
          <w:sz w:val="24"/>
        </w:rPr>
        <w:t>d</w:t>
      </w:r>
      <w:r>
        <w:rPr>
          <w:rFonts w:eastAsia="Calibri" w:cs="Calibri" w:ascii="Calibri" w:hAnsi="Calibri"/>
          <w:color w:val="000000"/>
          <w:sz w:val="24"/>
        </w:rPr>
        <w:t>o</w:t>
      </w:r>
      <w:r>
        <w:rPr>
          <w:rFonts w:eastAsia="Calibri" w:cs="Calibri" w:ascii="Calibri" w:hAnsi="Calibri"/>
          <w:color w:val="000000"/>
          <w:spacing w:val="-1"/>
          <w:sz w:val="24"/>
        </w:rPr>
        <w:t>c</w:t>
      </w:r>
      <w:r>
        <w:rPr>
          <w:rFonts w:eastAsia="Calibri" w:cs="Calibri" w:ascii="Calibri" w:hAnsi="Calibri"/>
          <w:color w:val="000000"/>
          <w:spacing w:val="1"/>
          <w:sz w:val="24"/>
        </w:rPr>
        <w:t>u</w:t>
      </w:r>
      <w:r>
        <w:rPr>
          <w:rFonts w:eastAsia="Calibri" w:cs="Calibri" w:ascii="Calibri" w:hAnsi="Calibri"/>
          <w:color w:val="000000"/>
          <w:spacing w:val="-2"/>
          <w:sz w:val="24"/>
        </w:rPr>
        <w:t>m</w:t>
      </w:r>
      <w:r>
        <w:rPr>
          <w:rFonts w:eastAsia="Calibri" w:cs="Calibri" w:ascii="Calibri" w:hAnsi="Calibri"/>
          <w:color w:val="000000"/>
          <w:sz w:val="24"/>
        </w:rPr>
        <w:t>e</w:t>
      </w:r>
      <w:r>
        <w:rPr>
          <w:rFonts w:eastAsia="Calibri" w:cs="Calibri" w:ascii="Calibri" w:hAnsi="Calibri"/>
          <w:color w:val="000000"/>
          <w:spacing w:val="-1"/>
          <w:sz w:val="24"/>
        </w:rPr>
        <w:t>n</w:t>
      </w:r>
      <w:r>
        <w:rPr>
          <w:rFonts w:eastAsia="Calibri" w:cs="Calibri" w:ascii="Calibri" w:hAnsi="Calibri"/>
          <w:color w:val="000000"/>
          <w:sz w:val="24"/>
        </w:rPr>
        <w:t>t</w:t>
      </w:r>
      <w:r>
        <w:rPr>
          <w:rFonts w:eastAsia="Calibri" w:cs="Calibri" w:ascii="Calibri" w:hAnsi="Calibri"/>
          <w:color w:val="000000"/>
          <w:spacing w:val="4"/>
          <w:sz w:val="24"/>
        </w:rPr>
        <w:t xml:space="preserve"> </w:t>
      </w:r>
      <w:r>
        <w:rPr>
          <w:rFonts w:eastAsia="Calibri" w:cs="Calibri" w:ascii="Calibri" w:hAnsi="Calibri"/>
          <w:color w:val="000000"/>
          <w:spacing w:val="1"/>
          <w:sz w:val="24"/>
        </w:rPr>
        <w:t>p</w:t>
      </w:r>
      <w:r>
        <w:rPr>
          <w:rFonts w:eastAsia="Calibri" w:cs="Calibri" w:ascii="Calibri" w:hAnsi="Calibri"/>
          <w:color w:val="000000"/>
          <w:sz w:val="24"/>
        </w:rPr>
        <w:t>r</w:t>
      </w:r>
      <w:r>
        <w:rPr>
          <w:rFonts w:eastAsia="Calibri" w:cs="Calibri" w:ascii="Calibri" w:hAnsi="Calibri"/>
          <w:color w:val="000000"/>
          <w:spacing w:val="1"/>
          <w:sz w:val="24"/>
        </w:rPr>
        <w:t>o</w:t>
      </w:r>
      <w:r>
        <w:rPr>
          <w:rFonts w:eastAsia="Calibri" w:cs="Calibri" w:ascii="Calibri" w:hAnsi="Calibri"/>
          <w:color w:val="000000"/>
          <w:sz w:val="24"/>
        </w:rPr>
        <w:t>vi</w:t>
      </w:r>
      <w:r>
        <w:rPr>
          <w:rFonts w:eastAsia="Calibri" w:cs="Calibri" w:ascii="Calibri" w:hAnsi="Calibri"/>
          <w:color w:val="000000"/>
          <w:spacing w:val="-2"/>
          <w:sz w:val="24"/>
        </w:rPr>
        <w:t>d</w:t>
      </w:r>
      <w:r>
        <w:rPr>
          <w:rFonts w:eastAsia="Calibri" w:cs="Calibri" w:ascii="Calibri" w:hAnsi="Calibri"/>
          <w:color w:val="000000"/>
          <w:sz w:val="24"/>
        </w:rPr>
        <w:t>es</w:t>
      </w:r>
      <w:r>
        <w:rPr>
          <w:rFonts w:eastAsia="Calibri" w:cs="Calibri" w:ascii="Calibri" w:hAnsi="Calibri"/>
          <w:color w:val="000000"/>
          <w:spacing w:val="3"/>
          <w:sz w:val="24"/>
        </w:rPr>
        <w:t xml:space="preserve"> </w:t>
      </w:r>
      <w:r>
        <w:rPr>
          <w:rFonts w:eastAsia="Calibri" w:cs="Calibri" w:ascii="Calibri" w:hAnsi="Calibri"/>
          <w:color w:val="000000"/>
          <w:sz w:val="24"/>
        </w:rPr>
        <w:t>ge</w:t>
      </w:r>
      <w:r>
        <w:rPr>
          <w:rFonts w:eastAsia="Calibri" w:cs="Calibri" w:ascii="Calibri" w:hAnsi="Calibri"/>
          <w:color w:val="000000"/>
          <w:spacing w:val="1"/>
          <w:sz w:val="24"/>
        </w:rPr>
        <w:t>n</w:t>
      </w:r>
      <w:r>
        <w:rPr>
          <w:rFonts w:eastAsia="Calibri" w:cs="Calibri" w:ascii="Calibri" w:hAnsi="Calibri"/>
          <w:color w:val="000000"/>
          <w:sz w:val="24"/>
        </w:rPr>
        <w:t>er</w:t>
      </w:r>
      <w:r>
        <w:rPr>
          <w:rFonts w:eastAsia="Calibri" w:cs="Calibri" w:ascii="Calibri" w:hAnsi="Calibri"/>
          <w:color w:val="000000"/>
          <w:spacing w:val="1"/>
          <w:sz w:val="24"/>
        </w:rPr>
        <w:t>a</w:t>
      </w:r>
      <w:r>
        <w:rPr>
          <w:rFonts w:eastAsia="Calibri" w:cs="Calibri" w:ascii="Calibri" w:hAnsi="Calibri"/>
          <w:color w:val="000000"/>
          <w:sz w:val="24"/>
        </w:rPr>
        <w:t>l</w:t>
      </w:r>
      <w:r>
        <w:rPr>
          <w:rFonts w:eastAsia="Calibri" w:cs="Calibri" w:ascii="Calibri" w:hAnsi="Calibri"/>
          <w:color w:val="000000"/>
          <w:spacing w:val="7"/>
          <w:sz w:val="24"/>
        </w:rPr>
        <w:t xml:space="preserve"> </w:t>
      </w:r>
      <w:r>
        <w:rPr>
          <w:rFonts w:eastAsia="Calibri" w:cs="Calibri" w:ascii="Calibri" w:hAnsi="Calibri"/>
          <w:color w:val="000000"/>
          <w:sz w:val="24"/>
        </w:rPr>
        <w:t>g</w:t>
      </w:r>
      <w:r>
        <w:rPr>
          <w:rFonts w:eastAsia="Calibri" w:cs="Calibri" w:ascii="Calibri" w:hAnsi="Calibri"/>
          <w:color w:val="000000"/>
          <w:spacing w:val="1"/>
          <w:sz w:val="24"/>
        </w:rPr>
        <w:t>u</w:t>
      </w:r>
      <w:r>
        <w:rPr>
          <w:rFonts w:eastAsia="Calibri" w:cs="Calibri" w:ascii="Calibri" w:hAnsi="Calibri"/>
          <w:color w:val="000000"/>
          <w:spacing w:val="-2"/>
          <w:sz w:val="24"/>
        </w:rPr>
        <w:t>i</w:t>
      </w:r>
      <w:r>
        <w:rPr>
          <w:rFonts w:eastAsia="Calibri" w:cs="Calibri" w:ascii="Calibri" w:hAnsi="Calibri"/>
          <w:color w:val="000000"/>
          <w:spacing w:val="1"/>
          <w:sz w:val="24"/>
        </w:rPr>
        <w:t>d</w:t>
      </w:r>
      <w:r>
        <w:rPr>
          <w:rFonts w:eastAsia="Calibri" w:cs="Calibri" w:ascii="Calibri" w:hAnsi="Calibri"/>
          <w:color w:val="000000"/>
          <w:sz w:val="24"/>
        </w:rPr>
        <w:t>elines</w:t>
      </w:r>
      <w:r>
        <w:rPr>
          <w:rFonts w:eastAsia="Calibri" w:cs="Calibri" w:ascii="Calibri" w:hAnsi="Calibri"/>
          <w:color w:val="000000"/>
          <w:spacing w:val="3"/>
          <w:sz w:val="24"/>
        </w:rPr>
        <w:t xml:space="preserve"> </w:t>
      </w:r>
      <w:r>
        <w:rPr>
          <w:rFonts w:eastAsia="Calibri" w:cs="Calibri" w:ascii="Calibri" w:hAnsi="Calibri"/>
          <w:color w:val="000000"/>
          <w:spacing w:val="1"/>
          <w:sz w:val="24"/>
        </w:rPr>
        <w:t>t</w:t>
      </w:r>
      <w:r>
        <w:rPr>
          <w:rFonts w:eastAsia="Calibri" w:cs="Calibri" w:ascii="Calibri" w:hAnsi="Calibri"/>
          <w:color w:val="000000"/>
          <w:sz w:val="24"/>
        </w:rPr>
        <w:t>o</w:t>
      </w:r>
      <w:r>
        <w:rPr>
          <w:rFonts w:eastAsia="Calibri" w:cs="Calibri" w:ascii="Calibri" w:hAnsi="Calibri"/>
          <w:color w:val="000000"/>
          <w:spacing w:val="5"/>
          <w:sz w:val="24"/>
        </w:rPr>
        <w:t xml:space="preserve"> </w:t>
      </w:r>
      <w:r>
        <w:rPr>
          <w:rFonts w:eastAsia="Calibri" w:cs="Calibri" w:ascii="Calibri" w:hAnsi="Calibri"/>
          <w:color w:val="000000"/>
          <w:spacing w:val="-1"/>
          <w:sz w:val="24"/>
        </w:rPr>
        <w:t>H</w:t>
      </w:r>
      <w:r>
        <w:rPr>
          <w:rFonts w:eastAsia="Calibri" w:cs="Calibri" w:ascii="Calibri" w:hAnsi="Calibri"/>
          <w:color w:val="000000"/>
          <w:spacing w:val="-2"/>
          <w:sz w:val="24"/>
        </w:rPr>
        <w:t>e</w:t>
      </w:r>
      <w:r>
        <w:rPr>
          <w:rFonts w:eastAsia="Calibri" w:cs="Calibri" w:ascii="Calibri" w:hAnsi="Calibri"/>
          <w:color w:val="000000"/>
          <w:sz w:val="24"/>
        </w:rPr>
        <w:t>al</w:t>
      </w:r>
      <w:r>
        <w:rPr>
          <w:rFonts w:eastAsia="Calibri" w:cs="Calibri" w:ascii="Calibri" w:hAnsi="Calibri"/>
          <w:color w:val="000000"/>
          <w:spacing w:val="1"/>
          <w:sz w:val="24"/>
        </w:rPr>
        <w:t>th</w:t>
      </w:r>
      <w:r>
        <w:rPr>
          <w:rFonts w:eastAsia="Calibri" w:cs="Calibri" w:ascii="Calibri" w:hAnsi="Calibri"/>
          <w:color w:val="000000"/>
          <w:spacing w:val="-1"/>
          <w:sz w:val="24"/>
        </w:rPr>
        <w:t>c</w:t>
      </w:r>
      <w:r>
        <w:rPr>
          <w:rFonts w:eastAsia="Calibri" w:cs="Calibri" w:ascii="Calibri" w:hAnsi="Calibri"/>
          <w:color w:val="000000"/>
          <w:sz w:val="24"/>
        </w:rPr>
        <w:t>are</w:t>
      </w:r>
      <w:r>
        <w:rPr>
          <w:rFonts w:eastAsia="Calibri" w:cs="Calibri" w:ascii="Calibri" w:hAnsi="Calibri"/>
          <w:color w:val="000000"/>
          <w:spacing w:val="4"/>
          <w:sz w:val="24"/>
        </w:rPr>
        <w:t xml:space="preserve"> </w:t>
      </w:r>
      <w:r>
        <w:rPr>
          <w:rFonts w:eastAsia="Calibri" w:cs="Calibri" w:ascii="Calibri" w:hAnsi="Calibri"/>
          <w:color w:val="000000"/>
          <w:sz w:val="24"/>
        </w:rPr>
        <w:t>Servi</w:t>
      </w:r>
      <w:r>
        <w:rPr>
          <w:rFonts w:eastAsia="Calibri" w:cs="Calibri" w:ascii="Calibri" w:hAnsi="Calibri"/>
          <w:color w:val="000000"/>
          <w:spacing w:val="-1"/>
          <w:sz w:val="24"/>
        </w:rPr>
        <w:t>c</w:t>
      </w:r>
      <w:r>
        <w:rPr>
          <w:rFonts w:eastAsia="Calibri" w:cs="Calibri" w:ascii="Calibri" w:hAnsi="Calibri"/>
          <w:color w:val="000000"/>
          <w:sz w:val="24"/>
        </w:rPr>
        <w:t>e</w:t>
      </w:r>
      <w:r>
        <w:rPr>
          <w:rFonts w:eastAsia="Calibri" w:cs="Calibri" w:ascii="Calibri" w:hAnsi="Calibri"/>
          <w:color w:val="000000"/>
          <w:spacing w:val="4"/>
          <w:sz w:val="24"/>
        </w:rPr>
        <w:t xml:space="preserve"> </w:t>
      </w:r>
      <w:r>
        <w:rPr>
          <w:rFonts w:eastAsia="Calibri" w:cs="Calibri" w:ascii="Calibri" w:hAnsi="Calibri"/>
          <w:color w:val="000000"/>
          <w:sz w:val="24"/>
        </w:rPr>
        <w:t>P</w:t>
      </w:r>
      <w:r>
        <w:rPr>
          <w:rFonts w:eastAsia="Calibri" w:cs="Calibri" w:ascii="Calibri" w:hAnsi="Calibri"/>
          <w:color w:val="000000"/>
          <w:spacing w:val="-1"/>
          <w:sz w:val="24"/>
        </w:rPr>
        <w:t>r</w:t>
      </w:r>
      <w:r>
        <w:rPr>
          <w:rFonts w:eastAsia="Calibri" w:cs="Calibri" w:ascii="Calibri" w:hAnsi="Calibri"/>
          <w:color w:val="000000"/>
          <w:sz w:val="24"/>
        </w:rPr>
        <w:t>ovi</w:t>
      </w:r>
      <w:r>
        <w:rPr>
          <w:rFonts w:eastAsia="Calibri" w:cs="Calibri" w:ascii="Calibri" w:hAnsi="Calibri"/>
          <w:color w:val="000000"/>
          <w:spacing w:val="1"/>
          <w:sz w:val="24"/>
        </w:rPr>
        <w:t>d</w:t>
      </w:r>
      <w:r>
        <w:rPr>
          <w:rFonts w:eastAsia="Calibri" w:cs="Calibri" w:ascii="Calibri" w:hAnsi="Calibri"/>
          <w:color w:val="000000"/>
          <w:sz w:val="24"/>
        </w:rPr>
        <w:t>e</w:t>
      </w:r>
      <w:r>
        <w:rPr>
          <w:rFonts w:eastAsia="Calibri" w:cs="Calibri" w:ascii="Calibri" w:hAnsi="Calibri"/>
          <w:color w:val="000000"/>
          <w:spacing w:val="-1"/>
          <w:sz w:val="24"/>
        </w:rPr>
        <w:t>r</w:t>
      </w:r>
      <w:r>
        <w:rPr>
          <w:rFonts w:eastAsia="Calibri" w:cs="Calibri" w:ascii="Calibri" w:hAnsi="Calibri"/>
          <w:color w:val="000000"/>
          <w:sz w:val="24"/>
        </w:rPr>
        <w:t>s</w:t>
      </w:r>
      <w:r>
        <w:rPr>
          <w:rFonts w:eastAsia="Calibri" w:cs="Calibri" w:ascii="Calibri" w:hAnsi="Calibri"/>
          <w:color w:val="000000"/>
          <w:spacing w:val="5"/>
          <w:sz w:val="24"/>
        </w:rPr>
        <w:t xml:space="preserve"> </w:t>
      </w:r>
      <w:r>
        <w:rPr>
          <w:rFonts w:eastAsia="Calibri" w:cs="Calibri" w:ascii="Calibri" w:hAnsi="Calibri"/>
          <w:color w:val="000000"/>
          <w:spacing w:val="-1"/>
          <w:sz w:val="24"/>
        </w:rPr>
        <w:t>(H</w:t>
      </w:r>
      <w:r>
        <w:rPr>
          <w:rFonts w:eastAsia="Calibri" w:cs="Calibri" w:ascii="Calibri" w:hAnsi="Calibri"/>
          <w:color w:val="000000"/>
          <w:sz w:val="24"/>
        </w:rPr>
        <w:t>SPs)</w:t>
      </w:r>
      <w:r>
        <w:rPr>
          <w:rFonts w:eastAsia="Calibri" w:cs="Calibri" w:ascii="Calibri" w:hAnsi="Calibri"/>
          <w:color w:val="000000"/>
          <w:spacing w:val="5"/>
          <w:sz w:val="24"/>
        </w:rPr>
        <w:t xml:space="preserve"> </w:t>
      </w:r>
      <w:r>
        <w:rPr>
          <w:rFonts w:eastAsia="Calibri" w:cs="Calibri" w:ascii="Calibri" w:hAnsi="Calibri"/>
          <w:color w:val="000000"/>
          <w:spacing w:val="1"/>
          <w:sz w:val="24"/>
        </w:rPr>
        <w:t>t</w:t>
      </w:r>
      <w:r>
        <w:rPr>
          <w:rFonts w:eastAsia="Calibri" w:cs="Calibri" w:ascii="Calibri" w:hAnsi="Calibri"/>
          <w:color w:val="000000"/>
          <w:sz w:val="24"/>
        </w:rPr>
        <w:t xml:space="preserve">o </w:t>
      </w:r>
      <w:r>
        <w:rPr>
          <w:rFonts w:eastAsia="Calibri" w:cs="Calibri" w:ascii="Calibri" w:hAnsi="Calibri"/>
          <w:color w:val="000000"/>
          <w:spacing w:val="1"/>
          <w:sz w:val="24"/>
        </w:rPr>
        <w:t>d</w:t>
      </w:r>
      <w:r>
        <w:rPr>
          <w:rFonts w:eastAsia="Calibri" w:cs="Calibri" w:ascii="Calibri" w:hAnsi="Calibri"/>
          <w:color w:val="000000"/>
          <w:sz w:val="24"/>
        </w:rPr>
        <w:t>evel</w:t>
      </w:r>
      <w:r>
        <w:rPr>
          <w:rFonts w:eastAsia="Calibri" w:cs="Calibri" w:ascii="Calibri" w:hAnsi="Calibri"/>
          <w:color w:val="000000"/>
          <w:spacing w:val="-1"/>
          <w:sz w:val="24"/>
        </w:rPr>
        <w:t>o</w:t>
      </w:r>
      <w:r>
        <w:rPr>
          <w:rFonts w:eastAsia="Calibri" w:cs="Calibri" w:ascii="Calibri" w:hAnsi="Calibri"/>
          <w:color w:val="000000"/>
          <w:sz w:val="24"/>
        </w:rPr>
        <w:t>p</w:t>
      </w:r>
      <w:r>
        <w:rPr>
          <w:rFonts w:eastAsia="Calibri" w:cs="Calibri" w:ascii="Calibri" w:hAnsi="Calibri"/>
          <w:color w:val="000000"/>
          <w:spacing w:val="2"/>
          <w:sz w:val="24"/>
        </w:rPr>
        <w:t xml:space="preserve"> </w:t>
      </w:r>
      <w:r>
        <w:rPr>
          <w:rFonts w:eastAsia="Calibri" w:cs="Calibri" w:ascii="Calibri" w:hAnsi="Calibri"/>
          <w:color w:val="000000"/>
          <w:sz w:val="24"/>
        </w:rPr>
        <w:t>or</w:t>
      </w:r>
      <w:r>
        <w:rPr>
          <w:rFonts w:eastAsia="Calibri" w:cs="Calibri" w:ascii="Calibri" w:hAnsi="Calibri"/>
          <w:color w:val="000000"/>
          <w:spacing w:val="-1"/>
          <w:sz w:val="24"/>
        </w:rPr>
        <w:t xml:space="preserve"> </w:t>
      </w:r>
      <w:r>
        <w:rPr>
          <w:rFonts w:eastAsia="Calibri" w:cs="Calibri" w:ascii="Calibri" w:hAnsi="Calibri"/>
          <w:color w:val="000000"/>
          <w:sz w:val="24"/>
        </w:rPr>
        <w:t>im</w:t>
      </w:r>
      <w:r>
        <w:rPr>
          <w:rFonts w:eastAsia="Calibri" w:cs="Calibri" w:ascii="Calibri" w:hAnsi="Calibri"/>
          <w:color w:val="000000"/>
          <w:spacing w:val="1"/>
          <w:sz w:val="24"/>
        </w:rPr>
        <w:t>p</w:t>
      </w:r>
      <w:r>
        <w:rPr>
          <w:rFonts w:eastAsia="Calibri" w:cs="Calibri" w:ascii="Calibri" w:hAnsi="Calibri"/>
          <w:color w:val="000000"/>
          <w:spacing w:val="-2"/>
          <w:sz w:val="24"/>
        </w:rPr>
        <w:t>r</w:t>
      </w:r>
      <w:r>
        <w:rPr>
          <w:rFonts w:eastAsia="Calibri" w:cs="Calibri" w:ascii="Calibri" w:hAnsi="Calibri"/>
          <w:color w:val="000000"/>
          <w:sz w:val="24"/>
        </w:rPr>
        <w:t>ove</w:t>
      </w:r>
      <w:r>
        <w:rPr>
          <w:rFonts w:eastAsia="Calibri" w:cs="Calibri" w:ascii="Calibri" w:hAnsi="Calibri"/>
          <w:color w:val="000000"/>
          <w:spacing w:val="-1"/>
          <w:sz w:val="24"/>
        </w:rPr>
        <w:t xml:space="preserve"> </w:t>
      </w:r>
      <w:r>
        <w:rPr>
          <w:rFonts w:eastAsia="Calibri" w:cs="Calibri" w:ascii="Calibri" w:hAnsi="Calibri"/>
          <w:color w:val="000000"/>
          <w:spacing w:val="1"/>
          <w:sz w:val="24"/>
        </w:rPr>
        <w:t>th</w:t>
      </w:r>
      <w:r>
        <w:rPr>
          <w:rFonts w:eastAsia="Calibri" w:cs="Calibri" w:ascii="Calibri" w:hAnsi="Calibri"/>
          <w:color w:val="000000"/>
          <w:sz w:val="24"/>
        </w:rPr>
        <w:t>e</w:t>
      </w:r>
      <w:r>
        <w:rPr>
          <w:rFonts w:eastAsia="Calibri" w:cs="Calibri" w:ascii="Calibri" w:hAnsi="Calibri"/>
          <w:color w:val="000000"/>
          <w:spacing w:val="-2"/>
          <w:sz w:val="24"/>
        </w:rPr>
        <w:t>i</w:t>
      </w:r>
      <w:r>
        <w:rPr>
          <w:rFonts w:eastAsia="Calibri" w:cs="Calibri" w:ascii="Calibri" w:hAnsi="Calibri"/>
          <w:color w:val="000000"/>
          <w:sz w:val="24"/>
        </w:rPr>
        <w:t>r</w:t>
      </w:r>
      <w:r>
        <w:rPr>
          <w:rFonts w:eastAsia="Calibri" w:cs="Calibri" w:ascii="Calibri" w:hAnsi="Calibri"/>
          <w:color w:val="000000"/>
          <w:spacing w:val="-1"/>
          <w:sz w:val="24"/>
        </w:rPr>
        <w:t xml:space="preserve"> </w:t>
      </w:r>
      <w:r>
        <w:rPr>
          <w:rFonts w:eastAsia="Calibri" w:cs="Calibri" w:ascii="Calibri" w:hAnsi="Calibri"/>
          <w:color w:val="000000"/>
          <w:sz w:val="24"/>
        </w:rPr>
        <w:t>Com</w:t>
      </w:r>
      <w:r>
        <w:rPr>
          <w:rFonts w:eastAsia="Calibri" w:cs="Calibri" w:ascii="Calibri" w:hAnsi="Calibri"/>
          <w:color w:val="000000"/>
          <w:spacing w:val="1"/>
          <w:sz w:val="24"/>
        </w:rPr>
        <w:t>p</w:t>
      </w:r>
      <w:r>
        <w:rPr>
          <w:rFonts w:eastAsia="Calibri" w:cs="Calibri" w:ascii="Calibri" w:hAnsi="Calibri"/>
          <w:color w:val="000000"/>
          <w:sz w:val="24"/>
        </w:rPr>
        <w:t>la</w:t>
      </w:r>
      <w:r>
        <w:rPr>
          <w:rFonts w:eastAsia="Calibri" w:cs="Calibri" w:ascii="Calibri" w:hAnsi="Calibri"/>
          <w:color w:val="000000"/>
          <w:spacing w:val="-2"/>
          <w:sz w:val="24"/>
        </w:rPr>
        <w:t>i</w:t>
      </w:r>
      <w:r>
        <w:rPr>
          <w:rFonts w:eastAsia="Calibri" w:cs="Calibri" w:ascii="Calibri" w:hAnsi="Calibri"/>
          <w:color w:val="000000"/>
          <w:spacing w:val="1"/>
          <w:sz w:val="24"/>
        </w:rPr>
        <w:t>n</w:t>
      </w:r>
      <w:r>
        <w:rPr>
          <w:rFonts w:eastAsia="Calibri" w:cs="Calibri" w:ascii="Calibri" w:hAnsi="Calibri"/>
          <w:color w:val="000000"/>
          <w:sz w:val="24"/>
        </w:rPr>
        <w:t xml:space="preserve">t </w:t>
      </w:r>
      <w:r>
        <w:rPr>
          <w:rFonts w:eastAsia="Calibri" w:cs="Calibri" w:ascii="Calibri" w:hAnsi="Calibri"/>
          <w:color w:val="000000"/>
          <w:spacing w:val="1"/>
          <w:sz w:val="24"/>
        </w:rPr>
        <w:t>M</w:t>
      </w:r>
      <w:r>
        <w:rPr>
          <w:rFonts w:eastAsia="Calibri" w:cs="Calibri" w:ascii="Calibri" w:hAnsi="Calibri"/>
          <w:color w:val="000000"/>
          <w:sz w:val="24"/>
        </w:rPr>
        <w:t>a</w:t>
      </w:r>
      <w:r>
        <w:rPr>
          <w:rFonts w:eastAsia="Calibri" w:cs="Calibri" w:ascii="Calibri" w:hAnsi="Calibri"/>
          <w:color w:val="000000"/>
          <w:spacing w:val="-1"/>
          <w:sz w:val="24"/>
        </w:rPr>
        <w:t>n</w:t>
      </w:r>
      <w:r>
        <w:rPr>
          <w:rFonts w:eastAsia="Calibri" w:cs="Calibri" w:ascii="Calibri" w:hAnsi="Calibri"/>
          <w:color w:val="000000"/>
          <w:sz w:val="24"/>
        </w:rPr>
        <w:t>age</w:t>
      </w:r>
      <w:r>
        <w:rPr>
          <w:rFonts w:eastAsia="Calibri" w:cs="Calibri" w:ascii="Calibri" w:hAnsi="Calibri"/>
          <w:color w:val="000000"/>
          <w:spacing w:val="1"/>
          <w:sz w:val="24"/>
        </w:rPr>
        <w:t>m</w:t>
      </w:r>
      <w:r>
        <w:rPr>
          <w:rFonts w:eastAsia="Calibri" w:cs="Calibri" w:ascii="Calibri" w:hAnsi="Calibri"/>
          <w:color w:val="000000"/>
          <w:spacing w:val="-2"/>
          <w:sz w:val="24"/>
        </w:rPr>
        <w:t>e</w:t>
      </w:r>
      <w:r>
        <w:rPr>
          <w:rFonts w:eastAsia="Calibri" w:cs="Calibri" w:ascii="Calibri" w:hAnsi="Calibri"/>
          <w:color w:val="000000"/>
          <w:spacing w:val="1"/>
          <w:sz w:val="24"/>
        </w:rPr>
        <w:t>n</w:t>
      </w:r>
      <w:r>
        <w:rPr>
          <w:rFonts w:eastAsia="Calibri" w:cs="Calibri" w:ascii="Calibri" w:hAnsi="Calibri"/>
          <w:color w:val="000000"/>
          <w:sz w:val="24"/>
        </w:rPr>
        <w:t>t Sy</w:t>
      </w:r>
      <w:r>
        <w:rPr>
          <w:rFonts w:eastAsia="Calibri" w:cs="Calibri" w:ascii="Calibri" w:hAnsi="Calibri"/>
          <w:color w:val="000000"/>
          <w:spacing w:val="-1"/>
          <w:sz w:val="24"/>
        </w:rPr>
        <w:t>s</w:t>
      </w:r>
      <w:r>
        <w:rPr>
          <w:rFonts w:eastAsia="Calibri" w:cs="Calibri" w:ascii="Calibri" w:hAnsi="Calibri"/>
          <w:color w:val="000000"/>
          <w:spacing w:val="1"/>
          <w:sz w:val="24"/>
        </w:rPr>
        <w:t>t</w:t>
      </w:r>
      <w:r>
        <w:rPr>
          <w:rFonts w:eastAsia="Calibri" w:cs="Calibri" w:ascii="Calibri" w:hAnsi="Calibri"/>
          <w:color w:val="000000"/>
          <w:sz w:val="24"/>
        </w:rPr>
        <w:t>e</w:t>
      </w:r>
      <w:r>
        <w:rPr>
          <w:rFonts w:eastAsia="Calibri" w:cs="Calibri" w:ascii="Calibri" w:hAnsi="Calibri"/>
          <w:color w:val="000000"/>
          <w:spacing w:val="1"/>
          <w:sz w:val="24"/>
        </w:rPr>
        <w:t>m</w:t>
      </w:r>
      <w:r>
        <w:rPr>
          <w:rFonts w:eastAsia="Calibri" w:cs="Calibri" w:ascii="Calibri" w:hAnsi="Calibri"/>
          <w:color w:val="000000"/>
          <w:sz w:val="24"/>
        </w:rPr>
        <w:t>s.</w:t>
      </w:r>
    </w:p>
    <w:p>
      <w:pPr>
        <w:pStyle w:val="Normal"/>
        <w:widowControl w:val="false"/>
        <w:spacing w:before="0" w:after="0"/>
        <w:rPr>
          <w:rFonts w:ascii="Calibri" w:hAnsi="Calibri" w:eastAsia="Calibri" w:cs="Calibri"/>
          <w:color w:val="000000"/>
          <w:sz w:val="19"/>
          <w:szCs w:val="19"/>
        </w:rPr>
      </w:pPr>
      <w:r>
        <w:rPr>
          <w:rFonts w:eastAsia="Calibri" w:cs="Calibri" w:ascii="Calibri" w:hAnsi="Calibri"/>
          <w:color w:val="000000"/>
          <w:sz w:val="19"/>
          <w:szCs w:val="19"/>
        </w:rPr>
      </w:r>
    </w:p>
    <w:p>
      <w:pPr>
        <w:pStyle w:val="Normal"/>
        <w:widowControl w:val="false"/>
        <w:spacing w:before="0" w:after="0"/>
        <w:rPr>
          <w:rFonts w:ascii="Calibri" w:hAnsi="Calibri" w:eastAsia="Calibri" w:cs="Calibri"/>
          <w:color w:val="000000"/>
          <w:sz w:val="24"/>
        </w:rPr>
      </w:pPr>
      <w:r>
        <w:rPr>
          <w:rFonts w:eastAsia="Calibri" w:cs="Calibri" w:ascii="Calibri" w:hAnsi="Calibri"/>
          <w:b/>
          <w:bCs/>
          <w:color w:val="000000"/>
          <w:spacing w:val="1"/>
          <w:sz w:val="24"/>
        </w:rPr>
        <w:t>3.</w:t>
      </w:r>
      <w:r>
        <w:rPr>
          <w:rFonts w:eastAsia="Calibri" w:cs="Calibri" w:ascii="Calibri" w:hAnsi="Calibri"/>
          <w:b/>
          <w:bCs/>
          <w:color w:val="000000"/>
          <w:sz w:val="24"/>
        </w:rPr>
        <w:t xml:space="preserve">0      </w:t>
      </w:r>
      <w:r>
        <w:rPr>
          <w:rFonts w:eastAsia="Calibri" w:cs="Calibri" w:ascii="Calibri" w:hAnsi="Calibri"/>
          <w:b/>
          <w:bCs/>
          <w:color w:val="000000"/>
          <w:spacing w:val="31"/>
          <w:sz w:val="24"/>
        </w:rPr>
        <w:t xml:space="preserve"> </w:t>
      </w:r>
      <w:r>
        <w:rPr>
          <w:rFonts w:eastAsia="Calibri" w:cs="Calibri" w:ascii="Calibri" w:hAnsi="Calibri"/>
          <w:b/>
          <w:bCs/>
          <w:color w:val="000000"/>
          <w:spacing w:val="-1"/>
          <w:sz w:val="24"/>
        </w:rPr>
        <w:t>R</w:t>
      </w:r>
      <w:r>
        <w:rPr>
          <w:rFonts w:eastAsia="Calibri" w:cs="Calibri" w:ascii="Calibri" w:hAnsi="Calibri"/>
          <w:b/>
          <w:bCs/>
          <w:color w:val="000000"/>
          <w:sz w:val="24"/>
        </w:rPr>
        <w:t>ES</w:t>
      </w:r>
      <w:r>
        <w:rPr>
          <w:rFonts w:eastAsia="Calibri" w:cs="Calibri" w:ascii="Calibri" w:hAnsi="Calibri"/>
          <w:b/>
          <w:bCs/>
          <w:color w:val="000000"/>
          <w:spacing w:val="-1"/>
          <w:sz w:val="24"/>
        </w:rPr>
        <w:t>P</w:t>
      </w:r>
      <w:r>
        <w:rPr>
          <w:rFonts w:eastAsia="Calibri" w:cs="Calibri" w:ascii="Calibri" w:hAnsi="Calibri"/>
          <w:b/>
          <w:bCs/>
          <w:color w:val="000000"/>
          <w:spacing w:val="1"/>
          <w:sz w:val="24"/>
        </w:rPr>
        <w:t>O</w:t>
      </w:r>
      <w:r>
        <w:rPr>
          <w:rFonts w:eastAsia="Calibri" w:cs="Calibri" w:ascii="Calibri" w:hAnsi="Calibri"/>
          <w:b/>
          <w:bCs/>
          <w:color w:val="000000"/>
          <w:sz w:val="24"/>
        </w:rPr>
        <w:t>NSIB</w:t>
      </w:r>
      <w:r>
        <w:rPr>
          <w:rFonts w:eastAsia="Calibri" w:cs="Calibri" w:ascii="Calibri" w:hAnsi="Calibri"/>
          <w:b/>
          <w:bCs/>
          <w:color w:val="000000"/>
          <w:spacing w:val="1"/>
          <w:sz w:val="24"/>
        </w:rPr>
        <w:t>I</w:t>
      </w:r>
      <w:r>
        <w:rPr>
          <w:rFonts w:eastAsia="Calibri" w:cs="Calibri" w:ascii="Calibri" w:hAnsi="Calibri"/>
          <w:b/>
          <w:bCs/>
          <w:color w:val="000000"/>
          <w:spacing w:val="-1"/>
          <w:sz w:val="24"/>
        </w:rPr>
        <w:t>L</w:t>
      </w:r>
      <w:r>
        <w:rPr>
          <w:rFonts w:eastAsia="Calibri" w:cs="Calibri" w:ascii="Calibri" w:hAnsi="Calibri"/>
          <w:b/>
          <w:bCs/>
          <w:color w:val="000000"/>
          <w:spacing w:val="1"/>
          <w:sz w:val="24"/>
        </w:rPr>
        <w:t>IT</w:t>
      </w:r>
      <w:r>
        <w:rPr>
          <w:rFonts w:eastAsia="Calibri" w:cs="Calibri" w:ascii="Calibri" w:hAnsi="Calibri"/>
          <w:b/>
          <w:bCs/>
          <w:color w:val="000000"/>
          <w:sz w:val="24"/>
        </w:rPr>
        <w:t>Y</w:t>
      </w:r>
    </w:p>
    <w:p>
      <w:pPr>
        <w:pStyle w:val="Normal"/>
        <w:widowControl w:val="false"/>
        <w:spacing w:before="0" w:after="0"/>
        <w:rPr>
          <w:rFonts w:ascii="Calibri" w:hAnsi="Calibri" w:eastAsia="Calibri" w:cs="Calibri"/>
          <w:color w:val="000000"/>
        </w:rPr>
      </w:pPr>
      <w:r>
        <w:rPr>
          <w:rFonts w:eastAsia="Calibri" w:cs="Calibri" w:ascii="Calibri" w:hAnsi="Calibri"/>
          <w:color w:val="000000"/>
        </w:rPr>
      </w:r>
    </w:p>
    <w:p>
      <w:pPr>
        <w:pStyle w:val="Normal"/>
        <w:widowControl w:val="false"/>
        <w:spacing w:before="0" w:after="0"/>
        <w:ind w:start="980" w:end="569"/>
        <w:rPr>
          <w:rFonts w:ascii="Calibri" w:hAnsi="Calibri" w:eastAsia="Calibri" w:cs="Calibri"/>
          <w:color w:val="000000"/>
          <w:sz w:val="24"/>
        </w:rPr>
      </w:pPr>
      <w:r>
        <w:rPr>
          <w:rFonts w:eastAsia="Calibri" w:cs="Calibri" w:ascii="Calibri" w:hAnsi="Calibri"/>
          <w:color w:val="000000"/>
          <w:sz w:val="24"/>
        </w:rPr>
        <w:t>T</w:t>
      </w:r>
      <w:r>
        <w:rPr>
          <w:rFonts w:eastAsia="Calibri" w:cs="Calibri" w:ascii="Calibri" w:hAnsi="Calibri"/>
          <w:color w:val="000000"/>
          <w:spacing w:val="1"/>
          <w:sz w:val="24"/>
        </w:rPr>
        <w:t>h</w:t>
      </w:r>
      <w:r>
        <w:rPr>
          <w:rFonts w:eastAsia="Calibri" w:cs="Calibri" w:ascii="Calibri" w:hAnsi="Calibri"/>
          <w:color w:val="000000"/>
          <w:sz w:val="24"/>
        </w:rPr>
        <w:t>e</w:t>
      </w:r>
      <w:r>
        <w:rPr>
          <w:rFonts w:eastAsia="Calibri" w:cs="Calibri" w:ascii="Calibri" w:hAnsi="Calibri"/>
          <w:color w:val="000000"/>
          <w:spacing w:val="7"/>
          <w:sz w:val="24"/>
        </w:rPr>
        <w:t xml:space="preserve"> </w:t>
      </w:r>
      <w:r>
        <w:rPr>
          <w:rFonts w:eastAsia="Calibri" w:cs="Calibri" w:ascii="Calibri" w:hAnsi="Calibri"/>
          <w:color w:val="000000"/>
          <w:sz w:val="24"/>
        </w:rPr>
        <w:t>r</w:t>
      </w:r>
      <w:r>
        <w:rPr>
          <w:rFonts w:eastAsia="Calibri" w:cs="Calibri" w:ascii="Calibri" w:hAnsi="Calibri"/>
          <w:color w:val="000000"/>
          <w:spacing w:val="1"/>
          <w:sz w:val="24"/>
        </w:rPr>
        <w:t>e</w:t>
      </w:r>
      <w:r>
        <w:rPr>
          <w:rFonts w:eastAsia="Calibri" w:cs="Calibri" w:ascii="Calibri" w:hAnsi="Calibri"/>
          <w:color w:val="000000"/>
          <w:sz w:val="24"/>
        </w:rPr>
        <w:t>s</w:t>
      </w:r>
      <w:r>
        <w:rPr>
          <w:rFonts w:eastAsia="Calibri" w:cs="Calibri" w:ascii="Calibri" w:hAnsi="Calibri"/>
          <w:color w:val="000000"/>
          <w:spacing w:val="1"/>
          <w:sz w:val="24"/>
        </w:rPr>
        <w:t>p</w:t>
      </w:r>
      <w:r>
        <w:rPr>
          <w:rFonts w:eastAsia="Calibri" w:cs="Calibri" w:ascii="Calibri" w:hAnsi="Calibri"/>
          <w:color w:val="000000"/>
          <w:spacing w:val="-2"/>
          <w:sz w:val="24"/>
        </w:rPr>
        <w:t>o</w:t>
      </w:r>
      <w:r>
        <w:rPr>
          <w:rFonts w:eastAsia="Calibri" w:cs="Calibri" w:ascii="Calibri" w:hAnsi="Calibri"/>
          <w:color w:val="000000"/>
          <w:spacing w:val="1"/>
          <w:sz w:val="24"/>
        </w:rPr>
        <w:t>n</w:t>
      </w:r>
      <w:r>
        <w:rPr>
          <w:rFonts w:eastAsia="Calibri" w:cs="Calibri" w:ascii="Calibri" w:hAnsi="Calibri"/>
          <w:color w:val="000000"/>
          <w:sz w:val="24"/>
        </w:rPr>
        <w:t>si</w:t>
      </w:r>
      <w:r>
        <w:rPr>
          <w:rFonts w:eastAsia="Calibri" w:cs="Calibri" w:ascii="Calibri" w:hAnsi="Calibri"/>
          <w:color w:val="000000"/>
          <w:spacing w:val="1"/>
          <w:sz w:val="24"/>
        </w:rPr>
        <w:t>b</w:t>
      </w:r>
      <w:r>
        <w:rPr>
          <w:rFonts w:eastAsia="Calibri" w:cs="Calibri" w:ascii="Calibri" w:hAnsi="Calibri"/>
          <w:color w:val="000000"/>
          <w:sz w:val="24"/>
        </w:rPr>
        <w:t>il</w:t>
      </w:r>
      <w:r>
        <w:rPr>
          <w:rFonts w:eastAsia="Calibri" w:cs="Calibri" w:ascii="Calibri" w:hAnsi="Calibri"/>
          <w:color w:val="000000"/>
          <w:spacing w:val="-2"/>
          <w:sz w:val="24"/>
        </w:rPr>
        <w:t>i</w:t>
      </w:r>
      <w:r>
        <w:rPr>
          <w:rFonts w:eastAsia="Calibri" w:cs="Calibri" w:ascii="Calibri" w:hAnsi="Calibri"/>
          <w:color w:val="000000"/>
          <w:spacing w:val="1"/>
          <w:sz w:val="24"/>
        </w:rPr>
        <w:t>t</w:t>
      </w:r>
      <w:r>
        <w:rPr>
          <w:rFonts w:eastAsia="Calibri" w:cs="Calibri" w:ascii="Calibri" w:hAnsi="Calibri"/>
          <w:color w:val="000000"/>
          <w:sz w:val="24"/>
        </w:rPr>
        <w:t xml:space="preserve">y of </w:t>
      </w:r>
      <w:r>
        <w:rPr>
          <w:rFonts w:eastAsia="Calibri" w:cs="Calibri" w:ascii="Calibri" w:hAnsi="Calibri"/>
          <w:color w:val="000000"/>
          <w:spacing w:val="-1"/>
          <w:sz w:val="24"/>
        </w:rPr>
        <w:t>c</w:t>
      </w:r>
      <w:r>
        <w:rPr>
          <w:rFonts w:eastAsia="Calibri" w:cs="Calibri" w:ascii="Calibri" w:hAnsi="Calibri"/>
          <w:color w:val="000000"/>
          <w:spacing w:val="-2"/>
          <w:sz w:val="24"/>
        </w:rPr>
        <w:t>o</w:t>
      </w:r>
      <w:r>
        <w:rPr>
          <w:rFonts w:eastAsia="Calibri" w:cs="Calibri" w:ascii="Calibri" w:hAnsi="Calibri"/>
          <w:color w:val="000000"/>
          <w:sz w:val="24"/>
        </w:rPr>
        <w:t>m</w:t>
      </w:r>
      <w:r>
        <w:rPr>
          <w:rFonts w:eastAsia="Calibri" w:cs="Calibri" w:ascii="Calibri" w:hAnsi="Calibri"/>
          <w:color w:val="000000"/>
          <w:spacing w:val="1"/>
          <w:sz w:val="24"/>
        </w:rPr>
        <w:t>p</w:t>
      </w:r>
      <w:r>
        <w:rPr>
          <w:rFonts w:eastAsia="Calibri" w:cs="Calibri" w:ascii="Calibri" w:hAnsi="Calibri"/>
          <w:color w:val="000000"/>
          <w:sz w:val="24"/>
        </w:rPr>
        <w:t>lai</w:t>
      </w:r>
      <w:r>
        <w:rPr>
          <w:rFonts w:eastAsia="Calibri" w:cs="Calibri" w:ascii="Calibri" w:hAnsi="Calibri"/>
          <w:color w:val="000000"/>
          <w:spacing w:val="-1"/>
          <w:sz w:val="24"/>
        </w:rPr>
        <w:t>n</w:t>
      </w:r>
      <w:r>
        <w:rPr>
          <w:rFonts w:eastAsia="Calibri" w:cs="Calibri" w:ascii="Calibri" w:hAnsi="Calibri"/>
          <w:color w:val="000000"/>
          <w:spacing w:val="1"/>
          <w:sz w:val="24"/>
        </w:rPr>
        <w:t>t</w:t>
      </w:r>
      <w:r>
        <w:rPr>
          <w:rFonts w:eastAsia="Calibri" w:cs="Calibri" w:ascii="Calibri" w:hAnsi="Calibri"/>
          <w:color w:val="000000"/>
          <w:sz w:val="24"/>
        </w:rPr>
        <w:t xml:space="preserve">s </w:t>
      </w:r>
      <w:r>
        <w:rPr>
          <w:rFonts w:eastAsia="Calibri" w:cs="Calibri" w:ascii="Calibri" w:hAnsi="Calibri"/>
          <w:color w:val="000000"/>
          <w:spacing w:val="6"/>
          <w:sz w:val="24"/>
        </w:rPr>
        <w:t>handling</w:t>
      </w:r>
      <w:r>
        <w:rPr>
          <w:rFonts w:eastAsia="Calibri" w:cs="Calibri" w:ascii="Calibri" w:hAnsi="Calibri"/>
          <w:color w:val="000000"/>
          <w:sz w:val="24"/>
        </w:rPr>
        <w:t xml:space="preserve"> r</w:t>
      </w:r>
      <w:r>
        <w:rPr>
          <w:rFonts w:eastAsia="Calibri" w:cs="Calibri" w:ascii="Calibri" w:hAnsi="Calibri"/>
          <w:color w:val="000000"/>
          <w:spacing w:val="1"/>
          <w:sz w:val="24"/>
        </w:rPr>
        <w:t>e</w:t>
      </w:r>
      <w:r>
        <w:rPr>
          <w:rFonts w:eastAsia="Calibri" w:cs="Calibri" w:ascii="Calibri" w:hAnsi="Calibri"/>
          <w:color w:val="000000"/>
          <w:sz w:val="24"/>
        </w:rPr>
        <w:t>s</w:t>
      </w:r>
      <w:r>
        <w:rPr>
          <w:rFonts w:eastAsia="Calibri" w:cs="Calibri" w:ascii="Calibri" w:hAnsi="Calibri"/>
          <w:color w:val="000000"/>
          <w:spacing w:val="1"/>
          <w:sz w:val="24"/>
        </w:rPr>
        <w:t>t</w:t>
      </w:r>
      <w:r>
        <w:rPr>
          <w:rFonts w:eastAsia="Calibri" w:cs="Calibri" w:ascii="Calibri" w:hAnsi="Calibri"/>
          <w:color w:val="000000"/>
          <w:sz w:val="24"/>
        </w:rPr>
        <w:t xml:space="preserve">s </w:t>
      </w:r>
      <w:r>
        <w:rPr>
          <w:rFonts w:eastAsia="Calibri" w:cs="Calibri" w:ascii="Calibri" w:hAnsi="Calibri"/>
          <w:color w:val="000000"/>
          <w:spacing w:val="-1"/>
          <w:sz w:val="24"/>
        </w:rPr>
        <w:t>w</w:t>
      </w:r>
      <w:r>
        <w:rPr>
          <w:rFonts w:eastAsia="Calibri" w:cs="Calibri" w:ascii="Calibri" w:hAnsi="Calibri"/>
          <w:color w:val="000000"/>
          <w:sz w:val="24"/>
        </w:rPr>
        <w:t>i</w:t>
      </w:r>
      <w:r>
        <w:rPr>
          <w:rFonts w:eastAsia="Calibri" w:cs="Calibri" w:ascii="Calibri" w:hAnsi="Calibri"/>
          <w:color w:val="000000"/>
          <w:spacing w:val="1"/>
          <w:sz w:val="24"/>
        </w:rPr>
        <w:t>t</w:t>
      </w:r>
      <w:r>
        <w:rPr>
          <w:rFonts w:eastAsia="Calibri" w:cs="Calibri" w:ascii="Calibri" w:hAnsi="Calibri"/>
          <w:color w:val="000000"/>
          <w:sz w:val="24"/>
        </w:rPr>
        <w:t xml:space="preserve">h </w:t>
      </w:r>
      <w:r>
        <w:rPr>
          <w:rFonts w:eastAsia="Calibri" w:cs="Calibri" w:ascii="Calibri" w:hAnsi="Calibri"/>
          <w:color w:val="000000"/>
          <w:spacing w:val="-1"/>
          <w:sz w:val="24"/>
        </w:rPr>
        <w:t>t</w:t>
      </w:r>
      <w:r>
        <w:rPr>
          <w:rFonts w:eastAsia="Calibri" w:cs="Calibri" w:ascii="Calibri" w:hAnsi="Calibri"/>
          <w:color w:val="000000"/>
          <w:spacing w:val="1"/>
          <w:sz w:val="24"/>
        </w:rPr>
        <w:t>h</w:t>
      </w:r>
      <w:r>
        <w:rPr>
          <w:rFonts w:eastAsia="Calibri" w:cs="Calibri" w:ascii="Calibri" w:hAnsi="Calibri"/>
          <w:color w:val="000000"/>
          <w:sz w:val="24"/>
        </w:rPr>
        <w:t xml:space="preserve">e </w:t>
      </w:r>
      <w:r>
        <w:rPr>
          <w:rFonts w:eastAsia="Calibri" w:cs="Calibri" w:ascii="Calibri" w:hAnsi="Calibri"/>
          <w:color w:val="000000"/>
          <w:spacing w:val="-1"/>
          <w:sz w:val="24"/>
        </w:rPr>
        <w:t>H</w:t>
      </w:r>
      <w:r>
        <w:rPr>
          <w:rFonts w:eastAsia="Calibri" w:cs="Calibri" w:ascii="Calibri" w:hAnsi="Calibri"/>
          <w:color w:val="000000"/>
          <w:sz w:val="24"/>
        </w:rPr>
        <w:t xml:space="preserve">SP. </w:t>
      </w:r>
      <w:r>
        <w:rPr>
          <w:rFonts w:eastAsia="Calibri" w:cs="Calibri" w:ascii="Calibri" w:hAnsi="Calibri"/>
          <w:color w:val="000000"/>
          <w:spacing w:val="7"/>
          <w:sz w:val="24"/>
        </w:rPr>
        <w:t xml:space="preserve"> </w:t>
      </w:r>
      <w:r>
        <w:rPr>
          <w:rFonts w:eastAsia="Calibri" w:cs="Calibri" w:ascii="Calibri" w:hAnsi="Calibri"/>
          <w:color w:val="000000"/>
          <w:spacing w:val="-1"/>
          <w:sz w:val="24"/>
        </w:rPr>
        <w:t>H</w:t>
      </w:r>
      <w:r>
        <w:rPr>
          <w:rFonts w:eastAsia="Calibri" w:cs="Calibri" w:ascii="Calibri" w:hAnsi="Calibri"/>
          <w:color w:val="000000"/>
          <w:sz w:val="24"/>
        </w:rPr>
        <w:t>o</w:t>
      </w:r>
      <w:r>
        <w:rPr>
          <w:rFonts w:eastAsia="Calibri" w:cs="Calibri" w:ascii="Calibri" w:hAnsi="Calibri"/>
          <w:color w:val="000000"/>
          <w:spacing w:val="-1"/>
          <w:sz w:val="24"/>
        </w:rPr>
        <w:t>w</w:t>
      </w:r>
      <w:r>
        <w:rPr>
          <w:rFonts w:eastAsia="Calibri" w:cs="Calibri" w:ascii="Calibri" w:hAnsi="Calibri"/>
          <w:color w:val="000000"/>
          <w:sz w:val="24"/>
        </w:rPr>
        <w:t>ever, all s</w:t>
      </w:r>
      <w:r>
        <w:rPr>
          <w:rFonts w:eastAsia="Calibri" w:cs="Calibri" w:ascii="Calibri" w:hAnsi="Calibri"/>
          <w:color w:val="000000"/>
          <w:spacing w:val="1"/>
          <w:sz w:val="24"/>
        </w:rPr>
        <w:t>t</w:t>
      </w:r>
      <w:r>
        <w:rPr>
          <w:rFonts w:eastAsia="Calibri" w:cs="Calibri" w:ascii="Calibri" w:hAnsi="Calibri"/>
          <w:color w:val="000000"/>
          <w:spacing w:val="-2"/>
          <w:sz w:val="24"/>
        </w:rPr>
        <w:t>a</w:t>
      </w:r>
      <w:r>
        <w:rPr>
          <w:rFonts w:eastAsia="Calibri" w:cs="Calibri" w:ascii="Calibri" w:hAnsi="Calibri"/>
          <w:color w:val="000000"/>
          <w:spacing w:val="1"/>
          <w:sz w:val="24"/>
        </w:rPr>
        <w:t>f</w:t>
      </w:r>
      <w:r>
        <w:rPr>
          <w:rFonts w:eastAsia="Calibri" w:cs="Calibri" w:ascii="Calibri" w:hAnsi="Calibri"/>
          <w:color w:val="000000"/>
          <w:sz w:val="24"/>
        </w:rPr>
        <w:t>f me</w:t>
      </w:r>
      <w:r>
        <w:rPr>
          <w:rFonts w:eastAsia="Calibri" w:cs="Calibri" w:ascii="Calibri" w:hAnsi="Calibri"/>
          <w:color w:val="000000"/>
          <w:spacing w:val="1"/>
          <w:sz w:val="24"/>
        </w:rPr>
        <w:t>mb</w:t>
      </w:r>
      <w:r>
        <w:rPr>
          <w:rFonts w:eastAsia="Calibri" w:cs="Calibri" w:ascii="Calibri" w:hAnsi="Calibri"/>
          <w:color w:val="000000"/>
          <w:sz w:val="24"/>
        </w:rPr>
        <w:t>ers</w:t>
      </w:r>
      <w:r>
        <w:rPr>
          <w:rFonts w:eastAsia="Calibri" w:cs="Calibri" w:ascii="Calibri" w:hAnsi="Calibri"/>
          <w:color w:val="000000"/>
          <w:spacing w:val="-1"/>
          <w:sz w:val="24"/>
        </w:rPr>
        <w:t xml:space="preserve"> </w:t>
      </w:r>
      <w:r>
        <w:rPr>
          <w:rFonts w:eastAsia="Calibri" w:cs="Calibri" w:ascii="Calibri" w:hAnsi="Calibri"/>
          <w:color w:val="000000"/>
          <w:sz w:val="24"/>
        </w:rPr>
        <w:t xml:space="preserve">of </w:t>
      </w:r>
      <w:r>
        <w:rPr>
          <w:rFonts w:eastAsia="Calibri" w:cs="Calibri" w:ascii="Calibri" w:hAnsi="Calibri"/>
          <w:color w:val="000000"/>
          <w:spacing w:val="-1"/>
          <w:sz w:val="24"/>
        </w:rPr>
        <w:t>t</w:t>
      </w:r>
      <w:r>
        <w:rPr>
          <w:rFonts w:eastAsia="Calibri" w:cs="Calibri" w:ascii="Calibri" w:hAnsi="Calibri"/>
          <w:color w:val="000000"/>
          <w:spacing w:val="1"/>
          <w:sz w:val="24"/>
        </w:rPr>
        <w:t>h</w:t>
      </w:r>
      <w:r>
        <w:rPr>
          <w:rFonts w:eastAsia="Calibri" w:cs="Calibri" w:ascii="Calibri" w:hAnsi="Calibri"/>
          <w:color w:val="000000"/>
          <w:sz w:val="24"/>
        </w:rPr>
        <w:t>e</w:t>
      </w:r>
      <w:r>
        <w:rPr>
          <w:rFonts w:eastAsia="Calibri" w:cs="Calibri" w:ascii="Calibri" w:hAnsi="Calibri"/>
          <w:color w:val="000000"/>
          <w:spacing w:val="-1"/>
          <w:sz w:val="24"/>
        </w:rPr>
        <w:t xml:space="preserve"> </w:t>
      </w:r>
      <w:r>
        <w:rPr>
          <w:rFonts w:eastAsia="Calibri" w:cs="Calibri" w:ascii="Calibri" w:hAnsi="Calibri"/>
          <w:color w:val="000000"/>
          <w:sz w:val="24"/>
        </w:rPr>
        <w:t>es</w:t>
      </w:r>
      <w:r>
        <w:rPr>
          <w:rFonts w:eastAsia="Calibri" w:cs="Calibri" w:ascii="Calibri" w:hAnsi="Calibri"/>
          <w:color w:val="000000"/>
          <w:spacing w:val="1"/>
          <w:sz w:val="24"/>
        </w:rPr>
        <w:t>t</w:t>
      </w:r>
      <w:r>
        <w:rPr>
          <w:rFonts w:eastAsia="Calibri" w:cs="Calibri" w:ascii="Calibri" w:hAnsi="Calibri"/>
          <w:color w:val="000000"/>
          <w:sz w:val="24"/>
        </w:rPr>
        <w:t>a</w:t>
      </w:r>
      <w:r>
        <w:rPr>
          <w:rFonts w:eastAsia="Calibri" w:cs="Calibri" w:ascii="Calibri" w:hAnsi="Calibri"/>
          <w:color w:val="000000"/>
          <w:spacing w:val="-1"/>
          <w:sz w:val="24"/>
        </w:rPr>
        <w:t>b</w:t>
      </w:r>
      <w:r>
        <w:rPr>
          <w:rFonts w:eastAsia="Calibri" w:cs="Calibri" w:ascii="Calibri" w:hAnsi="Calibri"/>
          <w:color w:val="000000"/>
          <w:sz w:val="24"/>
        </w:rPr>
        <w:t>lis</w:t>
      </w:r>
      <w:r>
        <w:rPr>
          <w:rFonts w:eastAsia="Calibri" w:cs="Calibri" w:ascii="Calibri" w:hAnsi="Calibri"/>
          <w:color w:val="000000"/>
          <w:spacing w:val="1"/>
          <w:sz w:val="24"/>
        </w:rPr>
        <w:t>h</w:t>
      </w:r>
      <w:r>
        <w:rPr>
          <w:rFonts w:eastAsia="Calibri" w:cs="Calibri" w:ascii="Calibri" w:hAnsi="Calibri"/>
          <w:color w:val="000000"/>
          <w:sz w:val="24"/>
        </w:rPr>
        <w:t>ment</w:t>
      </w:r>
      <w:r>
        <w:rPr>
          <w:rFonts w:eastAsia="Calibri" w:cs="Calibri" w:ascii="Calibri" w:hAnsi="Calibri"/>
          <w:color w:val="000000"/>
          <w:spacing w:val="2"/>
          <w:sz w:val="24"/>
        </w:rPr>
        <w:t xml:space="preserve"> </w:t>
      </w:r>
      <w:r>
        <w:rPr>
          <w:rFonts w:eastAsia="Calibri" w:cs="Calibri" w:ascii="Calibri" w:hAnsi="Calibri"/>
          <w:color w:val="000000"/>
          <w:sz w:val="24"/>
        </w:rPr>
        <w:t>a</w:t>
      </w:r>
      <w:r>
        <w:rPr>
          <w:rFonts w:eastAsia="Calibri" w:cs="Calibri" w:ascii="Calibri" w:hAnsi="Calibri"/>
          <w:color w:val="000000"/>
          <w:spacing w:val="-2"/>
          <w:sz w:val="24"/>
        </w:rPr>
        <w:t>r</w:t>
      </w:r>
      <w:r>
        <w:rPr>
          <w:rFonts w:eastAsia="Calibri" w:cs="Calibri" w:ascii="Calibri" w:hAnsi="Calibri"/>
          <w:color w:val="000000"/>
          <w:sz w:val="24"/>
        </w:rPr>
        <w:t>e</w:t>
      </w:r>
      <w:r>
        <w:rPr>
          <w:rFonts w:eastAsia="Calibri" w:cs="Calibri" w:ascii="Calibri" w:hAnsi="Calibri"/>
          <w:color w:val="000000"/>
          <w:spacing w:val="1"/>
          <w:sz w:val="24"/>
        </w:rPr>
        <w:t xml:space="preserve"> </w:t>
      </w:r>
      <w:r>
        <w:rPr>
          <w:rFonts w:eastAsia="Calibri" w:cs="Calibri" w:ascii="Calibri" w:hAnsi="Calibri"/>
          <w:color w:val="000000"/>
          <w:sz w:val="24"/>
        </w:rPr>
        <w:t>r</w:t>
      </w:r>
      <w:r>
        <w:rPr>
          <w:rFonts w:eastAsia="Calibri" w:cs="Calibri" w:ascii="Calibri" w:hAnsi="Calibri"/>
          <w:color w:val="000000"/>
          <w:spacing w:val="1"/>
          <w:sz w:val="24"/>
        </w:rPr>
        <w:t>e</w:t>
      </w:r>
      <w:r>
        <w:rPr>
          <w:rFonts w:eastAsia="Calibri" w:cs="Calibri" w:ascii="Calibri" w:hAnsi="Calibri"/>
          <w:color w:val="000000"/>
          <w:spacing w:val="-3"/>
          <w:sz w:val="24"/>
        </w:rPr>
        <w:t>s</w:t>
      </w:r>
      <w:r>
        <w:rPr>
          <w:rFonts w:eastAsia="Calibri" w:cs="Calibri" w:ascii="Calibri" w:hAnsi="Calibri"/>
          <w:color w:val="000000"/>
          <w:spacing w:val="1"/>
          <w:sz w:val="24"/>
        </w:rPr>
        <w:t>p</w:t>
      </w:r>
      <w:r>
        <w:rPr>
          <w:rFonts w:eastAsia="Calibri" w:cs="Calibri" w:ascii="Calibri" w:hAnsi="Calibri"/>
          <w:color w:val="000000"/>
          <w:sz w:val="24"/>
        </w:rPr>
        <w:t>o</w:t>
      </w:r>
      <w:r>
        <w:rPr>
          <w:rFonts w:eastAsia="Calibri" w:cs="Calibri" w:ascii="Calibri" w:hAnsi="Calibri"/>
          <w:color w:val="000000"/>
          <w:spacing w:val="1"/>
          <w:sz w:val="24"/>
        </w:rPr>
        <w:t>n</w:t>
      </w:r>
      <w:r>
        <w:rPr>
          <w:rFonts w:eastAsia="Calibri" w:cs="Calibri" w:ascii="Calibri" w:hAnsi="Calibri"/>
          <w:color w:val="000000"/>
          <w:sz w:val="24"/>
        </w:rPr>
        <w:t>s</w:t>
      </w:r>
      <w:r>
        <w:rPr>
          <w:rFonts w:eastAsia="Calibri" w:cs="Calibri" w:ascii="Calibri" w:hAnsi="Calibri"/>
          <w:color w:val="000000"/>
          <w:spacing w:val="-3"/>
          <w:sz w:val="24"/>
        </w:rPr>
        <w:t>i</w:t>
      </w:r>
      <w:r>
        <w:rPr>
          <w:rFonts w:eastAsia="Calibri" w:cs="Calibri" w:ascii="Calibri" w:hAnsi="Calibri"/>
          <w:color w:val="000000"/>
          <w:spacing w:val="1"/>
          <w:sz w:val="24"/>
        </w:rPr>
        <w:t>b</w:t>
      </w:r>
      <w:r>
        <w:rPr>
          <w:rFonts w:eastAsia="Calibri" w:cs="Calibri" w:ascii="Calibri" w:hAnsi="Calibri"/>
          <w:color w:val="000000"/>
          <w:sz w:val="24"/>
        </w:rPr>
        <w:t>le</w:t>
      </w:r>
      <w:r>
        <w:rPr>
          <w:rFonts w:eastAsia="Calibri" w:cs="Calibri" w:ascii="Calibri" w:hAnsi="Calibri"/>
          <w:color w:val="000000"/>
          <w:spacing w:val="-1"/>
          <w:sz w:val="24"/>
        </w:rPr>
        <w:t xml:space="preserve"> </w:t>
      </w:r>
      <w:r>
        <w:rPr>
          <w:rFonts w:eastAsia="Calibri" w:cs="Calibri" w:ascii="Calibri" w:hAnsi="Calibri"/>
          <w:color w:val="000000"/>
          <w:spacing w:val="1"/>
          <w:sz w:val="24"/>
        </w:rPr>
        <w:t>f</w:t>
      </w:r>
      <w:r>
        <w:rPr>
          <w:rFonts w:eastAsia="Calibri" w:cs="Calibri" w:ascii="Calibri" w:hAnsi="Calibri"/>
          <w:color w:val="000000"/>
          <w:spacing w:val="-2"/>
          <w:sz w:val="24"/>
        </w:rPr>
        <w:t>o</w:t>
      </w:r>
      <w:r>
        <w:rPr>
          <w:rFonts w:eastAsia="Calibri" w:cs="Calibri" w:ascii="Calibri" w:hAnsi="Calibri"/>
          <w:color w:val="000000"/>
          <w:sz w:val="24"/>
        </w:rPr>
        <w:t>r</w:t>
      </w:r>
      <w:r>
        <w:rPr>
          <w:rFonts w:eastAsia="Calibri" w:cs="Calibri" w:ascii="Calibri" w:hAnsi="Calibri"/>
          <w:color w:val="000000"/>
          <w:spacing w:val="1"/>
          <w:sz w:val="24"/>
        </w:rPr>
        <w:t xml:space="preserve"> p</w:t>
      </w:r>
      <w:r>
        <w:rPr>
          <w:rFonts w:eastAsia="Calibri" w:cs="Calibri" w:ascii="Calibri" w:hAnsi="Calibri"/>
          <w:color w:val="000000"/>
          <w:sz w:val="24"/>
        </w:rPr>
        <w:t>r</w:t>
      </w:r>
      <w:r>
        <w:rPr>
          <w:rFonts w:eastAsia="Calibri" w:cs="Calibri" w:ascii="Calibri" w:hAnsi="Calibri"/>
          <w:color w:val="000000"/>
          <w:spacing w:val="1"/>
          <w:sz w:val="24"/>
        </w:rPr>
        <w:t>o</w:t>
      </w:r>
      <w:r>
        <w:rPr>
          <w:rFonts w:eastAsia="Calibri" w:cs="Calibri" w:ascii="Calibri" w:hAnsi="Calibri"/>
          <w:color w:val="000000"/>
          <w:sz w:val="24"/>
        </w:rPr>
        <w:t>v</w:t>
      </w:r>
      <w:r>
        <w:rPr>
          <w:rFonts w:eastAsia="Calibri" w:cs="Calibri" w:ascii="Calibri" w:hAnsi="Calibri"/>
          <w:color w:val="000000"/>
          <w:spacing w:val="-3"/>
          <w:sz w:val="24"/>
        </w:rPr>
        <w:t>i</w:t>
      </w:r>
      <w:r>
        <w:rPr>
          <w:rFonts w:eastAsia="Calibri" w:cs="Calibri" w:ascii="Calibri" w:hAnsi="Calibri"/>
          <w:color w:val="000000"/>
          <w:spacing w:val="1"/>
          <w:sz w:val="24"/>
        </w:rPr>
        <w:t>d</w:t>
      </w:r>
      <w:r>
        <w:rPr>
          <w:rFonts w:eastAsia="Calibri" w:cs="Calibri" w:ascii="Calibri" w:hAnsi="Calibri"/>
          <w:color w:val="000000"/>
          <w:sz w:val="24"/>
        </w:rPr>
        <w:t>i</w:t>
      </w:r>
      <w:r>
        <w:rPr>
          <w:rFonts w:eastAsia="Calibri" w:cs="Calibri" w:ascii="Calibri" w:hAnsi="Calibri"/>
          <w:color w:val="000000"/>
          <w:spacing w:val="1"/>
          <w:sz w:val="24"/>
        </w:rPr>
        <w:t>n</w:t>
      </w:r>
      <w:r>
        <w:rPr>
          <w:rFonts w:eastAsia="Calibri" w:cs="Calibri" w:ascii="Calibri" w:hAnsi="Calibri"/>
          <w:color w:val="000000"/>
          <w:sz w:val="24"/>
        </w:rPr>
        <w:t>g</w:t>
      </w:r>
      <w:r>
        <w:rPr>
          <w:rFonts w:eastAsia="Calibri" w:cs="Calibri" w:ascii="Calibri" w:hAnsi="Calibri"/>
          <w:color w:val="000000"/>
          <w:spacing w:val="-2"/>
          <w:sz w:val="24"/>
        </w:rPr>
        <w:t xml:space="preserve"> </w:t>
      </w:r>
      <w:r>
        <w:rPr>
          <w:rFonts w:eastAsia="Calibri" w:cs="Calibri" w:ascii="Calibri" w:hAnsi="Calibri"/>
          <w:color w:val="000000"/>
          <w:spacing w:val="1"/>
          <w:sz w:val="24"/>
        </w:rPr>
        <w:t>t</w:t>
      </w:r>
      <w:r>
        <w:rPr>
          <w:rFonts w:eastAsia="Calibri" w:cs="Calibri" w:ascii="Calibri" w:hAnsi="Calibri"/>
          <w:color w:val="000000"/>
          <w:spacing w:val="5"/>
          <w:sz w:val="24"/>
        </w:rPr>
        <w:t>h</w:t>
      </w:r>
      <w:r>
        <w:rPr>
          <w:rFonts w:eastAsia="Calibri" w:cs="Calibri" w:ascii="Calibri" w:hAnsi="Calibri"/>
          <w:color w:val="000000"/>
          <w:sz w:val="24"/>
        </w:rPr>
        <w:t>e</w:t>
      </w:r>
      <w:r>
        <w:rPr>
          <w:rFonts w:eastAsia="Calibri" w:cs="Calibri" w:ascii="Calibri" w:hAnsi="Calibri"/>
          <w:color w:val="000000"/>
          <w:spacing w:val="-1"/>
          <w:sz w:val="24"/>
        </w:rPr>
        <w:t xml:space="preserve"> </w:t>
      </w:r>
      <w:r>
        <w:rPr>
          <w:rFonts w:eastAsia="Calibri" w:cs="Calibri" w:ascii="Calibri" w:hAnsi="Calibri"/>
          <w:color w:val="000000"/>
          <w:spacing w:val="1"/>
          <w:sz w:val="24"/>
        </w:rPr>
        <w:t>n</w:t>
      </w:r>
      <w:r>
        <w:rPr>
          <w:rFonts w:eastAsia="Calibri" w:cs="Calibri" w:ascii="Calibri" w:hAnsi="Calibri"/>
          <w:color w:val="000000"/>
          <w:sz w:val="24"/>
        </w:rPr>
        <w:t>ecessary</w:t>
      </w:r>
      <w:r>
        <w:rPr>
          <w:rFonts w:eastAsia="Calibri" w:cs="Calibri" w:ascii="Calibri" w:hAnsi="Calibri"/>
          <w:color w:val="000000"/>
          <w:spacing w:val="-2"/>
          <w:sz w:val="24"/>
        </w:rPr>
        <w:t xml:space="preserve"> </w:t>
      </w:r>
      <w:r>
        <w:rPr>
          <w:rFonts w:eastAsia="Calibri" w:cs="Calibri" w:ascii="Calibri" w:hAnsi="Calibri"/>
          <w:color w:val="000000"/>
          <w:sz w:val="24"/>
        </w:rPr>
        <w:t>s</w:t>
      </w:r>
      <w:r>
        <w:rPr>
          <w:rFonts w:eastAsia="Calibri" w:cs="Calibri" w:ascii="Calibri" w:hAnsi="Calibri"/>
          <w:color w:val="000000"/>
          <w:spacing w:val="1"/>
          <w:sz w:val="24"/>
        </w:rPr>
        <w:t>u</w:t>
      </w:r>
      <w:r>
        <w:rPr>
          <w:rFonts w:eastAsia="Calibri" w:cs="Calibri" w:ascii="Calibri" w:hAnsi="Calibri"/>
          <w:color w:val="000000"/>
          <w:spacing w:val="-1"/>
          <w:sz w:val="24"/>
        </w:rPr>
        <w:t>p</w:t>
      </w:r>
      <w:r>
        <w:rPr>
          <w:rFonts w:eastAsia="Calibri" w:cs="Calibri" w:ascii="Calibri" w:hAnsi="Calibri"/>
          <w:color w:val="000000"/>
          <w:spacing w:val="1"/>
          <w:sz w:val="24"/>
        </w:rPr>
        <w:t>p</w:t>
      </w:r>
      <w:r>
        <w:rPr>
          <w:rFonts w:eastAsia="Calibri" w:cs="Calibri" w:ascii="Calibri" w:hAnsi="Calibri"/>
          <w:color w:val="000000"/>
          <w:sz w:val="24"/>
        </w:rPr>
        <w:t>o</w:t>
      </w:r>
      <w:r>
        <w:rPr>
          <w:rFonts w:eastAsia="Calibri" w:cs="Calibri" w:ascii="Calibri" w:hAnsi="Calibri"/>
          <w:color w:val="000000"/>
          <w:spacing w:val="-2"/>
          <w:sz w:val="24"/>
        </w:rPr>
        <w:t>r</w:t>
      </w:r>
      <w:r>
        <w:rPr>
          <w:rFonts w:eastAsia="Calibri" w:cs="Calibri" w:ascii="Calibri" w:hAnsi="Calibri"/>
          <w:color w:val="000000"/>
          <w:spacing w:val="3"/>
          <w:sz w:val="24"/>
        </w:rPr>
        <w:t>t</w:t>
      </w:r>
      <w:r>
        <w:rPr>
          <w:rFonts w:eastAsia="Calibri" w:cs="Calibri" w:ascii="Calibri" w:hAnsi="Calibri"/>
          <w:color w:val="000000"/>
          <w:sz w:val="24"/>
        </w:rPr>
        <w:t>.</w:t>
      </w:r>
    </w:p>
    <w:p>
      <w:pPr>
        <w:pStyle w:val="Normal"/>
        <w:widowControl w:val="false"/>
        <w:spacing w:before="0" w:after="0"/>
        <w:rPr>
          <w:rFonts w:ascii="Calibri" w:hAnsi="Calibri" w:eastAsia="Calibri" w:cs="Calibri"/>
          <w:color w:val="000000"/>
          <w:sz w:val="24"/>
        </w:rPr>
      </w:pPr>
      <w:r>
        <w:rPr>
          <w:rFonts w:eastAsia="Calibri" w:cs="Calibri" w:ascii="Calibri" w:hAnsi="Calibri"/>
          <w:color w:val="000000"/>
          <w:sz w:val="24"/>
        </w:rPr>
      </w:r>
    </w:p>
    <w:p>
      <w:pPr>
        <w:pStyle w:val="Normal"/>
        <w:widowControl w:val="false"/>
        <w:spacing w:before="0" w:after="0"/>
        <w:rPr>
          <w:rFonts w:ascii="Calibri" w:hAnsi="Calibri" w:eastAsia="Calibri" w:cs="Calibri"/>
          <w:color w:val="000000"/>
          <w:sz w:val="24"/>
        </w:rPr>
      </w:pPr>
      <w:r>
        <w:rPr>
          <w:rFonts w:eastAsia="Calibri" w:cs="Calibri" w:ascii="Calibri" w:hAnsi="Calibri"/>
          <w:b/>
          <w:bCs/>
          <w:color w:val="000000"/>
          <w:spacing w:val="1"/>
          <w:sz w:val="24"/>
        </w:rPr>
        <w:t>4.</w:t>
      </w:r>
      <w:r>
        <w:rPr>
          <w:rFonts w:eastAsia="Calibri" w:cs="Calibri" w:ascii="Calibri" w:hAnsi="Calibri"/>
          <w:b/>
          <w:bCs/>
          <w:color w:val="000000"/>
          <w:sz w:val="24"/>
        </w:rPr>
        <w:t xml:space="preserve">0      </w:t>
      </w:r>
      <w:r>
        <w:rPr>
          <w:rFonts w:eastAsia="Calibri" w:cs="Calibri" w:ascii="Calibri" w:hAnsi="Calibri"/>
          <w:b/>
          <w:bCs/>
          <w:color w:val="000000"/>
          <w:spacing w:val="31"/>
          <w:sz w:val="24"/>
        </w:rPr>
        <w:t xml:space="preserve"> </w:t>
      </w:r>
      <w:r>
        <w:rPr>
          <w:rFonts w:eastAsia="Calibri" w:cs="Calibri" w:ascii="Calibri" w:hAnsi="Calibri"/>
          <w:b/>
          <w:bCs/>
          <w:color w:val="000000"/>
          <w:sz w:val="24"/>
        </w:rPr>
        <w:t>DIS</w:t>
      </w:r>
      <w:r>
        <w:rPr>
          <w:rFonts w:eastAsia="Calibri" w:cs="Calibri" w:ascii="Calibri" w:hAnsi="Calibri"/>
          <w:b/>
          <w:bCs/>
          <w:color w:val="000000"/>
          <w:spacing w:val="-1"/>
          <w:sz w:val="24"/>
        </w:rPr>
        <w:t>PL</w:t>
      </w:r>
      <w:r>
        <w:rPr>
          <w:rFonts w:eastAsia="Calibri" w:cs="Calibri" w:ascii="Calibri" w:hAnsi="Calibri"/>
          <w:b/>
          <w:bCs/>
          <w:color w:val="000000"/>
          <w:spacing w:val="1"/>
          <w:sz w:val="24"/>
        </w:rPr>
        <w:t>A</w:t>
      </w:r>
      <w:r>
        <w:rPr>
          <w:rFonts w:eastAsia="Calibri" w:cs="Calibri" w:ascii="Calibri" w:hAnsi="Calibri"/>
          <w:b/>
          <w:bCs/>
          <w:color w:val="000000"/>
          <w:sz w:val="24"/>
        </w:rPr>
        <w:t>Y</w:t>
      </w:r>
      <w:r>
        <w:rPr>
          <w:rFonts w:eastAsia="Calibri" w:cs="Calibri" w:ascii="Calibri" w:hAnsi="Calibri"/>
          <w:b/>
          <w:bCs/>
          <w:color w:val="000000"/>
          <w:spacing w:val="1"/>
          <w:sz w:val="24"/>
        </w:rPr>
        <w:t xml:space="preserve"> O</w:t>
      </w:r>
      <w:r>
        <w:rPr>
          <w:rFonts w:eastAsia="Calibri" w:cs="Calibri" w:ascii="Calibri" w:hAnsi="Calibri"/>
          <w:b/>
          <w:bCs/>
          <w:color w:val="000000"/>
          <w:sz w:val="24"/>
        </w:rPr>
        <w:t>F</w:t>
      </w:r>
      <w:r>
        <w:rPr>
          <w:rFonts w:eastAsia="Calibri" w:cs="Calibri" w:ascii="Calibri" w:hAnsi="Calibri"/>
          <w:b/>
          <w:bCs/>
          <w:color w:val="000000"/>
          <w:spacing w:val="-1"/>
          <w:sz w:val="24"/>
        </w:rPr>
        <w:t xml:space="preserve"> </w:t>
      </w:r>
      <w:r>
        <w:rPr>
          <w:rFonts w:eastAsia="Calibri" w:cs="Calibri" w:ascii="Calibri" w:hAnsi="Calibri"/>
          <w:b/>
          <w:bCs/>
          <w:color w:val="000000"/>
          <w:spacing w:val="1"/>
          <w:sz w:val="24"/>
        </w:rPr>
        <w:t>I</w:t>
      </w:r>
      <w:r>
        <w:rPr>
          <w:rFonts w:eastAsia="Calibri" w:cs="Calibri" w:ascii="Calibri" w:hAnsi="Calibri"/>
          <w:b/>
          <w:bCs/>
          <w:color w:val="000000"/>
          <w:sz w:val="24"/>
        </w:rPr>
        <w:t>NF</w:t>
      </w:r>
      <w:r>
        <w:rPr>
          <w:rFonts w:eastAsia="Calibri" w:cs="Calibri" w:ascii="Calibri" w:hAnsi="Calibri"/>
          <w:b/>
          <w:bCs/>
          <w:color w:val="000000"/>
          <w:spacing w:val="1"/>
          <w:sz w:val="24"/>
        </w:rPr>
        <w:t>O</w:t>
      </w:r>
      <w:r>
        <w:rPr>
          <w:rFonts w:eastAsia="Calibri" w:cs="Calibri" w:ascii="Calibri" w:hAnsi="Calibri"/>
          <w:b/>
          <w:bCs/>
          <w:color w:val="000000"/>
          <w:spacing w:val="-1"/>
          <w:sz w:val="24"/>
        </w:rPr>
        <w:t>RM</w:t>
      </w:r>
      <w:r>
        <w:rPr>
          <w:rFonts w:eastAsia="Calibri" w:cs="Calibri" w:ascii="Calibri" w:hAnsi="Calibri"/>
          <w:b/>
          <w:bCs/>
          <w:color w:val="000000"/>
          <w:spacing w:val="1"/>
          <w:sz w:val="24"/>
        </w:rPr>
        <w:t>A</w:t>
      </w:r>
      <w:r>
        <w:rPr>
          <w:rFonts w:eastAsia="Calibri" w:cs="Calibri" w:ascii="Calibri" w:hAnsi="Calibri"/>
          <w:b/>
          <w:bCs/>
          <w:color w:val="000000"/>
          <w:spacing w:val="-1"/>
          <w:sz w:val="24"/>
        </w:rPr>
        <w:t>T</w:t>
      </w:r>
      <w:r>
        <w:rPr>
          <w:rFonts w:eastAsia="Calibri" w:cs="Calibri" w:ascii="Calibri" w:hAnsi="Calibri"/>
          <w:b/>
          <w:bCs/>
          <w:color w:val="000000"/>
          <w:spacing w:val="-2"/>
          <w:sz w:val="24"/>
        </w:rPr>
        <w:t>I</w:t>
      </w:r>
      <w:r>
        <w:rPr>
          <w:rFonts w:eastAsia="Calibri" w:cs="Calibri" w:ascii="Calibri" w:hAnsi="Calibri"/>
          <w:b/>
          <w:bCs/>
          <w:color w:val="000000"/>
          <w:spacing w:val="1"/>
          <w:sz w:val="24"/>
        </w:rPr>
        <w:t>O</w:t>
      </w:r>
      <w:r>
        <w:rPr>
          <w:rFonts w:eastAsia="Calibri" w:cs="Calibri" w:ascii="Calibri" w:hAnsi="Calibri"/>
          <w:b/>
          <w:bCs/>
          <w:color w:val="000000"/>
          <w:sz w:val="24"/>
        </w:rPr>
        <w:t>N</w:t>
      </w:r>
    </w:p>
    <w:p>
      <w:pPr>
        <w:pStyle w:val="Normal"/>
        <w:widowControl w:val="false"/>
        <w:spacing w:before="0" w:after="0"/>
        <w:rPr>
          <w:rFonts w:ascii="Calibri" w:hAnsi="Calibri" w:eastAsia="Calibri" w:cs="Calibri"/>
          <w:color w:val="000000"/>
          <w:sz w:val="19"/>
          <w:szCs w:val="19"/>
        </w:rPr>
      </w:pPr>
      <w:r>
        <w:rPr>
          <w:rFonts w:eastAsia="Calibri" w:cs="Calibri" w:ascii="Calibri" w:hAnsi="Calibri"/>
          <w:color w:val="000000"/>
          <w:sz w:val="19"/>
          <w:szCs w:val="19"/>
        </w:rPr>
      </w:r>
    </w:p>
    <w:p>
      <w:pPr>
        <w:pStyle w:val="Normal"/>
        <w:widowControl w:val="false"/>
        <w:spacing w:before="0" w:after="0"/>
        <w:ind w:end="832"/>
        <w:rPr>
          <w:rFonts w:ascii="Calibri" w:hAnsi="Calibri" w:eastAsia="Calibri" w:cs="Calibri"/>
          <w:color w:val="000000"/>
          <w:sz w:val="24"/>
        </w:rPr>
      </w:pPr>
      <w:r>
        <w:rPr>
          <w:rFonts w:eastAsia="Calibri" w:cs="Calibri" w:ascii="Calibri" w:hAnsi="Calibri"/>
          <w:color w:val="000000"/>
          <w:sz w:val="23"/>
          <w:szCs w:val="23"/>
        </w:rPr>
        <w:t xml:space="preserve">4.1       </w:t>
      </w:r>
      <w:r>
        <w:rPr>
          <w:rFonts w:eastAsia="Calibri" w:cs="Calibri" w:ascii="Calibri" w:hAnsi="Calibri"/>
          <w:color w:val="000000"/>
          <w:spacing w:val="12"/>
          <w:sz w:val="23"/>
          <w:szCs w:val="23"/>
        </w:rPr>
        <w:t xml:space="preserve"> </w:t>
      </w:r>
      <w:r>
        <w:rPr>
          <w:rFonts w:eastAsia="Calibri" w:cs="Calibri" w:ascii="Calibri" w:hAnsi="Calibri"/>
          <w:b/>
          <w:bCs/>
          <w:i/>
          <w:iCs/>
          <w:color w:val="000000"/>
          <w:spacing w:val="1"/>
          <w:sz w:val="24"/>
        </w:rPr>
        <w:t>I</w:t>
      </w:r>
      <w:r>
        <w:rPr>
          <w:rFonts w:eastAsia="Calibri" w:cs="Calibri" w:ascii="Calibri" w:hAnsi="Calibri"/>
          <w:b/>
          <w:bCs/>
          <w:i/>
          <w:iCs/>
          <w:color w:val="000000"/>
          <w:sz w:val="24"/>
        </w:rPr>
        <w:t>n</w:t>
      </w:r>
      <w:r>
        <w:rPr>
          <w:rFonts w:eastAsia="Calibri" w:cs="Calibri" w:ascii="Calibri" w:hAnsi="Calibri"/>
          <w:b/>
          <w:bCs/>
          <w:i/>
          <w:iCs/>
          <w:color w:val="000000"/>
          <w:spacing w:val="1"/>
          <w:sz w:val="24"/>
        </w:rPr>
        <w:t>f</w:t>
      </w:r>
      <w:r>
        <w:rPr>
          <w:rFonts w:eastAsia="Calibri" w:cs="Calibri" w:ascii="Calibri" w:hAnsi="Calibri"/>
          <w:b/>
          <w:bCs/>
          <w:i/>
          <w:iCs/>
          <w:color w:val="000000"/>
          <w:sz w:val="24"/>
        </w:rPr>
        <w:t>orm</w:t>
      </w:r>
      <w:r>
        <w:rPr>
          <w:rFonts w:eastAsia="Calibri" w:cs="Calibri" w:ascii="Calibri" w:hAnsi="Calibri"/>
          <w:b/>
          <w:bCs/>
          <w:i/>
          <w:iCs/>
          <w:color w:val="000000"/>
          <w:spacing w:val="-1"/>
          <w:sz w:val="24"/>
        </w:rPr>
        <w:t xml:space="preserve"> </w:t>
      </w:r>
      <w:r>
        <w:rPr>
          <w:rFonts w:eastAsia="Calibri" w:cs="Calibri" w:ascii="Calibri" w:hAnsi="Calibri"/>
          <w:b/>
          <w:bCs/>
          <w:i/>
          <w:iCs/>
          <w:color w:val="000000"/>
          <w:spacing w:val="-2"/>
          <w:sz w:val="24"/>
        </w:rPr>
        <w:t>t</w:t>
      </w:r>
      <w:r>
        <w:rPr>
          <w:rFonts w:eastAsia="Calibri" w:cs="Calibri" w:ascii="Calibri" w:hAnsi="Calibri"/>
          <w:b/>
          <w:bCs/>
          <w:i/>
          <w:iCs/>
          <w:color w:val="000000"/>
          <w:sz w:val="24"/>
        </w:rPr>
        <w:t>he p</w:t>
      </w:r>
      <w:r>
        <w:rPr>
          <w:rFonts w:eastAsia="Calibri" w:cs="Calibri" w:ascii="Calibri" w:hAnsi="Calibri"/>
          <w:b/>
          <w:bCs/>
          <w:i/>
          <w:iCs/>
          <w:color w:val="000000"/>
          <w:spacing w:val="-1"/>
          <w:sz w:val="24"/>
        </w:rPr>
        <w:t>a</w:t>
      </w:r>
      <w:r>
        <w:rPr>
          <w:rFonts w:eastAsia="Calibri" w:cs="Calibri" w:ascii="Calibri" w:hAnsi="Calibri"/>
          <w:b/>
          <w:bCs/>
          <w:i/>
          <w:iCs/>
          <w:color w:val="000000"/>
          <w:sz w:val="24"/>
        </w:rPr>
        <w:t>t</w:t>
      </w:r>
      <w:r>
        <w:rPr>
          <w:rFonts w:eastAsia="Calibri" w:cs="Calibri" w:ascii="Calibri" w:hAnsi="Calibri"/>
          <w:b/>
          <w:bCs/>
          <w:i/>
          <w:iCs/>
          <w:color w:val="000000"/>
          <w:spacing w:val="2"/>
          <w:sz w:val="24"/>
        </w:rPr>
        <w:t>i</w:t>
      </w:r>
      <w:r>
        <w:rPr>
          <w:rFonts w:eastAsia="Calibri" w:cs="Calibri" w:ascii="Calibri" w:hAnsi="Calibri"/>
          <w:b/>
          <w:bCs/>
          <w:i/>
          <w:iCs/>
          <w:color w:val="000000"/>
          <w:sz w:val="24"/>
        </w:rPr>
        <w:t>e</w:t>
      </w:r>
      <w:r>
        <w:rPr>
          <w:rFonts w:eastAsia="Calibri" w:cs="Calibri" w:ascii="Calibri" w:hAnsi="Calibri"/>
          <w:b/>
          <w:bCs/>
          <w:i/>
          <w:iCs/>
          <w:color w:val="000000"/>
          <w:spacing w:val="-2"/>
          <w:sz w:val="24"/>
        </w:rPr>
        <w:t>n</w:t>
      </w:r>
      <w:r>
        <w:rPr>
          <w:rFonts w:eastAsia="Calibri" w:cs="Calibri" w:ascii="Calibri" w:hAnsi="Calibri"/>
          <w:b/>
          <w:bCs/>
          <w:i/>
          <w:iCs/>
          <w:color w:val="000000"/>
          <w:sz w:val="24"/>
        </w:rPr>
        <w:t>t</w:t>
      </w:r>
      <w:r>
        <w:rPr>
          <w:rFonts w:eastAsia="Calibri" w:cs="Calibri" w:ascii="Calibri" w:hAnsi="Calibri"/>
          <w:b/>
          <w:bCs/>
          <w:i/>
          <w:iCs/>
          <w:color w:val="000000"/>
          <w:spacing w:val="2"/>
          <w:sz w:val="24"/>
        </w:rPr>
        <w:t xml:space="preserve"> </w:t>
      </w:r>
      <w:r>
        <w:rPr>
          <w:rFonts w:eastAsia="Calibri" w:cs="Calibri" w:ascii="Calibri" w:hAnsi="Calibri"/>
          <w:b/>
          <w:bCs/>
          <w:i/>
          <w:iCs/>
          <w:color w:val="000000"/>
          <w:spacing w:val="-2"/>
          <w:sz w:val="24"/>
        </w:rPr>
        <w:t>o</w:t>
      </w:r>
      <w:r>
        <w:rPr>
          <w:rFonts w:eastAsia="Calibri" w:cs="Calibri" w:ascii="Calibri" w:hAnsi="Calibri"/>
          <w:b/>
          <w:bCs/>
          <w:i/>
          <w:iCs/>
          <w:color w:val="000000"/>
          <w:sz w:val="24"/>
        </w:rPr>
        <w:t>f</w:t>
      </w:r>
      <w:r>
        <w:rPr>
          <w:rFonts w:eastAsia="Calibri" w:cs="Calibri" w:ascii="Calibri" w:hAnsi="Calibri"/>
          <w:b/>
          <w:bCs/>
          <w:i/>
          <w:iCs/>
          <w:color w:val="000000"/>
          <w:spacing w:val="1"/>
          <w:sz w:val="24"/>
        </w:rPr>
        <w:t xml:space="preserve"> </w:t>
      </w:r>
      <w:r>
        <w:rPr>
          <w:rFonts w:eastAsia="Calibri" w:cs="Calibri" w:ascii="Calibri" w:hAnsi="Calibri"/>
          <w:b/>
          <w:bCs/>
          <w:i/>
          <w:iCs/>
          <w:color w:val="000000"/>
          <w:spacing w:val="-2"/>
          <w:sz w:val="24"/>
        </w:rPr>
        <w:t>h</w:t>
      </w:r>
      <w:r>
        <w:rPr>
          <w:rFonts w:eastAsia="Calibri" w:cs="Calibri" w:ascii="Calibri" w:hAnsi="Calibri"/>
          <w:b/>
          <w:bCs/>
          <w:i/>
          <w:iCs/>
          <w:color w:val="000000"/>
          <w:spacing w:val="1"/>
          <w:sz w:val="24"/>
        </w:rPr>
        <w:t>i</w:t>
      </w:r>
      <w:r>
        <w:rPr>
          <w:rFonts w:eastAsia="Calibri" w:cs="Calibri" w:ascii="Calibri" w:hAnsi="Calibri"/>
          <w:b/>
          <w:bCs/>
          <w:i/>
          <w:iCs/>
          <w:color w:val="000000"/>
          <w:spacing w:val="-1"/>
          <w:sz w:val="24"/>
        </w:rPr>
        <w:t>s/</w:t>
      </w:r>
      <w:r>
        <w:rPr>
          <w:rFonts w:eastAsia="Calibri" w:cs="Calibri" w:ascii="Calibri" w:hAnsi="Calibri"/>
          <w:b/>
          <w:bCs/>
          <w:i/>
          <w:iCs/>
          <w:color w:val="000000"/>
          <w:sz w:val="24"/>
        </w:rPr>
        <w:t>her ri</w:t>
      </w:r>
      <w:r>
        <w:rPr>
          <w:rFonts w:eastAsia="Calibri" w:cs="Calibri" w:ascii="Calibri" w:hAnsi="Calibri"/>
          <w:b/>
          <w:bCs/>
          <w:i/>
          <w:iCs/>
          <w:color w:val="000000"/>
          <w:spacing w:val="1"/>
          <w:sz w:val="24"/>
        </w:rPr>
        <w:t>g</w:t>
      </w:r>
      <w:r>
        <w:rPr>
          <w:rFonts w:eastAsia="Calibri" w:cs="Calibri" w:ascii="Calibri" w:hAnsi="Calibri"/>
          <w:b/>
          <w:bCs/>
          <w:i/>
          <w:iCs/>
          <w:color w:val="000000"/>
          <w:sz w:val="24"/>
        </w:rPr>
        <w:t>ht</w:t>
      </w:r>
      <w:r>
        <w:rPr>
          <w:rFonts w:eastAsia="Calibri" w:cs="Calibri" w:ascii="Calibri" w:hAnsi="Calibri"/>
          <w:b/>
          <w:bCs/>
          <w:i/>
          <w:iCs/>
          <w:color w:val="000000"/>
          <w:spacing w:val="-1"/>
          <w:sz w:val="24"/>
        </w:rPr>
        <w:t xml:space="preserve"> </w:t>
      </w:r>
      <w:r>
        <w:rPr>
          <w:rFonts w:eastAsia="Calibri" w:cs="Calibri" w:ascii="Calibri" w:hAnsi="Calibri"/>
          <w:b/>
          <w:bCs/>
          <w:i/>
          <w:iCs/>
          <w:color w:val="000000"/>
          <w:sz w:val="24"/>
        </w:rPr>
        <w:t>to</w:t>
      </w:r>
      <w:r>
        <w:rPr>
          <w:rFonts w:eastAsia="Calibri" w:cs="Calibri" w:ascii="Calibri" w:hAnsi="Calibri"/>
          <w:b/>
          <w:bCs/>
          <w:i/>
          <w:iCs/>
          <w:color w:val="000000"/>
          <w:spacing w:val="2"/>
          <w:sz w:val="24"/>
        </w:rPr>
        <w:t xml:space="preserve"> </w:t>
      </w:r>
      <w:r>
        <w:rPr>
          <w:rFonts w:eastAsia="Calibri" w:cs="Calibri" w:ascii="Calibri" w:hAnsi="Calibri"/>
          <w:b/>
          <w:bCs/>
          <w:i/>
          <w:iCs/>
          <w:color w:val="000000"/>
          <w:sz w:val="24"/>
        </w:rPr>
        <w:t>expre</w:t>
      </w:r>
      <w:r>
        <w:rPr>
          <w:rFonts w:eastAsia="Calibri" w:cs="Calibri" w:ascii="Calibri" w:hAnsi="Calibri"/>
          <w:b/>
          <w:bCs/>
          <w:i/>
          <w:iCs/>
          <w:color w:val="000000"/>
          <w:spacing w:val="-1"/>
          <w:sz w:val="24"/>
        </w:rPr>
        <w:t>s</w:t>
      </w:r>
      <w:r>
        <w:rPr>
          <w:rFonts w:eastAsia="Calibri" w:cs="Calibri" w:ascii="Calibri" w:hAnsi="Calibri"/>
          <w:b/>
          <w:bCs/>
          <w:i/>
          <w:iCs/>
          <w:color w:val="000000"/>
          <w:sz w:val="24"/>
        </w:rPr>
        <w:t>s h</w:t>
      </w:r>
      <w:r>
        <w:rPr>
          <w:rFonts w:eastAsia="Calibri" w:cs="Calibri" w:ascii="Calibri" w:hAnsi="Calibri"/>
          <w:b/>
          <w:bCs/>
          <w:i/>
          <w:iCs/>
          <w:color w:val="000000"/>
          <w:spacing w:val="1"/>
          <w:sz w:val="24"/>
        </w:rPr>
        <w:t>i</w:t>
      </w:r>
      <w:r>
        <w:rPr>
          <w:rFonts w:eastAsia="Calibri" w:cs="Calibri" w:ascii="Calibri" w:hAnsi="Calibri"/>
          <w:b/>
          <w:bCs/>
          <w:i/>
          <w:iCs/>
          <w:color w:val="000000"/>
          <w:spacing w:val="-3"/>
          <w:sz w:val="24"/>
        </w:rPr>
        <w:t>s</w:t>
      </w:r>
      <w:r>
        <w:rPr>
          <w:rFonts w:eastAsia="Calibri" w:cs="Calibri" w:ascii="Calibri" w:hAnsi="Calibri"/>
          <w:b/>
          <w:bCs/>
          <w:i/>
          <w:iCs/>
          <w:color w:val="000000"/>
          <w:spacing w:val="-1"/>
          <w:sz w:val="24"/>
        </w:rPr>
        <w:t>/</w:t>
      </w:r>
      <w:r>
        <w:rPr>
          <w:rFonts w:eastAsia="Calibri" w:cs="Calibri" w:ascii="Calibri" w:hAnsi="Calibri"/>
          <w:b/>
          <w:bCs/>
          <w:i/>
          <w:iCs/>
          <w:color w:val="000000"/>
          <w:sz w:val="24"/>
        </w:rPr>
        <w:t>her co</w:t>
      </w:r>
      <w:r>
        <w:rPr>
          <w:rFonts w:eastAsia="Calibri" w:cs="Calibri" w:ascii="Calibri" w:hAnsi="Calibri"/>
          <w:b/>
          <w:bCs/>
          <w:i/>
          <w:iCs/>
          <w:color w:val="000000"/>
          <w:spacing w:val="1"/>
          <w:sz w:val="24"/>
        </w:rPr>
        <w:t>n</w:t>
      </w:r>
      <w:r>
        <w:rPr>
          <w:rFonts w:eastAsia="Calibri" w:cs="Calibri" w:ascii="Calibri" w:hAnsi="Calibri"/>
          <w:b/>
          <w:bCs/>
          <w:i/>
          <w:iCs/>
          <w:color w:val="000000"/>
          <w:sz w:val="24"/>
        </w:rPr>
        <w:t>c</w:t>
      </w:r>
      <w:r>
        <w:rPr>
          <w:rFonts w:eastAsia="Calibri" w:cs="Calibri" w:ascii="Calibri" w:hAnsi="Calibri"/>
          <w:b/>
          <w:bCs/>
          <w:i/>
          <w:iCs/>
          <w:color w:val="000000"/>
          <w:spacing w:val="-1"/>
          <w:sz w:val="24"/>
        </w:rPr>
        <w:t>e</w:t>
      </w:r>
      <w:r>
        <w:rPr>
          <w:rFonts w:eastAsia="Calibri" w:cs="Calibri" w:ascii="Calibri" w:hAnsi="Calibri"/>
          <w:b/>
          <w:bCs/>
          <w:i/>
          <w:iCs/>
          <w:color w:val="000000"/>
          <w:sz w:val="24"/>
        </w:rPr>
        <w:t>rn</w:t>
      </w:r>
      <w:r>
        <w:rPr>
          <w:rFonts w:eastAsia="Calibri" w:cs="Calibri" w:ascii="Calibri" w:hAnsi="Calibri"/>
          <w:b/>
          <w:bCs/>
          <w:i/>
          <w:iCs/>
          <w:color w:val="000000"/>
          <w:spacing w:val="1"/>
          <w:sz w:val="24"/>
        </w:rPr>
        <w:t xml:space="preserve"> </w:t>
      </w:r>
      <w:r>
        <w:rPr>
          <w:rFonts w:eastAsia="Calibri" w:cs="Calibri" w:ascii="Calibri" w:hAnsi="Calibri"/>
          <w:b/>
          <w:bCs/>
          <w:i/>
          <w:iCs/>
          <w:color w:val="000000"/>
          <w:sz w:val="24"/>
        </w:rPr>
        <w:t>or co</w:t>
      </w:r>
      <w:r>
        <w:rPr>
          <w:rFonts w:eastAsia="Calibri" w:cs="Calibri" w:ascii="Calibri" w:hAnsi="Calibri"/>
          <w:b/>
          <w:bCs/>
          <w:i/>
          <w:iCs/>
          <w:color w:val="000000"/>
          <w:spacing w:val="-1"/>
          <w:sz w:val="24"/>
        </w:rPr>
        <w:t>m</w:t>
      </w:r>
      <w:r>
        <w:rPr>
          <w:rFonts w:eastAsia="Calibri" w:cs="Calibri" w:ascii="Calibri" w:hAnsi="Calibri"/>
          <w:b/>
          <w:bCs/>
          <w:i/>
          <w:iCs/>
          <w:color w:val="000000"/>
          <w:sz w:val="24"/>
        </w:rPr>
        <w:t>p</w:t>
      </w:r>
      <w:r>
        <w:rPr>
          <w:rFonts w:eastAsia="Calibri" w:cs="Calibri" w:ascii="Calibri" w:hAnsi="Calibri"/>
          <w:b/>
          <w:bCs/>
          <w:i/>
          <w:iCs/>
          <w:color w:val="000000"/>
          <w:spacing w:val="1"/>
          <w:sz w:val="24"/>
        </w:rPr>
        <w:t>l</w:t>
      </w:r>
      <w:r>
        <w:rPr>
          <w:rFonts w:eastAsia="Calibri" w:cs="Calibri" w:ascii="Calibri" w:hAnsi="Calibri"/>
          <w:b/>
          <w:bCs/>
          <w:i/>
          <w:iCs/>
          <w:color w:val="000000"/>
          <w:spacing w:val="-2"/>
          <w:sz w:val="24"/>
        </w:rPr>
        <w:t>a</w:t>
      </w:r>
      <w:r>
        <w:rPr>
          <w:rFonts w:eastAsia="Calibri" w:cs="Calibri" w:ascii="Calibri" w:hAnsi="Calibri"/>
          <w:b/>
          <w:bCs/>
          <w:i/>
          <w:iCs/>
          <w:color w:val="000000"/>
          <w:spacing w:val="-1"/>
          <w:sz w:val="24"/>
        </w:rPr>
        <w:t>i</w:t>
      </w:r>
      <w:r>
        <w:rPr>
          <w:rFonts w:eastAsia="Calibri" w:cs="Calibri" w:ascii="Calibri" w:hAnsi="Calibri"/>
          <w:b/>
          <w:bCs/>
          <w:i/>
          <w:iCs/>
          <w:color w:val="000000"/>
          <w:sz w:val="24"/>
        </w:rPr>
        <w:t>n e</w:t>
      </w:r>
      <w:r>
        <w:rPr>
          <w:rFonts w:eastAsia="Calibri" w:cs="Calibri" w:ascii="Calibri" w:hAnsi="Calibri"/>
          <w:b/>
          <w:bCs/>
          <w:i/>
          <w:iCs/>
          <w:color w:val="000000"/>
          <w:spacing w:val="1"/>
          <w:sz w:val="24"/>
        </w:rPr>
        <w:t>i</w:t>
      </w:r>
      <w:r>
        <w:rPr>
          <w:rFonts w:eastAsia="Calibri" w:cs="Calibri" w:ascii="Calibri" w:hAnsi="Calibri"/>
          <w:b/>
          <w:bCs/>
          <w:i/>
          <w:iCs/>
          <w:color w:val="000000"/>
          <w:sz w:val="24"/>
        </w:rPr>
        <w:t>t</w:t>
      </w:r>
      <w:r>
        <w:rPr>
          <w:rFonts w:eastAsia="Calibri" w:cs="Calibri" w:ascii="Calibri" w:hAnsi="Calibri"/>
          <w:b/>
          <w:bCs/>
          <w:i/>
          <w:iCs/>
          <w:color w:val="000000"/>
          <w:spacing w:val="1"/>
          <w:sz w:val="24"/>
        </w:rPr>
        <w:t>h</w:t>
      </w:r>
      <w:r>
        <w:rPr>
          <w:rFonts w:eastAsia="Calibri" w:cs="Calibri" w:ascii="Calibri" w:hAnsi="Calibri"/>
          <w:b/>
          <w:bCs/>
          <w:i/>
          <w:iCs/>
          <w:color w:val="000000"/>
          <w:sz w:val="24"/>
        </w:rPr>
        <w:t>er verb</w:t>
      </w:r>
      <w:r>
        <w:rPr>
          <w:rFonts w:eastAsia="Calibri" w:cs="Calibri" w:ascii="Calibri" w:hAnsi="Calibri"/>
          <w:b/>
          <w:bCs/>
          <w:i/>
          <w:iCs/>
          <w:color w:val="000000"/>
          <w:spacing w:val="-2"/>
          <w:sz w:val="24"/>
        </w:rPr>
        <w:t>a</w:t>
      </w:r>
      <w:r>
        <w:rPr>
          <w:rFonts w:eastAsia="Calibri" w:cs="Calibri" w:ascii="Calibri" w:hAnsi="Calibri"/>
          <w:b/>
          <w:bCs/>
          <w:i/>
          <w:iCs/>
          <w:color w:val="000000"/>
          <w:spacing w:val="1"/>
          <w:sz w:val="24"/>
        </w:rPr>
        <w:t>ll</w:t>
      </w:r>
      <w:r>
        <w:rPr>
          <w:rFonts w:eastAsia="Calibri" w:cs="Calibri" w:ascii="Calibri" w:hAnsi="Calibri"/>
          <w:b/>
          <w:bCs/>
          <w:i/>
          <w:iCs/>
          <w:color w:val="000000"/>
          <w:sz w:val="24"/>
        </w:rPr>
        <w:t>y</w:t>
      </w:r>
      <w:r>
        <w:rPr>
          <w:rFonts w:eastAsia="Calibri" w:cs="Calibri" w:ascii="Calibri" w:hAnsi="Calibri"/>
          <w:b/>
          <w:bCs/>
          <w:i/>
          <w:iCs/>
          <w:color w:val="000000"/>
          <w:spacing w:val="-1"/>
          <w:sz w:val="24"/>
        </w:rPr>
        <w:t xml:space="preserve"> </w:t>
      </w:r>
      <w:r>
        <w:rPr>
          <w:rFonts w:eastAsia="Calibri" w:cs="Calibri" w:ascii="Calibri" w:hAnsi="Calibri"/>
          <w:b/>
          <w:bCs/>
          <w:i/>
          <w:iCs/>
          <w:color w:val="000000"/>
          <w:sz w:val="24"/>
        </w:rPr>
        <w:t xml:space="preserve">or </w:t>
      </w:r>
      <w:r>
        <w:rPr>
          <w:rFonts w:eastAsia="Calibri" w:cs="Calibri" w:ascii="Calibri" w:hAnsi="Calibri"/>
          <w:b/>
          <w:bCs/>
          <w:i/>
          <w:iCs/>
          <w:color w:val="000000"/>
          <w:spacing w:val="-1"/>
          <w:sz w:val="24"/>
        </w:rPr>
        <w:t>i</w:t>
      </w:r>
      <w:r>
        <w:rPr>
          <w:rFonts w:eastAsia="Calibri" w:cs="Calibri" w:ascii="Calibri" w:hAnsi="Calibri"/>
          <w:b/>
          <w:bCs/>
          <w:i/>
          <w:iCs/>
          <w:color w:val="000000"/>
          <w:sz w:val="24"/>
        </w:rPr>
        <w:t>n</w:t>
      </w:r>
      <w:r>
        <w:rPr>
          <w:rFonts w:eastAsia="Calibri" w:cs="Calibri" w:ascii="Calibri" w:hAnsi="Calibri"/>
          <w:b/>
          <w:bCs/>
          <w:i/>
          <w:iCs/>
          <w:color w:val="000000"/>
          <w:spacing w:val="1"/>
          <w:sz w:val="24"/>
        </w:rPr>
        <w:t xml:space="preserve"> w</w:t>
      </w:r>
      <w:r>
        <w:rPr>
          <w:rFonts w:eastAsia="Calibri" w:cs="Calibri" w:ascii="Calibri" w:hAnsi="Calibri"/>
          <w:b/>
          <w:bCs/>
          <w:i/>
          <w:iCs/>
          <w:color w:val="000000"/>
          <w:spacing w:val="-3"/>
          <w:sz w:val="24"/>
        </w:rPr>
        <w:t>r</w:t>
      </w:r>
      <w:r>
        <w:rPr>
          <w:rFonts w:eastAsia="Calibri" w:cs="Calibri" w:ascii="Calibri" w:hAnsi="Calibri"/>
          <w:b/>
          <w:bCs/>
          <w:i/>
          <w:iCs/>
          <w:color w:val="000000"/>
          <w:spacing w:val="1"/>
          <w:sz w:val="24"/>
        </w:rPr>
        <w:t>i</w:t>
      </w:r>
      <w:r>
        <w:rPr>
          <w:rFonts w:eastAsia="Calibri" w:cs="Calibri" w:ascii="Calibri" w:hAnsi="Calibri"/>
          <w:b/>
          <w:bCs/>
          <w:i/>
          <w:iCs/>
          <w:color w:val="000000"/>
          <w:spacing w:val="-2"/>
          <w:sz w:val="24"/>
        </w:rPr>
        <w:t>t</w:t>
      </w:r>
      <w:r>
        <w:rPr>
          <w:rFonts w:eastAsia="Calibri" w:cs="Calibri" w:ascii="Calibri" w:hAnsi="Calibri"/>
          <w:b/>
          <w:bCs/>
          <w:i/>
          <w:iCs/>
          <w:color w:val="000000"/>
          <w:spacing w:val="1"/>
          <w:sz w:val="24"/>
        </w:rPr>
        <w:t>i</w:t>
      </w:r>
      <w:r>
        <w:rPr>
          <w:rFonts w:eastAsia="Calibri" w:cs="Calibri" w:ascii="Calibri" w:hAnsi="Calibri"/>
          <w:b/>
          <w:bCs/>
          <w:i/>
          <w:iCs/>
          <w:color w:val="000000"/>
          <w:sz w:val="24"/>
        </w:rPr>
        <w:t>ng.</w:t>
      </w:r>
    </w:p>
    <w:p>
      <w:pPr>
        <w:pStyle w:val="Normal"/>
        <w:widowControl w:val="false"/>
        <w:spacing w:before="0" w:after="0"/>
        <w:rPr>
          <w:rFonts w:ascii="Calibri" w:hAnsi="Calibri" w:eastAsia="Calibri" w:cs="Calibri"/>
          <w:color w:val="000000"/>
        </w:rPr>
      </w:pPr>
      <w:r>
        <w:rPr>
          <w:rFonts w:eastAsia="Calibri" w:cs="Calibri" w:ascii="Calibri" w:hAnsi="Calibri"/>
          <w:color w:val="000000"/>
        </w:rPr>
      </w:r>
    </w:p>
    <w:p>
      <w:pPr>
        <w:pStyle w:val="Normal"/>
        <w:widowControl w:val="false"/>
        <w:spacing w:before="0" w:after="0"/>
        <w:ind w:end="568"/>
        <w:rPr>
          <w:rFonts w:ascii="Calibri" w:hAnsi="Calibri" w:eastAsia="Calibri" w:cs="Calibri"/>
          <w:color w:val="000000"/>
          <w:sz w:val="24"/>
        </w:rPr>
      </w:pPr>
      <w:r>
        <w:rPr>
          <w:rFonts w:eastAsia="Calibri" w:cs="Calibri" w:ascii="Calibri" w:hAnsi="Calibri"/>
          <w:color w:val="000000"/>
          <w:spacing w:val="1"/>
          <w:szCs w:val="21"/>
        </w:rPr>
        <w:t>4</w:t>
      </w:r>
      <w:r>
        <w:rPr>
          <w:rFonts w:eastAsia="Calibri" w:cs="Calibri" w:ascii="Calibri" w:hAnsi="Calibri"/>
          <w:color w:val="000000"/>
          <w:szCs w:val="21"/>
        </w:rPr>
        <w:t xml:space="preserve">.2        </w:t>
      </w:r>
      <w:r>
        <w:rPr>
          <w:rFonts w:eastAsia="Calibri" w:cs="Calibri" w:ascii="Calibri" w:hAnsi="Calibri"/>
          <w:color w:val="000000"/>
          <w:spacing w:val="19"/>
          <w:szCs w:val="21"/>
        </w:rPr>
        <w:t xml:space="preserve"> </w:t>
      </w:r>
      <w:r>
        <w:rPr>
          <w:rFonts w:eastAsia="Calibri" w:cs="Calibri" w:ascii="Calibri" w:hAnsi="Calibri"/>
          <w:color w:val="000000"/>
          <w:sz w:val="24"/>
        </w:rPr>
        <w:t>T</w:t>
      </w:r>
      <w:r>
        <w:rPr>
          <w:rFonts w:eastAsia="Calibri" w:cs="Calibri" w:ascii="Calibri" w:hAnsi="Calibri"/>
          <w:color w:val="000000"/>
          <w:spacing w:val="1"/>
          <w:sz w:val="24"/>
        </w:rPr>
        <w:t>h</w:t>
      </w:r>
      <w:r>
        <w:rPr>
          <w:rFonts w:eastAsia="Calibri" w:cs="Calibri" w:ascii="Calibri" w:hAnsi="Calibri"/>
          <w:color w:val="000000"/>
          <w:sz w:val="24"/>
        </w:rPr>
        <w:t>is</w:t>
      </w:r>
      <w:r>
        <w:rPr>
          <w:rFonts w:eastAsia="Calibri" w:cs="Calibri" w:ascii="Calibri" w:hAnsi="Calibri"/>
          <w:color w:val="000000"/>
          <w:spacing w:val="3"/>
          <w:sz w:val="24"/>
        </w:rPr>
        <w:t xml:space="preserve"> </w:t>
      </w:r>
      <w:r>
        <w:rPr>
          <w:rFonts w:eastAsia="Calibri" w:cs="Calibri" w:ascii="Calibri" w:hAnsi="Calibri"/>
          <w:color w:val="000000"/>
          <w:sz w:val="24"/>
        </w:rPr>
        <w:t>s</w:t>
      </w:r>
      <w:r>
        <w:rPr>
          <w:rFonts w:eastAsia="Calibri" w:cs="Calibri" w:ascii="Calibri" w:hAnsi="Calibri"/>
          <w:color w:val="000000"/>
          <w:spacing w:val="1"/>
          <w:sz w:val="24"/>
        </w:rPr>
        <w:t>h</w:t>
      </w:r>
      <w:r>
        <w:rPr>
          <w:rFonts w:eastAsia="Calibri" w:cs="Calibri" w:ascii="Calibri" w:hAnsi="Calibri"/>
          <w:color w:val="000000"/>
          <w:sz w:val="24"/>
        </w:rPr>
        <w:t>all</w:t>
      </w:r>
      <w:r>
        <w:rPr>
          <w:rFonts w:eastAsia="Calibri" w:cs="Calibri" w:ascii="Calibri" w:hAnsi="Calibri"/>
          <w:color w:val="000000"/>
          <w:spacing w:val="1"/>
          <w:sz w:val="24"/>
        </w:rPr>
        <w:t xml:space="preserve"> b</w:t>
      </w:r>
      <w:r>
        <w:rPr>
          <w:rFonts w:eastAsia="Calibri" w:cs="Calibri" w:ascii="Calibri" w:hAnsi="Calibri"/>
          <w:color w:val="000000"/>
          <w:sz w:val="24"/>
        </w:rPr>
        <w:t>e</w:t>
      </w:r>
      <w:r>
        <w:rPr>
          <w:rFonts w:eastAsia="Calibri" w:cs="Calibri" w:ascii="Calibri" w:hAnsi="Calibri"/>
          <w:color w:val="000000"/>
          <w:spacing w:val="4"/>
          <w:sz w:val="24"/>
        </w:rPr>
        <w:t xml:space="preserve"> </w:t>
      </w:r>
      <w:r>
        <w:rPr>
          <w:rFonts w:eastAsia="Calibri" w:cs="Calibri" w:ascii="Calibri" w:hAnsi="Calibri"/>
          <w:color w:val="000000"/>
          <w:spacing w:val="1"/>
          <w:sz w:val="24"/>
        </w:rPr>
        <w:t>d</w:t>
      </w:r>
      <w:r>
        <w:rPr>
          <w:rFonts w:eastAsia="Calibri" w:cs="Calibri" w:ascii="Calibri" w:hAnsi="Calibri"/>
          <w:color w:val="000000"/>
          <w:spacing w:val="-2"/>
          <w:sz w:val="24"/>
        </w:rPr>
        <w:t>o</w:t>
      </w:r>
      <w:r>
        <w:rPr>
          <w:rFonts w:eastAsia="Calibri" w:cs="Calibri" w:ascii="Calibri" w:hAnsi="Calibri"/>
          <w:color w:val="000000"/>
          <w:spacing w:val="1"/>
          <w:sz w:val="24"/>
        </w:rPr>
        <w:t>n</w:t>
      </w:r>
      <w:r>
        <w:rPr>
          <w:rFonts w:eastAsia="Calibri" w:cs="Calibri" w:ascii="Calibri" w:hAnsi="Calibri"/>
          <w:color w:val="000000"/>
          <w:sz w:val="24"/>
        </w:rPr>
        <w:t>e</w:t>
      </w:r>
      <w:r>
        <w:rPr>
          <w:rFonts w:eastAsia="Calibri" w:cs="Calibri" w:ascii="Calibri" w:hAnsi="Calibri"/>
          <w:color w:val="000000"/>
          <w:spacing w:val="1"/>
          <w:sz w:val="24"/>
        </w:rPr>
        <w:t xml:space="preserve"> b</w:t>
      </w:r>
      <w:r>
        <w:rPr>
          <w:rFonts w:eastAsia="Calibri" w:cs="Calibri" w:ascii="Calibri" w:hAnsi="Calibri"/>
          <w:color w:val="000000"/>
          <w:sz w:val="24"/>
        </w:rPr>
        <w:t>y</w:t>
      </w:r>
      <w:r>
        <w:rPr>
          <w:rFonts w:eastAsia="Calibri" w:cs="Calibri" w:ascii="Calibri" w:hAnsi="Calibri"/>
          <w:color w:val="000000"/>
          <w:spacing w:val="2"/>
          <w:sz w:val="24"/>
        </w:rPr>
        <w:t xml:space="preserve"> </w:t>
      </w:r>
      <w:r>
        <w:rPr>
          <w:rFonts w:eastAsia="Calibri" w:cs="Calibri" w:ascii="Calibri" w:hAnsi="Calibri"/>
          <w:color w:val="000000"/>
          <w:spacing w:val="-1"/>
          <w:sz w:val="24"/>
        </w:rPr>
        <w:t>c</w:t>
      </w:r>
      <w:r>
        <w:rPr>
          <w:rFonts w:eastAsia="Calibri" w:cs="Calibri" w:ascii="Calibri" w:hAnsi="Calibri"/>
          <w:color w:val="000000"/>
          <w:sz w:val="24"/>
        </w:rPr>
        <w:t>le</w:t>
      </w:r>
      <w:r>
        <w:rPr>
          <w:rFonts w:eastAsia="Calibri" w:cs="Calibri" w:ascii="Calibri" w:hAnsi="Calibri"/>
          <w:color w:val="000000"/>
          <w:spacing w:val="1"/>
          <w:sz w:val="24"/>
        </w:rPr>
        <w:t>a</w:t>
      </w:r>
      <w:r>
        <w:rPr>
          <w:rFonts w:eastAsia="Calibri" w:cs="Calibri" w:ascii="Calibri" w:hAnsi="Calibri"/>
          <w:color w:val="000000"/>
          <w:sz w:val="24"/>
        </w:rPr>
        <w:t>rly</w:t>
      </w:r>
      <w:r>
        <w:rPr>
          <w:rFonts w:eastAsia="Calibri" w:cs="Calibri" w:ascii="Calibri" w:hAnsi="Calibri"/>
          <w:color w:val="000000"/>
          <w:spacing w:val="3"/>
          <w:sz w:val="24"/>
        </w:rPr>
        <w:t xml:space="preserve"> </w:t>
      </w:r>
      <w:r>
        <w:rPr>
          <w:rFonts w:eastAsia="Calibri" w:cs="Calibri" w:ascii="Calibri" w:hAnsi="Calibri"/>
          <w:color w:val="000000"/>
          <w:spacing w:val="1"/>
          <w:sz w:val="24"/>
        </w:rPr>
        <w:t>d</w:t>
      </w:r>
      <w:r>
        <w:rPr>
          <w:rFonts w:eastAsia="Calibri" w:cs="Calibri" w:ascii="Calibri" w:hAnsi="Calibri"/>
          <w:color w:val="000000"/>
          <w:sz w:val="24"/>
        </w:rPr>
        <w:t>is</w:t>
      </w:r>
      <w:r>
        <w:rPr>
          <w:rFonts w:eastAsia="Calibri" w:cs="Calibri" w:ascii="Calibri" w:hAnsi="Calibri"/>
          <w:color w:val="000000"/>
          <w:spacing w:val="1"/>
          <w:sz w:val="24"/>
        </w:rPr>
        <w:t>p</w:t>
      </w:r>
      <w:r>
        <w:rPr>
          <w:rFonts w:eastAsia="Calibri" w:cs="Calibri" w:ascii="Calibri" w:hAnsi="Calibri"/>
          <w:color w:val="000000"/>
          <w:sz w:val="24"/>
        </w:rPr>
        <w:t>layi</w:t>
      </w:r>
      <w:r>
        <w:rPr>
          <w:rFonts w:eastAsia="Calibri" w:cs="Calibri" w:ascii="Calibri" w:hAnsi="Calibri"/>
          <w:color w:val="000000"/>
          <w:spacing w:val="1"/>
          <w:sz w:val="24"/>
        </w:rPr>
        <w:t>n</w:t>
      </w:r>
      <w:r>
        <w:rPr>
          <w:rFonts w:eastAsia="Calibri" w:cs="Calibri" w:ascii="Calibri" w:hAnsi="Calibri"/>
          <w:color w:val="000000"/>
          <w:sz w:val="24"/>
        </w:rPr>
        <w:t xml:space="preserve">g </w:t>
      </w:r>
      <w:r>
        <w:rPr>
          <w:rFonts w:eastAsia="Calibri" w:cs="Calibri" w:ascii="Calibri" w:hAnsi="Calibri"/>
          <w:color w:val="000000"/>
          <w:spacing w:val="1"/>
          <w:sz w:val="24"/>
        </w:rPr>
        <w:t>th</w:t>
      </w:r>
      <w:r>
        <w:rPr>
          <w:rFonts w:eastAsia="Calibri" w:cs="Calibri" w:ascii="Calibri" w:hAnsi="Calibri"/>
          <w:color w:val="000000"/>
          <w:sz w:val="24"/>
        </w:rPr>
        <w:t>e</w:t>
      </w:r>
      <w:r>
        <w:rPr>
          <w:rFonts w:eastAsia="Calibri" w:cs="Calibri" w:ascii="Calibri" w:hAnsi="Calibri"/>
          <w:color w:val="000000"/>
          <w:spacing w:val="1"/>
          <w:sz w:val="24"/>
        </w:rPr>
        <w:t xml:space="preserve"> f</w:t>
      </w:r>
      <w:r>
        <w:rPr>
          <w:rFonts w:eastAsia="Calibri" w:cs="Calibri" w:ascii="Calibri" w:hAnsi="Calibri"/>
          <w:color w:val="000000"/>
          <w:sz w:val="24"/>
        </w:rPr>
        <w:t>oll</w:t>
      </w:r>
      <w:r>
        <w:rPr>
          <w:rFonts w:eastAsia="Calibri" w:cs="Calibri" w:ascii="Calibri" w:hAnsi="Calibri"/>
          <w:color w:val="000000"/>
          <w:spacing w:val="-2"/>
          <w:sz w:val="24"/>
        </w:rPr>
        <w:t>o</w:t>
      </w:r>
      <w:r>
        <w:rPr>
          <w:rFonts w:eastAsia="Calibri" w:cs="Calibri" w:ascii="Calibri" w:hAnsi="Calibri"/>
          <w:color w:val="000000"/>
          <w:spacing w:val="-1"/>
          <w:sz w:val="24"/>
        </w:rPr>
        <w:t>w</w:t>
      </w:r>
      <w:r>
        <w:rPr>
          <w:rFonts w:eastAsia="Calibri" w:cs="Calibri" w:ascii="Calibri" w:hAnsi="Calibri"/>
          <w:color w:val="000000"/>
          <w:sz w:val="24"/>
        </w:rPr>
        <w:t>i</w:t>
      </w:r>
      <w:r>
        <w:rPr>
          <w:rFonts w:eastAsia="Calibri" w:cs="Calibri" w:ascii="Calibri" w:hAnsi="Calibri"/>
          <w:color w:val="000000"/>
          <w:spacing w:val="1"/>
          <w:sz w:val="24"/>
        </w:rPr>
        <w:t>n</w:t>
      </w:r>
      <w:r>
        <w:rPr>
          <w:rFonts w:eastAsia="Calibri" w:cs="Calibri" w:ascii="Calibri" w:hAnsi="Calibri"/>
          <w:color w:val="000000"/>
          <w:sz w:val="24"/>
        </w:rPr>
        <w:t>g</w:t>
      </w:r>
      <w:r>
        <w:rPr>
          <w:rFonts w:eastAsia="Calibri" w:cs="Calibri" w:ascii="Calibri" w:hAnsi="Calibri"/>
          <w:color w:val="000000"/>
          <w:spacing w:val="3"/>
          <w:sz w:val="24"/>
        </w:rPr>
        <w:t xml:space="preserve"> </w:t>
      </w:r>
      <w:r>
        <w:rPr>
          <w:rFonts w:eastAsia="Calibri" w:cs="Calibri" w:ascii="Calibri" w:hAnsi="Calibri"/>
          <w:color w:val="000000"/>
          <w:sz w:val="24"/>
        </w:rPr>
        <w:t>i</w:t>
      </w:r>
      <w:r>
        <w:rPr>
          <w:rFonts w:eastAsia="Calibri" w:cs="Calibri" w:ascii="Calibri" w:hAnsi="Calibri"/>
          <w:color w:val="000000"/>
          <w:spacing w:val="1"/>
          <w:sz w:val="24"/>
        </w:rPr>
        <w:t>nf</w:t>
      </w:r>
      <w:r>
        <w:rPr>
          <w:rFonts w:eastAsia="Calibri" w:cs="Calibri" w:ascii="Calibri" w:hAnsi="Calibri"/>
          <w:color w:val="000000"/>
          <w:sz w:val="24"/>
        </w:rPr>
        <w:t>orm</w:t>
      </w:r>
      <w:r>
        <w:rPr>
          <w:rFonts w:eastAsia="Calibri" w:cs="Calibri" w:ascii="Calibri" w:hAnsi="Calibri"/>
          <w:color w:val="000000"/>
          <w:spacing w:val="-2"/>
          <w:sz w:val="24"/>
        </w:rPr>
        <w:t>a</w:t>
      </w:r>
      <w:r>
        <w:rPr>
          <w:rFonts w:eastAsia="Calibri" w:cs="Calibri" w:ascii="Calibri" w:hAnsi="Calibri"/>
          <w:color w:val="000000"/>
          <w:spacing w:val="1"/>
          <w:sz w:val="24"/>
        </w:rPr>
        <w:t>t</w:t>
      </w:r>
      <w:r>
        <w:rPr>
          <w:rFonts w:eastAsia="Calibri" w:cs="Calibri" w:ascii="Calibri" w:hAnsi="Calibri"/>
          <w:color w:val="000000"/>
          <w:sz w:val="24"/>
        </w:rPr>
        <w:t>i</w:t>
      </w:r>
      <w:r>
        <w:rPr>
          <w:rFonts w:eastAsia="Calibri" w:cs="Calibri" w:ascii="Calibri" w:hAnsi="Calibri"/>
          <w:color w:val="000000"/>
          <w:spacing w:val="-2"/>
          <w:sz w:val="24"/>
        </w:rPr>
        <w:t>o</w:t>
      </w:r>
      <w:r>
        <w:rPr>
          <w:rFonts w:eastAsia="Calibri" w:cs="Calibri" w:ascii="Calibri" w:hAnsi="Calibri"/>
          <w:color w:val="000000"/>
          <w:spacing w:val="1"/>
          <w:sz w:val="24"/>
        </w:rPr>
        <w:t>n</w:t>
      </w:r>
      <w:r>
        <w:rPr>
          <w:rFonts w:eastAsia="Calibri" w:cs="Calibri" w:ascii="Calibri" w:hAnsi="Calibri"/>
          <w:color w:val="000000"/>
          <w:sz w:val="24"/>
        </w:rPr>
        <w:t>,</w:t>
      </w:r>
      <w:r>
        <w:rPr>
          <w:rFonts w:eastAsia="Calibri" w:cs="Calibri" w:ascii="Calibri" w:hAnsi="Calibri"/>
          <w:color w:val="000000"/>
          <w:spacing w:val="3"/>
          <w:sz w:val="24"/>
        </w:rPr>
        <w:t xml:space="preserve"> </w:t>
      </w:r>
      <w:r>
        <w:rPr>
          <w:rFonts w:eastAsia="Calibri" w:cs="Calibri" w:ascii="Calibri" w:hAnsi="Calibri"/>
          <w:color w:val="000000"/>
          <w:sz w:val="24"/>
        </w:rPr>
        <w:t>in</w:t>
      </w:r>
      <w:r>
        <w:rPr>
          <w:rFonts w:eastAsia="Calibri" w:cs="Calibri" w:ascii="Calibri" w:hAnsi="Calibri"/>
          <w:color w:val="000000"/>
          <w:spacing w:val="4"/>
          <w:sz w:val="24"/>
        </w:rPr>
        <w:t xml:space="preserve"> </w:t>
      </w:r>
      <w:r>
        <w:rPr>
          <w:rFonts w:eastAsia="Calibri" w:cs="Calibri" w:ascii="Calibri" w:hAnsi="Calibri"/>
          <w:color w:val="000000"/>
          <w:sz w:val="24"/>
        </w:rPr>
        <w:t>U</w:t>
      </w:r>
      <w:r>
        <w:rPr>
          <w:rFonts w:eastAsia="Calibri" w:cs="Calibri" w:ascii="Calibri" w:hAnsi="Calibri"/>
          <w:color w:val="000000"/>
          <w:spacing w:val="-2"/>
          <w:sz w:val="24"/>
        </w:rPr>
        <w:t>r</w:t>
      </w:r>
      <w:r>
        <w:rPr>
          <w:rFonts w:eastAsia="Calibri" w:cs="Calibri" w:ascii="Calibri" w:hAnsi="Calibri"/>
          <w:color w:val="000000"/>
          <w:spacing w:val="-1"/>
          <w:sz w:val="24"/>
        </w:rPr>
        <w:t>d</w:t>
      </w:r>
      <w:r>
        <w:rPr>
          <w:rFonts w:eastAsia="Calibri" w:cs="Calibri" w:ascii="Calibri" w:hAnsi="Calibri"/>
          <w:color w:val="000000"/>
          <w:spacing w:val="1"/>
          <w:sz w:val="24"/>
        </w:rPr>
        <w:t>u</w:t>
      </w:r>
      <w:r>
        <w:rPr>
          <w:rFonts w:eastAsia="Calibri" w:cs="Calibri" w:ascii="Calibri" w:hAnsi="Calibri"/>
          <w:color w:val="000000"/>
          <w:sz w:val="24"/>
        </w:rPr>
        <w:t>,</w:t>
      </w:r>
      <w:r>
        <w:rPr>
          <w:rFonts w:eastAsia="Calibri" w:cs="Calibri" w:ascii="Calibri" w:hAnsi="Calibri"/>
          <w:color w:val="000000"/>
          <w:spacing w:val="3"/>
          <w:sz w:val="24"/>
        </w:rPr>
        <w:t xml:space="preserve"> </w:t>
      </w:r>
      <w:r>
        <w:rPr>
          <w:rFonts w:eastAsia="Calibri" w:cs="Calibri" w:ascii="Calibri" w:hAnsi="Calibri"/>
          <w:color w:val="000000"/>
          <w:sz w:val="24"/>
        </w:rPr>
        <w:t xml:space="preserve">at </w:t>
      </w:r>
      <w:r>
        <w:rPr>
          <w:rFonts w:eastAsia="Calibri" w:cs="Calibri" w:ascii="Calibri" w:hAnsi="Calibri"/>
          <w:color w:val="000000"/>
          <w:spacing w:val="1"/>
          <w:sz w:val="24"/>
        </w:rPr>
        <w:t>th</w:t>
      </w:r>
      <w:r>
        <w:rPr>
          <w:rFonts w:eastAsia="Calibri" w:cs="Calibri" w:ascii="Calibri" w:hAnsi="Calibri"/>
          <w:color w:val="000000"/>
          <w:sz w:val="24"/>
        </w:rPr>
        <w:t>e</w:t>
      </w:r>
      <w:r>
        <w:rPr>
          <w:rFonts w:eastAsia="Calibri" w:cs="Calibri" w:ascii="Calibri" w:hAnsi="Calibri"/>
          <w:color w:val="000000"/>
          <w:spacing w:val="1"/>
          <w:sz w:val="24"/>
        </w:rPr>
        <w:t xml:space="preserve"> </w:t>
      </w:r>
      <w:r>
        <w:rPr>
          <w:rFonts w:eastAsia="Calibri" w:cs="Calibri" w:ascii="Calibri" w:hAnsi="Calibri"/>
          <w:color w:val="000000"/>
          <w:sz w:val="24"/>
        </w:rPr>
        <w:t>e</w:t>
      </w:r>
      <w:r>
        <w:rPr>
          <w:rFonts w:eastAsia="Calibri" w:cs="Calibri" w:ascii="Calibri" w:hAnsi="Calibri"/>
          <w:color w:val="000000"/>
          <w:spacing w:val="-1"/>
          <w:sz w:val="24"/>
        </w:rPr>
        <w:t>n</w:t>
      </w:r>
      <w:r>
        <w:rPr>
          <w:rFonts w:eastAsia="Calibri" w:cs="Calibri" w:ascii="Calibri" w:hAnsi="Calibri"/>
          <w:color w:val="000000"/>
          <w:spacing w:val="1"/>
          <w:sz w:val="24"/>
        </w:rPr>
        <w:t>t</w:t>
      </w:r>
      <w:r>
        <w:rPr>
          <w:rFonts w:eastAsia="Calibri" w:cs="Calibri" w:ascii="Calibri" w:hAnsi="Calibri"/>
          <w:color w:val="000000"/>
          <w:sz w:val="24"/>
        </w:rPr>
        <w:t>r</w:t>
      </w:r>
      <w:r>
        <w:rPr>
          <w:rFonts w:eastAsia="Calibri" w:cs="Calibri" w:ascii="Calibri" w:hAnsi="Calibri"/>
          <w:color w:val="000000"/>
          <w:spacing w:val="-2"/>
          <w:sz w:val="24"/>
        </w:rPr>
        <w:t>a</w:t>
      </w:r>
      <w:r>
        <w:rPr>
          <w:rFonts w:eastAsia="Calibri" w:cs="Calibri" w:ascii="Calibri" w:hAnsi="Calibri"/>
          <w:color w:val="000000"/>
          <w:spacing w:val="1"/>
          <w:sz w:val="24"/>
        </w:rPr>
        <w:t>n</w:t>
      </w:r>
      <w:r>
        <w:rPr>
          <w:rFonts w:eastAsia="Calibri" w:cs="Calibri" w:ascii="Calibri" w:hAnsi="Calibri"/>
          <w:color w:val="000000"/>
          <w:spacing w:val="-1"/>
          <w:sz w:val="24"/>
        </w:rPr>
        <w:t>c</w:t>
      </w:r>
      <w:r>
        <w:rPr>
          <w:rFonts w:eastAsia="Calibri" w:cs="Calibri" w:ascii="Calibri" w:hAnsi="Calibri"/>
          <w:color w:val="000000"/>
          <w:sz w:val="24"/>
        </w:rPr>
        <w:t>e,</w:t>
      </w:r>
      <w:r>
        <w:rPr>
          <w:rFonts w:eastAsia="Calibri" w:cs="Calibri" w:ascii="Calibri" w:hAnsi="Calibri"/>
          <w:color w:val="000000"/>
          <w:spacing w:val="1"/>
          <w:sz w:val="24"/>
        </w:rPr>
        <w:t xml:space="preserve"> h</w:t>
      </w:r>
      <w:r>
        <w:rPr>
          <w:rFonts w:eastAsia="Calibri" w:cs="Calibri" w:ascii="Calibri" w:hAnsi="Calibri"/>
          <w:color w:val="000000"/>
          <w:sz w:val="24"/>
        </w:rPr>
        <w:t>elp</w:t>
      </w:r>
      <w:r>
        <w:rPr>
          <w:rFonts w:eastAsia="Calibri" w:cs="Calibri" w:ascii="Calibri" w:hAnsi="Calibri"/>
          <w:color w:val="000000"/>
          <w:spacing w:val="2"/>
          <w:sz w:val="24"/>
        </w:rPr>
        <w:t xml:space="preserve"> </w:t>
      </w:r>
      <w:r>
        <w:rPr>
          <w:rFonts w:eastAsia="Calibri" w:cs="Calibri" w:ascii="Calibri" w:hAnsi="Calibri"/>
          <w:color w:val="000000"/>
          <w:spacing w:val="-1"/>
          <w:sz w:val="24"/>
        </w:rPr>
        <w:t>d</w:t>
      </w:r>
      <w:r>
        <w:rPr>
          <w:rFonts w:eastAsia="Calibri" w:cs="Calibri" w:ascii="Calibri" w:hAnsi="Calibri"/>
          <w:color w:val="000000"/>
          <w:sz w:val="24"/>
        </w:rPr>
        <w:t>es</w:t>
      </w:r>
      <w:r>
        <w:rPr>
          <w:rFonts w:eastAsia="Calibri" w:cs="Calibri" w:ascii="Calibri" w:hAnsi="Calibri"/>
          <w:color w:val="000000"/>
          <w:spacing w:val="-1"/>
          <w:sz w:val="24"/>
        </w:rPr>
        <w:t>k</w:t>
      </w:r>
      <w:r>
        <w:rPr>
          <w:rFonts w:eastAsia="Calibri" w:cs="Calibri" w:ascii="Calibri" w:hAnsi="Calibri"/>
          <w:color w:val="000000"/>
          <w:sz w:val="24"/>
        </w:rPr>
        <w:t>, eve</w:t>
      </w:r>
      <w:r>
        <w:rPr>
          <w:rFonts w:eastAsia="Calibri" w:cs="Calibri" w:ascii="Calibri" w:hAnsi="Calibri"/>
          <w:color w:val="000000"/>
          <w:spacing w:val="1"/>
          <w:sz w:val="24"/>
        </w:rPr>
        <w:t>r</w:t>
      </w:r>
      <w:r>
        <w:rPr>
          <w:rFonts w:eastAsia="Calibri" w:cs="Calibri" w:ascii="Calibri" w:hAnsi="Calibri"/>
          <w:color w:val="000000"/>
          <w:sz w:val="24"/>
        </w:rPr>
        <w:t>y</w:t>
      </w:r>
      <w:r>
        <w:rPr>
          <w:rFonts w:eastAsia="Calibri" w:cs="Calibri" w:ascii="Calibri" w:hAnsi="Calibri"/>
          <w:color w:val="000000"/>
          <w:spacing w:val="2"/>
          <w:sz w:val="24"/>
        </w:rPr>
        <w:t xml:space="preserve"> </w:t>
      </w:r>
      <w:r>
        <w:rPr>
          <w:rFonts w:eastAsia="Calibri" w:cs="Calibri" w:ascii="Calibri" w:hAnsi="Calibri"/>
          <w:color w:val="000000"/>
          <w:spacing w:val="1"/>
          <w:sz w:val="24"/>
        </w:rPr>
        <w:t>d</w:t>
      </w:r>
      <w:r>
        <w:rPr>
          <w:rFonts w:eastAsia="Calibri" w:cs="Calibri" w:ascii="Calibri" w:hAnsi="Calibri"/>
          <w:color w:val="000000"/>
          <w:spacing w:val="-2"/>
          <w:sz w:val="24"/>
        </w:rPr>
        <w:t>e</w:t>
      </w:r>
      <w:r>
        <w:rPr>
          <w:rFonts w:eastAsia="Calibri" w:cs="Calibri" w:ascii="Calibri" w:hAnsi="Calibri"/>
          <w:color w:val="000000"/>
          <w:spacing w:val="1"/>
          <w:sz w:val="24"/>
        </w:rPr>
        <w:t>p</w:t>
      </w:r>
      <w:r>
        <w:rPr>
          <w:rFonts w:eastAsia="Calibri" w:cs="Calibri" w:ascii="Calibri" w:hAnsi="Calibri"/>
          <w:color w:val="000000"/>
          <w:sz w:val="24"/>
        </w:rPr>
        <w:t>a</w:t>
      </w:r>
      <w:r>
        <w:rPr>
          <w:rFonts w:eastAsia="Calibri" w:cs="Calibri" w:ascii="Calibri" w:hAnsi="Calibri"/>
          <w:color w:val="000000"/>
          <w:spacing w:val="-2"/>
          <w:sz w:val="24"/>
        </w:rPr>
        <w:t>r</w:t>
      </w:r>
      <w:r>
        <w:rPr>
          <w:rFonts w:eastAsia="Calibri" w:cs="Calibri" w:ascii="Calibri" w:hAnsi="Calibri"/>
          <w:color w:val="000000"/>
          <w:spacing w:val="1"/>
          <w:sz w:val="24"/>
        </w:rPr>
        <w:t>t</w:t>
      </w:r>
      <w:r>
        <w:rPr>
          <w:rFonts w:eastAsia="Calibri" w:cs="Calibri" w:ascii="Calibri" w:hAnsi="Calibri"/>
          <w:color w:val="000000"/>
          <w:sz w:val="24"/>
        </w:rPr>
        <w:t>ment</w:t>
      </w:r>
      <w:r>
        <w:rPr>
          <w:rFonts w:eastAsia="Calibri" w:cs="Calibri" w:ascii="Calibri" w:hAnsi="Calibri"/>
          <w:color w:val="000000"/>
          <w:spacing w:val="1"/>
          <w:sz w:val="24"/>
        </w:rPr>
        <w:t xml:space="preserve"> </w:t>
      </w:r>
      <w:r>
        <w:rPr>
          <w:rFonts w:eastAsia="Calibri" w:cs="Calibri" w:ascii="Calibri" w:hAnsi="Calibri"/>
          <w:color w:val="000000"/>
          <w:sz w:val="24"/>
        </w:rPr>
        <w:t>a</w:t>
      </w:r>
      <w:r>
        <w:rPr>
          <w:rFonts w:eastAsia="Calibri" w:cs="Calibri" w:ascii="Calibri" w:hAnsi="Calibri"/>
          <w:color w:val="000000"/>
          <w:spacing w:val="1"/>
          <w:sz w:val="24"/>
        </w:rPr>
        <w:t>n</w:t>
      </w:r>
      <w:r>
        <w:rPr>
          <w:rFonts w:eastAsia="Calibri" w:cs="Calibri" w:ascii="Calibri" w:hAnsi="Calibri"/>
          <w:color w:val="000000"/>
          <w:sz w:val="24"/>
        </w:rPr>
        <w:t>d</w:t>
      </w:r>
      <w:r>
        <w:rPr>
          <w:rFonts w:eastAsia="Calibri" w:cs="Calibri" w:ascii="Calibri" w:hAnsi="Calibri"/>
          <w:color w:val="000000"/>
          <w:spacing w:val="1"/>
          <w:sz w:val="24"/>
        </w:rPr>
        <w:t xml:space="preserve"> </w:t>
      </w:r>
      <w:r>
        <w:rPr>
          <w:rFonts w:eastAsia="Calibri" w:cs="Calibri" w:ascii="Calibri" w:hAnsi="Calibri"/>
          <w:color w:val="000000"/>
          <w:spacing w:val="-2"/>
          <w:sz w:val="24"/>
        </w:rPr>
        <w:t>a</w:t>
      </w:r>
      <w:r>
        <w:rPr>
          <w:rFonts w:eastAsia="Calibri" w:cs="Calibri" w:ascii="Calibri" w:hAnsi="Calibri"/>
          <w:color w:val="000000"/>
          <w:sz w:val="24"/>
        </w:rPr>
        <w:t>t</w:t>
      </w:r>
      <w:r>
        <w:rPr>
          <w:rFonts w:eastAsia="Calibri" w:cs="Calibri" w:ascii="Calibri" w:hAnsi="Calibri"/>
          <w:color w:val="000000"/>
          <w:spacing w:val="1"/>
          <w:sz w:val="24"/>
        </w:rPr>
        <w:t xml:space="preserve"> th</w:t>
      </w:r>
      <w:r>
        <w:rPr>
          <w:rFonts w:eastAsia="Calibri" w:cs="Calibri" w:ascii="Calibri" w:hAnsi="Calibri"/>
          <w:color w:val="000000"/>
          <w:sz w:val="24"/>
        </w:rPr>
        <w:t>e</w:t>
      </w:r>
      <w:r>
        <w:rPr>
          <w:rFonts w:eastAsia="Calibri" w:cs="Calibri" w:ascii="Calibri" w:hAnsi="Calibri"/>
          <w:color w:val="000000"/>
          <w:spacing w:val="1"/>
          <w:sz w:val="24"/>
        </w:rPr>
        <w:t xml:space="preserve"> b</w:t>
      </w:r>
      <w:r>
        <w:rPr>
          <w:rFonts w:eastAsia="Calibri" w:cs="Calibri" w:ascii="Calibri" w:hAnsi="Calibri"/>
          <w:color w:val="000000"/>
          <w:sz w:val="24"/>
        </w:rPr>
        <w:t>ack</w:t>
      </w:r>
      <w:r>
        <w:rPr>
          <w:rFonts w:eastAsia="Calibri" w:cs="Calibri" w:ascii="Calibri" w:hAnsi="Calibri"/>
          <w:color w:val="000000"/>
          <w:spacing w:val="1"/>
          <w:sz w:val="24"/>
        </w:rPr>
        <w:t xml:space="preserve"> </w:t>
      </w:r>
      <w:r>
        <w:rPr>
          <w:rFonts w:eastAsia="Calibri" w:cs="Calibri" w:ascii="Calibri" w:hAnsi="Calibri"/>
          <w:color w:val="000000"/>
          <w:spacing w:val="-2"/>
          <w:sz w:val="24"/>
        </w:rPr>
        <w:t>o</w:t>
      </w:r>
      <w:r>
        <w:rPr>
          <w:rFonts w:eastAsia="Calibri" w:cs="Calibri" w:ascii="Calibri" w:hAnsi="Calibri"/>
          <w:color w:val="000000"/>
          <w:sz w:val="24"/>
        </w:rPr>
        <w:t>f</w:t>
      </w:r>
      <w:r>
        <w:rPr>
          <w:rFonts w:eastAsia="Calibri" w:cs="Calibri" w:ascii="Calibri" w:hAnsi="Calibri"/>
          <w:color w:val="000000"/>
          <w:spacing w:val="1"/>
          <w:sz w:val="24"/>
        </w:rPr>
        <w:t xml:space="preserve"> </w:t>
      </w:r>
      <w:r>
        <w:rPr>
          <w:rFonts w:eastAsia="Calibri" w:cs="Calibri" w:ascii="Calibri" w:hAnsi="Calibri"/>
          <w:color w:val="000000"/>
          <w:sz w:val="24"/>
        </w:rPr>
        <w:t>a</w:t>
      </w:r>
      <w:r>
        <w:rPr>
          <w:rFonts w:eastAsia="Calibri" w:cs="Calibri" w:ascii="Calibri" w:hAnsi="Calibri"/>
          <w:color w:val="000000"/>
          <w:spacing w:val="1"/>
          <w:sz w:val="24"/>
        </w:rPr>
        <w:t>d</w:t>
      </w:r>
      <w:r>
        <w:rPr>
          <w:rFonts w:eastAsia="Calibri" w:cs="Calibri" w:ascii="Calibri" w:hAnsi="Calibri"/>
          <w:color w:val="000000"/>
          <w:sz w:val="24"/>
        </w:rPr>
        <w:t>missi</w:t>
      </w:r>
      <w:r>
        <w:rPr>
          <w:rFonts w:eastAsia="Calibri" w:cs="Calibri" w:ascii="Calibri" w:hAnsi="Calibri"/>
          <w:color w:val="000000"/>
          <w:spacing w:val="-2"/>
          <w:sz w:val="24"/>
        </w:rPr>
        <w:t>o</w:t>
      </w:r>
      <w:r>
        <w:rPr>
          <w:rFonts w:eastAsia="Calibri" w:cs="Calibri" w:ascii="Calibri" w:hAnsi="Calibri"/>
          <w:color w:val="000000"/>
          <w:sz w:val="24"/>
        </w:rPr>
        <w:t>n</w:t>
      </w:r>
      <w:r>
        <w:rPr>
          <w:rFonts w:eastAsia="Calibri" w:cs="Calibri" w:ascii="Calibri" w:hAnsi="Calibri"/>
          <w:color w:val="000000"/>
          <w:spacing w:val="1"/>
          <w:sz w:val="24"/>
        </w:rPr>
        <w:t xml:space="preserve"> </w:t>
      </w:r>
      <w:r>
        <w:rPr>
          <w:rFonts w:eastAsia="Calibri" w:cs="Calibri" w:ascii="Calibri" w:hAnsi="Calibri"/>
          <w:color w:val="000000"/>
          <w:sz w:val="24"/>
        </w:rPr>
        <w:t>a</w:t>
      </w:r>
      <w:r>
        <w:rPr>
          <w:rFonts w:eastAsia="Calibri" w:cs="Calibri" w:ascii="Calibri" w:hAnsi="Calibri"/>
          <w:color w:val="000000"/>
          <w:spacing w:val="1"/>
          <w:sz w:val="24"/>
        </w:rPr>
        <w:t>n</w:t>
      </w:r>
      <w:r>
        <w:rPr>
          <w:rFonts w:eastAsia="Calibri" w:cs="Calibri" w:ascii="Calibri" w:hAnsi="Calibri"/>
          <w:color w:val="000000"/>
          <w:sz w:val="24"/>
        </w:rPr>
        <w:t xml:space="preserve">d </w:t>
      </w:r>
      <w:r>
        <w:rPr>
          <w:rFonts w:eastAsia="Calibri" w:cs="Calibri" w:ascii="Calibri" w:hAnsi="Calibri"/>
          <w:color w:val="000000"/>
          <w:spacing w:val="1"/>
          <w:sz w:val="24"/>
        </w:rPr>
        <w:t>d</w:t>
      </w:r>
      <w:r>
        <w:rPr>
          <w:rFonts w:eastAsia="Calibri" w:cs="Calibri" w:ascii="Calibri" w:hAnsi="Calibri"/>
          <w:color w:val="000000"/>
          <w:sz w:val="24"/>
        </w:rPr>
        <w:t>is</w:t>
      </w:r>
      <w:r>
        <w:rPr>
          <w:rFonts w:eastAsia="Calibri" w:cs="Calibri" w:ascii="Calibri" w:hAnsi="Calibri"/>
          <w:color w:val="000000"/>
          <w:spacing w:val="-1"/>
          <w:sz w:val="24"/>
        </w:rPr>
        <w:t>c</w:t>
      </w:r>
      <w:r>
        <w:rPr>
          <w:rFonts w:eastAsia="Calibri" w:cs="Calibri" w:ascii="Calibri" w:hAnsi="Calibri"/>
          <w:color w:val="000000"/>
          <w:spacing w:val="1"/>
          <w:sz w:val="24"/>
        </w:rPr>
        <w:t>h</w:t>
      </w:r>
      <w:r>
        <w:rPr>
          <w:rFonts w:eastAsia="Calibri" w:cs="Calibri" w:ascii="Calibri" w:hAnsi="Calibri"/>
          <w:color w:val="000000"/>
          <w:sz w:val="24"/>
        </w:rPr>
        <w:t>arge</w:t>
      </w:r>
      <w:r>
        <w:rPr>
          <w:rFonts w:eastAsia="Calibri" w:cs="Calibri" w:ascii="Calibri" w:hAnsi="Calibri"/>
          <w:color w:val="000000"/>
          <w:spacing w:val="2"/>
          <w:sz w:val="24"/>
        </w:rPr>
        <w:t xml:space="preserve"> </w:t>
      </w:r>
      <w:r>
        <w:rPr>
          <w:rFonts w:eastAsia="Calibri" w:cs="Calibri" w:ascii="Calibri" w:hAnsi="Calibri"/>
          <w:color w:val="000000"/>
          <w:sz w:val="24"/>
        </w:rPr>
        <w:t>sl</w:t>
      </w:r>
      <w:r>
        <w:rPr>
          <w:rFonts w:eastAsia="Calibri" w:cs="Calibri" w:ascii="Calibri" w:hAnsi="Calibri"/>
          <w:color w:val="000000"/>
          <w:spacing w:val="-2"/>
          <w:sz w:val="24"/>
        </w:rPr>
        <w:t>i</w:t>
      </w:r>
      <w:r>
        <w:rPr>
          <w:rFonts w:eastAsia="Calibri" w:cs="Calibri" w:ascii="Calibri" w:hAnsi="Calibri"/>
          <w:color w:val="000000"/>
          <w:spacing w:val="1"/>
          <w:sz w:val="24"/>
        </w:rPr>
        <w:t>p</w:t>
      </w:r>
      <w:r>
        <w:rPr>
          <w:rFonts w:eastAsia="Calibri" w:cs="Calibri" w:ascii="Calibri" w:hAnsi="Calibri"/>
          <w:color w:val="000000"/>
          <w:sz w:val="24"/>
        </w:rPr>
        <w:t>s:</w:t>
      </w:r>
    </w:p>
    <w:p>
      <w:pPr>
        <w:pStyle w:val="Normal"/>
        <w:widowControl w:val="false"/>
        <w:spacing w:before="0" w:after="0"/>
        <w:rPr>
          <w:rFonts w:ascii="Calibri" w:hAnsi="Calibri" w:eastAsia="Calibri" w:cs="Calibri"/>
          <w:color w:val="000000"/>
          <w:sz w:val="19"/>
          <w:szCs w:val="19"/>
        </w:rPr>
      </w:pPr>
      <w:r>
        <w:rPr>
          <w:rFonts w:eastAsia="Calibri" w:cs="Calibri" w:ascii="Calibri" w:hAnsi="Calibri"/>
          <w:color w:val="000000"/>
          <w:sz w:val="19"/>
          <w:szCs w:val="19"/>
        </w:rPr>
      </w:r>
    </w:p>
    <w:p>
      <w:pPr>
        <w:pStyle w:val="Normal"/>
        <w:tabs>
          <w:tab w:val="clear" w:pos="720"/>
          <w:tab w:val="left" w:pos="4334" w:leader="none"/>
        </w:tabs>
        <w:spacing w:before="0" w:after="0"/>
        <w:rPr>
          <w:rFonts w:ascii="Calibri" w:hAnsi="Calibri" w:eastAsia="Calibri" w:cs="Calibri"/>
        </w:rPr>
      </w:pPr>
      <w:r>
        <w:rPr/>
        <w:drawing>
          <wp:inline distT="0" distB="0" distL="0" distR="0">
            <wp:extent cx="5934075" cy="1390650"/>
            <wp:effectExtent l="0" t="0" r="0" b="0"/>
            <wp:docPr id="4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0"/>
                    <pic:cNvPicPr>
                      <a:picLocks noChangeAspect="1" noChangeArrowheads="1"/>
                    </pic:cNvPicPr>
                  </pic:nvPicPr>
                  <pic:blipFill>
                    <a:blip r:embed="rId112"/>
                    <a:stretch>
                      <a:fillRect/>
                    </a:stretch>
                  </pic:blipFill>
                  <pic:spPr bwMode="auto">
                    <a:xfrm>
                      <a:off x="0" y="0"/>
                      <a:ext cx="5934075" cy="1390650"/>
                    </a:xfrm>
                    <a:prstGeom prst="rect">
                      <a:avLst/>
                    </a:prstGeom>
                    <a:noFill/>
                  </pic:spPr>
                </pic:pic>
              </a:graphicData>
            </a:graphic>
          </wp:inline>
        </w:drawing>
      </w:r>
    </w:p>
    <w:p>
      <w:pPr>
        <w:pStyle w:val="Normal"/>
        <w:tabs>
          <w:tab w:val="clear" w:pos="720"/>
          <w:tab w:val="left" w:pos="4334" w:leader="none"/>
        </w:tabs>
        <w:spacing w:before="0" w:after="0"/>
        <w:rPr>
          <w:rFonts w:ascii="Calibri" w:hAnsi="Calibri" w:eastAsia="Calibri" w:cs="Calibri"/>
        </w:rPr>
      </w:pPr>
      <w:r>
        <w:rPr>
          <w:rFonts w:eastAsia="Calibri" w:cs="Calibri" w:ascii="Calibri" w:hAnsi="Calibri"/>
        </w:rPr>
      </w:r>
    </w:p>
    <w:p>
      <w:pPr>
        <w:pStyle w:val="Normal"/>
        <w:widowControl w:val="false"/>
        <w:spacing w:before="0" w:after="0"/>
        <w:rPr>
          <w:rFonts w:ascii="Calibri" w:hAnsi="Calibri" w:eastAsia="Calibri" w:cs="Calibri"/>
          <w:color w:val="000000"/>
          <w:sz w:val="24"/>
        </w:rPr>
      </w:pPr>
      <w:r>
        <w:rPr>
          <w:rFonts w:eastAsia="Calibri" w:cs="Calibri" w:ascii="Calibri" w:hAnsi="Calibri"/>
          <w:b/>
          <w:bCs/>
          <w:color w:val="000000"/>
          <w:spacing w:val="1"/>
          <w:sz w:val="24"/>
        </w:rPr>
        <w:t>5.</w:t>
      </w:r>
      <w:r>
        <w:rPr>
          <w:rFonts w:eastAsia="Calibri" w:cs="Calibri" w:ascii="Calibri" w:hAnsi="Calibri"/>
          <w:b/>
          <w:bCs/>
          <w:color w:val="000000"/>
          <w:sz w:val="24"/>
        </w:rPr>
        <w:t xml:space="preserve">0      </w:t>
      </w:r>
      <w:r>
        <w:rPr>
          <w:rFonts w:eastAsia="Calibri" w:cs="Calibri" w:ascii="Calibri" w:hAnsi="Calibri"/>
          <w:b/>
          <w:bCs/>
          <w:color w:val="000000"/>
          <w:spacing w:val="31"/>
          <w:sz w:val="24"/>
        </w:rPr>
        <w:t xml:space="preserve"> </w:t>
      </w:r>
      <w:r>
        <w:rPr>
          <w:rFonts w:eastAsia="Calibri" w:cs="Calibri" w:ascii="Calibri" w:hAnsi="Calibri"/>
          <w:b/>
          <w:bCs/>
          <w:color w:val="000000"/>
          <w:sz w:val="24"/>
        </w:rPr>
        <w:t>C</w:t>
      </w:r>
      <w:r>
        <w:rPr>
          <w:rFonts w:eastAsia="Calibri" w:cs="Calibri" w:ascii="Calibri" w:hAnsi="Calibri"/>
          <w:b/>
          <w:bCs/>
          <w:color w:val="000000"/>
          <w:spacing w:val="1"/>
          <w:sz w:val="24"/>
        </w:rPr>
        <w:t>O</w:t>
      </w:r>
      <w:r>
        <w:rPr>
          <w:rFonts w:eastAsia="Calibri" w:cs="Calibri" w:ascii="Calibri" w:hAnsi="Calibri"/>
          <w:b/>
          <w:bCs/>
          <w:color w:val="000000"/>
          <w:spacing w:val="-1"/>
          <w:sz w:val="24"/>
        </w:rPr>
        <w:t>M</w:t>
      </w:r>
      <w:r>
        <w:rPr>
          <w:rFonts w:eastAsia="Calibri" w:cs="Calibri" w:ascii="Calibri" w:hAnsi="Calibri"/>
          <w:b/>
          <w:bCs/>
          <w:color w:val="000000"/>
          <w:sz w:val="24"/>
        </w:rPr>
        <w:t>P</w:t>
      </w:r>
      <w:r>
        <w:rPr>
          <w:rFonts w:eastAsia="Calibri" w:cs="Calibri" w:ascii="Calibri" w:hAnsi="Calibri"/>
          <w:b/>
          <w:bCs/>
          <w:color w:val="000000"/>
          <w:spacing w:val="-1"/>
          <w:sz w:val="24"/>
        </w:rPr>
        <w:t>L</w:t>
      </w:r>
      <w:r>
        <w:rPr>
          <w:rFonts w:eastAsia="Calibri" w:cs="Calibri" w:ascii="Calibri" w:hAnsi="Calibri"/>
          <w:b/>
          <w:bCs/>
          <w:color w:val="000000"/>
          <w:spacing w:val="1"/>
          <w:sz w:val="24"/>
        </w:rPr>
        <w:t>AI</w:t>
      </w:r>
      <w:r>
        <w:rPr>
          <w:rFonts w:eastAsia="Calibri" w:cs="Calibri" w:ascii="Calibri" w:hAnsi="Calibri"/>
          <w:b/>
          <w:bCs/>
          <w:color w:val="000000"/>
          <w:sz w:val="24"/>
        </w:rPr>
        <w:t>NT</w:t>
      </w:r>
      <w:r>
        <w:rPr>
          <w:rFonts w:eastAsia="Calibri" w:cs="Calibri" w:ascii="Calibri" w:hAnsi="Calibri"/>
          <w:b/>
          <w:bCs/>
          <w:color w:val="000000"/>
          <w:spacing w:val="2"/>
          <w:sz w:val="24"/>
        </w:rPr>
        <w:t xml:space="preserve"> </w:t>
      </w:r>
      <w:r>
        <w:rPr>
          <w:rFonts w:eastAsia="Calibri" w:cs="Calibri" w:ascii="Calibri" w:hAnsi="Calibri"/>
          <w:b/>
          <w:bCs/>
          <w:color w:val="000000"/>
          <w:spacing w:val="-3"/>
          <w:sz w:val="24"/>
        </w:rPr>
        <w:t>H</w:t>
      </w:r>
      <w:r>
        <w:rPr>
          <w:rFonts w:eastAsia="Calibri" w:cs="Calibri" w:ascii="Calibri" w:hAnsi="Calibri"/>
          <w:b/>
          <w:bCs/>
          <w:color w:val="000000"/>
          <w:spacing w:val="1"/>
          <w:sz w:val="24"/>
        </w:rPr>
        <w:t>A</w:t>
      </w:r>
      <w:r>
        <w:rPr>
          <w:rFonts w:eastAsia="Calibri" w:cs="Calibri" w:ascii="Calibri" w:hAnsi="Calibri"/>
          <w:b/>
          <w:bCs/>
          <w:color w:val="000000"/>
          <w:sz w:val="24"/>
        </w:rPr>
        <w:t>NDLING</w:t>
      </w:r>
    </w:p>
    <w:p>
      <w:pPr>
        <w:pStyle w:val="Normal"/>
        <w:widowControl w:val="false"/>
        <w:spacing w:before="0" w:after="0"/>
        <w:rPr>
          <w:rFonts w:ascii="Calibri" w:hAnsi="Calibri" w:eastAsia="Calibri" w:cs="Calibri"/>
          <w:color w:val="000000"/>
        </w:rPr>
      </w:pPr>
      <w:r>
        <w:rPr>
          <w:rFonts w:eastAsia="Calibri" w:cs="Calibri" w:ascii="Calibri" w:hAnsi="Calibri"/>
          <w:color w:val="000000"/>
        </w:rPr>
      </w:r>
    </w:p>
    <w:p>
      <w:pPr>
        <w:pStyle w:val="Normal"/>
        <w:widowControl w:val="false"/>
        <w:spacing w:before="0" w:after="0"/>
        <w:ind w:end="430"/>
        <w:rPr>
          <w:rFonts w:ascii="Calibri" w:hAnsi="Calibri" w:eastAsia="Calibri" w:cs="Calibri"/>
          <w:color w:val="000000"/>
          <w:spacing w:val="1"/>
          <w:szCs w:val="21"/>
        </w:rPr>
      </w:pPr>
      <w:r>
        <w:rPr>
          <w:rFonts w:eastAsia="Calibri" w:cs="Calibri" w:ascii="Calibri" w:hAnsi="Calibri"/>
          <w:color w:val="000000"/>
          <w:sz w:val="23"/>
          <w:szCs w:val="23"/>
        </w:rPr>
        <w:t xml:space="preserve">5.1       </w:t>
      </w:r>
      <w:r>
        <w:rPr>
          <w:rFonts w:eastAsia="Calibri" w:cs="Calibri" w:ascii="Calibri" w:hAnsi="Calibri"/>
          <w:color w:val="000000"/>
          <w:spacing w:val="12"/>
          <w:sz w:val="23"/>
          <w:szCs w:val="23"/>
        </w:rPr>
        <w:t xml:space="preserve"> </w:t>
      </w:r>
      <w:r>
        <w:rPr>
          <w:rFonts w:eastAsia="Calibri" w:cs="Calibri" w:ascii="Calibri" w:hAnsi="Calibri"/>
          <w:b/>
          <w:bCs/>
          <w:i/>
          <w:iCs/>
          <w:color w:val="000000"/>
          <w:sz w:val="24"/>
        </w:rPr>
        <w:t>Put</w:t>
      </w:r>
      <w:r>
        <w:rPr>
          <w:rFonts w:eastAsia="Calibri" w:cs="Calibri" w:ascii="Calibri" w:hAnsi="Calibri"/>
          <w:b/>
          <w:bCs/>
          <w:i/>
          <w:iCs/>
          <w:color w:val="000000"/>
          <w:spacing w:val="1"/>
          <w:sz w:val="24"/>
        </w:rPr>
        <w:t xml:space="preserve"> i</w:t>
      </w:r>
      <w:r>
        <w:rPr>
          <w:rFonts w:eastAsia="Calibri" w:cs="Calibri" w:ascii="Calibri" w:hAnsi="Calibri"/>
          <w:b/>
          <w:bCs/>
          <w:i/>
          <w:iCs/>
          <w:color w:val="000000"/>
          <w:spacing w:val="-2"/>
          <w:sz w:val="24"/>
        </w:rPr>
        <w:t>n</w:t>
      </w:r>
      <w:r>
        <w:rPr>
          <w:rFonts w:eastAsia="Calibri" w:cs="Calibri" w:ascii="Calibri" w:hAnsi="Calibri"/>
          <w:b/>
          <w:bCs/>
          <w:i/>
          <w:iCs/>
          <w:color w:val="000000"/>
          <w:sz w:val="24"/>
        </w:rPr>
        <w:t>to p</w:t>
      </w:r>
      <w:r>
        <w:rPr>
          <w:rFonts w:eastAsia="Calibri" w:cs="Calibri" w:ascii="Calibri" w:hAnsi="Calibri"/>
          <w:b/>
          <w:bCs/>
          <w:i/>
          <w:iCs/>
          <w:color w:val="000000"/>
          <w:spacing w:val="1"/>
          <w:sz w:val="24"/>
        </w:rPr>
        <w:t>l</w:t>
      </w:r>
      <w:r>
        <w:rPr>
          <w:rFonts w:eastAsia="Calibri" w:cs="Calibri" w:ascii="Calibri" w:hAnsi="Calibri"/>
          <w:b/>
          <w:bCs/>
          <w:i/>
          <w:iCs/>
          <w:color w:val="000000"/>
          <w:sz w:val="24"/>
        </w:rPr>
        <w:t>ace</w:t>
      </w:r>
      <w:r>
        <w:rPr>
          <w:rFonts w:eastAsia="Calibri" w:cs="Calibri" w:ascii="Calibri" w:hAnsi="Calibri"/>
          <w:b/>
          <w:bCs/>
          <w:i/>
          <w:iCs/>
          <w:color w:val="000000"/>
          <w:spacing w:val="-2"/>
          <w:sz w:val="24"/>
        </w:rPr>
        <w:t xml:space="preserve"> </w:t>
      </w:r>
      <w:r>
        <w:rPr>
          <w:rFonts w:eastAsia="Calibri" w:cs="Calibri" w:ascii="Calibri" w:hAnsi="Calibri"/>
          <w:b/>
          <w:bCs/>
          <w:i/>
          <w:iCs/>
          <w:color w:val="000000"/>
          <w:sz w:val="24"/>
        </w:rPr>
        <w:t>a</w:t>
      </w:r>
      <w:r>
        <w:rPr>
          <w:rFonts w:eastAsia="Calibri" w:cs="Calibri" w:ascii="Calibri" w:hAnsi="Calibri"/>
          <w:b/>
          <w:bCs/>
          <w:i/>
          <w:iCs/>
          <w:color w:val="000000"/>
          <w:spacing w:val="1"/>
          <w:sz w:val="24"/>
        </w:rPr>
        <w:t xml:space="preserve"> </w:t>
      </w:r>
      <w:r>
        <w:rPr>
          <w:rFonts w:eastAsia="Calibri" w:cs="Calibri" w:ascii="Calibri" w:hAnsi="Calibri"/>
          <w:b/>
          <w:bCs/>
          <w:i/>
          <w:iCs/>
          <w:color w:val="000000"/>
          <w:sz w:val="24"/>
        </w:rPr>
        <w:t>d</w:t>
      </w:r>
      <w:r>
        <w:rPr>
          <w:rFonts w:eastAsia="Calibri" w:cs="Calibri" w:ascii="Calibri" w:hAnsi="Calibri"/>
          <w:b/>
          <w:bCs/>
          <w:i/>
          <w:iCs/>
          <w:color w:val="000000"/>
          <w:spacing w:val="1"/>
          <w:sz w:val="24"/>
        </w:rPr>
        <w:t>o</w:t>
      </w:r>
      <w:r>
        <w:rPr>
          <w:rFonts w:eastAsia="Calibri" w:cs="Calibri" w:ascii="Calibri" w:hAnsi="Calibri"/>
          <w:b/>
          <w:bCs/>
          <w:i/>
          <w:iCs/>
          <w:color w:val="000000"/>
          <w:spacing w:val="-3"/>
          <w:sz w:val="24"/>
        </w:rPr>
        <w:t>c</w:t>
      </w:r>
      <w:r>
        <w:rPr>
          <w:rFonts w:eastAsia="Calibri" w:cs="Calibri" w:ascii="Calibri" w:hAnsi="Calibri"/>
          <w:b/>
          <w:bCs/>
          <w:i/>
          <w:iCs/>
          <w:color w:val="000000"/>
          <w:sz w:val="24"/>
        </w:rPr>
        <w:t>u</w:t>
      </w:r>
      <w:r>
        <w:rPr>
          <w:rFonts w:eastAsia="Calibri" w:cs="Calibri" w:ascii="Calibri" w:hAnsi="Calibri"/>
          <w:b/>
          <w:bCs/>
          <w:i/>
          <w:iCs/>
          <w:color w:val="000000"/>
          <w:spacing w:val="-1"/>
          <w:sz w:val="24"/>
        </w:rPr>
        <w:t>m</w:t>
      </w:r>
      <w:r>
        <w:rPr>
          <w:rFonts w:eastAsia="Calibri" w:cs="Calibri" w:ascii="Calibri" w:hAnsi="Calibri"/>
          <w:b/>
          <w:bCs/>
          <w:i/>
          <w:iCs/>
          <w:color w:val="000000"/>
          <w:sz w:val="24"/>
        </w:rPr>
        <w:t>en</w:t>
      </w:r>
      <w:r>
        <w:rPr>
          <w:rFonts w:eastAsia="Calibri" w:cs="Calibri" w:ascii="Calibri" w:hAnsi="Calibri"/>
          <w:b/>
          <w:bCs/>
          <w:i/>
          <w:iCs/>
          <w:color w:val="000000"/>
          <w:spacing w:val="1"/>
          <w:sz w:val="24"/>
        </w:rPr>
        <w:t>t</w:t>
      </w:r>
      <w:r>
        <w:rPr>
          <w:rFonts w:eastAsia="Calibri" w:cs="Calibri" w:ascii="Calibri" w:hAnsi="Calibri"/>
          <w:b/>
          <w:bCs/>
          <w:i/>
          <w:iCs/>
          <w:color w:val="000000"/>
          <w:sz w:val="24"/>
        </w:rPr>
        <w:t>ed</w:t>
      </w:r>
      <w:r>
        <w:rPr>
          <w:rFonts w:eastAsia="Calibri" w:cs="Calibri" w:ascii="Calibri" w:hAnsi="Calibri"/>
          <w:b/>
          <w:bCs/>
          <w:i/>
          <w:iCs/>
          <w:color w:val="000000"/>
          <w:spacing w:val="1"/>
          <w:sz w:val="24"/>
        </w:rPr>
        <w:t xml:space="preserve"> </w:t>
      </w:r>
      <w:r>
        <w:rPr>
          <w:rFonts w:eastAsia="Calibri" w:cs="Calibri" w:ascii="Calibri" w:hAnsi="Calibri"/>
          <w:b/>
          <w:bCs/>
          <w:i/>
          <w:iCs/>
          <w:color w:val="000000"/>
          <w:sz w:val="24"/>
        </w:rPr>
        <w:t>proce</w:t>
      </w:r>
      <w:r>
        <w:rPr>
          <w:rFonts w:eastAsia="Calibri" w:cs="Calibri" w:ascii="Calibri" w:hAnsi="Calibri"/>
          <w:b/>
          <w:bCs/>
          <w:i/>
          <w:iCs/>
          <w:color w:val="000000"/>
          <w:spacing w:val="-1"/>
          <w:sz w:val="24"/>
        </w:rPr>
        <w:t>s</w:t>
      </w:r>
      <w:r>
        <w:rPr>
          <w:rFonts w:eastAsia="Calibri" w:cs="Calibri" w:ascii="Calibri" w:hAnsi="Calibri"/>
          <w:b/>
          <w:bCs/>
          <w:i/>
          <w:iCs/>
          <w:color w:val="000000"/>
          <w:sz w:val="24"/>
        </w:rPr>
        <w:t xml:space="preserve">s </w:t>
      </w:r>
      <w:r>
        <w:rPr>
          <w:rFonts w:eastAsia="Calibri" w:cs="Calibri" w:ascii="Calibri" w:hAnsi="Calibri"/>
          <w:b/>
          <w:bCs/>
          <w:i/>
          <w:iCs/>
          <w:color w:val="000000"/>
          <w:spacing w:val="1"/>
          <w:sz w:val="24"/>
        </w:rPr>
        <w:t>f</w:t>
      </w:r>
      <w:r>
        <w:rPr>
          <w:rFonts w:eastAsia="Calibri" w:cs="Calibri" w:ascii="Calibri" w:hAnsi="Calibri"/>
          <w:b/>
          <w:bCs/>
          <w:i/>
          <w:iCs/>
          <w:color w:val="000000"/>
          <w:sz w:val="24"/>
        </w:rPr>
        <w:t xml:space="preserve">or </w:t>
      </w:r>
      <w:r>
        <w:rPr>
          <w:rFonts w:eastAsia="Calibri" w:cs="Calibri" w:ascii="Calibri" w:hAnsi="Calibri"/>
          <w:b/>
          <w:bCs/>
          <w:i/>
          <w:iCs/>
          <w:color w:val="000000"/>
          <w:spacing w:val="-2"/>
          <w:sz w:val="24"/>
        </w:rPr>
        <w:t>c</w:t>
      </w:r>
      <w:r>
        <w:rPr>
          <w:rFonts w:eastAsia="Calibri" w:cs="Calibri" w:ascii="Calibri" w:hAnsi="Calibri"/>
          <w:b/>
          <w:bCs/>
          <w:i/>
          <w:iCs/>
          <w:color w:val="000000"/>
          <w:sz w:val="24"/>
        </w:rPr>
        <w:t>o</w:t>
      </w:r>
      <w:r>
        <w:rPr>
          <w:rFonts w:eastAsia="Calibri" w:cs="Calibri" w:ascii="Calibri" w:hAnsi="Calibri"/>
          <w:b/>
          <w:bCs/>
          <w:i/>
          <w:iCs/>
          <w:color w:val="000000"/>
          <w:spacing w:val="1"/>
          <w:sz w:val="24"/>
        </w:rPr>
        <w:t>ll</w:t>
      </w:r>
      <w:r>
        <w:rPr>
          <w:rFonts w:eastAsia="Calibri" w:cs="Calibri" w:ascii="Calibri" w:hAnsi="Calibri"/>
          <w:b/>
          <w:bCs/>
          <w:i/>
          <w:iCs/>
          <w:color w:val="000000"/>
          <w:sz w:val="24"/>
        </w:rPr>
        <w:t>ec</w:t>
      </w:r>
      <w:r>
        <w:rPr>
          <w:rFonts w:eastAsia="Calibri" w:cs="Calibri" w:ascii="Calibri" w:hAnsi="Calibri"/>
          <w:b/>
          <w:bCs/>
          <w:i/>
          <w:iCs/>
          <w:color w:val="000000"/>
          <w:spacing w:val="-2"/>
          <w:sz w:val="24"/>
        </w:rPr>
        <w:t>t</w:t>
      </w:r>
      <w:r>
        <w:rPr>
          <w:rFonts w:eastAsia="Calibri" w:cs="Calibri" w:ascii="Calibri" w:hAnsi="Calibri"/>
          <w:b/>
          <w:bCs/>
          <w:i/>
          <w:iCs/>
          <w:color w:val="000000"/>
          <w:spacing w:val="-1"/>
          <w:sz w:val="24"/>
        </w:rPr>
        <w:t>i</w:t>
      </w:r>
      <w:r>
        <w:rPr>
          <w:rFonts w:eastAsia="Calibri" w:cs="Calibri" w:ascii="Calibri" w:hAnsi="Calibri"/>
          <w:b/>
          <w:bCs/>
          <w:i/>
          <w:iCs/>
          <w:color w:val="000000"/>
          <w:sz w:val="24"/>
        </w:rPr>
        <w:t>ng,</w:t>
      </w:r>
      <w:r>
        <w:rPr>
          <w:rFonts w:eastAsia="Calibri" w:cs="Calibri" w:ascii="Calibri" w:hAnsi="Calibri"/>
          <w:b/>
          <w:bCs/>
          <w:i/>
          <w:iCs/>
          <w:color w:val="000000"/>
          <w:spacing w:val="2"/>
          <w:sz w:val="24"/>
        </w:rPr>
        <w:t xml:space="preserve"> </w:t>
      </w:r>
      <w:r>
        <w:rPr>
          <w:rFonts w:eastAsia="Calibri" w:cs="Calibri" w:ascii="Calibri" w:hAnsi="Calibri"/>
          <w:b/>
          <w:bCs/>
          <w:i/>
          <w:iCs/>
          <w:color w:val="000000"/>
          <w:sz w:val="24"/>
        </w:rPr>
        <w:t>p</w:t>
      </w:r>
      <w:r>
        <w:rPr>
          <w:rFonts w:eastAsia="Calibri" w:cs="Calibri" w:ascii="Calibri" w:hAnsi="Calibri"/>
          <w:b/>
          <w:bCs/>
          <w:i/>
          <w:iCs/>
          <w:color w:val="000000"/>
          <w:spacing w:val="-2"/>
          <w:sz w:val="24"/>
        </w:rPr>
        <w:t>r</w:t>
      </w:r>
      <w:r>
        <w:rPr>
          <w:rFonts w:eastAsia="Calibri" w:cs="Calibri" w:ascii="Calibri" w:hAnsi="Calibri"/>
          <w:b/>
          <w:bCs/>
          <w:i/>
          <w:iCs/>
          <w:color w:val="000000"/>
          <w:spacing w:val="1"/>
          <w:sz w:val="24"/>
        </w:rPr>
        <w:t>i</w:t>
      </w:r>
      <w:r>
        <w:rPr>
          <w:rFonts w:eastAsia="Calibri" w:cs="Calibri" w:ascii="Calibri" w:hAnsi="Calibri"/>
          <w:b/>
          <w:bCs/>
          <w:i/>
          <w:iCs/>
          <w:color w:val="000000"/>
          <w:sz w:val="24"/>
        </w:rPr>
        <w:t>ori</w:t>
      </w:r>
      <w:r>
        <w:rPr>
          <w:rFonts w:eastAsia="Calibri" w:cs="Calibri" w:ascii="Calibri" w:hAnsi="Calibri"/>
          <w:b/>
          <w:bCs/>
          <w:i/>
          <w:iCs/>
          <w:color w:val="000000"/>
          <w:spacing w:val="-1"/>
          <w:sz w:val="24"/>
        </w:rPr>
        <w:t>t</w:t>
      </w:r>
      <w:r>
        <w:rPr>
          <w:rFonts w:eastAsia="Calibri" w:cs="Calibri" w:ascii="Calibri" w:hAnsi="Calibri"/>
          <w:b/>
          <w:bCs/>
          <w:i/>
          <w:iCs/>
          <w:color w:val="000000"/>
          <w:spacing w:val="1"/>
          <w:sz w:val="24"/>
        </w:rPr>
        <w:t>i</w:t>
      </w:r>
      <w:r>
        <w:rPr>
          <w:rFonts w:eastAsia="Calibri" w:cs="Calibri" w:ascii="Calibri" w:hAnsi="Calibri"/>
          <w:b/>
          <w:bCs/>
          <w:i/>
          <w:iCs/>
          <w:color w:val="000000"/>
          <w:sz w:val="24"/>
        </w:rPr>
        <w:t>z</w:t>
      </w:r>
      <w:r>
        <w:rPr>
          <w:rFonts w:eastAsia="Calibri" w:cs="Calibri" w:ascii="Calibri" w:hAnsi="Calibri"/>
          <w:b/>
          <w:bCs/>
          <w:i/>
          <w:iCs/>
          <w:color w:val="000000"/>
          <w:spacing w:val="-1"/>
          <w:sz w:val="24"/>
        </w:rPr>
        <w:t>i</w:t>
      </w:r>
      <w:r>
        <w:rPr>
          <w:rFonts w:eastAsia="Calibri" w:cs="Calibri" w:ascii="Calibri" w:hAnsi="Calibri"/>
          <w:b/>
          <w:bCs/>
          <w:i/>
          <w:iCs/>
          <w:color w:val="000000"/>
          <w:sz w:val="24"/>
        </w:rPr>
        <w:t>ng,</w:t>
      </w:r>
      <w:r>
        <w:rPr>
          <w:rFonts w:eastAsia="Calibri" w:cs="Calibri" w:ascii="Calibri" w:hAnsi="Calibri"/>
          <w:b/>
          <w:bCs/>
          <w:i/>
          <w:iCs/>
          <w:color w:val="000000"/>
          <w:spacing w:val="-1"/>
          <w:sz w:val="24"/>
        </w:rPr>
        <w:t xml:space="preserve"> </w:t>
      </w:r>
      <w:r>
        <w:rPr>
          <w:rFonts w:eastAsia="Calibri" w:cs="Calibri" w:ascii="Calibri" w:hAnsi="Calibri"/>
          <w:b/>
          <w:bCs/>
          <w:i/>
          <w:iCs/>
          <w:color w:val="000000"/>
          <w:sz w:val="24"/>
        </w:rPr>
        <w:t>report</w:t>
      </w:r>
      <w:r>
        <w:rPr>
          <w:rFonts w:eastAsia="Calibri" w:cs="Calibri" w:ascii="Calibri" w:hAnsi="Calibri"/>
          <w:b/>
          <w:bCs/>
          <w:i/>
          <w:iCs/>
          <w:color w:val="000000"/>
          <w:spacing w:val="-1"/>
          <w:sz w:val="24"/>
        </w:rPr>
        <w:t>i</w:t>
      </w:r>
      <w:r>
        <w:rPr>
          <w:rFonts w:eastAsia="Calibri" w:cs="Calibri" w:ascii="Calibri" w:hAnsi="Calibri"/>
          <w:b/>
          <w:bCs/>
          <w:i/>
          <w:iCs/>
          <w:color w:val="000000"/>
          <w:spacing w:val="-2"/>
          <w:sz w:val="24"/>
        </w:rPr>
        <w:t>n</w:t>
      </w:r>
      <w:r>
        <w:rPr>
          <w:rFonts w:eastAsia="Calibri" w:cs="Calibri" w:ascii="Calibri" w:hAnsi="Calibri"/>
          <w:b/>
          <w:bCs/>
          <w:i/>
          <w:iCs/>
          <w:color w:val="000000"/>
          <w:sz w:val="24"/>
        </w:rPr>
        <w:t>g</w:t>
      </w:r>
      <w:r>
        <w:rPr>
          <w:rFonts w:eastAsia="Calibri" w:cs="Calibri" w:ascii="Calibri" w:hAnsi="Calibri"/>
          <w:b/>
          <w:bCs/>
          <w:i/>
          <w:iCs/>
          <w:color w:val="000000"/>
          <w:spacing w:val="1"/>
          <w:sz w:val="24"/>
        </w:rPr>
        <w:t xml:space="preserve"> </w:t>
      </w:r>
      <w:r>
        <w:rPr>
          <w:rFonts w:eastAsia="Calibri" w:cs="Calibri" w:ascii="Calibri" w:hAnsi="Calibri"/>
          <w:b/>
          <w:bCs/>
          <w:i/>
          <w:iCs/>
          <w:color w:val="000000"/>
          <w:sz w:val="24"/>
        </w:rPr>
        <w:t>a</w:t>
      </w:r>
      <w:r>
        <w:rPr>
          <w:rFonts w:eastAsia="Calibri" w:cs="Calibri" w:ascii="Calibri" w:hAnsi="Calibri"/>
          <w:b/>
          <w:bCs/>
          <w:i/>
          <w:iCs/>
          <w:color w:val="000000"/>
          <w:spacing w:val="1"/>
          <w:sz w:val="24"/>
        </w:rPr>
        <w:t>n</w:t>
      </w:r>
      <w:r>
        <w:rPr>
          <w:rFonts w:eastAsia="Calibri" w:cs="Calibri" w:ascii="Calibri" w:hAnsi="Calibri"/>
          <w:b/>
          <w:bCs/>
          <w:i/>
          <w:iCs/>
          <w:color w:val="000000"/>
          <w:sz w:val="24"/>
        </w:rPr>
        <w:t xml:space="preserve">d </w:t>
      </w:r>
      <w:r>
        <w:rPr>
          <w:rFonts w:eastAsia="Calibri" w:cs="Calibri" w:ascii="Calibri" w:hAnsi="Calibri"/>
          <w:b/>
          <w:bCs/>
          <w:i/>
          <w:iCs/>
          <w:color w:val="000000"/>
          <w:spacing w:val="1"/>
          <w:sz w:val="24"/>
        </w:rPr>
        <w:t>i</w:t>
      </w:r>
      <w:r>
        <w:rPr>
          <w:rFonts w:eastAsia="Calibri" w:cs="Calibri" w:ascii="Calibri" w:hAnsi="Calibri"/>
          <w:b/>
          <w:bCs/>
          <w:i/>
          <w:iCs/>
          <w:color w:val="000000"/>
          <w:sz w:val="24"/>
        </w:rPr>
        <w:t>nve</w:t>
      </w:r>
      <w:r>
        <w:rPr>
          <w:rFonts w:eastAsia="Calibri" w:cs="Calibri" w:ascii="Calibri" w:hAnsi="Calibri"/>
          <w:b/>
          <w:bCs/>
          <w:i/>
          <w:iCs/>
          <w:color w:val="000000"/>
          <w:spacing w:val="-1"/>
          <w:sz w:val="24"/>
        </w:rPr>
        <w:t>s</w:t>
      </w:r>
      <w:r>
        <w:rPr>
          <w:rFonts w:eastAsia="Calibri" w:cs="Calibri" w:ascii="Calibri" w:hAnsi="Calibri"/>
          <w:b/>
          <w:bCs/>
          <w:i/>
          <w:iCs/>
          <w:color w:val="000000"/>
          <w:sz w:val="24"/>
        </w:rPr>
        <w:t>t</w:t>
      </w:r>
      <w:r>
        <w:rPr>
          <w:rFonts w:eastAsia="Calibri" w:cs="Calibri" w:ascii="Calibri" w:hAnsi="Calibri"/>
          <w:b/>
          <w:bCs/>
          <w:i/>
          <w:iCs/>
          <w:color w:val="000000"/>
          <w:spacing w:val="2"/>
          <w:sz w:val="24"/>
        </w:rPr>
        <w:t>i</w:t>
      </w:r>
      <w:r>
        <w:rPr>
          <w:rFonts w:eastAsia="Calibri" w:cs="Calibri" w:ascii="Calibri" w:hAnsi="Calibri"/>
          <w:b/>
          <w:bCs/>
          <w:i/>
          <w:iCs/>
          <w:color w:val="000000"/>
          <w:sz w:val="24"/>
        </w:rPr>
        <w:t>g</w:t>
      </w:r>
      <w:r>
        <w:rPr>
          <w:rFonts w:eastAsia="Calibri" w:cs="Calibri" w:ascii="Calibri" w:hAnsi="Calibri"/>
          <w:b/>
          <w:bCs/>
          <w:i/>
          <w:iCs/>
          <w:color w:val="000000"/>
          <w:spacing w:val="-1"/>
          <w:sz w:val="24"/>
        </w:rPr>
        <w:t>a</w:t>
      </w:r>
      <w:r>
        <w:rPr>
          <w:rFonts w:eastAsia="Calibri" w:cs="Calibri" w:ascii="Calibri" w:hAnsi="Calibri"/>
          <w:b/>
          <w:bCs/>
          <w:i/>
          <w:iCs/>
          <w:color w:val="000000"/>
          <w:sz w:val="24"/>
        </w:rPr>
        <w:t>t</w:t>
      </w:r>
      <w:r>
        <w:rPr>
          <w:rFonts w:eastAsia="Calibri" w:cs="Calibri" w:ascii="Calibri" w:hAnsi="Calibri"/>
          <w:b/>
          <w:bCs/>
          <w:i/>
          <w:iCs/>
          <w:color w:val="000000"/>
          <w:spacing w:val="2"/>
          <w:sz w:val="24"/>
        </w:rPr>
        <w:t>i</w:t>
      </w:r>
      <w:r>
        <w:rPr>
          <w:rFonts w:eastAsia="Calibri" w:cs="Calibri" w:ascii="Calibri" w:hAnsi="Calibri"/>
          <w:b/>
          <w:bCs/>
          <w:i/>
          <w:iCs/>
          <w:color w:val="000000"/>
          <w:spacing w:val="-2"/>
          <w:sz w:val="24"/>
        </w:rPr>
        <w:t>n</w:t>
      </w:r>
      <w:r>
        <w:rPr>
          <w:rFonts w:eastAsia="Calibri" w:cs="Calibri" w:ascii="Calibri" w:hAnsi="Calibri"/>
          <w:b/>
          <w:bCs/>
          <w:i/>
          <w:iCs/>
          <w:color w:val="000000"/>
          <w:sz w:val="24"/>
        </w:rPr>
        <w:t>g</w:t>
      </w:r>
      <w:r>
        <w:rPr>
          <w:rFonts w:eastAsia="Calibri" w:cs="Calibri" w:ascii="Calibri" w:hAnsi="Calibri"/>
          <w:b/>
          <w:bCs/>
          <w:i/>
          <w:iCs/>
          <w:color w:val="000000"/>
          <w:spacing w:val="1"/>
          <w:sz w:val="24"/>
        </w:rPr>
        <w:t xml:space="preserve"> </w:t>
      </w:r>
      <w:r>
        <w:rPr>
          <w:rFonts w:eastAsia="Calibri" w:cs="Calibri" w:ascii="Calibri" w:hAnsi="Calibri"/>
          <w:b/>
          <w:bCs/>
          <w:i/>
          <w:iCs/>
          <w:color w:val="000000"/>
          <w:sz w:val="24"/>
        </w:rPr>
        <w:t>co</w:t>
      </w:r>
      <w:r>
        <w:rPr>
          <w:rFonts w:eastAsia="Calibri" w:cs="Calibri" w:ascii="Calibri" w:hAnsi="Calibri"/>
          <w:b/>
          <w:bCs/>
          <w:i/>
          <w:iCs/>
          <w:color w:val="000000"/>
          <w:spacing w:val="-1"/>
          <w:sz w:val="24"/>
        </w:rPr>
        <w:t>m</w:t>
      </w:r>
      <w:r>
        <w:rPr>
          <w:rFonts w:eastAsia="Calibri" w:cs="Calibri" w:ascii="Calibri" w:hAnsi="Calibri"/>
          <w:b/>
          <w:bCs/>
          <w:i/>
          <w:iCs/>
          <w:color w:val="000000"/>
          <w:sz w:val="24"/>
        </w:rPr>
        <w:t>p</w:t>
      </w:r>
      <w:r>
        <w:rPr>
          <w:rFonts w:eastAsia="Calibri" w:cs="Calibri" w:ascii="Calibri" w:hAnsi="Calibri"/>
          <w:b/>
          <w:bCs/>
          <w:i/>
          <w:iCs/>
          <w:color w:val="000000"/>
          <w:spacing w:val="-1"/>
          <w:sz w:val="24"/>
        </w:rPr>
        <w:t>l</w:t>
      </w:r>
      <w:r>
        <w:rPr>
          <w:rFonts w:eastAsia="Calibri" w:cs="Calibri" w:ascii="Calibri" w:hAnsi="Calibri"/>
          <w:b/>
          <w:bCs/>
          <w:i/>
          <w:iCs/>
          <w:color w:val="000000"/>
          <w:sz w:val="24"/>
        </w:rPr>
        <w:t>a</w:t>
      </w:r>
      <w:r>
        <w:rPr>
          <w:rFonts w:eastAsia="Calibri" w:cs="Calibri" w:ascii="Calibri" w:hAnsi="Calibri"/>
          <w:b/>
          <w:bCs/>
          <w:i/>
          <w:iCs/>
          <w:color w:val="000000"/>
          <w:spacing w:val="1"/>
          <w:sz w:val="24"/>
        </w:rPr>
        <w:t>i</w:t>
      </w:r>
      <w:r>
        <w:rPr>
          <w:rFonts w:eastAsia="Calibri" w:cs="Calibri" w:ascii="Calibri" w:hAnsi="Calibri"/>
          <w:b/>
          <w:bCs/>
          <w:i/>
          <w:iCs/>
          <w:color w:val="000000"/>
          <w:spacing w:val="-2"/>
          <w:sz w:val="24"/>
        </w:rPr>
        <w:t>n</w:t>
      </w:r>
      <w:r>
        <w:rPr>
          <w:rFonts w:eastAsia="Calibri" w:cs="Calibri" w:ascii="Calibri" w:hAnsi="Calibri"/>
          <w:b/>
          <w:bCs/>
          <w:i/>
          <w:iCs/>
          <w:color w:val="000000"/>
          <w:sz w:val="24"/>
        </w:rPr>
        <w:t>ts,</w:t>
      </w:r>
      <w:r>
        <w:rPr>
          <w:rFonts w:eastAsia="Calibri" w:cs="Calibri" w:ascii="Calibri" w:hAnsi="Calibri"/>
          <w:b/>
          <w:bCs/>
          <w:i/>
          <w:iCs/>
          <w:color w:val="000000"/>
          <w:spacing w:val="1"/>
          <w:sz w:val="24"/>
        </w:rPr>
        <w:t xml:space="preserve"> w</w:t>
      </w:r>
      <w:r>
        <w:rPr>
          <w:rFonts w:eastAsia="Calibri" w:cs="Calibri" w:ascii="Calibri" w:hAnsi="Calibri"/>
          <w:b/>
          <w:bCs/>
          <w:i/>
          <w:iCs/>
          <w:color w:val="000000"/>
          <w:spacing w:val="-2"/>
          <w:sz w:val="24"/>
        </w:rPr>
        <w:t>h</w:t>
      </w:r>
      <w:r>
        <w:rPr>
          <w:rFonts w:eastAsia="Calibri" w:cs="Calibri" w:ascii="Calibri" w:hAnsi="Calibri"/>
          <w:b/>
          <w:bCs/>
          <w:i/>
          <w:iCs/>
          <w:color w:val="000000"/>
          <w:spacing w:val="1"/>
          <w:sz w:val="24"/>
        </w:rPr>
        <w:t>i</w:t>
      </w:r>
      <w:r>
        <w:rPr>
          <w:rFonts w:eastAsia="Calibri" w:cs="Calibri" w:ascii="Calibri" w:hAnsi="Calibri"/>
          <w:b/>
          <w:bCs/>
          <w:i/>
          <w:iCs/>
          <w:color w:val="000000"/>
          <w:sz w:val="24"/>
        </w:rPr>
        <w:t>ch</w:t>
      </w:r>
      <w:r>
        <w:rPr>
          <w:rFonts w:eastAsia="Calibri" w:cs="Calibri" w:ascii="Calibri" w:hAnsi="Calibri"/>
          <w:b/>
          <w:bCs/>
          <w:i/>
          <w:iCs/>
          <w:color w:val="000000"/>
          <w:spacing w:val="-1"/>
          <w:sz w:val="24"/>
        </w:rPr>
        <w:t xml:space="preserve"> </w:t>
      </w:r>
      <w:r>
        <w:rPr>
          <w:rFonts w:eastAsia="Calibri" w:cs="Calibri" w:ascii="Calibri" w:hAnsi="Calibri"/>
          <w:b/>
          <w:bCs/>
          <w:i/>
          <w:iCs/>
          <w:color w:val="000000"/>
          <w:spacing w:val="1"/>
          <w:sz w:val="24"/>
        </w:rPr>
        <w:t>i</w:t>
      </w:r>
      <w:r>
        <w:rPr>
          <w:rFonts w:eastAsia="Calibri" w:cs="Calibri" w:ascii="Calibri" w:hAnsi="Calibri"/>
          <w:b/>
          <w:bCs/>
          <w:i/>
          <w:iCs/>
          <w:color w:val="000000"/>
          <w:sz w:val="24"/>
        </w:rPr>
        <w:t xml:space="preserve">s </w:t>
      </w:r>
      <w:r>
        <w:rPr>
          <w:rFonts w:eastAsia="Calibri" w:cs="Calibri" w:ascii="Calibri" w:hAnsi="Calibri"/>
          <w:b/>
          <w:bCs/>
          <w:i/>
          <w:iCs/>
          <w:color w:val="000000"/>
          <w:spacing w:val="1"/>
          <w:sz w:val="24"/>
        </w:rPr>
        <w:t>f</w:t>
      </w:r>
      <w:r>
        <w:rPr>
          <w:rFonts w:eastAsia="Calibri" w:cs="Calibri" w:ascii="Calibri" w:hAnsi="Calibri"/>
          <w:b/>
          <w:bCs/>
          <w:i/>
          <w:iCs/>
          <w:color w:val="000000"/>
          <w:spacing w:val="-2"/>
          <w:sz w:val="24"/>
        </w:rPr>
        <w:t>a</w:t>
      </w:r>
      <w:r>
        <w:rPr>
          <w:rFonts w:eastAsia="Calibri" w:cs="Calibri" w:ascii="Calibri" w:hAnsi="Calibri"/>
          <w:b/>
          <w:bCs/>
          <w:i/>
          <w:iCs/>
          <w:color w:val="000000"/>
          <w:spacing w:val="1"/>
          <w:sz w:val="24"/>
        </w:rPr>
        <w:t>i</w:t>
      </w:r>
      <w:r>
        <w:rPr>
          <w:rFonts w:eastAsia="Calibri" w:cs="Calibri" w:ascii="Calibri" w:hAnsi="Calibri"/>
          <w:b/>
          <w:bCs/>
          <w:i/>
          <w:iCs/>
          <w:color w:val="000000"/>
          <w:sz w:val="24"/>
        </w:rPr>
        <w:t xml:space="preserve">r </w:t>
      </w:r>
      <w:r>
        <w:rPr>
          <w:rFonts w:eastAsia="Calibri" w:cs="Calibri" w:ascii="Calibri" w:hAnsi="Calibri"/>
          <w:b/>
          <w:bCs/>
          <w:i/>
          <w:iCs/>
          <w:color w:val="000000"/>
          <w:spacing w:val="1"/>
          <w:sz w:val="24"/>
        </w:rPr>
        <w:t>a</w:t>
      </w:r>
      <w:r>
        <w:rPr>
          <w:rFonts w:eastAsia="Calibri" w:cs="Calibri" w:ascii="Calibri" w:hAnsi="Calibri"/>
          <w:b/>
          <w:bCs/>
          <w:i/>
          <w:iCs/>
          <w:color w:val="000000"/>
          <w:spacing w:val="-2"/>
          <w:sz w:val="24"/>
        </w:rPr>
        <w:t>n</w:t>
      </w:r>
      <w:r>
        <w:rPr>
          <w:rFonts w:eastAsia="Calibri" w:cs="Calibri" w:ascii="Calibri" w:hAnsi="Calibri"/>
          <w:b/>
          <w:bCs/>
          <w:i/>
          <w:iCs/>
          <w:color w:val="000000"/>
          <w:sz w:val="24"/>
        </w:rPr>
        <w:t>d</w:t>
      </w:r>
      <w:r>
        <w:rPr>
          <w:rFonts w:eastAsia="Calibri" w:cs="Calibri" w:ascii="Calibri" w:hAnsi="Calibri"/>
          <w:b/>
          <w:bCs/>
          <w:i/>
          <w:iCs/>
          <w:color w:val="000000"/>
          <w:spacing w:val="1"/>
          <w:sz w:val="24"/>
        </w:rPr>
        <w:t xml:space="preserve"> </w:t>
      </w:r>
      <w:r>
        <w:rPr>
          <w:rFonts w:eastAsia="Calibri" w:cs="Calibri" w:ascii="Calibri" w:hAnsi="Calibri"/>
          <w:b/>
          <w:bCs/>
          <w:i/>
          <w:iCs/>
          <w:color w:val="000000"/>
          <w:spacing w:val="-2"/>
          <w:sz w:val="24"/>
        </w:rPr>
        <w:t>t</w:t>
      </w:r>
      <w:r>
        <w:rPr>
          <w:rFonts w:eastAsia="Calibri" w:cs="Calibri" w:ascii="Calibri" w:hAnsi="Calibri"/>
          <w:b/>
          <w:bCs/>
          <w:i/>
          <w:iCs/>
          <w:color w:val="000000"/>
          <w:spacing w:val="1"/>
          <w:sz w:val="24"/>
        </w:rPr>
        <w:t>i</w:t>
      </w:r>
      <w:r>
        <w:rPr>
          <w:rFonts w:eastAsia="Calibri" w:cs="Calibri" w:ascii="Calibri" w:hAnsi="Calibri"/>
          <w:b/>
          <w:bCs/>
          <w:i/>
          <w:iCs/>
          <w:color w:val="000000"/>
          <w:spacing w:val="-1"/>
          <w:sz w:val="24"/>
        </w:rPr>
        <w:t>m</w:t>
      </w:r>
      <w:r>
        <w:rPr>
          <w:rFonts w:eastAsia="Calibri" w:cs="Calibri" w:ascii="Calibri" w:hAnsi="Calibri"/>
          <w:b/>
          <w:bCs/>
          <w:i/>
          <w:iCs/>
          <w:color w:val="000000"/>
          <w:sz w:val="24"/>
        </w:rPr>
        <w:t>e</w:t>
      </w:r>
      <w:r>
        <w:rPr>
          <w:rFonts w:eastAsia="Calibri" w:cs="Calibri" w:ascii="Calibri" w:hAnsi="Calibri"/>
          <w:b/>
          <w:bCs/>
          <w:i/>
          <w:iCs/>
          <w:color w:val="000000"/>
          <w:spacing w:val="1"/>
          <w:sz w:val="24"/>
        </w:rPr>
        <w:t>l</w:t>
      </w:r>
      <w:r>
        <w:rPr>
          <w:rFonts w:eastAsia="Calibri" w:cs="Calibri" w:ascii="Calibri" w:hAnsi="Calibri"/>
          <w:b/>
          <w:bCs/>
          <w:i/>
          <w:iCs/>
          <w:color w:val="000000"/>
          <w:spacing w:val="-2"/>
          <w:sz w:val="24"/>
        </w:rPr>
        <w:t>y</w:t>
      </w:r>
      <w:r>
        <w:rPr>
          <w:rFonts w:eastAsia="Calibri" w:cs="Calibri" w:ascii="Calibri" w:hAnsi="Calibri"/>
          <w:b/>
          <w:bCs/>
          <w:i/>
          <w:iCs/>
          <w:color w:val="000000"/>
          <w:sz w:val="24"/>
        </w:rPr>
        <w:t>.</w:t>
      </w:r>
    </w:p>
    <w:p>
      <w:pPr>
        <w:pStyle w:val="Normal"/>
        <w:widowControl w:val="false"/>
        <w:spacing w:before="0" w:after="0"/>
        <w:ind w:start="1220"/>
        <w:rPr>
          <w:rFonts w:ascii="Calibri" w:hAnsi="Calibri" w:eastAsia="Calibri" w:cs="Calibri"/>
          <w:color w:val="000000"/>
          <w:spacing w:val="1"/>
          <w:szCs w:val="21"/>
        </w:rPr>
      </w:pPr>
      <w:r>
        <w:rPr>
          <w:rFonts w:eastAsia="Calibri" w:cs="Calibri" w:ascii="Calibri" w:hAnsi="Calibri"/>
          <w:color w:val="000000"/>
          <w:spacing w:val="1"/>
          <w:szCs w:val="21"/>
        </w:rPr>
      </w:r>
    </w:p>
    <w:p>
      <w:pPr>
        <w:pStyle w:val="Normal"/>
        <w:widowControl w:val="false"/>
        <w:spacing w:before="0" w:after="0"/>
        <w:rPr>
          <w:rFonts w:ascii="Calibri" w:hAnsi="Calibri" w:eastAsia="Calibri" w:cs="Calibri"/>
          <w:color w:val="000000"/>
          <w:szCs w:val="21"/>
        </w:rPr>
      </w:pPr>
      <w:r>
        <w:rPr>
          <w:rFonts w:eastAsia="Calibri" w:cs="Calibri" w:ascii="Calibri" w:hAnsi="Calibri"/>
          <w:color w:val="000000"/>
          <w:spacing w:val="1"/>
          <w:szCs w:val="21"/>
        </w:rPr>
        <w:t>5</w:t>
      </w:r>
      <w:r>
        <w:rPr>
          <w:rFonts w:eastAsia="Calibri" w:cs="Calibri" w:ascii="Calibri" w:hAnsi="Calibri"/>
          <w:color w:val="000000"/>
          <w:szCs w:val="21"/>
        </w:rPr>
        <w:t xml:space="preserve">.2        </w:t>
      </w:r>
      <w:r>
        <w:rPr>
          <w:rFonts w:eastAsia="Calibri" w:cs="Calibri" w:ascii="Calibri" w:hAnsi="Calibri"/>
          <w:color w:val="000000"/>
          <w:spacing w:val="24"/>
          <w:szCs w:val="21"/>
        </w:rPr>
        <w:t xml:space="preserve"> </w:t>
      </w:r>
      <w:r>
        <w:rPr>
          <w:rFonts w:eastAsia="Calibri" w:cs="Calibri" w:ascii="Calibri" w:hAnsi="Calibri"/>
          <w:b/>
          <w:bCs/>
          <w:color w:val="000000"/>
          <w:spacing w:val="1"/>
          <w:sz w:val="24"/>
          <w:szCs w:val="21"/>
        </w:rPr>
        <w:t>R</w:t>
      </w:r>
      <w:r>
        <w:rPr>
          <w:rFonts w:eastAsia="Calibri" w:cs="Calibri" w:ascii="Calibri" w:hAnsi="Calibri"/>
          <w:b/>
          <w:bCs/>
          <w:color w:val="000000"/>
          <w:spacing w:val="-1"/>
          <w:sz w:val="24"/>
          <w:szCs w:val="21"/>
        </w:rPr>
        <w:t>e</w:t>
      </w:r>
      <w:r>
        <w:rPr>
          <w:rFonts w:eastAsia="Calibri" w:cs="Calibri" w:ascii="Calibri" w:hAnsi="Calibri"/>
          <w:b/>
          <w:bCs/>
          <w:color w:val="000000"/>
          <w:spacing w:val="-2"/>
          <w:sz w:val="24"/>
          <w:szCs w:val="21"/>
        </w:rPr>
        <w:t>g</w:t>
      </w:r>
      <w:r>
        <w:rPr>
          <w:rFonts w:eastAsia="Calibri" w:cs="Calibri" w:ascii="Calibri" w:hAnsi="Calibri"/>
          <w:b/>
          <w:bCs/>
          <w:color w:val="000000"/>
          <w:spacing w:val="1"/>
          <w:sz w:val="24"/>
          <w:szCs w:val="21"/>
        </w:rPr>
        <w:t>i</w:t>
      </w:r>
      <w:r>
        <w:rPr>
          <w:rFonts w:eastAsia="Calibri" w:cs="Calibri" w:ascii="Calibri" w:hAnsi="Calibri"/>
          <w:b/>
          <w:bCs/>
          <w:color w:val="000000"/>
          <w:sz w:val="24"/>
          <w:szCs w:val="21"/>
        </w:rPr>
        <w:t>s</w:t>
      </w:r>
      <w:r>
        <w:rPr>
          <w:rFonts w:eastAsia="Calibri" w:cs="Calibri" w:ascii="Calibri" w:hAnsi="Calibri"/>
          <w:b/>
          <w:bCs/>
          <w:color w:val="000000"/>
          <w:spacing w:val="1"/>
          <w:sz w:val="24"/>
          <w:szCs w:val="21"/>
        </w:rPr>
        <w:t>t</w:t>
      </w:r>
      <w:r>
        <w:rPr>
          <w:rFonts w:eastAsia="Calibri" w:cs="Calibri" w:ascii="Calibri" w:hAnsi="Calibri"/>
          <w:b/>
          <w:bCs/>
          <w:color w:val="000000"/>
          <w:sz w:val="24"/>
          <w:szCs w:val="21"/>
        </w:rPr>
        <w:t>r</w:t>
      </w:r>
      <w:r>
        <w:rPr>
          <w:rFonts w:eastAsia="Calibri" w:cs="Calibri" w:ascii="Calibri" w:hAnsi="Calibri"/>
          <w:b/>
          <w:bCs/>
          <w:color w:val="000000"/>
          <w:spacing w:val="-4"/>
          <w:sz w:val="24"/>
          <w:szCs w:val="21"/>
        </w:rPr>
        <w:t>a</w:t>
      </w:r>
      <w:r>
        <w:rPr>
          <w:rFonts w:eastAsia="Calibri" w:cs="Calibri" w:ascii="Calibri" w:hAnsi="Calibri"/>
          <w:b/>
          <w:bCs/>
          <w:color w:val="000000"/>
          <w:spacing w:val="1"/>
          <w:sz w:val="24"/>
          <w:szCs w:val="21"/>
        </w:rPr>
        <w:t>ti</w:t>
      </w:r>
      <w:r>
        <w:rPr>
          <w:rFonts w:eastAsia="Calibri" w:cs="Calibri" w:ascii="Calibri" w:hAnsi="Calibri"/>
          <w:b/>
          <w:bCs/>
          <w:color w:val="000000"/>
          <w:spacing w:val="-1"/>
          <w:sz w:val="24"/>
          <w:szCs w:val="21"/>
        </w:rPr>
        <w:t>o</w:t>
      </w:r>
      <w:r>
        <w:rPr>
          <w:rFonts w:eastAsia="Calibri" w:cs="Calibri" w:ascii="Calibri" w:hAnsi="Calibri"/>
          <w:b/>
          <w:bCs/>
          <w:color w:val="000000"/>
          <w:sz w:val="24"/>
          <w:szCs w:val="21"/>
        </w:rPr>
        <w:t>n</w:t>
      </w:r>
    </w:p>
    <w:p>
      <w:pPr>
        <w:pStyle w:val="Normal"/>
        <w:widowControl w:val="false"/>
        <w:spacing w:before="0" w:after="0"/>
        <w:rPr>
          <w:rFonts w:ascii="Calibri" w:hAnsi="Calibri" w:eastAsia="Calibri" w:cs="Calibri"/>
          <w:color w:val="000000"/>
          <w:sz w:val="24"/>
        </w:rPr>
      </w:pPr>
      <w:r>
        <w:rPr>
          <w:rFonts w:eastAsia="Calibri" w:cs="Calibri" w:ascii="Calibri" w:hAnsi="Calibri"/>
          <w:color w:val="000000"/>
          <w:sz w:val="24"/>
        </w:rPr>
      </w:r>
    </w:p>
    <w:p>
      <w:pPr>
        <w:pStyle w:val="Normal"/>
        <w:widowControl w:val="false"/>
        <w:spacing w:before="0" w:after="0"/>
        <w:ind w:end="828"/>
        <w:rPr>
          <w:rFonts w:ascii="Calibri" w:hAnsi="Calibri" w:eastAsia="Calibri" w:cs="Calibri"/>
          <w:sz w:val="24"/>
        </w:rPr>
      </w:pPr>
      <w:r>
        <w:rPr>
          <w:rFonts w:eastAsia="Calibri" w:cs="Calibri" w:ascii="Calibri" w:hAnsi="Calibri"/>
          <w:color w:val="000000"/>
          <w:sz w:val="24"/>
        </w:rPr>
        <w:t>5.</w:t>
      </w:r>
      <w:r>
        <w:rPr>
          <w:rFonts w:eastAsia="Calibri" w:cs="Calibri" w:ascii="Calibri" w:hAnsi="Calibri"/>
          <w:color w:val="000000"/>
          <w:spacing w:val="1"/>
          <w:sz w:val="24"/>
        </w:rPr>
        <w:t>2</w:t>
      </w:r>
      <w:r>
        <w:rPr>
          <w:rFonts w:eastAsia="Calibri" w:cs="Calibri" w:ascii="Calibri" w:hAnsi="Calibri"/>
          <w:color w:val="000000"/>
          <w:sz w:val="24"/>
        </w:rPr>
        <w:t xml:space="preserve">.1   </w:t>
      </w:r>
      <w:r>
        <w:rPr>
          <w:rFonts w:eastAsia="Calibri" w:cs="Calibri" w:ascii="Calibri" w:hAnsi="Calibri"/>
          <w:color w:val="000000"/>
          <w:spacing w:val="16"/>
          <w:sz w:val="24"/>
        </w:rPr>
        <w:t xml:space="preserve"> </w:t>
      </w:r>
      <w:r>
        <w:rPr>
          <w:rFonts w:eastAsia="Calibri" w:cs="Calibri" w:ascii="Calibri" w:hAnsi="Calibri"/>
          <w:color w:val="000000"/>
          <w:sz w:val="24"/>
        </w:rPr>
        <w:t>A</w:t>
      </w:r>
      <w:r>
        <w:rPr>
          <w:rFonts w:eastAsia="Calibri" w:cs="Calibri" w:ascii="Calibri" w:hAnsi="Calibri"/>
          <w:color w:val="000000"/>
          <w:spacing w:val="34"/>
          <w:sz w:val="24"/>
        </w:rPr>
        <w:t xml:space="preserve"> </w:t>
      </w:r>
      <w:r>
        <w:rPr>
          <w:rFonts w:eastAsia="Calibri" w:cs="Calibri" w:ascii="Calibri" w:hAnsi="Calibri"/>
          <w:color w:val="000000"/>
          <w:sz w:val="24"/>
        </w:rPr>
        <w:t>Complaint Management Register</w:t>
      </w:r>
      <w:r>
        <w:rPr>
          <w:rFonts w:eastAsia="Calibri" w:cs="Calibri" w:ascii="Calibri" w:hAnsi="Calibri"/>
          <w:color w:val="000000"/>
          <w:spacing w:val="32"/>
          <w:sz w:val="24"/>
        </w:rPr>
        <w:t xml:space="preserve"> </w:t>
      </w:r>
      <w:r>
        <w:rPr>
          <w:rFonts w:eastAsia="Calibri" w:cs="Calibri" w:ascii="Calibri" w:hAnsi="Calibri"/>
          <w:color w:val="000000"/>
          <w:sz w:val="24"/>
        </w:rPr>
        <w:t>s</w:t>
      </w:r>
      <w:r>
        <w:rPr>
          <w:rFonts w:eastAsia="Calibri" w:cs="Calibri" w:ascii="Calibri" w:hAnsi="Calibri"/>
          <w:color w:val="000000"/>
          <w:spacing w:val="1"/>
          <w:sz w:val="24"/>
        </w:rPr>
        <w:t>h</w:t>
      </w:r>
      <w:r>
        <w:rPr>
          <w:rFonts w:eastAsia="Calibri" w:cs="Calibri" w:ascii="Calibri" w:hAnsi="Calibri"/>
          <w:color w:val="000000"/>
          <w:sz w:val="24"/>
        </w:rPr>
        <w:t>all</w:t>
      </w:r>
      <w:r>
        <w:rPr>
          <w:rFonts w:eastAsia="Calibri" w:cs="Calibri" w:ascii="Calibri" w:hAnsi="Calibri"/>
          <w:color w:val="000000"/>
          <w:spacing w:val="32"/>
          <w:sz w:val="24"/>
        </w:rPr>
        <w:t xml:space="preserve"> </w:t>
      </w:r>
      <w:r>
        <w:rPr>
          <w:rFonts w:eastAsia="Calibri" w:cs="Calibri" w:ascii="Calibri" w:hAnsi="Calibri"/>
          <w:color w:val="000000"/>
          <w:spacing w:val="1"/>
          <w:sz w:val="24"/>
        </w:rPr>
        <w:t>b</w:t>
      </w:r>
      <w:r>
        <w:rPr>
          <w:rFonts w:eastAsia="Calibri" w:cs="Calibri" w:ascii="Calibri" w:hAnsi="Calibri"/>
          <w:color w:val="000000"/>
          <w:sz w:val="24"/>
        </w:rPr>
        <w:t>e</w:t>
      </w:r>
      <w:r>
        <w:rPr>
          <w:rFonts w:eastAsia="Calibri" w:cs="Calibri" w:ascii="Calibri" w:hAnsi="Calibri"/>
          <w:color w:val="000000"/>
          <w:spacing w:val="32"/>
          <w:sz w:val="24"/>
        </w:rPr>
        <w:t xml:space="preserve"> </w:t>
      </w:r>
      <w:r>
        <w:rPr>
          <w:rFonts w:eastAsia="Calibri" w:cs="Calibri" w:ascii="Calibri" w:hAnsi="Calibri"/>
          <w:color w:val="000000"/>
          <w:sz w:val="24"/>
        </w:rPr>
        <w:t>ma</w:t>
      </w:r>
      <w:r>
        <w:rPr>
          <w:rFonts w:eastAsia="Calibri" w:cs="Calibri" w:ascii="Calibri" w:hAnsi="Calibri"/>
          <w:color w:val="000000"/>
          <w:spacing w:val="-2"/>
          <w:sz w:val="24"/>
        </w:rPr>
        <w:t>i</w:t>
      </w:r>
      <w:r>
        <w:rPr>
          <w:rFonts w:eastAsia="Calibri" w:cs="Calibri" w:ascii="Calibri" w:hAnsi="Calibri"/>
          <w:color w:val="000000"/>
          <w:spacing w:val="-1"/>
          <w:sz w:val="24"/>
        </w:rPr>
        <w:t>n</w:t>
      </w:r>
      <w:r>
        <w:rPr>
          <w:rFonts w:eastAsia="Calibri" w:cs="Calibri" w:ascii="Calibri" w:hAnsi="Calibri"/>
          <w:color w:val="000000"/>
          <w:spacing w:val="1"/>
          <w:sz w:val="24"/>
        </w:rPr>
        <w:t>t</w:t>
      </w:r>
      <w:r>
        <w:rPr>
          <w:rFonts w:eastAsia="Calibri" w:cs="Calibri" w:ascii="Calibri" w:hAnsi="Calibri"/>
          <w:color w:val="000000"/>
          <w:sz w:val="24"/>
        </w:rPr>
        <w:t>ai</w:t>
      </w:r>
      <w:r>
        <w:rPr>
          <w:rFonts w:eastAsia="Calibri" w:cs="Calibri" w:ascii="Calibri" w:hAnsi="Calibri"/>
          <w:color w:val="000000"/>
          <w:spacing w:val="1"/>
          <w:sz w:val="24"/>
        </w:rPr>
        <w:t>n</w:t>
      </w:r>
      <w:r>
        <w:rPr>
          <w:rFonts w:eastAsia="Calibri" w:cs="Calibri" w:ascii="Calibri" w:hAnsi="Calibri"/>
          <w:color w:val="000000"/>
          <w:spacing w:val="-2"/>
          <w:sz w:val="24"/>
        </w:rPr>
        <w:t>e</w:t>
      </w:r>
      <w:r>
        <w:rPr>
          <w:rFonts w:eastAsia="Calibri" w:cs="Calibri" w:ascii="Calibri" w:hAnsi="Calibri"/>
          <w:color w:val="000000"/>
          <w:sz w:val="24"/>
        </w:rPr>
        <w:t>d</w:t>
      </w:r>
      <w:r>
        <w:rPr>
          <w:rFonts w:eastAsia="Calibri" w:cs="Calibri" w:ascii="Calibri" w:hAnsi="Calibri"/>
          <w:color w:val="000000"/>
          <w:spacing w:val="33"/>
          <w:sz w:val="24"/>
        </w:rPr>
        <w:t xml:space="preserve"> </w:t>
      </w:r>
      <w:r>
        <w:rPr>
          <w:rFonts w:eastAsia="Calibri" w:cs="Calibri" w:ascii="Calibri" w:hAnsi="Calibri"/>
          <w:color w:val="000000"/>
          <w:spacing w:val="1"/>
          <w:sz w:val="24"/>
        </w:rPr>
        <w:t>b</w:t>
      </w:r>
      <w:r>
        <w:rPr>
          <w:rFonts w:eastAsia="Calibri" w:cs="Calibri" w:ascii="Calibri" w:hAnsi="Calibri"/>
          <w:color w:val="000000"/>
          <w:sz w:val="24"/>
        </w:rPr>
        <w:t>y</w:t>
      </w:r>
      <w:r>
        <w:rPr>
          <w:rFonts w:eastAsia="Calibri" w:cs="Calibri" w:ascii="Calibri" w:hAnsi="Calibri"/>
          <w:color w:val="000000"/>
          <w:spacing w:val="33"/>
          <w:sz w:val="24"/>
        </w:rPr>
        <w:t xml:space="preserve"> </w:t>
      </w:r>
      <w:r>
        <w:rPr>
          <w:rFonts w:eastAsia="Calibri" w:cs="Calibri" w:ascii="Calibri" w:hAnsi="Calibri"/>
          <w:color w:val="000000"/>
          <w:sz w:val="24"/>
        </w:rPr>
        <w:t>e</w:t>
      </w:r>
      <w:r>
        <w:rPr>
          <w:rFonts w:eastAsia="Calibri" w:cs="Calibri" w:ascii="Calibri" w:hAnsi="Calibri"/>
          <w:color w:val="000000"/>
          <w:spacing w:val="1"/>
          <w:sz w:val="24"/>
        </w:rPr>
        <w:t>a</w:t>
      </w:r>
      <w:r>
        <w:rPr>
          <w:rFonts w:eastAsia="Calibri" w:cs="Calibri" w:ascii="Calibri" w:hAnsi="Calibri"/>
          <w:color w:val="000000"/>
          <w:spacing w:val="-3"/>
          <w:sz w:val="24"/>
        </w:rPr>
        <w:t>c</w:t>
      </w:r>
      <w:r>
        <w:rPr>
          <w:rFonts w:eastAsia="Calibri" w:cs="Calibri" w:ascii="Calibri" w:hAnsi="Calibri"/>
          <w:color w:val="000000"/>
          <w:sz w:val="24"/>
        </w:rPr>
        <w:t>h</w:t>
      </w:r>
      <w:r>
        <w:rPr>
          <w:rFonts w:eastAsia="Calibri" w:cs="Calibri" w:ascii="Calibri" w:hAnsi="Calibri"/>
          <w:color w:val="FF0000"/>
          <w:spacing w:val="-1"/>
          <w:sz w:val="24"/>
        </w:rPr>
        <w:t xml:space="preserve"> </w:t>
      </w:r>
      <w:r>
        <w:rPr>
          <w:rFonts w:eastAsia="Calibri" w:cs="Calibri" w:ascii="Calibri" w:hAnsi="Calibri"/>
          <w:spacing w:val="-1"/>
          <w:sz w:val="24"/>
        </w:rPr>
        <w:t>clinic</w:t>
      </w:r>
      <w:r>
        <w:rPr>
          <w:rFonts w:eastAsia="Calibri" w:cs="Calibri" w:ascii="Calibri" w:hAnsi="Calibri"/>
          <w:sz w:val="24"/>
        </w:rPr>
        <w:t xml:space="preserve">, </w:t>
      </w:r>
      <w:r>
        <w:rPr>
          <w:rFonts w:eastAsia="Calibri" w:cs="Calibri" w:ascii="Calibri" w:hAnsi="Calibri"/>
          <w:spacing w:val="-1"/>
          <w:sz w:val="24"/>
        </w:rPr>
        <w:t>w</w:t>
      </w:r>
      <w:r>
        <w:rPr>
          <w:rFonts w:eastAsia="Calibri" w:cs="Calibri" w:ascii="Calibri" w:hAnsi="Calibri"/>
          <w:spacing w:val="1"/>
          <w:sz w:val="24"/>
        </w:rPr>
        <w:t>h</w:t>
      </w:r>
      <w:r>
        <w:rPr>
          <w:rFonts w:eastAsia="Calibri" w:cs="Calibri" w:ascii="Calibri" w:hAnsi="Calibri"/>
          <w:sz w:val="24"/>
        </w:rPr>
        <w:t>i</w:t>
      </w:r>
      <w:r>
        <w:rPr>
          <w:rFonts w:eastAsia="Calibri" w:cs="Calibri" w:ascii="Calibri" w:hAnsi="Calibri"/>
          <w:spacing w:val="-1"/>
          <w:sz w:val="24"/>
        </w:rPr>
        <w:t>c</w:t>
      </w:r>
      <w:r>
        <w:rPr>
          <w:rFonts w:eastAsia="Calibri" w:cs="Calibri" w:ascii="Calibri" w:hAnsi="Calibri"/>
          <w:sz w:val="24"/>
        </w:rPr>
        <w:t>h</w:t>
      </w:r>
      <w:r>
        <w:rPr>
          <w:rFonts w:eastAsia="Calibri" w:cs="Calibri" w:ascii="Calibri" w:hAnsi="Calibri"/>
          <w:spacing w:val="3"/>
          <w:sz w:val="24"/>
        </w:rPr>
        <w:t xml:space="preserve"> </w:t>
      </w:r>
      <w:r>
        <w:rPr>
          <w:rFonts w:eastAsia="Calibri" w:cs="Calibri" w:ascii="Calibri" w:hAnsi="Calibri"/>
          <w:sz w:val="24"/>
        </w:rPr>
        <w:t>s</w:t>
      </w:r>
      <w:r>
        <w:rPr>
          <w:rFonts w:eastAsia="Calibri" w:cs="Calibri" w:ascii="Calibri" w:hAnsi="Calibri"/>
          <w:spacing w:val="-2"/>
          <w:sz w:val="24"/>
        </w:rPr>
        <w:t>h</w:t>
      </w:r>
      <w:r>
        <w:rPr>
          <w:rFonts w:eastAsia="Calibri" w:cs="Calibri" w:ascii="Calibri" w:hAnsi="Calibri"/>
          <w:sz w:val="24"/>
        </w:rPr>
        <w:t xml:space="preserve">all </w:t>
      </w:r>
      <w:r>
        <w:rPr>
          <w:rFonts w:eastAsia="Calibri" w:cs="Calibri" w:ascii="Calibri" w:hAnsi="Calibri"/>
          <w:spacing w:val="1"/>
          <w:sz w:val="24"/>
        </w:rPr>
        <w:t>b</w:t>
      </w:r>
      <w:r>
        <w:rPr>
          <w:rFonts w:eastAsia="Calibri" w:cs="Calibri" w:ascii="Calibri" w:hAnsi="Calibri"/>
          <w:sz w:val="24"/>
        </w:rPr>
        <w:t>e</w:t>
      </w:r>
      <w:r>
        <w:rPr>
          <w:rFonts w:eastAsia="Calibri" w:cs="Calibri" w:ascii="Calibri" w:hAnsi="Calibri"/>
          <w:spacing w:val="3"/>
          <w:sz w:val="24"/>
        </w:rPr>
        <w:t xml:space="preserve"> </w:t>
      </w:r>
      <w:r>
        <w:rPr>
          <w:rFonts w:eastAsia="Calibri" w:cs="Calibri" w:ascii="Calibri" w:hAnsi="Calibri"/>
          <w:sz w:val="24"/>
        </w:rPr>
        <w:t>a</w:t>
      </w:r>
      <w:r>
        <w:rPr>
          <w:rFonts w:eastAsia="Calibri" w:cs="Calibri" w:ascii="Calibri" w:hAnsi="Calibri"/>
          <w:spacing w:val="-3"/>
          <w:sz w:val="24"/>
        </w:rPr>
        <w:t>v</w:t>
      </w:r>
      <w:r>
        <w:rPr>
          <w:rFonts w:eastAsia="Calibri" w:cs="Calibri" w:ascii="Calibri" w:hAnsi="Calibri"/>
          <w:sz w:val="24"/>
        </w:rPr>
        <w:t>aila</w:t>
      </w:r>
      <w:r>
        <w:rPr>
          <w:rFonts w:eastAsia="Calibri" w:cs="Calibri" w:ascii="Calibri" w:hAnsi="Calibri"/>
          <w:spacing w:val="2"/>
          <w:sz w:val="24"/>
        </w:rPr>
        <w:t>b</w:t>
      </w:r>
      <w:r>
        <w:rPr>
          <w:rFonts w:eastAsia="Calibri" w:cs="Calibri" w:ascii="Calibri" w:hAnsi="Calibri"/>
          <w:sz w:val="24"/>
        </w:rPr>
        <w:t>le at the</w:t>
      </w:r>
      <w:r>
        <w:rPr>
          <w:rFonts w:eastAsia="Calibri" w:cs="Calibri" w:ascii="Calibri" w:hAnsi="Calibri"/>
          <w:spacing w:val="3"/>
          <w:sz w:val="24"/>
        </w:rPr>
        <w:t xml:space="preserve"> </w:t>
      </w:r>
      <w:r>
        <w:rPr>
          <w:rFonts w:eastAsia="Calibri" w:cs="Calibri" w:ascii="Calibri" w:hAnsi="Calibri"/>
          <w:i/>
          <w:sz w:val="24"/>
        </w:rPr>
        <w:t>i</w:t>
      </w:r>
      <w:r>
        <w:rPr>
          <w:rFonts w:eastAsia="Calibri" w:cs="Calibri" w:ascii="Calibri" w:hAnsi="Calibri"/>
          <w:i/>
          <w:spacing w:val="-3"/>
          <w:sz w:val="24"/>
        </w:rPr>
        <w:t>s</w:t>
      </w:r>
      <w:r>
        <w:rPr>
          <w:rFonts w:eastAsia="Calibri" w:cs="Calibri" w:ascii="Calibri" w:hAnsi="Calibri"/>
          <w:i/>
          <w:spacing w:val="1"/>
          <w:sz w:val="24"/>
        </w:rPr>
        <w:t>t</w:t>
      </w:r>
      <w:r>
        <w:rPr>
          <w:rFonts w:eastAsia="Calibri" w:cs="Calibri" w:ascii="Calibri" w:hAnsi="Calibri"/>
          <w:i/>
          <w:sz w:val="24"/>
        </w:rPr>
        <w:t>a</w:t>
      </w:r>
      <w:r>
        <w:rPr>
          <w:rFonts w:eastAsia="Calibri" w:cs="Calibri" w:ascii="Calibri" w:hAnsi="Calibri"/>
          <w:i/>
          <w:spacing w:val="-1"/>
          <w:sz w:val="24"/>
        </w:rPr>
        <w:t>q</w:t>
      </w:r>
      <w:r>
        <w:rPr>
          <w:rFonts w:eastAsia="Calibri" w:cs="Calibri" w:ascii="Calibri" w:hAnsi="Calibri"/>
          <w:i/>
          <w:spacing w:val="1"/>
          <w:sz w:val="24"/>
        </w:rPr>
        <w:t>b</w:t>
      </w:r>
      <w:r>
        <w:rPr>
          <w:rFonts w:eastAsia="Calibri" w:cs="Calibri" w:ascii="Calibri" w:hAnsi="Calibri"/>
          <w:i/>
          <w:sz w:val="24"/>
        </w:rPr>
        <w:t>ali</w:t>
      </w:r>
      <w:r>
        <w:rPr>
          <w:rFonts w:eastAsia="Calibri" w:cs="Calibri" w:ascii="Calibri" w:hAnsi="Calibri"/>
          <w:i/>
          <w:spacing w:val="-2"/>
          <w:sz w:val="24"/>
        </w:rPr>
        <w:t>a</w:t>
      </w:r>
      <w:r>
        <w:rPr>
          <w:rFonts w:eastAsia="Calibri" w:cs="Calibri" w:ascii="Calibri" w:hAnsi="Calibri"/>
          <w:i/>
          <w:spacing w:val="1"/>
          <w:sz w:val="24"/>
        </w:rPr>
        <w:t>h</w:t>
      </w:r>
      <w:r>
        <w:rPr>
          <w:rFonts w:eastAsia="Calibri" w:cs="Calibri" w:ascii="Calibri" w:hAnsi="Calibri"/>
          <w:spacing w:val="1"/>
          <w:sz w:val="24"/>
        </w:rPr>
        <w:t>/</w:t>
      </w:r>
      <w:r>
        <w:rPr>
          <w:rFonts w:eastAsia="Calibri" w:cs="Calibri" w:ascii="Calibri" w:hAnsi="Calibri"/>
          <w:spacing w:val="-1"/>
          <w:sz w:val="24"/>
        </w:rPr>
        <w:t>h</w:t>
      </w:r>
      <w:r>
        <w:rPr>
          <w:rFonts w:eastAsia="Calibri" w:cs="Calibri" w:ascii="Calibri" w:hAnsi="Calibri"/>
          <w:sz w:val="24"/>
        </w:rPr>
        <w:t>e</w:t>
      </w:r>
      <w:r>
        <w:rPr>
          <w:rFonts w:eastAsia="Calibri" w:cs="Calibri" w:ascii="Calibri" w:hAnsi="Calibri"/>
          <w:spacing w:val="-2"/>
          <w:sz w:val="24"/>
        </w:rPr>
        <w:t>l</w:t>
      </w:r>
      <w:r>
        <w:rPr>
          <w:rFonts w:eastAsia="Calibri" w:cs="Calibri" w:ascii="Calibri" w:hAnsi="Calibri"/>
          <w:sz w:val="24"/>
        </w:rPr>
        <w:t>p</w:t>
      </w:r>
      <w:r>
        <w:rPr>
          <w:rFonts w:eastAsia="Calibri" w:cs="Calibri" w:ascii="Calibri" w:hAnsi="Calibri"/>
          <w:spacing w:val="3"/>
          <w:sz w:val="24"/>
        </w:rPr>
        <w:t xml:space="preserve"> </w:t>
      </w:r>
      <w:r>
        <w:rPr>
          <w:rFonts w:eastAsia="Calibri" w:cs="Calibri" w:ascii="Calibri" w:hAnsi="Calibri"/>
          <w:spacing w:val="-1"/>
          <w:sz w:val="24"/>
        </w:rPr>
        <w:t>d</w:t>
      </w:r>
      <w:r>
        <w:rPr>
          <w:rFonts w:eastAsia="Calibri" w:cs="Calibri" w:ascii="Calibri" w:hAnsi="Calibri"/>
          <w:sz w:val="24"/>
        </w:rPr>
        <w:t>es</w:t>
      </w:r>
      <w:r>
        <w:rPr>
          <w:rFonts w:eastAsia="Calibri" w:cs="Calibri" w:ascii="Calibri" w:hAnsi="Calibri"/>
          <w:spacing w:val="-1"/>
          <w:sz w:val="24"/>
        </w:rPr>
        <w:t>k</w:t>
      </w:r>
      <w:r>
        <w:rPr>
          <w:rFonts w:eastAsia="Calibri" w:cs="Calibri" w:ascii="Calibri" w:hAnsi="Calibri"/>
          <w:spacing w:val="1"/>
          <w:sz w:val="24"/>
        </w:rPr>
        <w:t>/</w:t>
      </w:r>
      <w:r>
        <w:rPr>
          <w:rFonts w:eastAsia="Calibri" w:cs="Calibri" w:ascii="Calibri" w:hAnsi="Calibri"/>
          <w:sz w:val="24"/>
        </w:rPr>
        <w:t>r</w:t>
      </w:r>
      <w:r>
        <w:rPr>
          <w:rFonts w:eastAsia="Calibri" w:cs="Calibri" w:ascii="Calibri" w:hAnsi="Calibri"/>
          <w:spacing w:val="1"/>
          <w:sz w:val="24"/>
        </w:rPr>
        <w:t>e</w:t>
      </w:r>
      <w:r>
        <w:rPr>
          <w:rFonts w:eastAsia="Calibri" w:cs="Calibri" w:ascii="Calibri" w:hAnsi="Calibri"/>
          <w:spacing w:val="-1"/>
          <w:sz w:val="24"/>
        </w:rPr>
        <w:t>c</w:t>
      </w:r>
      <w:r>
        <w:rPr>
          <w:rFonts w:eastAsia="Calibri" w:cs="Calibri" w:ascii="Calibri" w:hAnsi="Calibri"/>
          <w:sz w:val="24"/>
        </w:rPr>
        <w:t>e</w:t>
      </w:r>
      <w:r>
        <w:rPr>
          <w:rFonts w:eastAsia="Calibri" w:cs="Calibri" w:ascii="Calibri" w:hAnsi="Calibri"/>
          <w:spacing w:val="-1"/>
          <w:sz w:val="24"/>
        </w:rPr>
        <w:t>p</w:t>
      </w:r>
      <w:r>
        <w:rPr>
          <w:rFonts w:eastAsia="Calibri" w:cs="Calibri" w:ascii="Calibri" w:hAnsi="Calibri"/>
          <w:spacing w:val="1"/>
          <w:sz w:val="24"/>
        </w:rPr>
        <w:t>t</w:t>
      </w:r>
      <w:r>
        <w:rPr>
          <w:rFonts w:eastAsia="Calibri" w:cs="Calibri" w:ascii="Calibri" w:hAnsi="Calibri"/>
          <w:sz w:val="24"/>
        </w:rPr>
        <w:t>io</w:t>
      </w:r>
      <w:r>
        <w:rPr>
          <w:rFonts w:eastAsia="Calibri" w:cs="Calibri" w:ascii="Calibri" w:hAnsi="Calibri"/>
          <w:spacing w:val="2"/>
          <w:sz w:val="24"/>
        </w:rPr>
        <w:t>n during working time</w:t>
      </w:r>
      <w:r>
        <w:rPr>
          <w:rFonts w:eastAsia="Calibri" w:cs="Calibri" w:ascii="Calibri" w:hAnsi="Calibri"/>
          <w:sz w:val="24"/>
        </w:rPr>
        <w:t>.</w:t>
      </w:r>
    </w:p>
    <w:p>
      <w:pPr>
        <w:pStyle w:val="Normal"/>
        <w:widowControl w:val="false"/>
        <w:spacing w:before="0" w:after="0"/>
        <w:rPr>
          <w:rFonts w:ascii="Calibri" w:hAnsi="Calibri" w:eastAsia="Calibri" w:cs="Calibri"/>
        </w:rPr>
      </w:pPr>
      <w:r>
        <w:rPr>
          <w:rFonts w:eastAsia="Calibri" w:cs="Calibri" w:ascii="Calibri" w:hAnsi="Calibri"/>
        </w:rPr>
      </w:r>
    </w:p>
    <w:p>
      <w:pPr>
        <w:pStyle w:val="Normal"/>
        <w:widowControl w:val="false"/>
        <w:spacing w:before="0" w:after="0"/>
        <w:ind w:end="770"/>
        <w:rPr>
          <w:rFonts w:ascii="Calibri" w:hAnsi="Calibri" w:eastAsia="Calibri" w:cs="Calibri"/>
          <w:sz w:val="24"/>
        </w:rPr>
      </w:pPr>
      <w:r>
        <w:rPr>
          <w:rFonts w:eastAsia="Calibri" w:cs="Calibri" w:ascii="Calibri" w:hAnsi="Calibri"/>
          <w:sz w:val="24"/>
        </w:rPr>
        <w:t>5.</w:t>
      </w:r>
      <w:r>
        <w:rPr>
          <w:rFonts w:eastAsia="Calibri" w:cs="Calibri" w:ascii="Calibri" w:hAnsi="Calibri"/>
          <w:spacing w:val="1"/>
          <w:sz w:val="24"/>
        </w:rPr>
        <w:t>2</w:t>
      </w:r>
      <w:r>
        <w:rPr>
          <w:rFonts w:eastAsia="Calibri" w:cs="Calibri" w:ascii="Calibri" w:hAnsi="Calibri"/>
          <w:sz w:val="24"/>
        </w:rPr>
        <w:t xml:space="preserve">.2.  </w:t>
      </w:r>
      <w:r>
        <w:rPr>
          <w:rFonts w:eastAsia="Calibri" w:cs="Calibri" w:ascii="Calibri" w:hAnsi="Calibri"/>
          <w:spacing w:val="10"/>
          <w:sz w:val="24"/>
        </w:rPr>
        <w:t xml:space="preserve"> </w:t>
      </w:r>
      <w:r>
        <w:rPr>
          <w:rFonts w:eastAsia="Calibri" w:cs="Calibri" w:ascii="Calibri" w:hAnsi="Calibri"/>
          <w:sz w:val="24"/>
        </w:rPr>
        <w:t>Regist</w:t>
      </w:r>
      <w:r>
        <w:rPr>
          <w:rFonts w:eastAsia="Calibri" w:cs="Calibri" w:ascii="Calibri" w:hAnsi="Calibri"/>
          <w:spacing w:val="-1"/>
          <w:sz w:val="24"/>
        </w:rPr>
        <w:t>e</w:t>
      </w:r>
      <w:r>
        <w:rPr>
          <w:rFonts w:eastAsia="Calibri" w:cs="Calibri" w:ascii="Calibri" w:hAnsi="Calibri"/>
          <w:sz w:val="24"/>
        </w:rPr>
        <w:t>r</w:t>
      </w:r>
      <w:r>
        <w:rPr>
          <w:rFonts w:eastAsia="Calibri" w:cs="Calibri" w:ascii="Calibri" w:hAnsi="Calibri"/>
          <w:spacing w:val="-1"/>
          <w:sz w:val="24"/>
        </w:rPr>
        <w:t xml:space="preserve"> </w:t>
      </w:r>
      <w:r>
        <w:rPr>
          <w:rFonts w:eastAsia="Calibri" w:cs="Calibri" w:ascii="Calibri" w:hAnsi="Calibri"/>
          <w:sz w:val="24"/>
        </w:rPr>
        <w:t>s</w:t>
      </w:r>
      <w:r>
        <w:rPr>
          <w:rFonts w:eastAsia="Calibri" w:cs="Calibri" w:ascii="Calibri" w:hAnsi="Calibri"/>
          <w:spacing w:val="1"/>
          <w:sz w:val="24"/>
        </w:rPr>
        <w:t>h</w:t>
      </w:r>
      <w:r>
        <w:rPr>
          <w:rFonts w:eastAsia="Calibri" w:cs="Calibri" w:ascii="Calibri" w:hAnsi="Calibri"/>
          <w:sz w:val="24"/>
        </w:rPr>
        <w:t xml:space="preserve">all </w:t>
      </w:r>
      <w:r>
        <w:rPr>
          <w:rFonts w:eastAsia="Calibri" w:cs="Calibri" w:ascii="Calibri" w:hAnsi="Calibri"/>
          <w:spacing w:val="1"/>
          <w:sz w:val="24"/>
        </w:rPr>
        <w:t>h</w:t>
      </w:r>
      <w:r>
        <w:rPr>
          <w:rFonts w:eastAsia="Calibri" w:cs="Calibri" w:ascii="Calibri" w:hAnsi="Calibri"/>
          <w:sz w:val="24"/>
        </w:rPr>
        <w:t>a</w:t>
      </w:r>
      <w:r>
        <w:rPr>
          <w:rFonts w:eastAsia="Calibri" w:cs="Calibri" w:ascii="Calibri" w:hAnsi="Calibri"/>
          <w:spacing w:val="-3"/>
          <w:sz w:val="24"/>
        </w:rPr>
        <w:t>v</w:t>
      </w:r>
      <w:r>
        <w:rPr>
          <w:rFonts w:eastAsia="Calibri" w:cs="Calibri" w:ascii="Calibri" w:hAnsi="Calibri"/>
          <w:sz w:val="24"/>
        </w:rPr>
        <w:t>e:</w:t>
      </w:r>
    </w:p>
    <w:p>
      <w:pPr>
        <w:pStyle w:val="Normal"/>
        <w:widowControl w:val="false"/>
        <w:spacing w:before="0" w:after="0"/>
        <w:rPr>
          <w:rFonts w:ascii="Calibri" w:hAnsi="Calibri" w:eastAsia="Calibri" w:cs="Calibri"/>
        </w:rPr>
      </w:pPr>
      <w:r>
        <w:rPr>
          <w:rFonts w:eastAsia="Calibri" w:cs="Calibri" w:ascii="Calibri" w:hAnsi="Calibri"/>
        </w:rPr>
      </w:r>
    </w:p>
    <w:p>
      <w:pPr>
        <w:pStyle w:val="Normal"/>
        <w:widowControl w:val="false"/>
        <w:spacing w:before="0" w:after="0"/>
        <w:ind w:end="320"/>
        <w:rPr>
          <w:rFonts w:ascii="Calibri" w:hAnsi="Calibri" w:eastAsia="Calibri" w:cs="Calibri"/>
          <w:sz w:val="24"/>
        </w:rPr>
      </w:pPr>
      <w:r>
        <w:rPr>
          <w:rFonts w:eastAsia="Calibri" w:cs="Calibri" w:ascii="Calibri" w:hAnsi="Calibri"/>
          <w:sz w:val="24"/>
        </w:rPr>
        <w:t>5.</w:t>
      </w:r>
      <w:r>
        <w:rPr>
          <w:rFonts w:eastAsia="Calibri" w:cs="Calibri" w:ascii="Calibri" w:hAnsi="Calibri"/>
          <w:spacing w:val="1"/>
          <w:sz w:val="24"/>
        </w:rPr>
        <w:t>2</w:t>
      </w:r>
      <w:r>
        <w:rPr>
          <w:rFonts w:eastAsia="Calibri" w:cs="Calibri" w:ascii="Calibri" w:hAnsi="Calibri"/>
          <w:sz w:val="24"/>
        </w:rPr>
        <w:t xml:space="preserve">.2.1      </w:t>
      </w:r>
      <w:r>
        <w:rPr>
          <w:rFonts w:eastAsia="Calibri" w:cs="Calibri" w:ascii="Calibri" w:hAnsi="Calibri"/>
          <w:spacing w:val="32"/>
          <w:sz w:val="24"/>
        </w:rPr>
        <w:t xml:space="preserve"> </w:t>
      </w:r>
      <w:r>
        <w:rPr>
          <w:rFonts w:eastAsia="Calibri" w:cs="Calibri" w:ascii="Calibri" w:hAnsi="Calibri"/>
          <w:sz w:val="24"/>
        </w:rPr>
        <w:t>A</w:t>
      </w:r>
      <w:r>
        <w:rPr>
          <w:rFonts w:eastAsia="Calibri" w:cs="Calibri" w:ascii="Calibri" w:hAnsi="Calibri"/>
          <w:spacing w:val="1"/>
          <w:sz w:val="24"/>
        </w:rPr>
        <w:t xml:space="preserve"> </w:t>
      </w:r>
      <w:r>
        <w:rPr>
          <w:rFonts w:eastAsia="Calibri" w:cs="Calibri" w:ascii="Calibri" w:hAnsi="Calibri"/>
          <w:sz w:val="24"/>
        </w:rPr>
        <w:t>3”</w:t>
      </w:r>
      <w:r>
        <w:rPr>
          <w:rFonts w:eastAsia="Calibri" w:cs="Calibri" w:ascii="Calibri" w:hAnsi="Calibri"/>
          <w:spacing w:val="2"/>
          <w:sz w:val="24"/>
        </w:rPr>
        <w:t xml:space="preserve"> </w:t>
      </w:r>
      <w:r>
        <w:rPr>
          <w:rFonts w:eastAsia="Calibri" w:cs="Calibri" w:ascii="Calibri" w:hAnsi="Calibri"/>
          <w:sz w:val="24"/>
        </w:rPr>
        <w:t>X</w:t>
      </w:r>
      <w:r>
        <w:rPr>
          <w:rFonts w:eastAsia="Calibri" w:cs="Calibri" w:ascii="Calibri" w:hAnsi="Calibri"/>
          <w:spacing w:val="-1"/>
          <w:sz w:val="24"/>
        </w:rPr>
        <w:t xml:space="preserve"> </w:t>
      </w:r>
      <w:r>
        <w:rPr>
          <w:rFonts w:eastAsia="Calibri" w:cs="Calibri" w:ascii="Calibri" w:hAnsi="Calibri"/>
          <w:sz w:val="24"/>
        </w:rPr>
        <w:t xml:space="preserve">4” </w:t>
      </w:r>
      <w:r>
        <w:rPr>
          <w:rFonts w:eastAsia="Calibri" w:cs="Calibri" w:ascii="Calibri" w:hAnsi="Calibri"/>
          <w:spacing w:val="-1"/>
          <w:sz w:val="24"/>
        </w:rPr>
        <w:t>w</w:t>
      </w:r>
      <w:r>
        <w:rPr>
          <w:rFonts w:eastAsia="Calibri" w:cs="Calibri" w:ascii="Calibri" w:hAnsi="Calibri"/>
          <w:spacing w:val="1"/>
          <w:sz w:val="24"/>
        </w:rPr>
        <w:t>h</w:t>
      </w:r>
      <w:r>
        <w:rPr>
          <w:rFonts w:eastAsia="Calibri" w:cs="Calibri" w:ascii="Calibri" w:hAnsi="Calibri"/>
          <w:sz w:val="24"/>
        </w:rPr>
        <w:t>i</w:t>
      </w:r>
      <w:r>
        <w:rPr>
          <w:rFonts w:eastAsia="Calibri" w:cs="Calibri" w:ascii="Calibri" w:hAnsi="Calibri"/>
          <w:spacing w:val="1"/>
          <w:sz w:val="24"/>
        </w:rPr>
        <w:t>t</w:t>
      </w:r>
      <w:r>
        <w:rPr>
          <w:rFonts w:eastAsia="Calibri" w:cs="Calibri" w:ascii="Calibri" w:hAnsi="Calibri"/>
          <w:sz w:val="24"/>
        </w:rPr>
        <w:t>e</w:t>
      </w:r>
      <w:r>
        <w:rPr>
          <w:rFonts w:eastAsia="Calibri" w:cs="Calibri" w:ascii="Calibri" w:hAnsi="Calibri"/>
          <w:spacing w:val="-1"/>
          <w:sz w:val="24"/>
        </w:rPr>
        <w:t xml:space="preserve"> c</w:t>
      </w:r>
      <w:r>
        <w:rPr>
          <w:rFonts w:eastAsia="Calibri" w:cs="Calibri" w:ascii="Calibri" w:hAnsi="Calibri"/>
          <w:spacing w:val="1"/>
          <w:sz w:val="24"/>
        </w:rPr>
        <w:t>h</w:t>
      </w:r>
      <w:r>
        <w:rPr>
          <w:rFonts w:eastAsia="Calibri" w:cs="Calibri" w:ascii="Calibri" w:hAnsi="Calibri"/>
          <w:spacing w:val="-2"/>
          <w:sz w:val="24"/>
        </w:rPr>
        <w:t>i</w:t>
      </w:r>
      <w:r>
        <w:rPr>
          <w:rFonts w:eastAsia="Calibri" w:cs="Calibri" w:ascii="Calibri" w:hAnsi="Calibri"/>
          <w:sz w:val="24"/>
        </w:rPr>
        <w:t>t</w:t>
      </w:r>
      <w:r>
        <w:rPr>
          <w:rFonts w:eastAsia="Calibri" w:cs="Calibri" w:ascii="Calibri" w:hAnsi="Calibri"/>
          <w:spacing w:val="2"/>
          <w:sz w:val="24"/>
        </w:rPr>
        <w:t xml:space="preserve"> </w:t>
      </w:r>
      <w:r>
        <w:rPr>
          <w:rFonts w:eastAsia="Calibri" w:cs="Calibri" w:ascii="Calibri" w:hAnsi="Calibri"/>
          <w:spacing w:val="-1"/>
          <w:sz w:val="24"/>
        </w:rPr>
        <w:t>p</w:t>
      </w:r>
      <w:r>
        <w:rPr>
          <w:rFonts w:eastAsia="Calibri" w:cs="Calibri" w:ascii="Calibri" w:hAnsi="Calibri"/>
          <w:sz w:val="24"/>
        </w:rPr>
        <w:t>as</w:t>
      </w:r>
      <w:r>
        <w:rPr>
          <w:rFonts w:eastAsia="Calibri" w:cs="Calibri" w:ascii="Calibri" w:hAnsi="Calibri"/>
          <w:spacing w:val="-1"/>
          <w:sz w:val="24"/>
        </w:rPr>
        <w:t>t</w:t>
      </w:r>
      <w:r>
        <w:rPr>
          <w:rFonts w:eastAsia="Calibri" w:cs="Calibri" w:ascii="Calibri" w:hAnsi="Calibri"/>
          <w:sz w:val="24"/>
        </w:rPr>
        <w:t>ed</w:t>
      </w:r>
      <w:r>
        <w:rPr>
          <w:rFonts w:eastAsia="Calibri" w:cs="Calibri" w:ascii="Calibri" w:hAnsi="Calibri"/>
          <w:spacing w:val="2"/>
          <w:sz w:val="24"/>
        </w:rPr>
        <w:t xml:space="preserve"> </w:t>
      </w:r>
      <w:r>
        <w:rPr>
          <w:rFonts w:eastAsia="Calibri" w:cs="Calibri" w:ascii="Calibri" w:hAnsi="Calibri"/>
          <w:spacing w:val="-2"/>
          <w:sz w:val="24"/>
        </w:rPr>
        <w:t>o</w:t>
      </w:r>
      <w:r>
        <w:rPr>
          <w:rFonts w:eastAsia="Calibri" w:cs="Calibri" w:ascii="Calibri" w:hAnsi="Calibri"/>
          <w:sz w:val="24"/>
        </w:rPr>
        <w:t xml:space="preserve">n </w:t>
      </w:r>
      <w:r>
        <w:rPr>
          <w:rFonts w:eastAsia="Calibri" w:cs="Calibri" w:ascii="Calibri" w:hAnsi="Calibri"/>
          <w:spacing w:val="1"/>
          <w:sz w:val="24"/>
        </w:rPr>
        <w:t>th</w:t>
      </w:r>
      <w:r>
        <w:rPr>
          <w:rFonts w:eastAsia="Calibri" w:cs="Calibri" w:ascii="Calibri" w:hAnsi="Calibri"/>
          <w:sz w:val="24"/>
        </w:rPr>
        <w:t>e</w:t>
      </w:r>
      <w:r>
        <w:rPr>
          <w:rFonts w:eastAsia="Calibri" w:cs="Calibri" w:ascii="Calibri" w:hAnsi="Calibri"/>
          <w:spacing w:val="3"/>
          <w:sz w:val="24"/>
        </w:rPr>
        <w:t xml:space="preserve"> </w:t>
      </w:r>
      <w:r>
        <w:rPr>
          <w:rFonts w:eastAsia="Calibri" w:cs="Calibri" w:ascii="Calibri" w:hAnsi="Calibri"/>
          <w:spacing w:val="-1"/>
          <w:sz w:val="24"/>
        </w:rPr>
        <w:t>c</w:t>
      </w:r>
      <w:r>
        <w:rPr>
          <w:rFonts w:eastAsia="Calibri" w:cs="Calibri" w:ascii="Calibri" w:hAnsi="Calibri"/>
          <w:sz w:val="24"/>
        </w:rPr>
        <w:t>over</w:t>
      </w:r>
      <w:r>
        <w:rPr>
          <w:rFonts w:eastAsia="Calibri" w:cs="Calibri" w:ascii="Calibri" w:hAnsi="Calibri"/>
          <w:spacing w:val="-1"/>
          <w:sz w:val="24"/>
        </w:rPr>
        <w:t xml:space="preserve"> </w:t>
      </w:r>
      <w:r>
        <w:rPr>
          <w:rFonts w:eastAsia="Calibri" w:cs="Calibri" w:ascii="Calibri" w:hAnsi="Calibri"/>
          <w:spacing w:val="1"/>
          <w:sz w:val="24"/>
        </w:rPr>
        <w:t>p</w:t>
      </w:r>
      <w:r>
        <w:rPr>
          <w:rFonts w:eastAsia="Calibri" w:cs="Calibri" w:ascii="Calibri" w:hAnsi="Calibri"/>
          <w:sz w:val="24"/>
        </w:rPr>
        <w:t xml:space="preserve">age </w:t>
      </w:r>
      <w:r>
        <w:rPr>
          <w:rFonts w:eastAsia="Calibri" w:cs="Calibri" w:ascii="Calibri" w:hAnsi="Calibri"/>
          <w:spacing w:val="-1"/>
          <w:sz w:val="24"/>
        </w:rPr>
        <w:t>w</w:t>
      </w:r>
      <w:r>
        <w:rPr>
          <w:rFonts w:eastAsia="Calibri" w:cs="Calibri" w:ascii="Calibri" w:hAnsi="Calibri"/>
          <w:spacing w:val="-2"/>
          <w:sz w:val="24"/>
        </w:rPr>
        <w:t>i</w:t>
      </w:r>
      <w:r>
        <w:rPr>
          <w:rFonts w:eastAsia="Calibri" w:cs="Calibri" w:ascii="Calibri" w:hAnsi="Calibri"/>
          <w:spacing w:val="-1"/>
          <w:sz w:val="24"/>
        </w:rPr>
        <w:t>t</w:t>
      </w:r>
      <w:r>
        <w:rPr>
          <w:rFonts w:eastAsia="Calibri" w:cs="Calibri" w:ascii="Calibri" w:hAnsi="Calibri"/>
          <w:sz w:val="24"/>
        </w:rPr>
        <w:t>h</w:t>
      </w:r>
      <w:r>
        <w:rPr>
          <w:rFonts w:eastAsia="Calibri" w:cs="Calibri" w:ascii="Calibri" w:hAnsi="Calibri"/>
          <w:spacing w:val="2"/>
          <w:sz w:val="24"/>
        </w:rPr>
        <w:t xml:space="preserve"> </w:t>
      </w:r>
      <w:r>
        <w:rPr>
          <w:rFonts w:eastAsia="Calibri" w:cs="Calibri" w:ascii="Calibri" w:hAnsi="Calibri"/>
          <w:spacing w:val="-1"/>
          <w:sz w:val="24"/>
        </w:rPr>
        <w:t>t</w:t>
      </w:r>
      <w:r>
        <w:rPr>
          <w:rFonts w:eastAsia="Calibri" w:cs="Calibri" w:ascii="Calibri" w:hAnsi="Calibri"/>
          <w:spacing w:val="1"/>
          <w:sz w:val="24"/>
        </w:rPr>
        <w:t>h</w:t>
      </w:r>
      <w:r>
        <w:rPr>
          <w:rFonts w:eastAsia="Calibri" w:cs="Calibri" w:ascii="Calibri" w:hAnsi="Calibri"/>
          <w:sz w:val="24"/>
        </w:rPr>
        <w:t xml:space="preserve">e </w:t>
      </w:r>
      <w:r>
        <w:rPr>
          <w:rFonts w:eastAsia="Calibri" w:cs="Calibri" w:ascii="Calibri" w:hAnsi="Calibri"/>
          <w:spacing w:val="1"/>
          <w:sz w:val="24"/>
        </w:rPr>
        <w:t>f</w:t>
      </w:r>
      <w:r>
        <w:rPr>
          <w:rFonts w:eastAsia="Calibri" w:cs="Calibri" w:ascii="Calibri" w:hAnsi="Calibri"/>
          <w:sz w:val="24"/>
        </w:rPr>
        <w:t>oll</w:t>
      </w:r>
      <w:r>
        <w:rPr>
          <w:rFonts w:eastAsia="Calibri" w:cs="Calibri" w:ascii="Calibri" w:hAnsi="Calibri"/>
          <w:spacing w:val="1"/>
          <w:sz w:val="24"/>
        </w:rPr>
        <w:t>o</w:t>
      </w:r>
      <w:r>
        <w:rPr>
          <w:rFonts w:eastAsia="Calibri" w:cs="Calibri" w:ascii="Calibri" w:hAnsi="Calibri"/>
          <w:spacing w:val="-1"/>
          <w:sz w:val="24"/>
        </w:rPr>
        <w:t>w</w:t>
      </w:r>
      <w:r>
        <w:rPr>
          <w:rFonts w:eastAsia="Calibri" w:cs="Calibri" w:ascii="Calibri" w:hAnsi="Calibri"/>
          <w:sz w:val="24"/>
        </w:rPr>
        <w:t>i</w:t>
      </w:r>
      <w:r>
        <w:rPr>
          <w:rFonts w:eastAsia="Calibri" w:cs="Calibri" w:ascii="Calibri" w:hAnsi="Calibri"/>
          <w:spacing w:val="1"/>
          <w:sz w:val="24"/>
        </w:rPr>
        <w:t>n</w:t>
      </w:r>
      <w:r>
        <w:rPr>
          <w:rFonts w:eastAsia="Calibri" w:cs="Calibri" w:ascii="Calibri" w:hAnsi="Calibri"/>
          <w:sz w:val="24"/>
        </w:rPr>
        <w:t>g:</w:t>
      </w:r>
    </w:p>
    <w:p>
      <w:pPr>
        <w:pStyle w:val="Normal"/>
        <w:tabs>
          <w:tab w:val="clear" w:pos="720"/>
          <w:tab w:val="left" w:pos="1578" w:leader="none"/>
        </w:tabs>
        <w:spacing w:before="0" w:after="0"/>
        <w:rPr>
          <w:rFonts w:ascii="Calibri" w:hAnsi="Calibri" w:eastAsia="Calibri" w:cs="Calibri"/>
          <w:sz w:val="24"/>
        </w:rPr>
      </w:pPr>
      <w:r>
        <w:rPr>
          <w:rFonts w:eastAsia="Calibri" w:cs="Calibri" w:ascii="Calibri" w:hAnsi="Calibri"/>
          <w:sz w:val="24"/>
        </w:rPr>
      </w:r>
    </w:p>
    <w:p>
      <w:pPr>
        <w:pStyle w:val="Normal"/>
        <w:widowControl w:val="false"/>
        <w:spacing w:before="0" w:after="0"/>
        <w:jc w:val="center"/>
        <w:rPr>
          <w:rFonts w:ascii="Calibri" w:hAnsi="Calibri" w:eastAsia="Calibri" w:cs="Calibri"/>
          <w:color w:val="000000"/>
          <w:sz w:val="24"/>
        </w:rPr>
      </w:pPr>
      <w:r>
        <w:rPr>
          <w:rFonts w:eastAsia="Calibri" w:cs="Calibri" w:ascii="Calibri" w:hAnsi="Calibri"/>
          <w:color w:val="000000"/>
          <w:sz w:val="24"/>
        </w:rPr>
        <w:t>Ope</w:t>
      </w:r>
      <w:r>
        <w:rPr>
          <w:rFonts w:eastAsia="Calibri" w:cs="Calibri" w:ascii="Calibri" w:hAnsi="Calibri"/>
          <w:color w:val="000000"/>
          <w:spacing w:val="1"/>
          <w:sz w:val="24"/>
        </w:rPr>
        <w:t>n</w:t>
      </w:r>
      <w:r>
        <w:rPr>
          <w:rFonts w:eastAsia="Calibri" w:cs="Calibri" w:ascii="Calibri" w:hAnsi="Calibri"/>
          <w:color w:val="000000"/>
          <w:spacing w:val="-2"/>
          <w:sz w:val="24"/>
        </w:rPr>
        <w:t>e</w:t>
      </w:r>
      <w:r>
        <w:rPr>
          <w:rFonts w:eastAsia="Calibri" w:cs="Calibri" w:ascii="Calibri" w:hAnsi="Calibri"/>
          <w:color w:val="000000"/>
          <w:sz w:val="24"/>
        </w:rPr>
        <w:t>d</w:t>
      </w:r>
      <w:r>
        <w:rPr>
          <w:rFonts w:eastAsia="Calibri" w:cs="Calibri" w:ascii="Calibri" w:hAnsi="Calibri"/>
          <w:color w:val="000000"/>
          <w:spacing w:val="2"/>
          <w:sz w:val="24"/>
        </w:rPr>
        <w:t xml:space="preserve"> </w:t>
      </w:r>
      <w:r>
        <w:rPr>
          <w:rFonts w:eastAsia="Calibri" w:cs="Calibri" w:ascii="Calibri" w:hAnsi="Calibri"/>
          <w:color w:val="000000"/>
          <w:spacing w:val="-2"/>
          <w:sz w:val="24"/>
        </w:rPr>
        <w:t>o</w:t>
      </w:r>
      <w:r>
        <w:rPr>
          <w:rFonts w:eastAsia="Calibri" w:cs="Calibri" w:ascii="Calibri" w:hAnsi="Calibri"/>
          <w:color w:val="000000"/>
          <w:spacing w:val="1"/>
          <w:sz w:val="24"/>
        </w:rPr>
        <w:t>n</w:t>
      </w:r>
      <w:r>
        <w:rPr>
          <w:rFonts w:eastAsia="Calibri" w:cs="Calibri" w:ascii="Calibri" w:hAnsi="Calibri"/>
          <w:color w:val="000000"/>
          <w:sz w:val="24"/>
        </w:rPr>
        <w:t>:</w:t>
      </w:r>
      <w:r>
        <w:rPr>
          <w:rFonts w:eastAsia="Calibri" w:cs="Calibri" w:ascii="Calibri" w:hAnsi="Calibri"/>
          <w:color w:val="000000"/>
          <w:spacing w:val="3"/>
          <w:sz w:val="24"/>
        </w:rPr>
        <w:t xml:space="preserve"> </w:t>
      </w:r>
      <w:r>
        <w:rPr>
          <w:rFonts w:eastAsia="Calibri" w:cs="Calibri" w:ascii="Calibri" w:hAnsi="Calibri"/>
          <w:i/>
          <w:iCs/>
          <w:color w:val="000000"/>
          <w:spacing w:val="-3"/>
          <w:sz w:val="24"/>
        </w:rPr>
        <w:t>(</w:t>
      </w:r>
      <w:r>
        <w:rPr>
          <w:rFonts w:eastAsia="Calibri" w:cs="Calibri" w:ascii="Calibri" w:hAnsi="Calibri"/>
          <w:i/>
          <w:iCs/>
          <w:color w:val="000000"/>
          <w:spacing w:val="1"/>
          <w:sz w:val="24"/>
        </w:rPr>
        <w:t>M</w:t>
      </w:r>
      <w:r>
        <w:rPr>
          <w:rFonts w:eastAsia="Calibri" w:cs="Calibri" w:ascii="Calibri" w:hAnsi="Calibri"/>
          <w:i/>
          <w:iCs/>
          <w:color w:val="000000"/>
          <w:sz w:val="24"/>
        </w:rPr>
        <w:t>en</w:t>
      </w:r>
      <w:r>
        <w:rPr>
          <w:rFonts w:eastAsia="Calibri" w:cs="Calibri" w:ascii="Calibri" w:hAnsi="Calibri"/>
          <w:i/>
          <w:iCs/>
          <w:color w:val="000000"/>
          <w:spacing w:val="1"/>
          <w:sz w:val="24"/>
        </w:rPr>
        <w:t>t</w:t>
      </w:r>
      <w:r>
        <w:rPr>
          <w:rFonts w:eastAsia="Calibri" w:cs="Calibri" w:ascii="Calibri" w:hAnsi="Calibri"/>
          <w:i/>
          <w:iCs/>
          <w:color w:val="000000"/>
          <w:sz w:val="24"/>
        </w:rPr>
        <w:t>i</w:t>
      </w:r>
      <w:r>
        <w:rPr>
          <w:rFonts w:eastAsia="Calibri" w:cs="Calibri" w:ascii="Calibri" w:hAnsi="Calibri"/>
          <w:i/>
          <w:iCs/>
          <w:color w:val="000000"/>
          <w:spacing w:val="-1"/>
          <w:sz w:val="24"/>
        </w:rPr>
        <w:t>o</w:t>
      </w:r>
      <w:r>
        <w:rPr>
          <w:rFonts w:eastAsia="Calibri" w:cs="Calibri" w:ascii="Calibri" w:hAnsi="Calibri"/>
          <w:i/>
          <w:iCs/>
          <w:color w:val="000000"/>
          <w:sz w:val="24"/>
        </w:rPr>
        <w:t xml:space="preserve">n </w:t>
      </w:r>
      <w:r>
        <w:rPr>
          <w:rFonts w:eastAsia="Calibri" w:cs="Calibri" w:ascii="Calibri" w:hAnsi="Calibri"/>
          <w:i/>
          <w:iCs/>
          <w:color w:val="000000"/>
          <w:spacing w:val="-1"/>
          <w:sz w:val="24"/>
        </w:rPr>
        <w:t>da</w:t>
      </w:r>
      <w:r>
        <w:rPr>
          <w:rFonts w:eastAsia="Calibri" w:cs="Calibri" w:ascii="Calibri" w:hAnsi="Calibri"/>
          <w:i/>
          <w:iCs/>
          <w:color w:val="000000"/>
          <w:spacing w:val="1"/>
          <w:sz w:val="24"/>
        </w:rPr>
        <w:t>t</w:t>
      </w:r>
      <w:r>
        <w:rPr>
          <w:rFonts w:eastAsia="Calibri" w:cs="Calibri" w:ascii="Calibri" w:hAnsi="Calibri"/>
          <w:i/>
          <w:iCs/>
          <w:color w:val="000000"/>
          <w:sz w:val="24"/>
        </w:rPr>
        <w:t>e</w:t>
      </w:r>
      <w:r>
        <w:rPr>
          <w:rFonts w:eastAsia="Calibri" w:cs="Calibri" w:ascii="Calibri" w:hAnsi="Calibri"/>
          <w:i/>
          <w:iCs/>
          <w:color w:val="000000"/>
          <w:spacing w:val="1"/>
          <w:sz w:val="24"/>
        </w:rPr>
        <w:t xml:space="preserve"> </w:t>
      </w:r>
      <w:r>
        <w:rPr>
          <w:rFonts w:eastAsia="Calibri" w:cs="Calibri" w:ascii="Calibri" w:hAnsi="Calibri"/>
          <w:i/>
          <w:iCs/>
          <w:color w:val="000000"/>
          <w:spacing w:val="-1"/>
          <w:sz w:val="24"/>
        </w:rPr>
        <w:t>a</w:t>
      </w:r>
      <w:r>
        <w:rPr>
          <w:rFonts w:eastAsia="Calibri" w:cs="Calibri" w:ascii="Calibri" w:hAnsi="Calibri"/>
          <w:i/>
          <w:iCs/>
          <w:color w:val="000000"/>
          <w:sz w:val="24"/>
        </w:rPr>
        <w:t>s</w:t>
      </w:r>
      <w:r>
        <w:rPr>
          <w:rFonts w:eastAsia="Calibri" w:cs="Calibri" w:ascii="Calibri" w:hAnsi="Calibri"/>
          <w:i/>
          <w:iCs/>
          <w:color w:val="000000"/>
          <w:spacing w:val="1"/>
          <w:sz w:val="24"/>
        </w:rPr>
        <w:t xml:space="preserve"> </w:t>
      </w:r>
      <w:r>
        <w:rPr>
          <w:rFonts w:eastAsia="Calibri" w:cs="Calibri" w:ascii="Calibri" w:hAnsi="Calibri"/>
          <w:i/>
          <w:iCs/>
          <w:color w:val="000000"/>
          <w:sz w:val="24"/>
        </w:rPr>
        <w:t>XX</w:t>
      </w:r>
      <w:r>
        <w:rPr>
          <w:rFonts w:eastAsia="Calibri" w:cs="Calibri" w:ascii="Calibri" w:hAnsi="Calibri"/>
          <w:i/>
          <w:iCs/>
          <w:color w:val="000000"/>
          <w:spacing w:val="1"/>
          <w:sz w:val="24"/>
        </w:rPr>
        <w:t>-</w:t>
      </w:r>
      <w:r>
        <w:rPr>
          <w:rFonts w:eastAsia="Calibri" w:cs="Calibri" w:ascii="Calibri" w:hAnsi="Calibri"/>
          <w:i/>
          <w:iCs/>
          <w:color w:val="000000"/>
          <w:sz w:val="24"/>
        </w:rPr>
        <w:t>XX</w:t>
      </w:r>
      <w:r>
        <w:rPr>
          <w:rFonts w:eastAsia="Calibri" w:cs="Calibri" w:ascii="Calibri" w:hAnsi="Calibri"/>
          <w:i/>
          <w:iCs/>
          <w:color w:val="000000"/>
          <w:spacing w:val="1"/>
          <w:sz w:val="24"/>
        </w:rPr>
        <w:t>-</w:t>
      </w:r>
      <w:r>
        <w:rPr>
          <w:rFonts w:eastAsia="Calibri" w:cs="Calibri" w:ascii="Calibri" w:hAnsi="Calibri"/>
          <w:i/>
          <w:iCs/>
          <w:color w:val="000000"/>
          <w:spacing w:val="-2"/>
          <w:sz w:val="24"/>
        </w:rPr>
        <w:t>X</w:t>
      </w:r>
      <w:r>
        <w:rPr>
          <w:rFonts w:eastAsia="Calibri" w:cs="Calibri" w:ascii="Calibri" w:hAnsi="Calibri"/>
          <w:i/>
          <w:iCs/>
          <w:color w:val="000000"/>
          <w:sz w:val="24"/>
        </w:rPr>
        <w:t>XXX)</w:t>
      </w:r>
    </w:p>
    <w:p>
      <w:pPr>
        <w:pStyle w:val="Normal"/>
        <w:tabs>
          <w:tab w:val="clear" w:pos="720"/>
          <w:tab w:val="left" w:pos="1578" w:leader="none"/>
        </w:tabs>
        <w:spacing w:before="0" w:after="0"/>
        <w:rPr>
          <w:rFonts w:ascii="Calibri" w:hAnsi="Calibri" w:eastAsia="Calibri" w:cs="Calibri"/>
          <w:sz w:val="24"/>
        </w:rPr>
      </w:pPr>
      <w:r>
        <w:rPr>
          <w:rFonts w:eastAsia="Calibri" w:cs="Calibri" w:ascii="Calibri" w:hAnsi="Calibri"/>
          <w:sz w:val="24"/>
        </w:rPr>
      </w:r>
    </w:p>
    <w:p>
      <w:pPr>
        <w:pStyle w:val="Normal"/>
        <w:widowControl w:val="false"/>
        <w:spacing w:before="0" w:after="0"/>
        <w:rPr>
          <w:rFonts w:ascii="Calibri" w:hAnsi="Calibri" w:eastAsia="Calibri" w:cs="Calibri"/>
          <w:color w:val="000000"/>
          <w:sz w:val="24"/>
        </w:rPr>
      </w:pPr>
      <w:r>
        <w:rPr>
          <w:rFonts w:eastAsia="Calibri" w:cs="Calibri" w:ascii="Calibri" w:hAnsi="Calibri"/>
          <w:color w:val="000000"/>
          <w:sz w:val="24"/>
        </w:rPr>
        <w:t>5.</w:t>
      </w:r>
      <w:r>
        <w:rPr>
          <w:rFonts w:eastAsia="Calibri" w:cs="Calibri" w:ascii="Calibri" w:hAnsi="Calibri"/>
          <w:color w:val="000000"/>
          <w:spacing w:val="1"/>
          <w:sz w:val="24"/>
        </w:rPr>
        <w:t>2</w:t>
      </w:r>
      <w:r>
        <w:rPr>
          <w:rFonts w:eastAsia="Calibri" w:cs="Calibri" w:ascii="Calibri" w:hAnsi="Calibri"/>
          <w:color w:val="000000"/>
          <w:sz w:val="24"/>
        </w:rPr>
        <w:t xml:space="preserve">.2.2      </w:t>
      </w:r>
      <w:r>
        <w:rPr>
          <w:rFonts w:eastAsia="Calibri" w:cs="Calibri" w:ascii="Calibri" w:hAnsi="Calibri"/>
          <w:color w:val="000000"/>
          <w:spacing w:val="32"/>
          <w:sz w:val="24"/>
        </w:rPr>
        <w:t xml:space="preserve"> </w:t>
      </w:r>
      <w:r>
        <w:rPr>
          <w:rFonts w:eastAsia="Calibri" w:cs="Calibri" w:ascii="Calibri" w:hAnsi="Calibri"/>
          <w:color w:val="000000"/>
          <w:sz w:val="24"/>
        </w:rPr>
        <w:t>T</w:t>
      </w:r>
      <w:r>
        <w:rPr>
          <w:rFonts w:eastAsia="Calibri" w:cs="Calibri" w:ascii="Calibri" w:hAnsi="Calibri"/>
          <w:color w:val="000000"/>
          <w:spacing w:val="1"/>
          <w:sz w:val="24"/>
        </w:rPr>
        <w:t>h</w:t>
      </w:r>
      <w:r>
        <w:rPr>
          <w:rFonts w:eastAsia="Calibri" w:cs="Calibri" w:ascii="Calibri" w:hAnsi="Calibri"/>
          <w:color w:val="000000"/>
          <w:sz w:val="24"/>
        </w:rPr>
        <w:t>e</w:t>
      </w:r>
      <w:r>
        <w:rPr>
          <w:rFonts w:eastAsia="Calibri" w:cs="Calibri" w:ascii="Calibri" w:hAnsi="Calibri"/>
          <w:color w:val="000000"/>
          <w:spacing w:val="-1"/>
          <w:sz w:val="24"/>
        </w:rPr>
        <w:t xml:space="preserve"> </w:t>
      </w:r>
      <w:r>
        <w:rPr>
          <w:rFonts w:eastAsia="Calibri" w:cs="Calibri" w:ascii="Calibri" w:hAnsi="Calibri"/>
          <w:color w:val="000000"/>
          <w:spacing w:val="1"/>
          <w:sz w:val="24"/>
        </w:rPr>
        <w:t>f</w:t>
      </w:r>
      <w:r>
        <w:rPr>
          <w:rFonts w:eastAsia="Calibri" w:cs="Calibri" w:ascii="Calibri" w:hAnsi="Calibri"/>
          <w:color w:val="000000"/>
          <w:sz w:val="24"/>
        </w:rPr>
        <w:t>oll</w:t>
      </w:r>
      <w:r>
        <w:rPr>
          <w:rFonts w:eastAsia="Calibri" w:cs="Calibri" w:ascii="Calibri" w:hAnsi="Calibri"/>
          <w:color w:val="000000"/>
          <w:spacing w:val="1"/>
          <w:sz w:val="24"/>
        </w:rPr>
        <w:t>o</w:t>
      </w:r>
      <w:r>
        <w:rPr>
          <w:rFonts w:eastAsia="Calibri" w:cs="Calibri" w:ascii="Calibri" w:hAnsi="Calibri"/>
          <w:color w:val="000000"/>
          <w:spacing w:val="-1"/>
          <w:sz w:val="24"/>
        </w:rPr>
        <w:t>w</w:t>
      </w:r>
      <w:r>
        <w:rPr>
          <w:rFonts w:eastAsia="Calibri" w:cs="Calibri" w:ascii="Calibri" w:hAnsi="Calibri"/>
          <w:color w:val="000000"/>
          <w:sz w:val="24"/>
        </w:rPr>
        <w:t>i</w:t>
      </w:r>
      <w:r>
        <w:rPr>
          <w:rFonts w:eastAsia="Calibri" w:cs="Calibri" w:ascii="Calibri" w:hAnsi="Calibri"/>
          <w:color w:val="000000"/>
          <w:spacing w:val="1"/>
          <w:sz w:val="24"/>
        </w:rPr>
        <w:t>n</w:t>
      </w:r>
      <w:r>
        <w:rPr>
          <w:rFonts w:eastAsia="Calibri" w:cs="Calibri" w:ascii="Calibri" w:hAnsi="Calibri"/>
          <w:color w:val="000000"/>
          <w:sz w:val="24"/>
        </w:rPr>
        <w:t>g</w:t>
      </w:r>
      <w:r>
        <w:rPr>
          <w:rFonts w:eastAsia="Calibri" w:cs="Calibri" w:ascii="Calibri" w:hAnsi="Calibri"/>
          <w:color w:val="000000"/>
          <w:spacing w:val="-2"/>
          <w:sz w:val="24"/>
        </w:rPr>
        <w:t xml:space="preserve"> </w:t>
      </w:r>
      <w:r>
        <w:rPr>
          <w:rFonts w:eastAsia="Calibri" w:cs="Calibri" w:ascii="Calibri" w:hAnsi="Calibri"/>
          <w:color w:val="000000"/>
          <w:spacing w:val="-1"/>
          <w:sz w:val="24"/>
        </w:rPr>
        <w:t>c</w:t>
      </w:r>
      <w:r>
        <w:rPr>
          <w:rFonts w:eastAsia="Calibri" w:cs="Calibri" w:ascii="Calibri" w:hAnsi="Calibri"/>
          <w:color w:val="000000"/>
          <w:sz w:val="24"/>
        </w:rPr>
        <w:t>er</w:t>
      </w:r>
      <w:r>
        <w:rPr>
          <w:rFonts w:eastAsia="Calibri" w:cs="Calibri" w:ascii="Calibri" w:hAnsi="Calibri"/>
          <w:color w:val="000000"/>
          <w:spacing w:val="2"/>
          <w:sz w:val="24"/>
        </w:rPr>
        <w:t>t</w:t>
      </w:r>
      <w:r>
        <w:rPr>
          <w:rFonts w:eastAsia="Calibri" w:cs="Calibri" w:ascii="Calibri" w:hAnsi="Calibri"/>
          <w:color w:val="000000"/>
          <w:spacing w:val="-2"/>
          <w:sz w:val="24"/>
        </w:rPr>
        <w:t>i</w:t>
      </w:r>
      <w:r>
        <w:rPr>
          <w:rFonts w:eastAsia="Calibri" w:cs="Calibri" w:ascii="Calibri" w:hAnsi="Calibri"/>
          <w:color w:val="000000"/>
          <w:spacing w:val="1"/>
          <w:sz w:val="24"/>
        </w:rPr>
        <w:t>f</w:t>
      </w:r>
      <w:r>
        <w:rPr>
          <w:rFonts w:eastAsia="Calibri" w:cs="Calibri" w:ascii="Calibri" w:hAnsi="Calibri"/>
          <w:color w:val="000000"/>
          <w:sz w:val="24"/>
        </w:rPr>
        <w:t>i</w:t>
      </w:r>
      <w:r>
        <w:rPr>
          <w:rFonts w:eastAsia="Calibri" w:cs="Calibri" w:ascii="Calibri" w:hAnsi="Calibri"/>
          <w:color w:val="000000"/>
          <w:spacing w:val="-1"/>
          <w:sz w:val="24"/>
        </w:rPr>
        <w:t>c</w:t>
      </w:r>
      <w:r>
        <w:rPr>
          <w:rFonts w:eastAsia="Calibri" w:cs="Calibri" w:ascii="Calibri" w:hAnsi="Calibri"/>
          <w:color w:val="000000"/>
          <w:sz w:val="24"/>
        </w:rPr>
        <w:t>a</w:t>
      </w:r>
      <w:r>
        <w:rPr>
          <w:rFonts w:eastAsia="Calibri" w:cs="Calibri" w:ascii="Calibri" w:hAnsi="Calibri"/>
          <w:color w:val="000000"/>
          <w:spacing w:val="-1"/>
          <w:sz w:val="24"/>
        </w:rPr>
        <w:t>t</w:t>
      </w:r>
      <w:r>
        <w:rPr>
          <w:rFonts w:eastAsia="Calibri" w:cs="Calibri" w:ascii="Calibri" w:hAnsi="Calibri"/>
          <w:color w:val="000000"/>
          <w:sz w:val="24"/>
        </w:rPr>
        <w:t>e</w:t>
      </w:r>
      <w:r>
        <w:rPr>
          <w:rFonts w:eastAsia="Calibri" w:cs="Calibri" w:ascii="Calibri" w:hAnsi="Calibri"/>
          <w:color w:val="000000"/>
          <w:spacing w:val="-1"/>
          <w:sz w:val="24"/>
        </w:rPr>
        <w:t xml:space="preserve"> </w:t>
      </w:r>
      <w:r>
        <w:rPr>
          <w:rFonts w:eastAsia="Calibri" w:cs="Calibri" w:ascii="Calibri" w:hAnsi="Calibri"/>
          <w:color w:val="000000"/>
          <w:sz w:val="24"/>
        </w:rPr>
        <w:t>on</w:t>
      </w:r>
      <w:r>
        <w:rPr>
          <w:rFonts w:eastAsia="Calibri" w:cs="Calibri" w:ascii="Calibri" w:hAnsi="Calibri"/>
          <w:color w:val="000000"/>
          <w:spacing w:val="-1"/>
          <w:sz w:val="24"/>
        </w:rPr>
        <w:t xml:space="preserve"> </w:t>
      </w:r>
      <w:r>
        <w:rPr>
          <w:rFonts w:eastAsia="Calibri" w:cs="Calibri" w:ascii="Calibri" w:hAnsi="Calibri"/>
          <w:color w:val="000000"/>
          <w:spacing w:val="1"/>
          <w:sz w:val="24"/>
        </w:rPr>
        <w:t>th</w:t>
      </w:r>
      <w:r>
        <w:rPr>
          <w:rFonts w:eastAsia="Calibri" w:cs="Calibri" w:ascii="Calibri" w:hAnsi="Calibri"/>
          <w:color w:val="000000"/>
          <w:sz w:val="24"/>
        </w:rPr>
        <w:t>e</w:t>
      </w:r>
      <w:r>
        <w:rPr>
          <w:rFonts w:eastAsia="Calibri" w:cs="Calibri" w:ascii="Calibri" w:hAnsi="Calibri"/>
          <w:color w:val="000000"/>
          <w:spacing w:val="-1"/>
          <w:sz w:val="24"/>
        </w:rPr>
        <w:t xml:space="preserve"> </w:t>
      </w:r>
      <w:r>
        <w:rPr>
          <w:rFonts w:eastAsia="Calibri" w:cs="Calibri" w:ascii="Calibri" w:hAnsi="Calibri"/>
          <w:color w:val="000000"/>
          <w:sz w:val="24"/>
        </w:rPr>
        <w:t>i</w:t>
      </w:r>
      <w:r>
        <w:rPr>
          <w:rFonts w:eastAsia="Calibri" w:cs="Calibri" w:ascii="Calibri" w:hAnsi="Calibri"/>
          <w:color w:val="000000"/>
          <w:spacing w:val="-1"/>
          <w:sz w:val="24"/>
        </w:rPr>
        <w:t>n</w:t>
      </w:r>
      <w:r>
        <w:rPr>
          <w:rFonts w:eastAsia="Calibri" w:cs="Calibri" w:ascii="Calibri" w:hAnsi="Calibri"/>
          <w:color w:val="000000"/>
          <w:spacing w:val="1"/>
          <w:sz w:val="24"/>
        </w:rPr>
        <w:t>n</w:t>
      </w:r>
      <w:r>
        <w:rPr>
          <w:rFonts w:eastAsia="Calibri" w:cs="Calibri" w:ascii="Calibri" w:hAnsi="Calibri"/>
          <w:color w:val="000000"/>
          <w:sz w:val="24"/>
        </w:rPr>
        <w:t>er</w:t>
      </w:r>
      <w:r>
        <w:rPr>
          <w:rFonts w:eastAsia="Calibri" w:cs="Calibri" w:ascii="Calibri" w:hAnsi="Calibri"/>
          <w:color w:val="000000"/>
          <w:spacing w:val="2"/>
          <w:sz w:val="24"/>
        </w:rPr>
        <w:t xml:space="preserve"> </w:t>
      </w:r>
      <w:r>
        <w:rPr>
          <w:rFonts w:eastAsia="Calibri" w:cs="Calibri" w:ascii="Calibri" w:hAnsi="Calibri"/>
          <w:color w:val="000000"/>
          <w:sz w:val="24"/>
        </w:rPr>
        <w:t>s</w:t>
      </w:r>
      <w:r>
        <w:rPr>
          <w:rFonts w:eastAsia="Calibri" w:cs="Calibri" w:ascii="Calibri" w:hAnsi="Calibri"/>
          <w:color w:val="000000"/>
          <w:spacing w:val="-3"/>
          <w:sz w:val="24"/>
        </w:rPr>
        <w:t>i</w:t>
      </w:r>
      <w:r>
        <w:rPr>
          <w:rFonts w:eastAsia="Calibri" w:cs="Calibri" w:ascii="Calibri" w:hAnsi="Calibri"/>
          <w:color w:val="000000"/>
          <w:spacing w:val="1"/>
          <w:sz w:val="24"/>
        </w:rPr>
        <w:t>d</w:t>
      </w:r>
      <w:r>
        <w:rPr>
          <w:rFonts w:eastAsia="Calibri" w:cs="Calibri" w:ascii="Calibri" w:hAnsi="Calibri"/>
          <w:color w:val="000000"/>
          <w:sz w:val="24"/>
        </w:rPr>
        <w:t>e</w:t>
      </w:r>
      <w:r>
        <w:rPr>
          <w:rFonts w:eastAsia="Calibri" w:cs="Calibri" w:ascii="Calibri" w:hAnsi="Calibri"/>
          <w:color w:val="000000"/>
          <w:spacing w:val="-1"/>
          <w:sz w:val="24"/>
        </w:rPr>
        <w:t xml:space="preserve"> </w:t>
      </w:r>
      <w:r>
        <w:rPr>
          <w:rFonts w:eastAsia="Calibri" w:cs="Calibri" w:ascii="Calibri" w:hAnsi="Calibri"/>
          <w:color w:val="000000"/>
          <w:sz w:val="24"/>
        </w:rPr>
        <w:t xml:space="preserve">of </w:t>
      </w:r>
      <w:r>
        <w:rPr>
          <w:rFonts w:eastAsia="Calibri" w:cs="Calibri" w:ascii="Calibri" w:hAnsi="Calibri"/>
          <w:color w:val="000000"/>
          <w:spacing w:val="-1"/>
          <w:sz w:val="24"/>
        </w:rPr>
        <w:t>t</w:t>
      </w:r>
      <w:r>
        <w:rPr>
          <w:rFonts w:eastAsia="Calibri" w:cs="Calibri" w:ascii="Calibri" w:hAnsi="Calibri"/>
          <w:color w:val="000000"/>
          <w:spacing w:val="1"/>
          <w:sz w:val="24"/>
        </w:rPr>
        <w:t>h</w:t>
      </w:r>
      <w:r>
        <w:rPr>
          <w:rFonts w:eastAsia="Calibri" w:cs="Calibri" w:ascii="Calibri" w:hAnsi="Calibri"/>
          <w:color w:val="000000"/>
          <w:sz w:val="24"/>
        </w:rPr>
        <w:t>e</w:t>
      </w:r>
      <w:r>
        <w:rPr>
          <w:rFonts w:eastAsia="Calibri" w:cs="Calibri" w:ascii="Calibri" w:hAnsi="Calibri"/>
          <w:color w:val="000000"/>
          <w:spacing w:val="1"/>
          <w:sz w:val="24"/>
        </w:rPr>
        <w:t xml:space="preserve"> </w:t>
      </w:r>
      <w:r>
        <w:rPr>
          <w:rFonts w:eastAsia="Calibri" w:cs="Calibri" w:ascii="Calibri" w:hAnsi="Calibri"/>
          <w:color w:val="000000"/>
          <w:spacing w:val="-3"/>
          <w:sz w:val="24"/>
        </w:rPr>
        <w:t>c</w:t>
      </w:r>
      <w:r>
        <w:rPr>
          <w:rFonts w:eastAsia="Calibri" w:cs="Calibri" w:ascii="Calibri" w:hAnsi="Calibri"/>
          <w:color w:val="000000"/>
          <w:sz w:val="24"/>
        </w:rPr>
        <w:t>over</w:t>
      </w:r>
      <w:r>
        <w:rPr>
          <w:rFonts w:eastAsia="Calibri" w:cs="Calibri" w:ascii="Calibri" w:hAnsi="Calibri"/>
          <w:color w:val="000000"/>
          <w:spacing w:val="1"/>
          <w:sz w:val="24"/>
        </w:rPr>
        <w:t xml:space="preserve"> p</w:t>
      </w:r>
      <w:r>
        <w:rPr>
          <w:rFonts w:eastAsia="Calibri" w:cs="Calibri" w:ascii="Calibri" w:hAnsi="Calibri"/>
          <w:color w:val="000000"/>
          <w:sz w:val="24"/>
        </w:rPr>
        <w:t>a</w:t>
      </w:r>
      <w:r>
        <w:rPr>
          <w:rFonts w:eastAsia="Calibri" w:cs="Calibri" w:ascii="Calibri" w:hAnsi="Calibri"/>
          <w:color w:val="000000"/>
          <w:spacing w:val="-2"/>
          <w:sz w:val="24"/>
        </w:rPr>
        <w:t>g</w:t>
      </w:r>
      <w:r>
        <w:rPr>
          <w:rFonts w:eastAsia="Calibri" w:cs="Calibri" w:ascii="Calibri" w:hAnsi="Calibri"/>
          <w:color w:val="000000"/>
          <w:sz w:val="24"/>
        </w:rPr>
        <w:t>e:</w:t>
      </w:r>
    </w:p>
    <w:p>
      <w:pPr>
        <w:pStyle w:val="Normal"/>
        <w:tabs>
          <w:tab w:val="clear" w:pos="720"/>
          <w:tab w:val="left" w:pos="1578" w:leader="none"/>
        </w:tabs>
        <w:spacing w:before="0" w:after="0"/>
        <w:rPr>
          <w:rFonts w:ascii="Calibri" w:hAnsi="Calibri" w:eastAsia="Calibri" w:cs="Calibri"/>
          <w:sz w:val="24"/>
        </w:rPr>
      </w:pPr>
      <w:r>
        <w:rPr>
          <w:rFonts w:eastAsia="Calibri" w:cs="Calibri" w:ascii="Calibri" w:hAnsi="Calibri"/>
          <w:sz w:val="24"/>
        </w:rPr>
      </w:r>
    </w:p>
    <w:p>
      <w:pPr>
        <w:pStyle w:val="Normal"/>
        <w:widowControl w:val="false"/>
        <w:spacing w:before="0" w:after="0"/>
        <w:ind w:start="1448" w:end="50"/>
        <w:rPr>
          <w:rFonts w:ascii="Calibri" w:hAnsi="Calibri" w:eastAsia="Calibri" w:cs="Calibri"/>
          <w:color w:val="000000"/>
          <w:sz w:val="24"/>
        </w:rPr>
      </w:pPr>
      <w:r>
        <w:rPr>
          <w:rFonts w:eastAsia="Calibri" w:cs="Calibri" w:ascii="Calibri" w:hAnsi="Calibri"/>
          <w:color w:val="000000"/>
          <w:sz w:val="24"/>
        </w:rPr>
        <w:t>It</w:t>
      </w:r>
      <w:r>
        <w:rPr>
          <w:rFonts w:eastAsia="Calibri" w:cs="Calibri" w:ascii="Calibri" w:hAnsi="Calibri"/>
          <w:color w:val="000000"/>
          <w:spacing w:val="4"/>
          <w:sz w:val="24"/>
        </w:rPr>
        <w:t xml:space="preserve"> </w:t>
      </w:r>
      <w:r>
        <w:rPr>
          <w:rFonts w:eastAsia="Calibri" w:cs="Calibri" w:ascii="Calibri" w:hAnsi="Calibri"/>
          <w:color w:val="000000"/>
          <w:sz w:val="24"/>
        </w:rPr>
        <w:t>is</w:t>
      </w:r>
      <w:r>
        <w:rPr>
          <w:rFonts w:eastAsia="Calibri" w:cs="Calibri" w:ascii="Calibri" w:hAnsi="Calibri"/>
          <w:color w:val="000000"/>
          <w:spacing w:val="3"/>
          <w:sz w:val="24"/>
        </w:rPr>
        <w:t xml:space="preserve"> </w:t>
      </w:r>
      <w:r>
        <w:rPr>
          <w:rFonts w:eastAsia="Calibri" w:cs="Calibri" w:ascii="Calibri" w:hAnsi="Calibri"/>
          <w:color w:val="000000"/>
          <w:spacing w:val="-1"/>
          <w:sz w:val="24"/>
        </w:rPr>
        <w:t>c</w:t>
      </w:r>
      <w:r>
        <w:rPr>
          <w:rFonts w:eastAsia="Calibri" w:cs="Calibri" w:ascii="Calibri" w:hAnsi="Calibri"/>
          <w:color w:val="000000"/>
          <w:sz w:val="24"/>
        </w:rPr>
        <w:t>e</w:t>
      </w:r>
      <w:r>
        <w:rPr>
          <w:rFonts w:eastAsia="Calibri" w:cs="Calibri" w:ascii="Calibri" w:hAnsi="Calibri"/>
          <w:color w:val="000000"/>
          <w:spacing w:val="-2"/>
          <w:sz w:val="24"/>
        </w:rPr>
        <w:t>r</w:t>
      </w:r>
      <w:r>
        <w:rPr>
          <w:rFonts w:eastAsia="Calibri" w:cs="Calibri" w:ascii="Calibri" w:hAnsi="Calibri"/>
          <w:color w:val="000000"/>
          <w:spacing w:val="1"/>
          <w:sz w:val="24"/>
        </w:rPr>
        <w:t>t</w:t>
      </w:r>
      <w:r>
        <w:rPr>
          <w:rFonts w:eastAsia="Calibri" w:cs="Calibri" w:ascii="Calibri" w:hAnsi="Calibri"/>
          <w:color w:val="000000"/>
          <w:sz w:val="24"/>
        </w:rPr>
        <w:t>i</w:t>
      </w:r>
      <w:r>
        <w:rPr>
          <w:rFonts w:eastAsia="Calibri" w:cs="Calibri" w:ascii="Calibri" w:hAnsi="Calibri"/>
          <w:color w:val="000000"/>
          <w:spacing w:val="1"/>
          <w:sz w:val="24"/>
        </w:rPr>
        <w:t>f</w:t>
      </w:r>
      <w:r>
        <w:rPr>
          <w:rFonts w:eastAsia="Calibri" w:cs="Calibri" w:ascii="Calibri" w:hAnsi="Calibri"/>
          <w:color w:val="000000"/>
          <w:spacing w:val="-2"/>
          <w:sz w:val="24"/>
        </w:rPr>
        <w:t>i</w:t>
      </w:r>
      <w:r>
        <w:rPr>
          <w:rFonts w:eastAsia="Calibri" w:cs="Calibri" w:ascii="Calibri" w:hAnsi="Calibri"/>
          <w:color w:val="000000"/>
          <w:sz w:val="24"/>
        </w:rPr>
        <w:t>ed</w:t>
      </w:r>
      <w:r>
        <w:rPr>
          <w:rFonts w:eastAsia="Calibri" w:cs="Calibri" w:ascii="Calibri" w:hAnsi="Calibri"/>
          <w:color w:val="000000"/>
          <w:spacing w:val="2"/>
          <w:sz w:val="24"/>
        </w:rPr>
        <w:t xml:space="preserve"> </w:t>
      </w:r>
      <w:r>
        <w:rPr>
          <w:rFonts w:eastAsia="Calibri" w:cs="Calibri" w:ascii="Calibri" w:hAnsi="Calibri"/>
          <w:color w:val="000000"/>
          <w:spacing w:val="-1"/>
          <w:sz w:val="24"/>
        </w:rPr>
        <w:t>t</w:t>
      </w:r>
      <w:r>
        <w:rPr>
          <w:rFonts w:eastAsia="Calibri" w:cs="Calibri" w:ascii="Calibri" w:hAnsi="Calibri"/>
          <w:color w:val="000000"/>
          <w:spacing w:val="1"/>
          <w:sz w:val="24"/>
        </w:rPr>
        <w:t>h</w:t>
      </w:r>
      <w:r>
        <w:rPr>
          <w:rFonts w:eastAsia="Calibri" w:cs="Calibri" w:ascii="Calibri" w:hAnsi="Calibri"/>
          <w:color w:val="000000"/>
          <w:sz w:val="24"/>
        </w:rPr>
        <w:t>at</w:t>
      </w:r>
      <w:r>
        <w:rPr>
          <w:rFonts w:eastAsia="Calibri" w:cs="Calibri" w:ascii="Calibri" w:hAnsi="Calibri"/>
          <w:color w:val="000000"/>
          <w:spacing w:val="2"/>
          <w:sz w:val="24"/>
        </w:rPr>
        <w:t xml:space="preserve"> </w:t>
      </w:r>
      <w:r>
        <w:rPr>
          <w:rFonts w:eastAsia="Calibri" w:cs="Calibri" w:ascii="Calibri" w:hAnsi="Calibri"/>
          <w:color w:val="000000"/>
          <w:spacing w:val="-1"/>
          <w:sz w:val="24"/>
        </w:rPr>
        <w:t>t</w:t>
      </w:r>
      <w:r>
        <w:rPr>
          <w:rFonts w:eastAsia="Calibri" w:cs="Calibri" w:ascii="Calibri" w:hAnsi="Calibri"/>
          <w:color w:val="000000"/>
          <w:spacing w:val="1"/>
          <w:sz w:val="24"/>
        </w:rPr>
        <w:t>h</w:t>
      </w:r>
      <w:r>
        <w:rPr>
          <w:rFonts w:eastAsia="Calibri" w:cs="Calibri" w:ascii="Calibri" w:hAnsi="Calibri"/>
          <w:color w:val="000000"/>
          <w:sz w:val="24"/>
        </w:rPr>
        <w:t>is</w:t>
      </w:r>
      <w:r>
        <w:rPr>
          <w:rFonts w:eastAsia="Calibri" w:cs="Calibri" w:ascii="Calibri" w:hAnsi="Calibri"/>
          <w:color w:val="000000"/>
          <w:spacing w:val="6"/>
          <w:sz w:val="24"/>
        </w:rPr>
        <w:t xml:space="preserve"> </w:t>
      </w:r>
      <w:r>
        <w:rPr>
          <w:rFonts w:eastAsia="Calibri" w:cs="Calibri" w:ascii="Calibri" w:hAnsi="Calibri"/>
          <w:color w:val="000000"/>
          <w:sz w:val="24"/>
        </w:rPr>
        <w:t>r</w:t>
      </w:r>
      <w:r>
        <w:rPr>
          <w:rFonts w:eastAsia="Calibri" w:cs="Calibri" w:ascii="Calibri" w:hAnsi="Calibri"/>
          <w:color w:val="000000"/>
          <w:spacing w:val="-1"/>
          <w:sz w:val="24"/>
        </w:rPr>
        <w:t>e</w:t>
      </w:r>
      <w:r>
        <w:rPr>
          <w:rFonts w:eastAsia="Calibri" w:cs="Calibri" w:ascii="Calibri" w:hAnsi="Calibri"/>
          <w:color w:val="000000"/>
          <w:sz w:val="24"/>
        </w:rPr>
        <w:t>gist</w:t>
      </w:r>
      <w:r>
        <w:rPr>
          <w:rFonts w:eastAsia="Calibri" w:cs="Calibri" w:ascii="Calibri" w:hAnsi="Calibri"/>
          <w:color w:val="000000"/>
          <w:spacing w:val="1"/>
          <w:sz w:val="24"/>
        </w:rPr>
        <w:t>e</w:t>
      </w:r>
      <w:r>
        <w:rPr>
          <w:rFonts w:eastAsia="Calibri" w:cs="Calibri" w:ascii="Calibri" w:hAnsi="Calibri"/>
          <w:color w:val="000000"/>
          <w:sz w:val="24"/>
        </w:rPr>
        <w:t>r</w:t>
      </w:r>
      <w:r>
        <w:rPr>
          <w:rFonts w:eastAsia="Calibri" w:cs="Calibri" w:ascii="Calibri" w:hAnsi="Calibri"/>
          <w:color w:val="000000"/>
          <w:spacing w:val="3"/>
          <w:sz w:val="24"/>
        </w:rPr>
        <w:t xml:space="preserve"> </w:t>
      </w:r>
      <w:r>
        <w:rPr>
          <w:rFonts w:eastAsia="Calibri" w:cs="Calibri" w:ascii="Calibri" w:hAnsi="Calibri"/>
          <w:color w:val="000000"/>
          <w:spacing w:val="-1"/>
          <w:sz w:val="24"/>
        </w:rPr>
        <w:t>c</w:t>
      </w:r>
      <w:r>
        <w:rPr>
          <w:rFonts w:eastAsia="Calibri" w:cs="Calibri" w:ascii="Calibri" w:hAnsi="Calibri"/>
          <w:color w:val="000000"/>
          <w:spacing w:val="-2"/>
          <w:sz w:val="24"/>
        </w:rPr>
        <w:t>o</w:t>
      </w:r>
      <w:r>
        <w:rPr>
          <w:rFonts w:eastAsia="Calibri" w:cs="Calibri" w:ascii="Calibri" w:hAnsi="Calibri"/>
          <w:color w:val="000000"/>
          <w:spacing w:val="1"/>
          <w:sz w:val="24"/>
        </w:rPr>
        <w:t>nt</w:t>
      </w:r>
      <w:r>
        <w:rPr>
          <w:rFonts w:eastAsia="Calibri" w:cs="Calibri" w:ascii="Calibri" w:hAnsi="Calibri"/>
          <w:color w:val="000000"/>
          <w:sz w:val="24"/>
        </w:rPr>
        <w:t>a</w:t>
      </w:r>
      <w:r>
        <w:rPr>
          <w:rFonts w:eastAsia="Calibri" w:cs="Calibri" w:ascii="Calibri" w:hAnsi="Calibri"/>
          <w:color w:val="000000"/>
          <w:spacing w:val="-2"/>
          <w:sz w:val="24"/>
        </w:rPr>
        <w:t>i</w:t>
      </w:r>
      <w:r>
        <w:rPr>
          <w:rFonts w:eastAsia="Calibri" w:cs="Calibri" w:ascii="Calibri" w:hAnsi="Calibri"/>
          <w:color w:val="000000"/>
          <w:spacing w:val="1"/>
          <w:sz w:val="24"/>
        </w:rPr>
        <w:t>n</w:t>
      </w:r>
      <w:r>
        <w:rPr>
          <w:rFonts w:eastAsia="Calibri" w:cs="Calibri" w:ascii="Calibri" w:hAnsi="Calibri"/>
          <w:color w:val="000000"/>
          <w:sz w:val="24"/>
        </w:rPr>
        <w:t xml:space="preserve">s </w:t>
      </w:r>
      <w:r>
        <w:rPr>
          <w:rFonts w:eastAsia="Calibri" w:cs="Calibri" w:ascii="Calibri" w:hAnsi="Calibri"/>
          <w:color w:val="000000"/>
          <w:sz w:val="24"/>
          <w:u w:val="single"/>
        </w:rPr>
        <w:t xml:space="preserve">         </w:t>
      </w:r>
      <w:r>
        <w:rPr>
          <w:rFonts w:eastAsia="Calibri" w:cs="Calibri" w:ascii="Calibri" w:hAnsi="Calibri"/>
          <w:color w:val="000000"/>
          <w:spacing w:val="54"/>
          <w:sz w:val="24"/>
          <w:u w:val="single"/>
        </w:rPr>
        <w:t xml:space="preserve"> </w:t>
      </w:r>
      <w:r>
        <w:rPr>
          <w:rFonts w:eastAsia="Calibri" w:cs="Calibri" w:ascii="Calibri" w:hAnsi="Calibri"/>
          <w:color w:val="000000"/>
          <w:spacing w:val="-51"/>
          <w:sz w:val="24"/>
        </w:rPr>
        <w:t xml:space="preserve"> </w:t>
      </w:r>
      <w:r>
        <w:rPr>
          <w:rFonts w:eastAsia="Calibri" w:cs="Calibri" w:ascii="Calibri" w:hAnsi="Calibri"/>
          <w:color w:val="000000"/>
          <w:spacing w:val="1"/>
          <w:sz w:val="24"/>
        </w:rPr>
        <w:t>p</w:t>
      </w:r>
      <w:r>
        <w:rPr>
          <w:rFonts w:eastAsia="Calibri" w:cs="Calibri" w:ascii="Calibri" w:hAnsi="Calibri"/>
          <w:color w:val="000000"/>
          <w:sz w:val="24"/>
        </w:rPr>
        <w:t>a</w:t>
      </w:r>
      <w:r>
        <w:rPr>
          <w:rFonts w:eastAsia="Calibri" w:cs="Calibri" w:ascii="Calibri" w:hAnsi="Calibri"/>
          <w:color w:val="000000"/>
          <w:spacing w:val="-2"/>
          <w:sz w:val="24"/>
        </w:rPr>
        <w:t>g</w:t>
      </w:r>
      <w:r>
        <w:rPr>
          <w:rFonts w:eastAsia="Calibri" w:cs="Calibri" w:ascii="Calibri" w:hAnsi="Calibri"/>
          <w:color w:val="000000"/>
          <w:sz w:val="24"/>
        </w:rPr>
        <w:t>es;</w:t>
      </w:r>
      <w:r>
        <w:rPr>
          <w:rFonts w:eastAsia="Calibri" w:cs="Calibri" w:ascii="Calibri" w:hAnsi="Calibri"/>
          <w:color w:val="000000"/>
          <w:spacing w:val="4"/>
          <w:sz w:val="24"/>
        </w:rPr>
        <w:t xml:space="preserve"> </w:t>
      </w:r>
      <w:r>
        <w:rPr>
          <w:rFonts w:eastAsia="Calibri" w:cs="Calibri" w:ascii="Calibri" w:hAnsi="Calibri"/>
          <w:color w:val="000000"/>
          <w:sz w:val="24"/>
        </w:rPr>
        <w:t>e</w:t>
      </w:r>
      <w:r>
        <w:rPr>
          <w:rFonts w:eastAsia="Calibri" w:cs="Calibri" w:ascii="Calibri" w:hAnsi="Calibri"/>
          <w:color w:val="000000"/>
          <w:spacing w:val="1"/>
          <w:sz w:val="24"/>
        </w:rPr>
        <w:t>a</w:t>
      </w:r>
      <w:r>
        <w:rPr>
          <w:rFonts w:eastAsia="Calibri" w:cs="Calibri" w:ascii="Calibri" w:hAnsi="Calibri"/>
          <w:color w:val="000000"/>
          <w:spacing w:val="-1"/>
          <w:sz w:val="24"/>
        </w:rPr>
        <w:t>c</w:t>
      </w:r>
      <w:r>
        <w:rPr>
          <w:rFonts w:eastAsia="Calibri" w:cs="Calibri" w:ascii="Calibri" w:hAnsi="Calibri"/>
          <w:color w:val="000000"/>
          <w:sz w:val="24"/>
        </w:rPr>
        <w:t>h</w:t>
      </w:r>
      <w:r>
        <w:rPr>
          <w:rFonts w:eastAsia="Calibri" w:cs="Calibri" w:ascii="Calibri" w:hAnsi="Calibri"/>
          <w:color w:val="000000"/>
          <w:spacing w:val="2"/>
          <w:sz w:val="24"/>
        </w:rPr>
        <w:t xml:space="preserve"> </w:t>
      </w:r>
      <w:r>
        <w:rPr>
          <w:rFonts w:eastAsia="Calibri" w:cs="Calibri" w:ascii="Calibri" w:hAnsi="Calibri"/>
          <w:color w:val="000000"/>
          <w:spacing w:val="1"/>
          <w:sz w:val="24"/>
        </w:rPr>
        <w:t>p</w:t>
      </w:r>
      <w:r>
        <w:rPr>
          <w:rFonts w:eastAsia="Calibri" w:cs="Calibri" w:ascii="Calibri" w:hAnsi="Calibri"/>
          <w:color w:val="000000"/>
          <w:sz w:val="24"/>
        </w:rPr>
        <w:t>a</w:t>
      </w:r>
      <w:r>
        <w:rPr>
          <w:rFonts w:eastAsia="Calibri" w:cs="Calibri" w:ascii="Calibri" w:hAnsi="Calibri"/>
          <w:color w:val="000000"/>
          <w:spacing w:val="-2"/>
          <w:sz w:val="24"/>
        </w:rPr>
        <w:t>g</w:t>
      </w:r>
      <w:r>
        <w:rPr>
          <w:rFonts w:eastAsia="Calibri" w:cs="Calibri" w:ascii="Calibri" w:hAnsi="Calibri"/>
          <w:color w:val="000000"/>
          <w:sz w:val="24"/>
        </w:rPr>
        <w:t>e</w:t>
      </w:r>
      <w:r>
        <w:rPr>
          <w:rFonts w:eastAsia="Calibri" w:cs="Calibri" w:ascii="Calibri" w:hAnsi="Calibri"/>
          <w:color w:val="000000"/>
          <w:spacing w:val="4"/>
          <w:sz w:val="24"/>
        </w:rPr>
        <w:t xml:space="preserve"> </w:t>
      </w:r>
      <w:r>
        <w:rPr>
          <w:rFonts w:eastAsia="Calibri" w:cs="Calibri" w:ascii="Calibri" w:hAnsi="Calibri"/>
          <w:color w:val="000000"/>
          <w:spacing w:val="-1"/>
          <w:sz w:val="24"/>
        </w:rPr>
        <w:t>h</w:t>
      </w:r>
      <w:r>
        <w:rPr>
          <w:rFonts w:eastAsia="Calibri" w:cs="Calibri" w:ascii="Calibri" w:hAnsi="Calibri"/>
          <w:color w:val="000000"/>
          <w:sz w:val="24"/>
        </w:rPr>
        <w:t>as</w:t>
      </w:r>
      <w:r>
        <w:rPr>
          <w:rFonts w:eastAsia="Calibri" w:cs="Calibri" w:ascii="Calibri" w:hAnsi="Calibri"/>
          <w:color w:val="000000"/>
          <w:spacing w:val="3"/>
          <w:sz w:val="24"/>
        </w:rPr>
        <w:t xml:space="preserve"> </w:t>
      </w:r>
      <w:r>
        <w:rPr>
          <w:rFonts w:eastAsia="Calibri" w:cs="Calibri" w:ascii="Calibri" w:hAnsi="Calibri"/>
          <w:color w:val="000000"/>
          <w:spacing w:val="-1"/>
          <w:sz w:val="24"/>
        </w:rPr>
        <w:t>b</w:t>
      </w:r>
      <w:r>
        <w:rPr>
          <w:rFonts w:eastAsia="Calibri" w:cs="Calibri" w:ascii="Calibri" w:hAnsi="Calibri"/>
          <w:color w:val="000000"/>
          <w:sz w:val="24"/>
        </w:rPr>
        <w:t>e</w:t>
      </w:r>
      <w:r>
        <w:rPr>
          <w:rFonts w:eastAsia="Calibri" w:cs="Calibri" w:ascii="Calibri" w:hAnsi="Calibri"/>
          <w:color w:val="000000"/>
          <w:spacing w:val="1"/>
          <w:sz w:val="24"/>
        </w:rPr>
        <w:t>e</w:t>
      </w:r>
      <w:r>
        <w:rPr>
          <w:rFonts w:eastAsia="Calibri" w:cs="Calibri" w:ascii="Calibri" w:hAnsi="Calibri"/>
          <w:color w:val="000000"/>
          <w:sz w:val="24"/>
        </w:rPr>
        <w:t xml:space="preserve">n </w:t>
      </w:r>
      <w:r>
        <w:rPr>
          <w:rFonts w:eastAsia="Calibri" w:cs="Calibri" w:ascii="Calibri" w:hAnsi="Calibri"/>
          <w:color w:val="000000"/>
          <w:spacing w:val="1"/>
          <w:sz w:val="24"/>
        </w:rPr>
        <w:t>nu</w:t>
      </w:r>
      <w:r>
        <w:rPr>
          <w:rFonts w:eastAsia="Calibri" w:cs="Calibri" w:ascii="Calibri" w:hAnsi="Calibri"/>
          <w:color w:val="000000"/>
          <w:sz w:val="24"/>
        </w:rPr>
        <w:t>m</w:t>
      </w:r>
      <w:r>
        <w:rPr>
          <w:rFonts w:eastAsia="Calibri" w:cs="Calibri" w:ascii="Calibri" w:hAnsi="Calibri"/>
          <w:color w:val="000000"/>
          <w:spacing w:val="-1"/>
          <w:sz w:val="24"/>
        </w:rPr>
        <w:t>b</w:t>
      </w:r>
      <w:r>
        <w:rPr>
          <w:rFonts w:eastAsia="Calibri" w:cs="Calibri" w:ascii="Calibri" w:hAnsi="Calibri"/>
          <w:color w:val="000000"/>
          <w:sz w:val="24"/>
        </w:rPr>
        <w:t>er</w:t>
      </w:r>
      <w:r>
        <w:rPr>
          <w:rFonts w:eastAsia="Calibri" w:cs="Calibri" w:ascii="Calibri" w:hAnsi="Calibri"/>
          <w:color w:val="000000"/>
          <w:spacing w:val="-1"/>
          <w:sz w:val="24"/>
        </w:rPr>
        <w:t>e</w:t>
      </w:r>
      <w:r>
        <w:rPr>
          <w:rFonts w:eastAsia="Calibri" w:cs="Calibri" w:ascii="Calibri" w:hAnsi="Calibri"/>
          <w:color w:val="000000"/>
          <w:sz w:val="24"/>
        </w:rPr>
        <w:t>d</w:t>
      </w:r>
      <w:r>
        <w:rPr>
          <w:rFonts w:eastAsia="Calibri" w:cs="Calibri" w:ascii="Calibri" w:hAnsi="Calibri"/>
          <w:color w:val="000000"/>
          <w:spacing w:val="5"/>
          <w:sz w:val="24"/>
        </w:rPr>
        <w:t xml:space="preserve"> </w:t>
      </w:r>
      <w:r>
        <w:rPr>
          <w:rFonts w:eastAsia="Calibri" w:cs="Calibri" w:ascii="Calibri" w:hAnsi="Calibri"/>
          <w:color w:val="000000"/>
          <w:spacing w:val="-1"/>
          <w:sz w:val="24"/>
        </w:rPr>
        <w:t>(</w:t>
      </w:r>
      <w:r>
        <w:rPr>
          <w:rFonts w:eastAsia="Calibri" w:cs="Calibri" w:ascii="Calibri" w:hAnsi="Calibri"/>
          <w:color w:val="000000"/>
          <w:spacing w:val="-2"/>
          <w:sz w:val="24"/>
        </w:rPr>
        <w:t>a</w:t>
      </w:r>
      <w:r>
        <w:rPr>
          <w:rFonts w:eastAsia="Calibri" w:cs="Calibri" w:ascii="Calibri" w:hAnsi="Calibri"/>
          <w:color w:val="000000"/>
          <w:sz w:val="24"/>
        </w:rPr>
        <w:t>t</w:t>
      </w:r>
      <w:r>
        <w:rPr>
          <w:rFonts w:eastAsia="Calibri" w:cs="Calibri" w:ascii="Calibri" w:hAnsi="Calibri"/>
          <w:color w:val="000000"/>
          <w:spacing w:val="3"/>
          <w:sz w:val="24"/>
        </w:rPr>
        <w:t xml:space="preserve"> </w:t>
      </w:r>
      <w:r>
        <w:rPr>
          <w:rFonts w:eastAsia="Calibri" w:cs="Calibri" w:ascii="Calibri" w:hAnsi="Calibri"/>
          <w:color w:val="000000"/>
          <w:spacing w:val="1"/>
          <w:sz w:val="24"/>
        </w:rPr>
        <w:t>th</w:t>
      </w:r>
      <w:r>
        <w:rPr>
          <w:rFonts w:eastAsia="Calibri" w:cs="Calibri" w:ascii="Calibri" w:hAnsi="Calibri"/>
          <w:color w:val="000000"/>
          <w:sz w:val="24"/>
        </w:rPr>
        <w:t xml:space="preserve">e </w:t>
      </w:r>
      <w:r>
        <w:rPr>
          <w:rFonts w:eastAsia="Calibri" w:cs="Calibri" w:ascii="Calibri" w:hAnsi="Calibri"/>
          <w:color w:val="000000"/>
          <w:spacing w:val="1"/>
          <w:sz w:val="24"/>
        </w:rPr>
        <w:t>t</w:t>
      </w:r>
      <w:r>
        <w:rPr>
          <w:rFonts w:eastAsia="Calibri" w:cs="Calibri" w:ascii="Calibri" w:hAnsi="Calibri"/>
          <w:color w:val="000000"/>
          <w:sz w:val="24"/>
        </w:rPr>
        <w:t>op</w:t>
      </w:r>
      <w:r>
        <w:rPr>
          <w:rFonts w:eastAsia="Calibri" w:cs="Calibri" w:ascii="Calibri" w:hAnsi="Calibri"/>
          <w:color w:val="000000"/>
          <w:spacing w:val="3"/>
          <w:sz w:val="24"/>
        </w:rPr>
        <w:t xml:space="preserve"> </w:t>
      </w:r>
      <w:r>
        <w:rPr>
          <w:rFonts w:eastAsia="Calibri" w:cs="Calibri" w:ascii="Calibri" w:hAnsi="Calibri"/>
          <w:color w:val="000000"/>
          <w:spacing w:val="-3"/>
          <w:sz w:val="24"/>
        </w:rPr>
        <w:t>c</w:t>
      </w:r>
      <w:r>
        <w:rPr>
          <w:rFonts w:eastAsia="Calibri" w:cs="Calibri" w:ascii="Calibri" w:hAnsi="Calibri"/>
          <w:color w:val="000000"/>
          <w:sz w:val="24"/>
        </w:rPr>
        <w:t>e</w:t>
      </w:r>
      <w:r>
        <w:rPr>
          <w:rFonts w:eastAsia="Calibri" w:cs="Calibri" w:ascii="Calibri" w:hAnsi="Calibri"/>
          <w:color w:val="000000"/>
          <w:spacing w:val="1"/>
          <w:sz w:val="24"/>
        </w:rPr>
        <w:t>nt</w:t>
      </w:r>
      <w:r>
        <w:rPr>
          <w:rFonts w:eastAsia="Calibri" w:cs="Calibri" w:ascii="Calibri" w:hAnsi="Calibri"/>
          <w:color w:val="000000"/>
          <w:spacing w:val="-2"/>
          <w:sz w:val="24"/>
        </w:rPr>
        <w:t>e</w:t>
      </w:r>
      <w:r>
        <w:rPr>
          <w:rFonts w:eastAsia="Calibri" w:cs="Calibri" w:ascii="Calibri" w:hAnsi="Calibri"/>
          <w:color w:val="000000"/>
          <w:sz w:val="24"/>
        </w:rPr>
        <w:t>r),</w:t>
      </w:r>
      <w:r>
        <w:rPr>
          <w:rFonts w:eastAsia="Calibri" w:cs="Calibri" w:ascii="Calibri" w:hAnsi="Calibri"/>
          <w:color w:val="000000"/>
          <w:spacing w:val="4"/>
          <w:sz w:val="24"/>
        </w:rPr>
        <w:t xml:space="preserve"> </w:t>
      </w:r>
      <w:r>
        <w:rPr>
          <w:rFonts w:eastAsia="Calibri" w:cs="Calibri" w:ascii="Calibri" w:hAnsi="Calibri"/>
          <w:color w:val="000000"/>
          <w:sz w:val="24"/>
        </w:rPr>
        <w:t>s</w:t>
      </w:r>
      <w:r>
        <w:rPr>
          <w:rFonts w:eastAsia="Calibri" w:cs="Calibri" w:ascii="Calibri" w:hAnsi="Calibri"/>
          <w:color w:val="000000"/>
          <w:spacing w:val="1"/>
          <w:sz w:val="24"/>
        </w:rPr>
        <w:t>t</w:t>
      </w:r>
      <w:r>
        <w:rPr>
          <w:rFonts w:eastAsia="Calibri" w:cs="Calibri" w:ascii="Calibri" w:hAnsi="Calibri"/>
          <w:color w:val="000000"/>
          <w:spacing w:val="-2"/>
          <w:sz w:val="24"/>
        </w:rPr>
        <w:t>a</w:t>
      </w:r>
      <w:r>
        <w:rPr>
          <w:rFonts w:eastAsia="Calibri" w:cs="Calibri" w:ascii="Calibri" w:hAnsi="Calibri"/>
          <w:color w:val="000000"/>
          <w:sz w:val="24"/>
        </w:rPr>
        <w:t>m</w:t>
      </w:r>
      <w:r>
        <w:rPr>
          <w:rFonts w:eastAsia="Calibri" w:cs="Calibri" w:ascii="Calibri" w:hAnsi="Calibri"/>
          <w:color w:val="000000"/>
          <w:spacing w:val="1"/>
          <w:sz w:val="24"/>
        </w:rPr>
        <w:t>p</w:t>
      </w:r>
      <w:r>
        <w:rPr>
          <w:rFonts w:eastAsia="Calibri" w:cs="Calibri" w:ascii="Calibri" w:hAnsi="Calibri"/>
          <w:color w:val="000000"/>
          <w:spacing w:val="-2"/>
          <w:sz w:val="24"/>
        </w:rPr>
        <w:t>e</w:t>
      </w:r>
      <w:r>
        <w:rPr>
          <w:rFonts w:eastAsia="Calibri" w:cs="Calibri" w:ascii="Calibri" w:hAnsi="Calibri"/>
          <w:color w:val="000000"/>
          <w:sz w:val="24"/>
        </w:rPr>
        <w:t>d</w:t>
      </w:r>
      <w:r>
        <w:rPr>
          <w:rFonts w:eastAsia="Calibri" w:cs="Calibri" w:ascii="Calibri" w:hAnsi="Calibri"/>
          <w:color w:val="000000"/>
          <w:spacing w:val="5"/>
          <w:sz w:val="24"/>
        </w:rPr>
        <w:t xml:space="preserve"> </w:t>
      </w:r>
      <w:r>
        <w:rPr>
          <w:rFonts w:eastAsia="Calibri" w:cs="Calibri" w:ascii="Calibri" w:hAnsi="Calibri"/>
          <w:color w:val="000000"/>
          <w:spacing w:val="-1"/>
          <w:sz w:val="24"/>
        </w:rPr>
        <w:t>w</w:t>
      </w:r>
      <w:r>
        <w:rPr>
          <w:rFonts w:eastAsia="Calibri" w:cs="Calibri" w:ascii="Calibri" w:hAnsi="Calibri"/>
          <w:color w:val="000000"/>
          <w:sz w:val="24"/>
        </w:rPr>
        <w:t>i</w:t>
      </w:r>
      <w:r>
        <w:rPr>
          <w:rFonts w:eastAsia="Calibri" w:cs="Calibri" w:ascii="Calibri" w:hAnsi="Calibri"/>
          <w:color w:val="000000"/>
          <w:spacing w:val="-1"/>
          <w:sz w:val="24"/>
        </w:rPr>
        <w:t>t</w:t>
      </w:r>
      <w:r>
        <w:rPr>
          <w:rFonts w:eastAsia="Calibri" w:cs="Calibri" w:ascii="Calibri" w:hAnsi="Calibri"/>
          <w:color w:val="000000"/>
          <w:sz w:val="24"/>
        </w:rPr>
        <w:t>h</w:t>
      </w:r>
      <w:r>
        <w:rPr>
          <w:rFonts w:eastAsia="Calibri" w:cs="Calibri" w:ascii="Calibri" w:hAnsi="Calibri"/>
          <w:color w:val="000000"/>
          <w:spacing w:val="3"/>
          <w:sz w:val="24"/>
        </w:rPr>
        <w:t xml:space="preserve"> </w:t>
      </w:r>
      <w:r>
        <w:rPr>
          <w:rFonts w:eastAsia="Calibri" w:cs="Calibri" w:ascii="Calibri" w:hAnsi="Calibri"/>
          <w:color w:val="000000"/>
          <w:spacing w:val="-1"/>
          <w:sz w:val="24"/>
        </w:rPr>
        <w:t>th</w:t>
      </w:r>
      <w:r>
        <w:rPr>
          <w:rFonts w:eastAsia="Calibri" w:cs="Calibri" w:ascii="Calibri" w:hAnsi="Calibri"/>
          <w:color w:val="000000"/>
          <w:sz w:val="24"/>
        </w:rPr>
        <w:t>e</w:t>
      </w:r>
      <w:r>
        <w:rPr>
          <w:rFonts w:eastAsia="Calibri" w:cs="Calibri" w:ascii="Calibri" w:hAnsi="Calibri"/>
          <w:color w:val="000000"/>
          <w:spacing w:val="5"/>
          <w:sz w:val="24"/>
        </w:rPr>
        <w:t xml:space="preserve"> </w:t>
      </w:r>
      <w:r>
        <w:rPr>
          <w:rFonts w:eastAsia="Calibri" w:cs="Calibri" w:ascii="Calibri" w:hAnsi="Calibri"/>
          <w:color w:val="000000"/>
          <w:spacing w:val="-1"/>
          <w:sz w:val="24"/>
        </w:rPr>
        <w:t>Dental Clinic/Surgery</w:t>
      </w:r>
      <w:r>
        <w:rPr>
          <w:rFonts w:eastAsia="Calibri" w:cs="Calibri" w:ascii="Calibri" w:hAnsi="Calibri"/>
          <w:color w:val="000000"/>
          <w:spacing w:val="4"/>
          <w:sz w:val="24"/>
        </w:rPr>
        <w:t xml:space="preserve"> </w:t>
      </w:r>
      <w:r>
        <w:rPr>
          <w:rFonts w:eastAsia="Calibri" w:cs="Calibri" w:ascii="Calibri" w:hAnsi="Calibri"/>
          <w:color w:val="000000"/>
          <w:sz w:val="24"/>
        </w:rPr>
        <w:t>seal</w:t>
      </w:r>
      <w:r>
        <w:rPr>
          <w:rFonts w:eastAsia="Calibri" w:cs="Calibri" w:ascii="Calibri" w:hAnsi="Calibri"/>
          <w:color w:val="000000"/>
          <w:spacing w:val="3"/>
          <w:sz w:val="24"/>
        </w:rPr>
        <w:t xml:space="preserve"> </w:t>
      </w:r>
      <w:r>
        <w:rPr>
          <w:rFonts w:eastAsia="Calibri" w:cs="Calibri" w:ascii="Calibri" w:hAnsi="Calibri"/>
          <w:color w:val="000000"/>
          <w:spacing w:val="-1"/>
          <w:sz w:val="24"/>
        </w:rPr>
        <w:t>(</w:t>
      </w:r>
      <w:r>
        <w:rPr>
          <w:rFonts w:eastAsia="Calibri" w:cs="Calibri" w:ascii="Calibri" w:hAnsi="Calibri"/>
          <w:color w:val="000000"/>
          <w:sz w:val="24"/>
        </w:rPr>
        <w:t>at</w:t>
      </w:r>
      <w:r>
        <w:rPr>
          <w:rFonts w:eastAsia="Calibri" w:cs="Calibri" w:ascii="Calibri" w:hAnsi="Calibri"/>
          <w:color w:val="000000"/>
          <w:spacing w:val="1"/>
          <w:sz w:val="24"/>
        </w:rPr>
        <w:t xml:space="preserve"> t</w:t>
      </w:r>
      <w:r>
        <w:rPr>
          <w:rFonts w:eastAsia="Calibri" w:cs="Calibri" w:ascii="Calibri" w:hAnsi="Calibri"/>
          <w:color w:val="000000"/>
          <w:sz w:val="24"/>
        </w:rPr>
        <w:t>op</w:t>
      </w:r>
      <w:r>
        <w:rPr>
          <w:rFonts w:eastAsia="Calibri" w:cs="Calibri" w:ascii="Calibri" w:hAnsi="Calibri"/>
          <w:color w:val="000000"/>
          <w:spacing w:val="3"/>
          <w:sz w:val="24"/>
        </w:rPr>
        <w:t xml:space="preserve"> </w:t>
      </w:r>
      <w:r>
        <w:rPr>
          <w:rFonts w:eastAsia="Calibri" w:cs="Calibri" w:ascii="Calibri" w:hAnsi="Calibri"/>
          <w:color w:val="000000"/>
          <w:sz w:val="24"/>
        </w:rPr>
        <w:t>ri</w:t>
      </w:r>
      <w:r>
        <w:rPr>
          <w:rFonts w:eastAsia="Calibri" w:cs="Calibri" w:ascii="Calibri" w:hAnsi="Calibri"/>
          <w:color w:val="000000"/>
          <w:spacing w:val="-2"/>
          <w:sz w:val="24"/>
        </w:rPr>
        <w:t>g</w:t>
      </w:r>
      <w:r>
        <w:rPr>
          <w:rFonts w:eastAsia="Calibri" w:cs="Calibri" w:ascii="Calibri" w:hAnsi="Calibri"/>
          <w:color w:val="000000"/>
          <w:spacing w:val="1"/>
          <w:sz w:val="24"/>
        </w:rPr>
        <w:t>h</w:t>
      </w:r>
      <w:r>
        <w:rPr>
          <w:rFonts w:eastAsia="Calibri" w:cs="Calibri" w:ascii="Calibri" w:hAnsi="Calibri"/>
          <w:color w:val="000000"/>
          <w:sz w:val="24"/>
        </w:rPr>
        <w:t xml:space="preserve">t </w:t>
      </w:r>
      <w:r>
        <w:rPr>
          <w:rFonts w:eastAsia="Calibri" w:cs="Calibri" w:ascii="Calibri" w:hAnsi="Calibri"/>
          <w:color w:val="000000"/>
          <w:spacing w:val="-1"/>
          <w:sz w:val="24"/>
        </w:rPr>
        <w:t>c</w:t>
      </w:r>
      <w:r>
        <w:rPr>
          <w:rFonts w:eastAsia="Calibri" w:cs="Calibri" w:ascii="Calibri" w:hAnsi="Calibri"/>
          <w:color w:val="000000"/>
          <w:sz w:val="24"/>
        </w:rPr>
        <w:t>or</w:t>
      </w:r>
      <w:r>
        <w:rPr>
          <w:rFonts w:eastAsia="Calibri" w:cs="Calibri" w:ascii="Calibri" w:hAnsi="Calibri"/>
          <w:color w:val="000000"/>
          <w:spacing w:val="1"/>
          <w:sz w:val="24"/>
        </w:rPr>
        <w:t>n</w:t>
      </w:r>
      <w:r>
        <w:rPr>
          <w:rFonts w:eastAsia="Calibri" w:cs="Calibri" w:ascii="Calibri" w:hAnsi="Calibri"/>
          <w:color w:val="000000"/>
          <w:sz w:val="24"/>
        </w:rPr>
        <w:t>er)</w:t>
      </w:r>
      <w:r>
        <w:rPr>
          <w:rFonts w:eastAsia="Calibri" w:cs="Calibri" w:ascii="Calibri" w:hAnsi="Calibri"/>
          <w:color w:val="000000"/>
          <w:spacing w:val="1"/>
          <w:sz w:val="24"/>
        </w:rPr>
        <w:t xml:space="preserve"> </w:t>
      </w:r>
      <w:r>
        <w:rPr>
          <w:rFonts w:eastAsia="Calibri" w:cs="Calibri" w:ascii="Calibri" w:hAnsi="Calibri"/>
          <w:color w:val="000000"/>
          <w:spacing w:val="-2"/>
          <w:sz w:val="24"/>
        </w:rPr>
        <w:t>a</w:t>
      </w:r>
      <w:r>
        <w:rPr>
          <w:rFonts w:eastAsia="Calibri" w:cs="Calibri" w:ascii="Calibri" w:hAnsi="Calibri"/>
          <w:color w:val="000000"/>
          <w:spacing w:val="1"/>
          <w:sz w:val="24"/>
        </w:rPr>
        <w:t>n</w:t>
      </w:r>
      <w:r>
        <w:rPr>
          <w:rFonts w:eastAsia="Calibri" w:cs="Calibri" w:ascii="Calibri" w:hAnsi="Calibri"/>
          <w:color w:val="000000"/>
          <w:sz w:val="24"/>
        </w:rPr>
        <w:t>d</w:t>
      </w:r>
      <w:r>
        <w:rPr>
          <w:rFonts w:eastAsia="Calibri" w:cs="Calibri" w:ascii="Calibri" w:hAnsi="Calibri"/>
          <w:color w:val="000000"/>
          <w:spacing w:val="2"/>
          <w:sz w:val="24"/>
        </w:rPr>
        <w:t xml:space="preserve"> </w:t>
      </w:r>
      <w:r>
        <w:rPr>
          <w:rFonts w:eastAsia="Calibri" w:cs="Calibri" w:ascii="Calibri" w:hAnsi="Calibri"/>
          <w:color w:val="000000"/>
          <w:spacing w:val="-2"/>
          <w:sz w:val="24"/>
        </w:rPr>
        <w:t>i</w:t>
      </w:r>
      <w:r>
        <w:rPr>
          <w:rFonts w:eastAsia="Calibri" w:cs="Calibri" w:ascii="Calibri" w:hAnsi="Calibri"/>
          <w:color w:val="000000"/>
          <w:spacing w:val="1"/>
          <w:sz w:val="24"/>
        </w:rPr>
        <w:t>n</w:t>
      </w:r>
      <w:r>
        <w:rPr>
          <w:rFonts w:eastAsia="Calibri" w:cs="Calibri" w:ascii="Calibri" w:hAnsi="Calibri"/>
          <w:color w:val="000000"/>
          <w:sz w:val="24"/>
        </w:rPr>
        <w:t>i</w:t>
      </w:r>
      <w:r>
        <w:rPr>
          <w:rFonts w:eastAsia="Calibri" w:cs="Calibri" w:ascii="Calibri" w:hAnsi="Calibri"/>
          <w:color w:val="000000"/>
          <w:spacing w:val="-1"/>
          <w:sz w:val="24"/>
        </w:rPr>
        <w:t>t</w:t>
      </w:r>
      <w:r>
        <w:rPr>
          <w:rFonts w:eastAsia="Calibri" w:cs="Calibri" w:ascii="Calibri" w:hAnsi="Calibri"/>
          <w:color w:val="000000"/>
          <w:sz w:val="24"/>
        </w:rPr>
        <w:t xml:space="preserve">ialed </w:t>
      </w:r>
      <w:r>
        <w:rPr>
          <w:rFonts w:eastAsia="Calibri" w:cs="Calibri" w:ascii="Calibri" w:hAnsi="Calibri"/>
          <w:color w:val="000000"/>
          <w:spacing w:val="1"/>
          <w:sz w:val="24"/>
        </w:rPr>
        <w:t>b</w:t>
      </w:r>
      <w:r>
        <w:rPr>
          <w:rFonts w:eastAsia="Calibri" w:cs="Calibri" w:ascii="Calibri" w:hAnsi="Calibri"/>
          <w:color w:val="000000"/>
          <w:sz w:val="24"/>
        </w:rPr>
        <w:t>y</w:t>
      </w:r>
      <w:r>
        <w:rPr>
          <w:rFonts w:eastAsia="Calibri" w:cs="Calibri" w:ascii="Calibri" w:hAnsi="Calibri"/>
          <w:color w:val="000000"/>
          <w:spacing w:val="-2"/>
          <w:sz w:val="24"/>
        </w:rPr>
        <w:t xml:space="preserve"> </w:t>
      </w:r>
      <w:r>
        <w:rPr>
          <w:rFonts w:eastAsia="Calibri" w:cs="Calibri" w:ascii="Calibri" w:hAnsi="Calibri"/>
          <w:color w:val="000000"/>
          <w:sz w:val="24"/>
        </w:rPr>
        <w:t>me.”</w:t>
      </w:r>
    </w:p>
    <w:p>
      <w:pPr>
        <w:pStyle w:val="Normal"/>
        <w:widowControl w:val="false"/>
        <w:spacing w:before="0" w:after="0"/>
        <w:ind w:end="50"/>
        <w:rPr>
          <w:rFonts w:ascii="Calibri" w:hAnsi="Calibri" w:eastAsia="Calibri" w:cs="Calibri"/>
          <w:color w:val="000000"/>
          <w:sz w:val="18"/>
          <w:szCs w:val="18"/>
        </w:rPr>
      </w:pPr>
      <w:r>
        <w:rPr>
          <w:rFonts w:eastAsia="Calibri" w:cs="Calibri" w:ascii="Calibri" w:hAnsi="Calibri"/>
          <w:color w:val="000000"/>
          <w:sz w:val="18"/>
          <w:szCs w:val="18"/>
        </w:rPr>
      </w:r>
    </w:p>
    <w:p>
      <w:pPr>
        <w:pStyle w:val="Normal"/>
        <w:widowControl w:val="false"/>
        <w:spacing w:before="0" w:after="0"/>
        <w:ind w:end="50"/>
        <w:rPr>
          <w:rFonts w:ascii="Calibri" w:hAnsi="Calibri" w:eastAsia="Calibri" w:cs="Calibri"/>
          <w:color w:val="000000"/>
        </w:rPr>
      </w:pPr>
      <w:r>
        <w:rPr>
          <w:rFonts w:eastAsia="Calibri" w:cs="Calibri" w:ascii="Calibri" w:hAnsi="Calibri"/>
          <w:color w:val="000000"/>
        </w:rPr>
      </w:r>
    </w:p>
    <w:p>
      <w:pPr>
        <w:pStyle w:val="Normal"/>
        <w:widowControl w:val="false"/>
        <w:spacing w:before="0" w:after="0"/>
        <w:rPr>
          <w:rFonts w:ascii="Calibri" w:hAnsi="Calibri" w:eastAsia="Calibri" w:cs="Calibri"/>
          <w:color w:val="000000"/>
          <w:spacing w:val="32"/>
          <w:sz w:val="24"/>
        </w:rPr>
      </w:pPr>
      <w:r>
        <w:rPr>
          <w:rFonts w:eastAsia="Calibri" w:cs="Calibri" w:ascii="Calibri" w:hAnsi="Calibri"/>
          <w:color w:val="000000"/>
          <w:spacing w:val="1"/>
          <w:sz w:val="24"/>
        </w:rPr>
        <w:t>D</w:t>
      </w:r>
      <w:r>
        <w:rPr>
          <w:rFonts w:eastAsia="Calibri" w:cs="Calibri" w:ascii="Calibri" w:hAnsi="Calibri"/>
          <w:color w:val="000000"/>
          <w:sz w:val="24"/>
        </w:rPr>
        <w:t>a</w:t>
      </w:r>
      <w:r>
        <w:rPr>
          <w:rFonts w:eastAsia="Calibri" w:cs="Calibri" w:ascii="Calibri" w:hAnsi="Calibri"/>
          <w:color w:val="000000"/>
          <w:spacing w:val="1"/>
          <w:sz w:val="24"/>
        </w:rPr>
        <w:t>t</w:t>
      </w:r>
      <w:r>
        <w:rPr>
          <w:rFonts w:eastAsia="Calibri" w:cs="Calibri" w:ascii="Calibri" w:hAnsi="Calibri"/>
          <w:color w:val="000000"/>
          <w:spacing w:val="-2"/>
          <w:sz w:val="24"/>
        </w:rPr>
        <w:t>e</w:t>
      </w:r>
      <w:r>
        <w:rPr>
          <w:rFonts w:eastAsia="Calibri" w:cs="Calibri" w:ascii="Calibri" w:hAnsi="Calibri"/>
          <w:color w:val="000000"/>
          <w:sz w:val="24"/>
        </w:rPr>
        <w:t>:</w:t>
      </w:r>
      <w:r>
        <w:rPr>
          <w:rFonts w:eastAsia="Calibri" w:cs="Calibri" w:ascii="Calibri" w:hAnsi="Calibri"/>
          <w:color w:val="000000"/>
          <w:spacing w:val="1"/>
          <w:sz w:val="24"/>
        </w:rPr>
        <w:t xml:space="preserve"> </w:t>
      </w:r>
      <w:r>
        <w:rPr>
          <w:rFonts w:eastAsia="Calibri" w:cs="Calibri" w:ascii="Calibri" w:hAnsi="Calibri"/>
          <w:color w:val="000000"/>
          <w:sz w:val="24"/>
        </w:rPr>
        <w:t>X</w:t>
      </w:r>
      <w:r>
        <w:rPr>
          <w:rFonts w:eastAsia="Calibri" w:cs="Calibri" w:ascii="Calibri" w:hAnsi="Calibri"/>
          <w:color w:val="000000"/>
          <w:spacing w:val="-1"/>
          <w:sz w:val="24"/>
        </w:rPr>
        <w:t>X</w:t>
      </w:r>
      <w:r>
        <w:rPr>
          <w:rFonts w:eastAsia="Calibri" w:cs="Calibri" w:ascii="Calibri" w:hAnsi="Calibri"/>
          <w:color w:val="000000"/>
          <w:spacing w:val="1"/>
          <w:sz w:val="24"/>
        </w:rPr>
        <w:t>-</w:t>
      </w:r>
      <w:r>
        <w:rPr>
          <w:rFonts w:eastAsia="Calibri" w:cs="Calibri" w:ascii="Calibri" w:hAnsi="Calibri"/>
          <w:color w:val="000000"/>
          <w:sz w:val="24"/>
        </w:rPr>
        <w:t>XX</w:t>
      </w:r>
      <w:r>
        <w:rPr>
          <w:rFonts w:eastAsia="Calibri" w:cs="Calibri" w:ascii="Calibri" w:hAnsi="Calibri"/>
          <w:color w:val="000000"/>
          <w:spacing w:val="1"/>
          <w:sz w:val="24"/>
        </w:rPr>
        <w:t>-</w:t>
      </w:r>
      <w:r>
        <w:rPr>
          <w:rFonts w:eastAsia="Calibri" w:cs="Calibri" w:ascii="Calibri" w:hAnsi="Calibri"/>
          <w:color w:val="000000"/>
          <w:sz w:val="24"/>
        </w:rPr>
        <w:t xml:space="preserve">XXXX                    </w:t>
      </w:r>
      <w:r>
        <w:rPr>
          <w:rFonts w:eastAsia="Calibri" w:cs="Calibri" w:ascii="Calibri" w:hAnsi="Calibri"/>
          <w:color w:val="000000"/>
          <w:spacing w:val="14"/>
          <w:sz w:val="24"/>
        </w:rPr>
        <w:t xml:space="preserve"> </w:t>
      </w:r>
      <w:r>
        <w:rPr>
          <w:rFonts w:eastAsia="Calibri" w:cs="Calibri" w:ascii="Calibri" w:hAnsi="Calibri"/>
          <w:color w:val="000000"/>
          <w:spacing w:val="-1"/>
          <w:sz w:val="24"/>
        </w:rPr>
        <w:t>(</w:t>
      </w:r>
      <w:r>
        <w:rPr>
          <w:rFonts w:eastAsia="Calibri" w:cs="Calibri" w:ascii="Calibri" w:hAnsi="Calibri"/>
          <w:color w:val="000000"/>
          <w:sz w:val="24"/>
        </w:rPr>
        <w:t>Sig</w:t>
      </w:r>
      <w:r>
        <w:rPr>
          <w:rFonts w:eastAsia="Calibri" w:cs="Calibri" w:ascii="Calibri" w:hAnsi="Calibri"/>
          <w:color w:val="000000"/>
          <w:spacing w:val="1"/>
          <w:sz w:val="24"/>
        </w:rPr>
        <w:t>n</w:t>
      </w:r>
      <w:r>
        <w:rPr>
          <w:rFonts w:eastAsia="Calibri" w:cs="Calibri" w:ascii="Calibri" w:hAnsi="Calibri"/>
          <w:color w:val="000000"/>
          <w:sz w:val="24"/>
        </w:rPr>
        <w:t>a</w:t>
      </w:r>
      <w:r>
        <w:rPr>
          <w:rFonts w:eastAsia="Calibri" w:cs="Calibri" w:ascii="Calibri" w:hAnsi="Calibri"/>
          <w:color w:val="000000"/>
          <w:spacing w:val="1"/>
          <w:sz w:val="24"/>
        </w:rPr>
        <w:t>tu</w:t>
      </w:r>
      <w:r>
        <w:rPr>
          <w:rFonts w:eastAsia="Calibri" w:cs="Calibri" w:ascii="Calibri" w:hAnsi="Calibri"/>
          <w:color w:val="000000"/>
          <w:spacing w:val="-2"/>
          <w:sz w:val="24"/>
        </w:rPr>
        <w:t>r</w:t>
      </w:r>
      <w:r>
        <w:rPr>
          <w:rFonts w:eastAsia="Calibri" w:cs="Calibri" w:ascii="Calibri" w:hAnsi="Calibri"/>
          <w:color w:val="000000"/>
          <w:sz w:val="24"/>
        </w:rPr>
        <w:t>e</w:t>
      </w:r>
      <w:r>
        <w:rPr>
          <w:rFonts w:eastAsia="Calibri" w:cs="Calibri" w:ascii="Calibri" w:hAnsi="Calibri"/>
          <w:color w:val="000000"/>
          <w:spacing w:val="2"/>
          <w:sz w:val="24"/>
        </w:rPr>
        <w:t xml:space="preserve"> </w:t>
      </w:r>
      <w:r>
        <w:rPr>
          <w:rFonts w:eastAsia="Calibri" w:cs="Calibri" w:ascii="Calibri" w:hAnsi="Calibri"/>
          <w:color w:val="000000"/>
          <w:spacing w:val="-2"/>
          <w:sz w:val="24"/>
        </w:rPr>
        <w:t>a</w:t>
      </w:r>
      <w:r>
        <w:rPr>
          <w:rFonts w:eastAsia="Calibri" w:cs="Calibri" w:ascii="Calibri" w:hAnsi="Calibri"/>
          <w:color w:val="000000"/>
          <w:spacing w:val="1"/>
          <w:sz w:val="24"/>
        </w:rPr>
        <w:t>n</w:t>
      </w:r>
      <w:r>
        <w:rPr>
          <w:rFonts w:eastAsia="Calibri" w:cs="Calibri" w:ascii="Calibri" w:hAnsi="Calibri"/>
          <w:color w:val="000000"/>
          <w:sz w:val="24"/>
        </w:rPr>
        <w:t xml:space="preserve">d </w:t>
      </w:r>
      <w:r>
        <w:rPr>
          <w:rFonts w:eastAsia="Calibri" w:cs="Calibri" w:ascii="Calibri" w:hAnsi="Calibri"/>
          <w:color w:val="000000"/>
          <w:spacing w:val="1"/>
          <w:sz w:val="24"/>
        </w:rPr>
        <w:t>N</w:t>
      </w:r>
      <w:r>
        <w:rPr>
          <w:rFonts w:eastAsia="Calibri" w:cs="Calibri" w:ascii="Calibri" w:hAnsi="Calibri"/>
          <w:color w:val="000000"/>
          <w:sz w:val="24"/>
        </w:rPr>
        <w:t>ame</w:t>
      </w:r>
      <w:r>
        <w:rPr>
          <w:rFonts w:eastAsia="Calibri" w:cs="Calibri" w:ascii="Calibri" w:hAnsi="Calibri"/>
          <w:color w:val="000000"/>
          <w:spacing w:val="-1"/>
          <w:sz w:val="24"/>
        </w:rPr>
        <w:t xml:space="preserve"> </w:t>
      </w:r>
      <w:r>
        <w:rPr>
          <w:rFonts w:eastAsia="Calibri" w:cs="Calibri" w:ascii="Calibri" w:hAnsi="Calibri"/>
          <w:color w:val="000000"/>
          <w:sz w:val="24"/>
        </w:rPr>
        <w:t>of</w:t>
      </w:r>
      <w:r>
        <w:rPr>
          <w:rFonts w:eastAsia="Calibri" w:cs="Calibri" w:ascii="Calibri" w:hAnsi="Calibri"/>
          <w:color w:val="000000"/>
          <w:spacing w:val="-3"/>
          <w:sz w:val="24"/>
        </w:rPr>
        <w:t xml:space="preserve"> </w:t>
      </w:r>
      <w:r>
        <w:rPr>
          <w:rFonts w:eastAsia="Calibri" w:cs="Calibri" w:ascii="Calibri" w:hAnsi="Calibri"/>
          <w:color w:val="000000"/>
          <w:spacing w:val="-1"/>
          <w:sz w:val="24"/>
        </w:rPr>
        <w:t>H</w:t>
      </w:r>
      <w:r>
        <w:rPr>
          <w:rFonts w:eastAsia="Calibri" w:cs="Calibri" w:ascii="Calibri" w:hAnsi="Calibri"/>
          <w:color w:val="000000"/>
          <w:sz w:val="24"/>
        </w:rPr>
        <w:t>SP) 5.</w:t>
      </w:r>
      <w:r>
        <w:rPr>
          <w:rFonts w:eastAsia="Calibri" w:cs="Calibri" w:ascii="Calibri" w:hAnsi="Calibri"/>
          <w:color w:val="000000"/>
          <w:spacing w:val="1"/>
          <w:sz w:val="24"/>
        </w:rPr>
        <w:t>2</w:t>
      </w:r>
      <w:r>
        <w:rPr>
          <w:rFonts w:eastAsia="Calibri" w:cs="Calibri" w:ascii="Calibri" w:hAnsi="Calibri"/>
          <w:color w:val="000000"/>
          <w:sz w:val="24"/>
        </w:rPr>
        <w:t xml:space="preserve">.2.3      </w:t>
      </w:r>
      <w:r>
        <w:rPr>
          <w:rFonts w:eastAsia="Calibri" w:cs="Calibri" w:ascii="Calibri" w:hAnsi="Calibri"/>
          <w:color w:val="000000"/>
          <w:spacing w:val="32"/>
          <w:sz w:val="24"/>
        </w:rPr>
        <w:t xml:space="preserve"> </w:t>
      </w:r>
    </w:p>
    <w:p>
      <w:pPr>
        <w:pStyle w:val="Normal"/>
        <w:widowControl w:val="false"/>
        <w:spacing w:before="0" w:after="0"/>
        <w:rPr>
          <w:rFonts w:ascii="Calibri" w:hAnsi="Calibri" w:eastAsia="Calibri" w:cs="Calibri"/>
          <w:color w:val="000000"/>
          <w:spacing w:val="32"/>
          <w:sz w:val="24"/>
        </w:rPr>
      </w:pPr>
      <w:r>
        <w:rPr>
          <w:rFonts w:eastAsia="Calibri" w:cs="Calibri" w:ascii="Calibri" w:hAnsi="Calibri"/>
          <w:color w:val="000000"/>
          <w:spacing w:val="32"/>
          <w:sz w:val="24"/>
        </w:rPr>
      </w:r>
    </w:p>
    <w:p>
      <w:pPr>
        <w:pStyle w:val="Normal"/>
        <w:widowControl w:val="false"/>
        <w:rPr>
          <w:rFonts w:ascii="Calibri" w:hAnsi="Calibri" w:eastAsia="Calibri" w:cs="Calibri"/>
          <w:color w:val="000000"/>
          <w:sz w:val="24"/>
        </w:rPr>
      </w:pPr>
      <w:r>
        <w:rPr>
          <w:rFonts w:eastAsia="Calibri" w:cs="Calibri" w:ascii="Calibri" w:hAnsi="Calibri"/>
          <w:color w:val="000000"/>
          <w:sz w:val="24"/>
        </w:rPr>
        <w:t>Format of the complaint management register:</w:t>
      </w:r>
    </w:p>
    <w:tbl>
      <w:tblPr>
        <w:tblW w:w="10733" w:type="dxa"/>
        <w:jc w:val="center"/>
        <w:tblInd w:w="0" w:type="dxa"/>
        <w:tblLayout w:type="fixed"/>
        <w:tblCellMar>
          <w:top w:w="0" w:type="dxa"/>
          <w:start w:w="5" w:type="dxa"/>
          <w:bottom w:w="0" w:type="dxa"/>
          <w:end w:w="5" w:type="dxa"/>
        </w:tblCellMar>
        <w:tblLook w:val="0000" w:noHBand="0" w:noVBand="0" w:firstColumn="0" w:lastRow="0" w:lastColumn="0" w:firstRow="0"/>
      </w:tblPr>
      <w:tblGrid>
        <w:gridCol w:w="630"/>
        <w:gridCol w:w="720"/>
        <w:gridCol w:w="1260"/>
        <w:gridCol w:w="766"/>
        <w:gridCol w:w="669"/>
        <w:gridCol w:w="995"/>
        <w:gridCol w:w="540"/>
        <w:gridCol w:w="989"/>
        <w:gridCol w:w="901"/>
        <w:gridCol w:w="796"/>
        <w:gridCol w:w="822"/>
        <w:gridCol w:w="822"/>
        <w:gridCol w:w="823"/>
      </w:tblGrid>
      <w:tr>
        <w:trPr>
          <w:trHeight w:val="194" w:hRule="exac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156" w:end="156"/>
              <w:rPr>
                <w:rFonts w:ascii="Calibri" w:hAnsi="Calibri" w:eastAsia="Calibri" w:cs="Calibri"/>
                <w:sz w:val="18"/>
              </w:rPr>
            </w:pPr>
            <w:r>
              <w:rPr>
                <w:rFonts w:eastAsia="Calibri" w:cs="Calibri" w:ascii="Calibri" w:hAnsi="Calibri"/>
                <w:w w:val="99"/>
                <w:sz w:val="18"/>
              </w:rPr>
              <w:t>1</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421" w:end="422"/>
              <w:rPr>
                <w:rFonts w:ascii="Calibri" w:hAnsi="Calibri" w:eastAsia="Calibri" w:cs="Calibri"/>
                <w:sz w:val="18"/>
              </w:rPr>
            </w:pPr>
            <w:r>
              <w:rPr>
                <w:rFonts w:eastAsia="Calibri" w:cs="Calibri" w:ascii="Calibri" w:hAnsi="Calibri"/>
                <w:w w:val="99"/>
                <w:sz w:val="18"/>
              </w:rPr>
              <w:t>2</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398" w:end="398"/>
              <w:rPr>
                <w:rFonts w:ascii="Calibri" w:hAnsi="Calibri" w:eastAsia="Calibri" w:cs="Calibri"/>
                <w:sz w:val="18"/>
              </w:rPr>
            </w:pPr>
            <w:r>
              <w:rPr>
                <w:rFonts w:eastAsia="Calibri" w:cs="Calibri" w:ascii="Calibri" w:hAnsi="Calibri"/>
                <w:w w:val="99"/>
                <w:sz w:val="18"/>
              </w:rPr>
              <w:t>3</w:t>
            </w:r>
          </w:p>
        </w:tc>
        <w:tc>
          <w:tcPr>
            <w:tcW w:w="76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487" w:end="488"/>
              <w:rPr>
                <w:rFonts w:ascii="Calibri" w:hAnsi="Calibri" w:eastAsia="Calibri" w:cs="Calibri"/>
                <w:sz w:val="18"/>
              </w:rPr>
            </w:pPr>
            <w:r>
              <w:rPr>
                <w:rFonts w:eastAsia="Calibri" w:cs="Calibri" w:ascii="Calibri" w:hAnsi="Calibri"/>
                <w:w w:val="99"/>
                <w:sz w:val="18"/>
              </w:rPr>
              <w:t>4</w:t>
            </w:r>
          </w:p>
        </w:tc>
        <w:tc>
          <w:tcPr>
            <w:tcW w:w="6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353" w:end="355"/>
              <w:rPr>
                <w:rFonts w:ascii="Calibri" w:hAnsi="Calibri" w:eastAsia="Calibri" w:cs="Calibri"/>
                <w:sz w:val="18"/>
              </w:rPr>
            </w:pPr>
            <w:r>
              <w:rPr>
                <w:rFonts w:eastAsia="Calibri" w:cs="Calibri" w:ascii="Calibri" w:hAnsi="Calibri"/>
                <w:w w:val="99"/>
                <w:sz w:val="18"/>
              </w:rPr>
              <w:t>5</w:t>
            </w:r>
          </w:p>
        </w:tc>
        <w:tc>
          <w:tcPr>
            <w:tcW w:w="99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353" w:end="355"/>
              <w:rPr>
                <w:rFonts w:ascii="Calibri" w:hAnsi="Calibri" w:eastAsia="Calibri" w:cs="Calibri"/>
                <w:sz w:val="18"/>
              </w:rPr>
            </w:pPr>
            <w:r>
              <w:rPr>
                <w:rFonts w:eastAsia="Calibri" w:cs="Calibri" w:ascii="Calibri" w:hAnsi="Calibri"/>
                <w:w w:val="99"/>
                <w:sz w:val="18"/>
              </w:rPr>
              <w:t>6</w:t>
            </w:r>
          </w:p>
        </w:tc>
        <w:tc>
          <w:tcPr>
            <w:tcW w:w="54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end="487"/>
              <w:jc w:val="center"/>
              <w:rPr>
                <w:rFonts w:ascii="Calibri" w:hAnsi="Calibri" w:eastAsia="Calibri" w:cs="Calibri"/>
                <w:sz w:val="18"/>
              </w:rPr>
            </w:pPr>
            <w:r>
              <w:rPr>
                <w:rFonts w:eastAsia="Calibri" w:cs="Calibri" w:ascii="Calibri" w:hAnsi="Calibri"/>
                <w:w w:val="99"/>
                <w:sz w:val="18"/>
              </w:rPr>
              <w:t>7</w:t>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442" w:end="446"/>
              <w:rPr>
                <w:rFonts w:ascii="Calibri" w:hAnsi="Calibri" w:eastAsia="Calibri" w:cs="Calibri"/>
                <w:sz w:val="18"/>
              </w:rPr>
            </w:pPr>
            <w:r>
              <w:rPr>
                <w:rFonts w:eastAsia="Calibri" w:cs="Calibri" w:ascii="Calibri" w:hAnsi="Calibri"/>
                <w:w w:val="99"/>
                <w:sz w:val="18"/>
              </w:rPr>
              <w:t>8</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439" w:end="446"/>
              <w:rPr>
                <w:rFonts w:ascii="Calibri" w:hAnsi="Calibri" w:eastAsia="Calibri" w:cs="Calibri"/>
                <w:sz w:val="18"/>
              </w:rPr>
            </w:pPr>
            <w:r>
              <w:rPr>
                <w:rFonts w:eastAsia="Calibri" w:cs="Calibri" w:ascii="Calibri" w:hAnsi="Calibri"/>
                <w:w w:val="99"/>
                <w:sz w:val="18"/>
              </w:rPr>
              <w:t>9</w:t>
            </w:r>
          </w:p>
        </w:tc>
        <w:tc>
          <w:tcPr>
            <w:tcW w:w="79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end="581"/>
              <w:jc w:val="center"/>
              <w:rPr>
                <w:rFonts w:ascii="Calibri" w:hAnsi="Calibri" w:eastAsia="Calibri" w:cs="Calibri"/>
                <w:sz w:val="18"/>
              </w:rPr>
            </w:pPr>
            <w:r>
              <w:rPr>
                <w:rFonts w:eastAsia="Calibri" w:cs="Calibri" w:ascii="Calibri" w:hAnsi="Calibri"/>
                <w:w w:val="99"/>
                <w:sz w:val="18"/>
              </w:rPr>
              <w:t>10</w:t>
            </w:r>
          </w:p>
        </w:tc>
        <w:tc>
          <w:tcPr>
            <w:tcW w:w="82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end="408"/>
              <w:jc w:val="center"/>
              <w:rPr>
                <w:rFonts w:ascii="Calibri" w:hAnsi="Calibri" w:eastAsia="Calibri" w:cs="Calibri"/>
                <w:sz w:val="18"/>
              </w:rPr>
            </w:pPr>
            <w:r>
              <w:rPr>
                <w:rFonts w:eastAsia="Calibri" w:cs="Calibri" w:ascii="Calibri" w:hAnsi="Calibri"/>
                <w:w w:val="99"/>
                <w:sz w:val="18"/>
              </w:rPr>
              <w:t>11</w:t>
            </w:r>
          </w:p>
        </w:tc>
        <w:tc>
          <w:tcPr>
            <w:tcW w:w="82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end="408"/>
              <w:jc w:val="center"/>
              <w:rPr>
                <w:rFonts w:ascii="Calibri" w:hAnsi="Calibri" w:eastAsia="Calibri" w:cs="Calibri"/>
                <w:w w:val="99"/>
                <w:sz w:val="18"/>
              </w:rPr>
            </w:pPr>
            <w:r>
              <w:rPr>
                <w:rFonts w:eastAsia="Calibri" w:cs="Calibri" w:ascii="Calibri" w:hAnsi="Calibri"/>
                <w:w w:val="99"/>
                <w:sz w:val="18"/>
              </w:rPr>
            </w:r>
          </w:p>
        </w:tc>
        <w:tc>
          <w:tcPr>
            <w:tcW w:w="82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end="408"/>
              <w:jc w:val="center"/>
              <w:rPr>
                <w:rFonts w:ascii="Calibri" w:hAnsi="Calibri" w:eastAsia="Calibri" w:cs="Calibri"/>
                <w:w w:val="99"/>
                <w:sz w:val="18"/>
              </w:rPr>
            </w:pPr>
            <w:r>
              <w:rPr>
                <w:rFonts w:eastAsia="Calibri" w:cs="Calibri" w:ascii="Calibri" w:hAnsi="Calibri"/>
                <w:w w:val="99"/>
                <w:sz w:val="18"/>
              </w:rPr>
            </w:r>
          </w:p>
        </w:tc>
      </w:tr>
      <w:tr>
        <w:trPr>
          <w:trHeight w:val="1106" w:hRule="exac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Sr.</w:t>
            </w:r>
          </w:p>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No.</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Complai-</w:t>
            </w:r>
          </w:p>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nant’s</w:t>
            </w:r>
          </w:p>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Name</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Descrip-</w:t>
            </w:r>
          </w:p>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tion of the</w:t>
            </w:r>
          </w:p>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Complaint</w:t>
            </w:r>
          </w:p>
        </w:tc>
        <w:tc>
          <w:tcPr>
            <w:tcW w:w="76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Contact number</w:t>
            </w:r>
          </w:p>
        </w:tc>
        <w:tc>
          <w:tcPr>
            <w:tcW w:w="6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Address</w:t>
            </w:r>
          </w:p>
        </w:tc>
        <w:tc>
          <w:tcPr>
            <w:tcW w:w="99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Signature of Complainent/Thumb</w:t>
            </w:r>
          </w:p>
        </w:tc>
        <w:tc>
          <w:tcPr>
            <w:tcW w:w="54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Details</w:t>
            </w:r>
          </w:p>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of the Investi- gation</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Date(s)</w:t>
            </w:r>
          </w:p>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Complai- nant contacted</w:t>
            </w:r>
          </w:p>
        </w:tc>
        <w:tc>
          <w:tcPr>
            <w:tcW w:w="79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Outcome</w:t>
            </w:r>
          </w:p>
        </w:tc>
        <w:tc>
          <w:tcPr>
            <w:tcW w:w="82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Date</w:t>
            </w:r>
          </w:p>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Complai- nant informed</w:t>
            </w:r>
          </w:p>
        </w:tc>
        <w:tc>
          <w:tcPr>
            <w:tcW w:w="82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Quality</w:t>
            </w:r>
          </w:p>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improvement Policy or Procedure Change</w:t>
            </w:r>
          </w:p>
        </w:tc>
        <w:tc>
          <w:tcPr>
            <w:tcW w:w="82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Signature</w:t>
            </w:r>
          </w:p>
          <w:p>
            <w:pPr>
              <w:pStyle w:val="Normal"/>
              <w:widowControl w:val="false"/>
              <w:spacing w:before="0" w:after="0"/>
              <w:ind w:start="132" w:end="140"/>
              <w:rPr>
                <w:rFonts w:ascii="Calibri" w:hAnsi="Calibri" w:eastAsia="Calibri" w:cs="Calibri"/>
                <w:spacing w:val="-1"/>
                <w:w w:val="99"/>
                <w:sz w:val="14"/>
              </w:rPr>
            </w:pPr>
            <w:r>
              <w:rPr>
                <w:rFonts w:eastAsia="Calibri" w:cs="Calibri" w:ascii="Calibri" w:hAnsi="Calibri"/>
                <w:spacing w:val="-1"/>
                <w:w w:val="99"/>
                <w:sz w:val="14"/>
              </w:rPr>
              <w:t>HCP</w:t>
            </w:r>
          </w:p>
        </w:tc>
      </w:tr>
      <w:tr>
        <w:trPr>
          <w:trHeight w:val="205" w:hRule="exact"/>
        </w:trPr>
        <w:tc>
          <w:tcPr>
            <w:tcW w:w="630"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start="132" w:end="140"/>
              <w:rPr>
                <w:rFonts w:ascii="Calibri" w:hAnsi="Calibri" w:eastAsia="Calibri" w:cs="Calibri"/>
                <w:spacing w:val="-1"/>
                <w:w w:val="99"/>
                <w:sz w:val="16"/>
              </w:rPr>
            </w:pPr>
            <w:r>
              <w:rPr>
                <w:rFonts w:eastAsia="Calibri" w:cs="Calibri" w:ascii="Calibri" w:hAnsi="Calibri"/>
                <w:spacing w:val="-1"/>
                <w:w w:val="99"/>
                <w:sz w:val="16"/>
              </w:rPr>
            </w:r>
          </w:p>
        </w:tc>
        <w:tc>
          <w:tcPr>
            <w:tcW w:w="720"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start="132" w:end="140"/>
              <w:rPr>
                <w:rFonts w:ascii="Calibri" w:hAnsi="Calibri" w:eastAsia="Calibri" w:cs="Calibri"/>
                <w:spacing w:val="-1"/>
                <w:w w:val="99"/>
                <w:sz w:val="16"/>
              </w:rPr>
            </w:pPr>
            <w:r>
              <w:rPr>
                <w:rFonts w:eastAsia="Calibri" w:cs="Calibri" w:ascii="Calibri" w:hAnsi="Calibri"/>
                <w:spacing w:val="-1"/>
                <w:w w:val="99"/>
                <w:sz w:val="16"/>
              </w:rPr>
            </w:r>
          </w:p>
        </w:tc>
        <w:tc>
          <w:tcPr>
            <w:tcW w:w="1260"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start="132" w:end="140"/>
              <w:rPr>
                <w:rFonts w:ascii="Calibri" w:hAnsi="Calibri" w:eastAsia="Calibri" w:cs="Calibri"/>
                <w:spacing w:val="-1"/>
                <w:w w:val="99"/>
                <w:sz w:val="16"/>
              </w:rPr>
            </w:pPr>
            <w:r>
              <w:rPr>
                <w:rFonts w:eastAsia="Calibri" w:cs="Calibri" w:ascii="Calibri" w:hAnsi="Calibri"/>
                <w:spacing w:val="-1"/>
                <w:w w:val="99"/>
                <w:sz w:val="16"/>
              </w:rPr>
            </w:r>
          </w:p>
        </w:tc>
        <w:tc>
          <w:tcPr>
            <w:tcW w:w="766"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start="132" w:end="140"/>
              <w:rPr>
                <w:rFonts w:ascii="Calibri" w:hAnsi="Calibri" w:eastAsia="Calibri" w:cs="Calibri"/>
                <w:spacing w:val="-1"/>
                <w:w w:val="99"/>
                <w:sz w:val="16"/>
              </w:rPr>
            </w:pPr>
            <w:r>
              <w:rPr>
                <w:rFonts w:eastAsia="Calibri" w:cs="Calibri" w:ascii="Calibri" w:hAnsi="Calibri"/>
                <w:spacing w:val="-1"/>
                <w:w w:val="99"/>
                <w:sz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start="132" w:end="140"/>
              <w:rPr>
                <w:rFonts w:ascii="Calibri" w:hAnsi="Calibri" w:eastAsia="Calibri" w:cs="Calibri"/>
                <w:spacing w:val="-1"/>
                <w:w w:val="99"/>
                <w:sz w:val="16"/>
              </w:rPr>
            </w:pPr>
            <w:r>
              <w:rPr>
                <w:rFonts w:eastAsia="Calibri" w:cs="Calibri" w:ascii="Calibri" w:hAnsi="Calibri"/>
                <w:spacing w:val="-1"/>
                <w:w w:val="99"/>
                <w:sz w:val="16"/>
              </w:rPr>
            </w:r>
          </w:p>
        </w:tc>
        <w:tc>
          <w:tcPr>
            <w:tcW w:w="995"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start="132" w:end="140"/>
              <w:rPr>
                <w:rFonts w:ascii="Calibri" w:hAnsi="Calibri" w:eastAsia="Calibri" w:cs="Calibri"/>
                <w:spacing w:val="-1"/>
                <w:w w:val="99"/>
                <w:sz w:val="16"/>
              </w:rPr>
            </w:pPr>
            <w:r>
              <w:rPr>
                <w:rFonts w:eastAsia="Calibri" w:cs="Calibri" w:ascii="Calibri" w:hAnsi="Calibri"/>
                <w:spacing w:val="-1"/>
                <w:w w:val="99"/>
                <w:sz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start="132" w:end="140"/>
              <w:rPr>
                <w:rFonts w:ascii="Calibri" w:hAnsi="Calibri" w:eastAsia="Calibri" w:cs="Calibri"/>
                <w:spacing w:val="-1"/>
                <w:w w:val="99"/>
                <w:sz w:val="16"/>
              </w:rPr>
            </w:pPr>
            <w:r>
              <w:rPr>
                <w:rFonts w:eastAsia="Calibri" w:cs="Calibri" w:ascii="Calibri" w:hAnsi="Calibri"/>
                <w:spacing w:val="-1"/>
                <w:w w:val="99"/>
                <w:sz w:val="16"/>
              </w:rPr>
            </w:r>
          </w:p>
        </w:tc>
        <w:tc>
          <w:tcPr>
            <w:tcW w:w="989"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start="132" w:end="140"/>
              <w:rPr>
                <w:rFonts w:ascii="Calibri" w:hAnsi="Calibri" w:eastAsia="Calibri" w:cs="Calibri"/>
                <w:spacing w:val="-1"/>
                <w:w w:val="99"/>
                <w:sz w:val="16"/>
              </w:rPr>
            </w:pPr>
            <w:r>
              <w:rPr>
                <w:rFonts w:eastAsia="Calibri" w:cs="Calibri" w:ascii="Calibri" w:hAnsi="Calibri"/>
                <w:spacing w:val="-1"/>
                <w:w w:val="99"/>
                <w:sz w:val="16"/>
              </w:rPr>
            </w:r>
          </w:p>
        </w:tc>
        <w:tc>
          <w:tcPr>
            <w:tcW w:w="901"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start="132" w:end="140"/>
              <w:rPr>
                <w:rFonts w:ascii="Calibri" w:hAnsi="Calibri" w:eastAsia="Calibri" w:cs="Calibri"/>
                <w:spacing w:val="-1"/>
                <w:w w:val="99"/>
                <w:sz w:val="16"/>
              </w:rPr>
            </w:pPr>
            <w:r>
              <w:rPr>
                <w:rFonts w:eastAsia="Calibri" w:cs="Calibri" w:ascii="Calibri" w:hAnsi="Calibri"/>
                <w:spacing w:val="-1"/>
                <w:w w:val="99"/>
                <w:sz w:val="16"/>
              </w:rPr>
            </w:r>
          </w:p>
        </w:tc>
        <w:tc>
          <w:tcPr>
            <w:tcW w:w="796"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start="132" w:end="140"/>
              <w:rPr>
                <w:rFonts w:ascii="Calibri" w:hAnsi="Calibri" w:eastAsia="Calibri" w:cs="Calibri"/>
                <w:spacing w:val="-1"/>
                <w:w w:val="99"/>
                <w:sz w:val="16"/>
              </w:rPr>
            </w:pPr>
            <w:r>
              <w:rPr>
                <w:rFonts w:eastAsia="Calibri" w:cs="Calibri" w:ascii="Calibri" w:hAnsi="Calibri"/>
                <w:spacing w:val="-1"/>
                <w:w w:val="99"/>
                <w:sz w:val="16"/>
              </w:rPr>
            </w:r>
          </w:p>
        </w:tc>
        <w:tc>
          <w:tcPr>
            <w:tcW w:w="822"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start="132" w:end="140"/>
              <w:rPr>
                <w:rFonts w:ascii="Calibri" w:hAnsi="Calibri" w:eastAsia="Calibri" w:cs="Calibri"/>
                <w:spacing w:val="-1"/>
                <w:w w:val="99"/>
                <w:sz w:val="16"/>
              </w:rPr>
            </w:pPr>
            <w:r>
              <w:rPr>
                <w:rFonts w:eastAsia="Calibri" w:cs="Calibri" w:ascii="Calibri" w:hAnsi="Calibri"/>
                <w:spacing w:val="-1"/>
                <w:w w:val="99"/>
                <w:sz w:val="16"/>
              </w:rPr>
            </w:r>
          </w:p>
        </w:tc>
        <w:tc>
          <w:tcPr>
            <w:tcW w:w="822"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start="132" w:end="140"/>
              <w:rPr>
                <w:rFonts w:ascii="Calibri" w:hAnsi="Calibri" w:eastAsia="Calibri" w:cs="Calibri"/>
                <w:spacing w:val="-1"/>
                <w:w w:val="99"/>
                <w:sz w:val="16"/>
              </w:rPr>
            </w:pPr>
            <w:r>
              <w:rPr>
                <w:rFonts w:eastAsia="Calibri" w:cs="Calibri" w:ascii="Calibri" w:hAnsi="Calibri"/>
                <w:spacing w:val="-1"/>
                <w:w w:val="99"/>
                <w:sz w:val="16"/>
              </w:rPr>
            </w:r>
          </w:p>
        </w:tc>
        <w:tc>
          <w:tcPr>
            <w:tcW w:w="823"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0"/>
              <w:ind w:start="132" w:end="140"/>
              <w:rPr>
                <w:rFonts w:ascii="Calibri" w:hAnsi="Calibri" w:eastAsia="Calibri" w:cs="Calibri"/>
                <w:spacing w:val="-1"/>
                <w:w w:val="99"/>
                <w:sz w:val="16"/>
              </w:rPr>
            </w:pPr>
            <w:r>
              <w:rPr>
                <w:rFonts w:eastAsia="Calibri" w:cs="Calibri" w:ascii="Calibri" w:hAnsi="Calibri"/>
                <w:spacing w:val="-1"/>
                <w:w w:val="99"/>
                <w:sz w:val="16"/>
              </w:rPr>
            </w:r>
          </w:p>
        </w:tc>
      </w:tr>
    </w:tbl>
    <w:p>
      <w:pPr>
        <w:pStyle w:val="Normal"/>
        <w:widowControl w:val="false"/>
        <w:spacing w:before="0" w:after="0"/>
        <w:ind w:start="132" w:end="140"/>
        <w:rPr>
          <w:rFonts w:ascii="Calibri" w:hAnsi="Calibri" w:eastAsia="Calibri" w:cs="Calibri"/>
          <w:spacing w:val="-1"/>
          <w:w w:val="99"/>
          <w:sz w:val="16"/>
        </w:rPr>
      </w:pPr>
      <w:r>
        <w:rPr>
          <w:rFonts w:eastAsia="Calibri" w:cs="Calibri" w:ascii="Calibri" w:hAnsi="Calibri"/>
          <w:spacing w:val="-1"/>
          <w:w w:val="99"/>
          <w:sz w:val="16"/>
        </w:rPr>
      </w:r>
    </w:p>
    <w:p>
      <w:pPr>
        <w:pStyle w:val="Normal"/>
        <w:widowControl w:val="false"/>
        <w:spacing w:before="0" w:after="0"/>
        <w:ind w:end="827"/>
        <w:rPr>
          <w:rFonts w:ascii="Calibri" w:hAnsi="Calibri" w:eastAsia="Calibri" w:cs="Calibri"/>
          <w:sz w:val="24"/>
        </w:rPr>
      </w:pPr>
      <w:r>
        <w:rPr>
          <w:rFonts w:eastAsia="Calibri" w:cs="Calibri" w:ascii="Calibri" w:hAnsi="Calibri"/>
          <w:sz w:val="24"/>
        </w:rPr>
        <w:t>Column 2-6 shall either be filled by the complainant or someone else (whom the complainant trusts) on</w:t>
      </w:r>
    </w:p>
    <w:p>
      <w:pPr>
        <w:pStyle w:val="Normal"/>
        <w:widowControl w:val="false"/>
        <w:spacing w:before="0" w:after="0"/>
        <w:ind w:end="827"/>
        <w:rPr>
          <w:rFonts w:ascii="Calibri" w:hAnsi="Calibri" w:eastAsia="Calibri" w:cs="Calibri"/>
          <w:sz w:val="24"/>
        </w:rPr>
      </w:pPr>
      <w:r>
        <w:rPr>
          <w:rFonts w:eastAsia="Calibri" w:cs="Calibri" w:ascii="Calibri" w:hAnsi="Calibri"/>
          <w:sz w:val="24"/>
        </w:rPr>
        <w:t>his/her behalf.</w:t>
      </w:r>
    </w:p>
    <w:p>
      <w:pPr>
        <w:pStyle w:val="Normal"/>
        <w:widowControl w:val="false"/>
        <w:spacing w:before="0" w:after="0"/>
        <w:ind w:end="827"/>
        <w:rPr>
          <w:rFonts w:ascii="Calibri" w:hAnsi="Calibri" w:eastAsia="Calibri" w:cs="Calibri"/>
          <w:sz w:val="24"/>
        </w:rPr>
      </w:pPr>
      <w:r>
        <w:rPr>
          <w:rFonts w:eastAsia="Calibri" w:cs="Calibri" w:ascii="Calibri" w:hAnsi="Calibri"/>
          <w:sz w:val="24"/>
        </w:rPr>
      </w:r>
    </w:p>
    <w:p>
      <w:pPr>
        <w:pStyle w:val="Normal"/>
        <w:widowControl w:val="false"/>
        <w:spacing w:before="0" w:after="0"/>
        <w:ind w:end="827"/>
        <w:rPr>
          <w:rFonts w:ascii="Calibri" w:hAnsi="Calibri" w:eastAsia="Calibri" w:cs="Calibri"/>
          <w:sz w:val="24"/>
        </w:rPr>
      </w:pPr>
      <w:r>
        <w:rPr>
          <w:rFonts w:eastAsia="Calibri" w:cs="Calibri" w:ascii="Calibri" w:hAnsi="Calibri"/>
          <w:sz w:val="24"/>
        </w:rPr>
        <w:t>5.2.3 Every written or verbal complaint directly made to the HSP shall also be entered in the register by the HSP, within 24 hours and processed immediately.</w:t>
      </w:r>
    </w:p>
    <w:p>
      <w:pPr>
        <w:pStyle w:val="Normal"/>
        <w:widowControl w:val="false"/>
        <w:spacing w:before="0" w:after="0"/>
        <w:ind w:end="827"/>
        <w:rPr>
          <w:rFonts w:ascii="Calibri" w:hAnsi="Calibri" w:eastAsia="Calibri" w:cs="Calibri"/>
          <w:sz w:val="24"/>
        </w:rPr>
      </w:pPr>
      <w:r>
        <w:rPr>
          <w:rFonts w:eastAsia="Calibri" w:cs="Calibri" w:ascii="Calibri" w:hAnsi="Calibri"/>
          <w:sz w:val="24"/>
        </w:rPr>
        <w:t>5.2.4 All complaints should be resolved expeditiously.</w:t>
      </w:r>
    </w:p>
    <w:p>
      <w:pPr>
        <w:pStyle w:val="Normal"/>
        <w:widowControl w:val="false"/>
        <w:spacing w:before="0" w:after="0"/>
        <w:rPr>
          <w:rFonts w:ascii="Calibri" w:hAnsi="Calibri" w:eastAsia="Calibri" w:cs="Calibri"/>
          <w:sz w:val="26"/>
          <w:szCs w:val="26"/>
        </w:rPr>
      </w:pPr>
      <w:r>
        <w:rPr>
          <w:rFonts w:eastAsia="Calibri" w:cs="Calibri" w:ascii="Calibri" w:hAnsi="Calibri"/>
          <w:sz w:val="26"/>
          <w:szCs w:val="26"/>
        </w:rPr>
      </w:r>
    </w:p>
    <w:p>
      <w:pPr>
        <w:pStyle w:val="Normal"/>
        <w:widowControl w:val="false"/>
        <w:spacing w:before="0" w:after="0"/>
        <w:ind w:hanging="720" w:start="720" w:end="1340"/>
        <w:rPr>
          <w:rFonts w:ascii="Calibri" w:hAnsi="Calibri" w:eastAsia="Calibri" w:cs="Calibri"/>
          <w:sz w:val="24"/>
        </w:rPr>
      </w:pPr>
      <w:r>
        <w:rPr>
          <w:rFonts w:eastAsia="Calibri" w:cs="Calibri" w:ascii="Calibri" w:hAnsi="Calibri"/>
          <w:sz w:val="24"/>
        </w:rPr>
        <w:t>5.</w:t>
      </w:r>
      <w:r>
        <w:rPr>
          <w:rFonts w:eastAsia="Calibri" w:cs="Calibri" w:ascii="Calibri" w:hAnsi="Calibri"/>
          <w:spacing w:val="1"/>
          <w:sz w:val="24"/>
        </w:rPr>
        <w:t>3</w:t>
      </w:r>
      <w:r>
        <w:rPr>
          <w:rFonts w:eastAsia="Calibri" w:cs="Calibri" w:ascii="Calibri" w:hAnsi="Calibri"/>
          <w:sz w:val="24"/>
        </w:rPr>
        <w:t>.5</w:t>
        <w:tab/>
        <w:t>Enter</w:t>
      </w:r>
      <w:r>
        <w:rPr>
          <w:rFonts w:eastAsia="Calibri" w:cs="Calibri" w:ascii="Calibri" w:hAnsi="Calibri"/>
          <w:spacing w:val="3"/>
          <w:sz w:val="24"/>
        </w:rPr>
        <w:t xml:space="preserve"> </w:t>
      </w:r>
      <w:r>
        <w:rPr>
          <w:rFonts w:eastAsia="Calibri" w:cs="Calibri" w:ascii="Calibri" w:hAnsi="Calibri"/>
          <w:sz w:val="24"/>
        </w:rPr>
        <w:t>im</w:t>
      </w:r>
      <w:r>
        <w:rPr>
          <w:rFonts w:eastAsia="Calibri" w:cs="Calibri" w:ascii="Calibri" w:hAnsi="Calibri"/>
          <w:spacing w:val="-1"/>
          <w:sz w:val="24"/>
        </w:rPr>
        <w:t>p</w:t>
      </w:r>
      <w:r>
        <w:rPr>
          <w:rFonts w:eastAsia="Calibri" w:cs="Calibri" w:ascii="Calibri" w:hAnsi="Calibri"/>
          <w:sz w:val="24"/>
        </w:rPr>
        <w:t>or</w:t>
      </w:r>
      <w:r>
        <w:rPr>
          <w:rFonts w:eastAsia="Calibri" w:cs="Calibri" w:ascii="Calibri" w:hAnsi="Calibri"/>
          <w:spacing w:val="1"/>
          <w:sz w:val="24"/>
        </w:rPr>
        <w:t>t</w:t>
      </w:r>
      <w:r>
        <w:rPr>
          <w:rFonts w:eastAsia="Calibri" w:cs="Calibri" w:ascii="Calibri" w:hAnsi="Calibri"/>
          <w:spacing w:val="-2"/>
          <w:sz w:val="24"/>
        </w:rPr>
        <w:t>a</w:t>
      </w:r>
      <w:r>
        <w:rPr>
          <w:rFonts w:eastAsia="Calibri" w:cs="Calibri" w:ascii="Calibri" w:hAnsi="Calibri"/>
          <w:spacing w:val="1"/>
          <w:sz w:val="24"/>
        </w:rPr>
        <w:t>n</w:t>
      </w:r>
      <w:r>
        <w:rPr>
          <w:rFonts w:eastAsia="Calibri" w:cs="Calibri" w:ascii="Calibri" w:hAnsi="Calibri"/>
          <w:sz w:val="24"/>
        </w:rPr>
        <w:t>t</w:t>
      </w:r>
      <w:r>
        <w:rPr>
          <w:rFonts w:eastAsia="Calibri" w:cs="Calibri" w:ascii="Calibri" w:hAnsi="Calibri"/>
          <w:spacing w:val="2"/>
          <w:sz w:val="24"/>
        </w:rPr>
        <w:t xml:space="preserve"> </w:t>
      </w:r>
      <w:r>
        <w:rPr>
          <w:rFonts w:eastAsia="Calibri" w:cs="Calibri" w:ascii="Calibri" w:hAnsi="Calibri"/>
          <w:spacing w:val="-1"/>
          <w:sz w:val="24"/>
        </w:rPr>
        <w:t>p</w:t>
      </w:r>
      <w:r>
        <w:rPr>
          <w:rFonts w:eastAsia="Calibri" w:cs="Calibri" w:ascii="Calibri" w:hAnsi="Calibri"/>
          <w:sz w:val="24"/>
        </w:rPr>
        <w:t>oi</w:t>
      </w:r>
      <w:r>
        <w:rPr>
          <w:rFonts w:eastAsia="Calibri" w:cs="Calibri" w:ascii="Calibri" w:hAnsi="Calibri"/>
          <w:spacing w:val="-1"/>
          <w:sz w:val="24"/>
        </w:rPr>
        <w:t>n</w:t>
      </w:r>
      <w:r>
        <w:rPr>
          <w:rFonts w:eastAsia="Calibri" w:cs="Calibri" w:ascii="Calibri" w:hAnsi="Calibri"/>
          <w:spacing w:val="1"/>
          <w:sz w:val="24"/>
        </w:rPr>
        <w:t>t</w:t>
      </w:r>
      <w:r>
        <w:rPr>
          <w:rFonts w:eastAsia="Calibri" w:cs="Calibri" w:ascii="Calibri" w:hAnsi="Calibri"/>
          <w:sz w:val="24"/>
        </w:rPr>
        <w:t>s</w:t>
      </w:r>
      <w:r>
        <w:rPr>
          <w:rFonts w:eastAsia="Calibri" w:cs="Calibri" w:ascii="Calibri" w:hAnsi="Calibri"/>
          <w:spacing w:val="3"/>
          <w:sz w:val="24"/>
        </w:rPr>
        <w:t xml:space="preserve"> </w:t>
      </w:r>
      <w:r>
        <w:rPr>
          <w:rFonts w:eastAsia="Calibri" w:cs="Calibri" w:ascii="Calibri" w:hAnsi="Calibri"/>
          <w:spacing w:val="-2"/>
          <w:sz w:val="24"/>
        </w:rPr>
        <w:t>o</w:t>
      </w:r>
      <w:r>
        <w:rPr>
          <w:rFonts w:eastAsia="Calibri" w:cs="Calibri" w:ascii="Calibri" w:hAnsi="Calibri"/>
          <w:sz w:val="24"/>
        </w:rPr>
        <w:t>f</w:t>
      </w:r>
      <w:r>
        <w:rPr>
          <w:rFonts w:eastAsia="Calibri" w:cs="Calibri" w:ascii="Calibri" w:hAnsi="Calibri"/>
          <w:spacing w:val="4"/>
          <w:sz w:val="24"/>
        </w:rPr>
        <w:t xml:space="preserve"> </w:t>
      </w:r>
      <w:r>
        <w:rPr>
          <w:rFonts w:eastAsia="Calibri" w:cs="Calibri" w:ascii="Calibri" w:hAnsi="Calibri"/>
          <w:spacing w:val="-1"/>
          <w:sz w:val="24"/>
        </w:rPr>
        <w:t>t</w:t>
      </w:r>
      <w:r>
        <w:rPr>
          <w:rFonts w:eastAsia="Calibri" w:cs="Calibri" w:ascii="Calibri" w:hAnsi="Calibri"/>
          <w:spacing w:val="1"/>
          <w:sz w:val="24"/>
        </w:rPr>
        <w:t>h</w:t>
      </w:r>
      <w:r>
        <w:rPr>
          <w:rFonts w:eastAsia="Calibri" w:cs="Calibri" w:ascii="Calibri" w:hAnsi="Calibri"/>
          <w:sz w:val="24"/>
        </w:rPr>
        <w:t>e</w:t>
      </w:r>
      <w:r>
        <w:rPr>
          <w:rFonts w:eastAsia="Calibri" w:cs="Calibri" w:ascii="Calibri" w:hAnsi="Calibri"/>
          <w:spacing w:val="4"/>
          <w:sz w:val="24"/>
        </w:rPr>
        <w:t xml:space="preserve"> </w:t>
      </w:r>
      <w:r>
        <w:rPr>
          <w:rFonts w:eastAsia="Calibri" w:cs="Calibri" w:ascii="Calibri" w:hAnsi="Calibri"/>
          <w:spacing w:val="-1"/>
          <w:sz w:val="24"/>
        </w:rPr>
        <w:t>c</w:t>
      </w:r>
      <w:r>
        <w:rPr>
          <w:rFonts w:eastAsia="Calibri" w:cs="Calibri" w:ascii="Calibri" w:hAnsi="Calibri"/>
          <w:spacing w:val="-2"/>
          <w:sz w:val="24"/>
        </w:rPr>
        <w:t>o</w:t>
      </w:r>
      <w:r>
        <w:rPr>
          <w:rFonts w:eastAsia="Calibri" w:cs="Calibri" w:ascii="Calibri" w:hAnsi="Calibri"/>
          <w:sz w:val="24"/>
        </w:rPr>
        <w:t>m</w:t>
      </w:r>
      <w:r>
        <w:rPr>
          <w:rFonts w:eastAsia="Calibri" w:cs="Calibri" w:ascii="Calibri" w:hAnsi="Calibri"/>
          <w:spacing w:val="1"/>
          <w:sz w:val="24"/>
        </w:rPr>
        <w:t>p</w:t>
      </w:r>
      <w:r>
        <w:rPr>
          <w:rFonts w:eastAsia="Calibri" w:cs="Calibri" w:ascii="Calibri" w:hAnsi="Calibri"/>
          <w:sz w:val="24"/>
        </w:rPr>
        <w:t>la</w:t>
      </w:r>
      <w:r>
        <w:rPr>
          <w:rFonts w:eastAsia="Calibri" w:cs="Calibri" w:ascii="Calibri" w:hAnsi="Calibri"/>
          <w:spacing w:val="-2"/>
          <w:sz w:val="24"/>
        </w:rPr>
        <w:t>i</w:t>
      </w:r>
      <w:r>
        <w:rPr>
          <w:rFonts w:eastAsia="Calibri" w:cs="Calibri" w:ascii="Calibri" w:hAnsi="Calibri"/>
          <w:spacing w:val="1"/>
          <w:sz w:val="24"/>
        </w:rPr>
        <w:t>n</w:t>
      </w:r>
      <w:r>
        <w:rPr>
          <w:rFonts w:eastAsia="Calibri" w:cs="Calibri" w:ascii="Calibri" w:hAnsi="Calibri"/>
          <w:sz w:val="24"/>
        </w:rPr>
        <w:t>t</w:t>
      </w:r>
      <w:r>
        <w:rPr>
          <w:rFonts w:eastAsia="Calibri" w:cs="Calibri" w:ascii="Calibri" w:hAnsi="Calibri"/>
          <w:spacing w:val="2"/>
          <w:sz w:val="24"/>
        </w:rPr>
        <w:t xml:space="preserve"> </w:t>
      </w:r>
      <w:r>
        <w:rPr>
          <w:rFonts w:eastAsia="Calibri" w:cs="Calibri" w:ascii="Calibri" w:hAnsi="Calibri"/>
          <w:sz w:val="24"/>
        </w:rPr>
        <w:t>in</w:t>
      </w:r>
      <w:r>
        <w:rPr>
          <w:rFonts w:eastAsia="Calibri" w:cs="Calibri" w:ascii="Calibri" w:hAnsi="Calibri"/>
          <w:spacing w:val="2"/>
          <w:sz w:val="24"/>
        </w:rPr>
        <w:t xml:space="preserve"> </w:t>
      </w:r>
      <w:r>
        <w:rPr>
          <w:rFonts w:eastAsia="Calibri" w:cs="Calibri" w:ascii="Calibri" w:hAnsi="Calibri"/>
          <w:spacing w:val="1"/>
          <w:sz w:val="24"/>
        </w:rPr>
        <w:t>t</w:t>
      </w:r>
      <w:r>
        <w:rPr>
          <w:rFonts w:eastAsia="Calibri" w:cs="Calibri" w:ascii="Calibri" w:hAnsi="Calibri"/>
          <w:spacing w:val="-1"/>
          <w:sz w:val="24"/>
        </w:rPr>
        <w:t>h</w:t>
      </w:r>
      <w:r>
        <w:rPr>
          <w:rFonts w:eastAsia="Calibri" w:cs="Calibri" w:ascii="Calibri" w:hAnsi="Calibri"/>
          <w:sz w:val="24"/>
        </w:rPr>
        <w:t>e</w:t>
      </w:r>
      <w:r>
        <w:rPr>
          <w:rFonts w:eastAsia="Calibri" w:cs="Calibri" w:ascii="Calibri" w:hAnsi="Calibri"/>
          <w:spacing w:val="4"/>
          <w:sz w:val="24"/>
        </w:rPr>
        <w:t xml:space="preserve"> </w:t>
      </w:r>
      <w:r>
        <w:rPr>
          <w:rFonts w:eastAsia="Calibri" w:cs="Calibri" w:ascii="Calibri" w:hAnsi="Calibri"/>
          <w:sz w:val="24"/>
        </w:rPr>
        <w:t>r</w:t>
      </w:r>
      <w:r>
        <w:rPr>
          <w:rFonts w:eastAsia="Calibri" w:cs="Calibri" w:ascii="Calibri" w:hAnsi="Calibri"/>
          <w:spacing w:val="-1"/>
          <w:sz w:val="24"/>
        </w:rPr>
        <w:t>e</w:t>
      </w:r>
      <w:r>
        <w:rPr>
          <w:rFonts w:eastAsia="Calibri" w:cs="Calibri" w:ascii="Calibri" w:hAnsi="Calibri"/>
          <w:sz w:val="24"/>
        </w:rPr>
        <w:t>gist</w:t>
      </w:r>
      <w:r>
        <w:rPr>
          <w:rFonts w:eastAsia="Calibri" w:cs="Calibri" w:ascii="Calibri" w:hAnsi="Calibri"/>
          <w:spacing w:val="1"/>
          <w:sz w:val="24"/>
        </w:rPr>
        <w:t>e</w:t>
      </w:r>
      <w:r>
        <w:rPr>
          <w:rFonts w:eastAsia="Calibri" w:cs="Calibri" w:ascii="Calibri" w:hAnsi="Calibri"/>
          <w:sz w:val="24"/>
        </w:rPr>
        <w:t>r.</w:t>
      </w:r>
      <w:r>
        <w:rPr>
          <w:rFonts w:eastAsia="Calibri" w:cs="Calibri" w:ascii="Calibri" w:hAnsi="Calibri"/>
          <w:spacing w:val="3"/>
          <w:sz w:val="24"/>
        </w:rPr>
        <w:t xml:space="preserve"> </w:t>
      </w:r>
      <w:r>
        <w:rPr>
          <w:rFonts w:eastAsia="Calibri" w:cs="Calibri" w:ascii="Calibri" w:hAnsi="Calibri"/>
          <w:sz w:val="24"/>
        </w:rPr>
        <w:t>Ta</w:t>
      </w:r>
      <w:r>
        <w:rPr>
          <w:rFonts w:eastAsia="Calibri" w:cs="Calibri" w:ascii="Calibri" w:hAnsi="Calibri"/>
          <w:spacing w:val="-1"/>
          <w:sz w:val="24"/>
        </w:rPr>
        <w:t>k</w:t>
      </w:r>
      <w:r>
        <w:rPr>
          <w:rFonts w:eastAsia="Calibri" w:cs="Calibri" w:ascii="Calibri" w:hAnsi="Calibri"/>
          <w:sz w:val="24"/>
        </w:rPr>
        <w:t>e</w:t>
      </w:r>
      <w:r>
        <w:rPr>
          <w:rFonts w:eastAsia="Calibri" w:cs="Calibri" w:ascii="Calibri" w:hAnsi="Calibri"/>
          <w:spacing w:val="1"/>
          <w:sz w:val="24"/>
        </w:rPr>
        <w:t xml:space="preserve"> n</w:t>
      </w:r>
      <w:r>
        <w:rPr>
          <w:rFonts w:eastAsia="Calibri" w:cs="Calibri" w:ascii="Calibri" w:hAnsi="Calibri"/>
          <w:spacing w:val="-2"/>
          <w:sz w:val="24"/>
        </w:rPr>
        <w:t>o</w:t>
      </w:r>
      <w:r>
        <w:rPr>
          <w:rFonts w:eastAsia="Calibri" w:cs="Calibri" w:ascii="Calibri" w:hAnsi="Calibri"/>
          <w:spacing w:val="1"/>
          <w:sz w:val="24"/>
        </w:rPr>
        <w:t>t</w:t>
      </w:r>
      <w:r>
        <w:rPr>
          <w:rFonts w:eastAsia="Calibri" w:cs="Calibri" w:ascii="Calibri" w:hAnsi="Calibri"/>
          <w:sz w:val="24"/>
        </w:rPr>
        <w:t>i</w:t>
      </w:r>
      <w:r>
        <w:rPr>
          <w:rFonts w:eastAsia="Calibri" w:cs="Calibri" w:ascii="Calibri" w:hAnsi="Calibri"/>
          <w:spacing w:val="-1"/>
          <w:sz w:val="24"/>
        </w:rPr>
        <w:t>c</w:t>
      </w:r>
      <w:r>
        <w:rPr>
          <w:rFonts w:eastAsia="Calibri" w:cs="Calibri" w:ascii="Calibri" w:hAnsi="Calibri"/>
          <w:sz w:val="24"/>
        </w:rPr>
        <w:t>e</w:t>
      </w:r>
      <w:r>
        <w:rPr>
          <w:rFonts w:eastAsia="Calibri" w:cs="Calibri" w:ascii="Calibri" w:hAnsi="Calibri"/>
          <w:spacing w:val="12"/>
          <w:sz w:val="24"/>
        </w:rPr>
        <w:t xml:space="preserve"> </w:t>
      </w:r>
      <w:r>
        <w:rPr>
          <w:rFonts w:eastAsia="Calibri" w:cs="Calibri" w:ascii="Calibri" w:hAnsi="Calibri"/>
          <w:spacing w:val="-2"/>
          <w:sz w:val="24"/>
        </w:rPr>
        <w:t>o</w:t>
      </w:r>
      <w:r>
        <w:rPr>
          <w:rFonts w:eastAsia="Calibri" w:cs="Calibri" w:ascii="Calibri" w:hAnsi="Calibri"/>
          <w:sz w:val="24"/>
        </w:rPr>
        <w:t>f all</w:t>
      </w:r>
      <w:r>
        <w:rPr>
          <w:rFonts w:eastAsia="Calibri" w:cs="Calibri" w:ascii="Calibri" w:hAnsi="Calibri"/>
          <w:spacing w:val="1"/>
          <w:sz w:val="24"/>
        </w:rPr>
        <w:t>e</w:t>
      </w:r>
      <w:r>
        <w:rPr>
          <w:rFonts w:eastAsia="Calibri" w:cs="Calibri" w:ascii="Calibri" w:hAnsi="Calibri"/>
          <w:sz w:val="24"/>
        </w:rPr>
        <w:t>ga</w:t>
      </w:r>
      <w:r>
        <w:rPr>
          <w:rFonts w:eastAsia="Calibri" w:cs="Calibri" w:ascii="Calibri" w:hAnsi="Calibri"/>
          <w:spacing w:val="1"/>
          <w:sz w:val="24"/>
        </w:rPr>
        <w:t>t</w:t>
      </w:r>
      <w:r>
        <w:rPr>
          <w:rFonts w:eastAsia="Calibri" w:cs="Calibri" w:ascii="Calibri" w:hAnsi="Calibri"/>
          <w:sz w:val="24"/>
        </w:rPr>
        <w:t>i</w:t>
      </w:r>
      <w:r>
        <w:rPr>
          <w:rFonts w:eastAsia="Calibri" w:cs="Calibri" w:ascii="Calibri" w:hAnsi="Calibri"/>
          <w:spacing w:val="-2"/>
          <w:sz w:val="24"/>
        </w:rPr>
        <w:t>o</w:t>
      </w:r>
      <w:r>
        <w:rPr>
          <w:rFonts w:eastAsia="Calibri" w:cs="Calibri" w:ascii="Calibri" w:hAnsi="Calibri"/>
          <w:spacing w:val="1"/>
          <w:sz w:val="24"/>
        </w:rPr>
        <w:t>n</w:t>
      </w:r>
      <w:r>
        <w:rPr>
          <w:rFonts w:eastAsia="Calibri" w:cs="Calibri" w:ascii="Calibri" w:hAnsi="Calibri"/>
          <w:sz w:val="24"/>
        </w:rPr>
        <w:t xml:space="preserve">s </w:t>
      </w:r>
      <w:r>
        <w:rPr>
          <w:rFonts w:eastAsia="Calibri" w:cs="Calibri" w:ascii="Calibri" w:hAnsi="Calibri"/>
          <w:spacing w:val="-2"/>
          <w:sz w:val="24"/>
        </w:rPr>
        <w:t>a</w:t>
      </w:r>
      <w:r>
        <w:rPr>
          <w:rFonts w:eastAsia="Calibri" w:cs="Calibri" w:ascii="Calibri" w:hAnsi="Calibri"/>
          <w:spacing w:val="1"/>
          <w:sz w:val="24"/>
        </w:rPr>
        <w:t>n</w:t>
      </w:r>
      <w:r>
        <w:rPr>
          <w:rFonts w:eastAsia="Calibri" w:cs="Calibri" w:ascii="Calibri" w:hAnsi="Calibri"/>
          <w:sz w:val="24"/>
        </w:rPr>
        <w:t>d</w:t>
      </w:r>
      <w:r>
        <w:rPr>
          <w:rFonts w:eastAsia="Calibri" w:cs="Calibri" w:ascii="Calibri" w:hAnsi="Calibri"/>
          <w:spacing w:val="-1"/>
          <w:sz w:val="24"/>
        </w:rPr>
        <w:t xml:space="preserve"> </w:t>
      </w:r>
      <w:r>
        <w:rPr>
          <w:rFonts w:eastAsia="Calibri" w:cs="Calibri" w:ascii="Calibri" w:hAnsi="Calibri"/>
          <w:sz w:val="24"/>
        </w:rPr>
        <w:t>r</w:t>
      </w:r>
      <w:r>
        <w:rPr>
          <w:rFonts w:eastAsia="Calibri" w:cs="Calibri" w:ascii="Calibri" w:hAnsi="Calibri"/>
          <w:spacing w:val="1"/>
          <w:sz w:val="24"/>
        </w:rPr>
        <w:t>e</w:t>
      </w:r>
      <w:r>
        <w:rPr>
          <w:rFonts w:eastAsia="Calibri" w:cs="Calibri" w:ascii="Calibri" w:hAnsi="Calibri"/>
          <w:spacing w:val="-1"/>
          <w:sz w:val="24"/>
        </w:rPr>
        <w:t>q</w:t>
      </w:r>
      <w:r>
        <w:rPr>
          <w:rFonts w:eastAsia="Calibri" w:cs="Calibri" w:ascii="Calibri" w:hAnsi="Calibri"/>
          <w:spacing w:val="1"/>
          <w:sz w:val="24"/>
        </w:rPr>
        <w:t>u</w:t>
      </w:r>
      <w:r>
        <w:rPr>
          <w:rFonts w:eastAsia="Calibri" w:cs="Calibri" w:ascii="Calibri" w:hAnsi="Calibri"/>
          <w:sz w:val="24"/>
        </w:rPr>
        <w:t>es</w:t>
      </w:r>
      <w:r>
        <w:rPr>
          <w:rFonts w:eastAsia="Calibri" w:cs="Calibri" w:ascii="Calibri" w:hAnsi="Calibri"/>
          <w:spacing w:val="1"/>
          <w:sz w:val="24"/>
        </w:rPr>
        <w:t>t</w:t>
      </w:r>
      <w:r>
        <w:rPr>
          <w:rFonts w:eastAsia="Calibri" w:cs="Calibri" w:ascii="Calibri" w:hAnsi="Calibri"/>
          <w:sz w:val="24"/>
        </w:rPr>
        <w:t>s</w:t>
      </w:r>
      <w:r>
        <w:rPr>
          <w:rFonts w:eastAsia="Calibri" w:cs="Calibri" w:ascii="Calibri" w:hAnsi="Calibri"/>
          <w:spacing w:val="-4"/>
          <w:sz w:val="24"/>
        </w:rPr>
        <w:t xml:space="preserve"> </w:t>
      </w:r>
      <w:r>
        <w:rPr>
          <w:rFonts w:eastAsia="Calibri" w:cs="Calibri" w:ascii="Calibri" w:hAnsi="Calibri"/>
          <w:sz w:val="24"/>
        </w:rPr>
        <w:t>ma</w:t>
      </w:r>
      <w:r>
        <w:rPr>
          <w:rFonts w:eastAsia="Calibri" w:cs="Calibri" w:ascii="Calibri" w:hAnsi="Calibri"/>
          <w:spacing w:val="1"/>
          <w:sz w:val="24"/>
        </w:rPr>
        <w:t>d</w:t>
      </w:r>
      <w:r>
        <w:rPr>
          <w:rFonts w:eastAsia="Calibri" w:cs="Calibri" w:ascii="Calibri" w:hAnsi="Calibri"/>
          <w:sz w:val="24"/>
        </w:rPr>
        <w:t>e.</w:t>
      </w:r>
    </w:p>
    <w:p>
      <w:pPr>
        <w:pStyle w:val="Normal"/>
        <w:widowControl w:val="false"/>
        <w:spacing w:before="0" w:after="0"/>
        <w:rPr>
          <w:rFonts w:ascii="Calibri" w:hAnsi="Calibri" w:eastAsia="Calibri" w:cs="Calibri"/>
          <w:sz w:val="24"/>
        </w:rPr>
      </w:pPr>
      <w:r>
        <w:rPr>
          <w:rFonts w:eastAsia="Calibri" w:cs="Calibri" w:ascii="Calibri" w:hAnsi="Calibri"/>
          <w:sz w:val="24"/>
        </w:rPr>
        <w:t>5.</w:t>
      </w:r>
      <w:r>
        <w:rPr>
          <w:rFonts w:eastAsia="Calibri" w:cs="Calibri" w:ascii="Calibri" w:hAnsi="Calibri"/>
          <w:spacing w:val="1"/>
          <w:sz w:val="24"/>
        </w:rPr>
        <w:t>3</w:t>
      </w:r>
      <w:r>
        <w:rPr>
          <w:rFonts w:eastAsia="Calibri" w:cs="Calibri" w:ascii="Calibri" w:hAnsi="Calibri"/>
          <w:sz w:val="24"/>
        </w:rPr>
        <w:t xml:space="preserve">.6   </w:t>
      </w:r>
      <w:r>
        <w:rPr>
          <w:rFonts w:eastAsia="Calibri" w:cs="Calibri" w:ascii="Calibri" w:hAnsi="Calibri"/>
          <w:spacing w:val="16"/>
          <w:sz w:val="24"/>
        </w:rPr>
        <w:t xml:space="preserve"> </w:t>
      </w:r>
      <w:r>
        <w:rPr>
          <w:rFonts w:eastAsia="Calibri" w:cs="Calibri" w:ascii="Calibri" w:hAnsi="Calibri"/>
          <w:sz w:val="24"/>
        </w:rPr>
        <w:t>Inves</w:t>
      </w:r>
      <w:r>
        <w:rPr>
          <w:rFonts w:eastAsia="Calibri" w:cs="Calibri" w:ascii="Calibri" w:hAnsi="Calibri"/>
          <w:spacing w:val="1"/>
          <w:sz w:val="24"/>
        </w:rPr>
        <w:t>t</w:t>
      </w:r>
      <w:r>
        <w:rPr>
          <w:rFonts w:eastAsia="Calibri" w:cs="Calibri" w:ascii="Calibri" w:hAnsi="Calibri"/>
          <w:sz w:val="24"/>
        </w:rPr>
        <w:t>iga</w:t>
      </w:r>
      <w:r>
        <w:rPr>
          <w:rFonts w:eastAsia="Calibri" w:cs="Calibri" w:ascii="Calibri" w:hAnsi="Calibri"/>
          <w:spacing w:val="-1"/>
          <w:sz w:val="24"/>
        </w:rPr>
        <w:t>t</w:t>
      </w:r>
      <w:r>
        <w:rPr>
          <w:rFonts w:eastAsia="Calibri" w:cs="Calibri" w:ascii="Calibri" w:hAnsi="Calibri"/>
          <w:sz w:val="24"/>
        </w:rPr>
        <w:t>e</w:t>
      </w:r>
      <w:r>
        <w:rPr>
          <w:rFonts w:eastAsia="Calibri" w:cs="Calibri" w:ascii="Calibri" w:hAnsi="Calibri"/>
          <w:spacing w:val="1"/>
          <w:sz w:val="24"/>
        </w:rPr>
        <w:t xml:space="preserve"> </w:t>
      </w:r>
      <w:r>
        <w:rPr>
          <w:rFonts w:eastAsia="Calibri" w:cs="Calibri" w:ascii="Calibri" w:hAnsi="Calibri"/>
          <w:sz w:val="24"/>
        </w:rPr>
        <w:t>in an im</w:t>
      </w:r>
      <w:r>
        <w:rPr>
          <w:rFonts w:eastAsia="Calibri" w:cs="Calibri" w:ascii="Calibri" w:hAnsi="Calibri"/>
          <w:spacing w:val="1"/>
          <w:sz w:val="24"/>
        </w:rPr>
        <w:t>p</w:t>
      </w:r>
      <w:r>
        <w:rPr>
          <w:rFonts w:eastAsia="Calibri" w:cs="Calibri" w:ascii="Calibri" w:hAnsi="Calibri"/>
          <w:spacing w:val="-2"/>
          <w:sz w:val="24"/>
        </w:rPr>
        <w:t>a</w:t>
      </w:r>
      <w:r>
        <w:rPr>
          <w:rFonts w:eastAsia="Calibri" w:cs="Calibri" w:ascii="Calibri" w:hAnsi="Calibri"/>
          <w:sz w:val="24"/>
        </w:rPr>
        <w:t>r</w:t>
      </w:r>
      <w:r>
        <w:rPr>
          <w:rFonts w:eastAsia="Calibri" w:cs="Calibri" w:ascii="Calibri" w:hAnsi="Calibri"/>
          <w:spacing w:val="1"/>
          <w:sz w:val="24"/>
        </w:rPr>
        <w:t>t</w:t>
      </w:r>
      <w:r>
        <w:rPr>
          <w:rFonts w:eastAsia="Calibri" w:cs="Calibri" w:ascii="Calibri" w:hAnsi="Calibri"/>
          <w:spacing w:val="-2"/>
          <w:sz w:val="24"/>
        </w:rPr>
        <w:t>i</w:t>
      </w:r>
      <w:r>
        <w:rPr>
          <w:rFonts w:eastAsia="Calibri" w:cs="Calibri" w:ascii="Calibri" w:hAnsi="Calibri"/>
          <w:sz w:val="24"/>
        </w:rPr>
        <w:t>al</w:t>
      </w:r>
      <w:r>
        <w:rPr>
          <w:rFonts w:eastAsia="Calibri" w:cs="Calibri" w:ascii="Calibri" w:hAnsi="Calibri"/>
          <w:spacing w:val="1"/>
          <w:sz w:val="24"/>
        </w:rPr>
        <w:t xml:space="preserve"> </w:t>
      </w:r>
      <w:r>
        <w:rPr>
          <w:rFonts w:eastAsia="Calibri" w:cs="Calibri" w:ascii="Calibri" w:hAnsi="Calibri"/>
          <w:sz w:val="24"/>
        </w:rPr>
        <w:t>ma</w:t>
      </w:r>
      <w:r>
        <w:rPr>
          <w:rFonts w:eastAsia="Calibri" w:cs="Calibri" w:ascii="Calibri" w:hAnsi="Calibri"/>
          <w:spacing w:val="-1"/>
          <w:sz w:val="24"/>
        </w:rPr>
        <w:t>n</w:t>
      </w:r>
      <w:r>
        <w:rPr>
          <w:rFonts w:eastAsia="Calibri" w:cs="Calibri" w:ascii="Calibri" w:hAnsi="Calibri"/>
          <w:spacing w:val="1"/>
          <w:sz w:val="24"/>
        </w:rPr>
        <w:t>n</w:t>
      </w:r>
      <w:r>
        <w:rPr>
          <w:rFonts w:eastAsia="Calibri" w:cs="Calibri" w:ascii="Calibri" w:hAnsi="Calibri"/>
          <w:sz w:val="24"/>
        </w:rPr>
        <w:t>er.</w:t>
      </w:r>
    </w:p>
    <w:p>
      <w:pPr>
        <w:pStyle w:val="Normal"/>
        <w:widowControl w:val="false"/>
        <w:spacing w:before="0" w:after="0"/>
        <w:ind w:end="568"/>
        <w:rPr>
          <w:rFonts w:ascii="Calibri" w:hAnsi="Calibri" w:eastAsia="Calibri" w:cs="Calibri"/>
          <w:sz w:val="24"/>
        </w:rPr>
      </w:pPr>
      <w:r>
        <w:rPr>
          <w:rFonts w:eastAsia="Calibri" w:cs="Calibri" w:ascii="Calibri" w:hAnsi="Calibri"/>
          <w:sz w:val="24"/>
        </w:rPr>
        <w:t>5.</w:t>
      </w:r>
      <w:r>
        <w:rPr>
          <w:rFonts w:eastAsia="Calibri" w:cs="Calibri" w:ascii="Calibri" w:hAnsi="Calibri"/>
          <w:spacing w:val="1"/>
          <w:sz w:val="24"/>
        </w:rPr>
        <w:t>3</w:t>
      </w:r>
      <w:r>
        <w:rPr>
          <w:rFonts w:eastAsia="Calibri" w:cs="Calibri" w:ascii="Calibri" w:hAnsi="Calibri"/>
          <w:sz w:val="24"/>
        </w:rPr>
        <w:t>.7   Ke</w:t>
      </w:r>
      <w:r>
        <w:rPr>
          <w:rFonts w:eastAsia="Calibri" w:cs="Calibri" w:ascii="Calibri" w:hAnsi="Calibri"/>
          <w:spacing w:val="1"/>
          <w:sz w:val="24"/>
        </w:rPr>
        <w:t>e</w:t>
      </w:r>
      <w:r>
        <w:rPr>
          <w:rFonts w:eastAsia="Calibri" w:cs="Calibri" w:ascii="Calibri" w:hAnsi="Calibri"/>
          <w:sz w:val="24"/>
        </w:rPr>
        <w:t>p</w:t>
      </w:r>
      <w:r>
        <w:rPr>
          <w:rFonts w:eastAsia="Calibri" w:cs="Calibri" w:ascii="Calibri" w:hAnsi="Calibri"/>
          <w:spacing w:val="40"/>
          <w:sz w:val="24"/>
        </w:rPr>
        <w:t xml:space="preserve"> </w:t>
      </w:r>
      <w:r>
        <w:rPr>
          <w:rFonts w:eastAsia="Calibri" w:cs="Calibri" w:ascii="Calibri" w:hAnsi="Calibri"/>
          <w:spacing w:val="-1"/>
          <w:sz w:val="24"/>
        </w:rPr>
        <w:t>t</w:t>
      </w:r>
      <w:r>
        <w:rPr>
          <w:rFonts w:eastAsia="Calibri" w:cs="Calibri" w:ascii="Calibri" w:hAnsi="Calibri"/>
          <w:spacing w:val="1"/>
          <w:sz w:val="24"/>
        </w:rPr>
        <w:t>h</w:t>
      </w:r>
      <w:r>
        <w:rPr>
          <w:rFonts w:eastAsia="Calibri" w:cs="Calibri" w:ascii="Calibri" w:hAnsi="Calibri"/>
          <w:sz w:val="24"/>
        </w:rPr>
        <w:t>e</w:t>
      </w:r>
      <w:r>
        <w:rPr>
          <w:rFonts w:eastAsia="Calibri" w:cs="Calibri" w:ascii="Calibri" w:hAnsi="Calibri"/>
          <w:spacing w:val="39"/>
          <w:sz w:val="24"/>
        </w:rPr>
        <w:t xml:space="preserve"> </w:t>
      </w:r>
      <w:r>
        <w:rPr>
          <w:rFonts w:eastAsia="Calibri" w:cs="Calibri" w:ascii="Calibri" w:hAnsi="Calibri"/>
          <w:spacing w:val="1"/>
          <w:sz w:val="24"/>
        </w:rPr>
        <w:t>t</w:t>
      </w:r>
      <w:r>
        <w:rPr>
          <w:rFonts w:eastAsia="Calibri" w:cs="Calibri" w:ascii="Calibri" w:hAnsi="Calibri"/>
          <w:sz w:val="24"/>
        </w:rPr>
        <w:t>ime</w:t>
      </w:r>
      <w:r>
        <w:rPr>
          <w:rFonts w:eastAsia="Calibri" w:cs="Calibri" w:ascii="Calibri" w:hAnsi="Calibri"/>
          <w:spacing w:val="40"/>
          <w:sz w:val="24"/>
        </w:rPr>
        <w:t xml:space="preserve"> </w:t>
      </w:r>
      <w:r>
        <w:rPr>
          <w:rFonts w:eastAsia="Calibri" w:cs="Calibri" w:ascii="Calibri" w:hAnsi="Calibri"/>
          <w:spacing w:val="1"/>
          <w:sz w:val="24"/>
        </w:rPr>
        <w:t>f</w:t>
      </w:r>
      <w:r>
        <w:rPr>
          <w:rFonts w:eastAsia="Calibri" w:cs="Calibri" w:ascii="Calibri" w:hAnsi="Calibri"/>
          <w:sz w:val="24"/>
        </w:rPr>
        <w:t>a</w:t>
      </w:r>
      <w:r>
        <w:rPr>
          <w:rFonts w:eastAsia="Calibri" w:cs="Calibri" w:ascii="Calibri" w:hAnsi="Calibri"/>
          <w:spacing w:val="-3"/>
          <w:sz w:val="24"/>
        </w:rPr>
        <w:t>c</w:t>
      </w:r>
      <w:r>
        <w:rPr>
          <w:rFonts w:eastAsia="Calibri" w:cs="Calibri" w:ascii="Calibri" w:hAnsi="Calibri"/>
          <w:spacing w:val="1"/>
          <w:sz w:val="24"/>
        </w:rPr>
        <w:t>t</w:t>
      </w:r>
      <w:r>
        <w:rPr>
          <w:rFonts w:eastAsia="Calibri" w:cs="Calibri" w:ascii="Calibri" w:hAnsi="Calibri"/>
          <w:sz w:val="24"/>
        </w:rPr>
        <w:t>or</w:t>
      </w:r>
      <w:r>
        <w:rPr>
          <w:rFonts w:eastAsia="Calibri" w:cs="Calibri" w:ascii="Calibri" w:hAnsi="Calibri"/>
          <w:spacing w:val="39"/>
          <w:sz w:val="24"/>
        </w:rPr>
        <w:t xml:space="preserve"> </w:t>
      </w:r>
      <w:r>
        <w:rPr>
          <w:rFonts w:eastAsia="Calibri" w:cs="Calibri" w:ascii="Calibri" w:hAnsi="Calibri"/>
          <w:sz w:val="24"/>
        </w:rPr>
        <w:t>in</w:t>
      </w:r>
      <w:r>
        <w:rPr>
          <w:rFonts w:eastAsia="Calibri" w:cs="Calibri" w:ascii="Calibri" w:hAnsi="Calibri"/>
          <w:spacing w:val="40"/>
          <w:sz w:val="24"/>
        </w:rPr>
        <w:t xml:space="preserve"> </w:t>
      </w:r>
      <w:r>
        <w:rPr>
          <w:rFonts w:eastAsia="Calibri" w:cs="Calibri" w:ascii="Calibri" w:hAnsi="Calibri"/>
          <w:sz w:val="24"/>
        </w:rPr>
        <w:t>mi</w:t>
      </w:r>
      <w:r>
        <w:rPr>
          <w:rFonts w:eastAsia="Calibri" w:cs="Calibri" w:ascii="Calibri" w:hAnsi="Calibri"/>
          <w:spacing w:val="-1"/>
          <w:sz w:val="24"/>
        </w:rPr>
        <w:t>n</w:t>
      </w:r>
      <w:r>
        <w:rPr>
          <w:rFonts w:eastAsia="Calibri" w:cs="Calibri" w:ascii="Calibri" w:hAnsi="Calibri"/>
          <w:sz w:val="24"/>
        </w:rPr>
        <w:t>d</w:t>
      </w:r>
      <w:r>
        <w:rPr>
          <w:rFonts w:eastAsia="Calibri" w:cs="Calibri" w:ascii="Calibri" w:hAnsi="Calibri"/>
          <w:spacing w:val="40"/>
          <w:sz w:val="24"/>
        </w:rPr>
        <w:t xml:space="preserve"> </w:t>
      </w:r>
      <w:r>
        <w:rPr>
          <w:rFonts w:eastAsia="Calibri" w:cs="Calibri" w:ascii="Calibri" w:hAnsi="Calibri"/>
          <w:spacing w:val="1"/>
          <w:sz w:val="24"/>
        </w:rPr>
        <w:t>b</w:t>
      </w:r>
      <w:r>
        <w:rPr>
          <w:rFonts w:eastAsia="Calibri" w:cs="Calibri" w:ascii="Calibri" w:hAnsi="Calibri"/>
          <w:sz w:val="24"/>
        </w:rPr>
        <w:t>eca</w:t>
      </w:r>
      <w:r>
        <w:rPr>
          <w:rFonts w:eastAsia="Calibri" w:cs="Calibri" w:ascii="Calibri" w:hAnsi="Calibri"/>
          <w:spacing w:val="1"/>
          <w:sz w:val="24"/>
        </w:rPr>
        <w:t>u</w:t>
      </w:r>
      <w:r>
        <w:rPr>
          <w:rFonts w:eastAsia="Calibri" w:cs="Calibri" w:ascii="Calibri" w:hAnsi="Calibri"/>
          <w:sz w:val="24"/>
        </w:rPr>
        <w:t>se</w:t>
      </w:r>
      <w:r>
        <w:rPr>
          <w:rFonts w:eastAsia="Calibri" w:cs="Calibri" w:ascii="Calibri" w:hAnsi="Calibri"/>
          <w:spacing w:val="39"/>
          <w:sz w:val="24"/>
        </w:rPr>
        <w:t xml:space="preserve"> </w:t>
      </w:r>
      <w:r>
        <w:rPr>
          <w:rFonts w:eastAsia="Calibri" w:cs="Calibri" w:ascii="Calibri" w:hAnsi="Calibri"/>
          <w:sz w:val="24"/>
        </w:rPr>
        <w:t>a</w:t>
      </w:r>
      <w:r>
        <w:rPr>
          <w:rFonts w:eastAsia="Calibri" w:cs="Calibri" w:ascii="Calibri" w:hAnsi="Calibri"/>
          <w:spacing w:val="1"/>
          <w:sz w:val="24"/>
        </w:rPr>
        <w:t>n</w:t>
      </w:r>
      <w:r>
        <w:rPr>
          <w:rFonts w:eastAsia="Calibri" w:cs="Calibri" w:ascii="Calibri" w:hAnsi="Calibri"/>
          <w:sz w:val="24"/>
        </w:rPr>
        <w:t>y</w:t>
      </w:r>
      <w:r>
        <w:rPr>
          <w:rFonts w:eastAsia="Calibri" w:cs="Calibri" w:ascii="Calibri" w:hAnsi="Calibri"/>
          <w:spacing w:val="38"/>
          <w:sz w:val="24"/>
        </w:rPr>
        <w:t xml:space="preserve"> </w:t>
      </w:r>
      <w:r>
        <w:rPr>
          <w:rFonts w:eastAsia="Calibri" w:cs="Calibri" w:ascii="Calibri" w:hAnsi="Calibri"/>
          <w:spacing w:val="-1"/>
          <w:sz w:val="24"/>
        </w:rPr>
        <w:t>u</w:t>
      </w:r>
      <w:r>
        <w:rPr>
          <w:rFonts w:eastAsia="Calibri" w:cs="Calibri" w:ascii="Calibri" w:hAnsi="Calibri"/>
          <w:spacing w:val="1"/>
          <w:sz w:val="24"/>
        </w:rPr>
        <w:t>n</w:t>
      </w:r>
      <w:r>
        <w:rPr>
          <w:rFonts w:eastAsia="Calibri" w:cs="Calibri" w:ascii="Calibri" w:hAnsi="Calibri"/>
          <w:spacing w:val="-1"/>
          <w:sz w:val="24"/>
        </w:rPr>
        <w:t>d</w:t>
      </w:r>
      <w:r>
        <w:rPr>
          <w:rFonts w:eastAsia="Calibri" w:cs="Calibri" w:ascii="Calibri" w:hAnsi="Calibri"/>
          <w:spacing w:val="1"/>
          <w:sz w:val="24"/>
        </w:rPr>
        <w:t>u</w:t>
      </w:r>
      <w:r>
        <w:rPr>
          <w:rFonts w:eastAsia="Calibri" w:cs="Calibri" w:ascii="Calibri" w:hAnsi="Calibri"/>
          <w:sz w:val="24"/>
        </w:rPr>
        <w:t>e</w:t>
      </w:r>
      <w:r>
        <w:rPr>
          <w:rFonts w:eastAsia="Calibri" w:cs="Calibri" w:ascii="Calibri" w:hAnsi="Calibri"/>
          <w:spacing w:val="39"/>
          <w:sz w:val="24"/>
        </w:rPr>
        <w:t xml:space="preserve"> </w:t>
      </w:r>
      <w:r>
        <w:rPr>
          <w:rFonts w:eastAsia="Calibri" w:cs="Calibri" w:ascii="Calibri" w:hAnsi="Calibri"/>
          <w:spacing w:val="1"/>
          <w:sz w:val="24"/>
        </w:rPr>
        <w:t>d</w:t>
      </w:r>
      <w:r>
        <w:rPr>
          <w:rFonts w:eastAsia="Calibri" w:cs="Calibri" w:ascii="Calibri" w:hAnsi="Calibri"/>
          <w:sz w:val="24"/>
        </w:rPr>
        <w:t>el</w:t>
      </w:r>
      <w:r>
        <w:rPr>
          <w:rFonts w:eastAsia="Calibri" w:cs="Calibri" w:ascii="Calibri" w:hAnsi="Calibri"/>
          <w:spacing w:val="1"/>
          <w:sz w:val="24"/>
        </w:rPr>
        <w:t>a</w:t>
      </w:r>
      <w:r>
        <w:rPr>
          <w:rFonts w:eastAsia="Calibri" w:cs="Calibri" w:ascii="Calibri" w:hAnsi="Calibri"/>
          <w:sz w:val="24"/>
        </w:rPr>
        <w:t>y</w:t>
      </w:r>
      <w:r>
        <w:rPr>
          <w:rFonts w:eastAsia="Calibri" w:cs="Calibri" w:ascii="Calibri" w:hAnsi="Calibri"/>
          <w:spacing w:val="41"/>
          <w:sz w:val="24"/>
        </w:rPr>
        <w:t xml:space="preserve"> </w:t>
      </w:r>
      <w:r>
        <w:rPr>
          <w:rFonts w:eastAsia="Calibri" w:cs="Calibri" w:ascii="Calibri" w:hAnsi="Calibri"/>
          <w:spacing w:val="-1"/>
          <w:sz w:val="24"/>
        </w:rPr>
        <w:t>w</w:t>
      </w:r>
      <w:r>
        <w:rPr>
          <w:rFonts w:eastAsia="Calibri" w:cs="Calibri" w:ascii="Calibri" w:hAnsi="Calibri"/>
          <w:sz w:val="24"/>
        </w:rPr>
        <w:t>ill</w:t>
      </w:r>
      <w:r>
        <w:rPr>
          <w:rFonts w:eastAsia="Calibri" w:cs="Calibri" w:ascii="Calibri" w:hAnsi="Calibri"/>
          <w:spacing w:val="39"/>
          <w:sz w:val="24"/>
        </w:rPr>
        <w:t xml:space="preserve"> </w:t>
      </w:r>
      <w:r>
        <w:rPr>
          <w:rFonts w:eastAsia="Calibri" w:cs="Calibri" w:ascii="Calibri" w:hAnsi="Calibri"/>
          <w:sz w:val="24"/>
        </w:rPr>
        <w:t>r</w:t>
      </w:r>
      <w:r>
        <w:rPr>
          <w:rFonts w:eastAsia="Calibri" w:cs="Calibri" w:ascii="Calibri" w:hAnsi="Calibri"/>
          <w:spacing w:val="1"/>
          <w:sz w:val="24"/>
        </w:rPr>
        <w:t>e</w:t>
      </w:r>
      <w:r>
        <w:rPr>
          <w:rFonts w:eastAsia="Calibri" w:cs="Calibri" w:ascii="Calibri" w:hAnsi="Calibri"/>
          <w:spacing w:val="-1"/>
          <w:sz w:val="24"/>
        </w:rPr>
        <w:t>f</w:t>
      </w:r>
      <w:r>
        <w:rPr>
          <w:rFonts w:eastAsia="Calibri" w:cs="Calibri" w:ascii="Calibri" w:hAnsi="Calibri"/>
          <w:sz w:val="24"/>
        </w:rPr>
        <w:t xml:space="preserve">lect </w:t>
      </w:r>
      <w:r>
        <w:rPr>
          <w:rFonts w:eastAsia="Calibri" w:cs="Calibri" w:ascii="Calibri" w:hAnsi="Calibri"/>
          <w:spacing w:val="1"/>
          <w:sz w:val="24"/>
        </w:rPr>
        <w:t>p</w:t>
      </w:r>
      <w:r>
        <w:rPr>
          <w:rFonts w:eastAsia="Calibri" w:cs="Calibri" w:ascii="Calibri" w:hAnsi="Calibri"/>
          <w:sz w:val="24"/>
        </w:rPr>
        <w:t>oorly</w:t>
      </w:r>
      <w:r>
        <w:rPr>
          <w:rFonts w:eastAsia="Calibri" w:cs="Calibri" w:ascii="Calibri" w:hAnsi="Calibri"/>
          <w:spacing w:val="-2"/>
          <w:sz w:val="24"/>
        </w:rPr>
        <w:t xml:space="preserve"> </w:t>
      </w:r>
      <w:r>
        <w:rPr>
          <w:rFonts w:eastAsia="Calibri" w:cs="Calibri" w:ascii="Calibri" w:hAnsi="Calibri"/>
          <w:sz w:val="24"/>
        </w:rPr>
        <w:t>on</w:t>
      </w:r>
      <w:r>
        <w:rPr>
          <w:rFonts w:eastAsia="Calibri" w:cs="Calibri" w:ascii="Calibri" w:hAnsi="Calibri"/>
          <w:spacing w:val="-1"/>
          <w:sz w:val="24"/>
        </w:rPr>
        <w:t xml:space="preserve"> </w:t>
      </w:r>
      <w:r>
        <w:rPr>
          <w:rFonts w:eastAsia="Calibri" w:cs="Calibri" w:ascii="Calibri" w:hAnsi="Calibri"/>
          <w:spacing w:val="1"/>
          <w:sz w:val="24"/>
        </w:rPr>
        <w:t>t</w:t>
      </w:r>
      <w:r>
        <w:rPr>
          <w:rFonts w:eastAsia="Calibri" w:cs="Calibri" w:ascii="Calibri" w:hAnsi="Calibri"/>
          <w:spacing w:val="-1"/>
          <w:sz w:val="24"/>
        </w:rPr>
        <w:t>h</w:t>
      </w:r>
      <w:r>
        <w:rPr>
          <w:rFonts w:eastAsia="Calibri" w:cs="Calibri" w:ascii="Calibri" w:hAnsi="Calibri"/>
          <w:sz w:val="24"/>
        </w:rPr>
        <w:t>e</w:t>
      </w:r>
      <w:r>
        <w:rPr>
          <w:rFonts w:eastAsia="Calibri" w:cs="Calibri" w:ascii="Calibri" w:hAnsi="Calibri"/>
          <w:spacing w:val="1"/>
          <w:sz w:val="24"/>
        </w:rPr>
        <w:t xml:space="preserve"> </w:t>
      </w:r>
      <w:r>
        <w:rPr>
          <w:rFonts w:eastAsia="Calibri" w:cs="Calibri" w:ascii="Calibri" w:hAnsi="Calibri"/>
          <w:sz w:val="24"/>
        </w:rPr>
        <w:t>m</w:t>
      </w:r>
      <w:r>
        <w:rPr>
          <w:rFonts w:eastAsia="Calibri" w:cs="Calibri" w:ascii="Calibri" w:hAnsi="Calibri"/>
          <w:spacing w:val="-2"/>
          <w:sz w:val="24"/>
        </w:rPr>
        <w:t>a</w:t>
      </w:r>
      <w:r>
        <w:rPr>
          <w:rFonts w:eastAsia="Calibri" w:cs="Calibri" w:ascii="Calibri" w:hAnsi="Calibri"/>
          <w:spacing w:val="1"/>
          <w:sz w:val="24"/>
        </w:rPr>
        <w:t>n</w:t>
      </w:r>
      <w:r>
        <w:rPr>
          <w:rFonts w:eastAsia="Calibri" w:cs="Calibri" w:ascii="Calibri" w:hAnsi="Calibri"/>
          <w:sz w:val="24"/>
        </w:rPr>
        <w:t>age</w:t>
      </w:r>
      <w:r>
        <w:rPr>
          <w:rFonts w:eastAsia="Calibri" w:cs="Calibri" w:ascii="Calibri" w:hAnsi="Calibri"/>
          <w:spacing w:val="-1"/>
          <w:sz w:val="24"/>
        </w:rPr>
        <w:t>m</w:t>
      </w:r>
      <w:r>
        <w:rPr>
          <w:rFonts w:eastAsia="Calibri" w:cs="Calibri" w:ascii="Calibri" w:hAnsi="Calibri"/>
          <w:sz w:val="24"/>
        </w:rPr>
        <w:t>e</w:t>
      </w:r>
      <w:r>
        <w:rPr>
          <w:rFonts w:eastAsia="Calibri" w:cs="Calibri" w:ascii="Calibri" w:hAnsi="Calibri"/>
          <w:spacing w:val="1"/>
          <w:sz w:val="24"/>
        </w:rPr>
        <w:t>nt</w:t>
      </w:r>
      <w:r>
        <w:rPr>
          <w:rFonts w:eastAsia="Calibri" w:cs="Calibri" w:ascii="Calibri" w:hAnsi="Calibri"/>
          <w:sz w:val="24"/>
        </w:rPr>
        <w:t>.</w:t>
      </w:r>
    </w:p>
    <w:p>
      <w:pPr>
        <w:pStyle w:val="Normal"/>
        <w:widowControl w:val="false"/>
        <w:spacing w:before="0" w:after="0"/>
        <w:rPr>
          <w:rFonts w:ascii="Calibri" w:hAnsi="Calibri" w:eastAsia="Calibri" w:cs="Calibri"/>
          <w:sz w:val="28"/>
          <w:szCs w:val="28"/>
        </w:rPr>
      </w:pPr>
      <w:r>
        <w:rPr>
          <w:rFonts w:eastAsia="Calibri" w:cs="Calibri" w:ascii="Calibri" w:hAnsi="Calibri"/>
          <w:sz w:val="28"/>
          <w:szCs w:val="28"/>
        </w:rPr>
      </w:r>
    </w:p>
    <w:p>
      <w:pPr>
        <w:pStyle w:val="Normal"/>
        <w:widowControl w:val="false"/>
        <w:spacing w:before="0" w:after="0"/>
        <w:rPr>
          <w:rFonts w:ascii="Calibri" w:hAnsi="Calibri" w:eastAsia="Calibri" w:cs="Calibri"/>
          <w:sz w:val="24"/>
        </w:rPr>
      </w:pPr>
      <w:r>
        <w:rPr>
          <w:rFonts w:eastAsia="Calibri" w:cs="Calibri" w:ascii="Calibri" w:hAnsi="Calibri"/>
          <w:b/>
          <w:bCs/>
          <w:spacing w:val="1"/>
          <w:sz w:val="24"/>
        </w:rPr>
        <w:t>6.</w:t>
      </w:r>
      <w:r>
        <w:rPr>
          <w:rFonts w:eastAsia="Calibri" w:cs="Calibri" w:ascii="Calibri" w:hAnsi="Calibri"/>
          <w:b/>
          <w:bCs/>
          <w:sz w:val="24"/>
        </w:rPr>
        <w:t xml:space="preserve">0      </w:t>
      </w:r>
      <w:r>
        <w:rPr>
          <w:rFonts w:eastAsia="Calibri" w:cs="Calibri" w:ascii="Calibri" w:hAnsi="Calibri"/>
          <w:b/>
          <w:bCs/>
          <w:spacing w:val="31"/>
          <w:sz w:val="24"/>
        </w:rPr>
        <w:t xml:space="preserve"> </w:t>
      </w:r>
      <w:r>
        <w:rPr>
          <w:rFonts w:eastAsia="Calibri" w:cs="Calibri" w:ascii="Calibri" w:hAnsi="Calibri"/>
          <w:b/>
          <w:bCs/>
          <w:sz w:val="24"/>
        </w:rPr>
        <w:t>C</w:t>
      </w:r>
      <w:r>
        <w:rPr>
          <w:rFonts w:eastAsia="Calibri" w:cs="Calibri" w:ascii="Calibri" w:hAnsi="Calibri"/>
          <w:b/>
          <w:bCs/>
          <w:spacing w:val="1"/>
          <w:sz w:val="24"/>
        </w:rPr>
        <w:t>O</w:t>
      </w:r>
      <w:r>
        <w:rPr>
          <w:rFonts w:eastAsia="Calibri" w:cs="Calibri" w:ascii="Calibri" w:hAnsi="Calibri"/>
          <w:b/>
          <w:bCs/>
          <w:spacing w:val="-1"/>
          <w:sz w:val="24"/>
        </w:rPr>
        <w:t>MM</w:t>
      </w:r>
      <w:r>
        <w:rPr>
          <w:rFonts w:eastAsia="Calibri" w:cs="Calibri" w:ascii="Calibri" w:hAnsi="Calibri"/>
          <w:b/>
          <w:bCs/>
          <w:sz w:val="24"/>
        </w:rPr>
        <w:t>UNIC</w:t>
      </w:r>
      <w:r>
        <w:rPr>
          <w:rFonts w:eastAsia="Calibri" w:cs="Calibri" w:ascii="Calibri" w:hAnsi="Calibri"/>
          <w:b/>
          <w:bCs/>
          <w:spacing w:val="1"/>
          <w:sz w:val="24"/>
        </w:rPr>
        <w:t>ATI</w:t>
      </w:r>
      <w:r>
        <w:rPr>
          <w:rFonts w:eastAsia="Calibri" w:cs="Calibri" w:ascii="Calibri" w:hAnsi="Calibri"/>
          <w:b/>
          <w:bCs/>
          <w:spacing w:val="-2"/>
          <w:sz w:val="24"/>
        </w:rPr>
        <w:t>O</w:t>
      </w:r>
      <w:r>
        <w:rPr>
          <w:rFonts w:eastAsia="Calibri" w:cs="Calibri" w:ascii="Calibri" w:hAnsi="Calibri"/>
          <w:b/>
          <w:bCs/>
          <w:sz w:val="24"/>
        </w:rPr>
        <w:t>N</w:t>
      </w:r>
    </w:p>
    <w:p>
      <w:pPr>
        <w:pStyle w:val="Normal"/>
        <w:widowControl w:val="false"/>
        <w:spacing w:before="0" w:after="0"/>
        <w:rPr>
          <w:rFonts w:ascii="Calibri" w:hAnsi="Calibri" w:eastAsia="Calibri" w:cs="Calibri"/>
          <w:sz w:val="24"/>
        </w:rPr>
      </w:pPr>
      <w:r>
        <w:rPr>
          <w:rFonts w:eastAsia="Calibri" w:cs="Calibri" w:ascii="Calibri" w:hAnsi="Calibri"/>
          <w:sz w:val="24"/>
        </w:rPr>
      </w:r>
    </w:p>
    <w:p>
      <w:pPr>
        <w:pStyle w:val="Normal"/>
        <w:widowControl w:val="false"/>
        <w:tabs>
          <w:tab w:val="clear" w:pos="720"/>
          <w:tab w:val="left" w:pos="2060" w:leader="none"/>
        </w:tabs>
        <w:spacing w:before="0" w:after="0"/>
        <w:ind w:end="568"/>
        <w:rPr>
          <w:rFonts w:ascii="Calibri" w:hAnsi="Calibri" w:eastAsia="Calibri" w:cs="Calibri"/>
          <w:sz w:val="24"/>
        </w:rPr>
      </w:pPr>
      <w:r>
        <w:rPr>
          <w:rFonts w:eastAsia="Calibri" w:cs="Calibri" w:ascii="Calibri" w:hAnsi="Calibri"/>
          <w:sz w:val="24"/>
        </w:rPr>
        <w:t xml:space="preserve">6.1    </w:t>
      </w:r>
      <w:r>
        <w:rPr>
          <w:rFonts w:eastAsia="Calibri" w:cs="Calibri" w:ascii="Calibri" w:hAnsi="Calibri"/>
          <w:b/>
          <w:bCs/>
          <w:i/>
          <w:iCs/>
          <w:spacing w:val="1"/>
          <w:sz w:val="24"/>
        </w:rPr>
        <w:t>I</w:t>
      </w:r>
      <w:r>
        <w:rPr>
          <w:rFonts w:eastAsia="Calibri" w:cs="Calibri" w:ascii="Calibri" w:hAnsi="Calibri"/>
          <w:b/>
          <w:bCs/>
          <w:i/>
          <w:iCs/>
          <w:sz w:val="24"/>
        </w:rPr>
        <w:t>n</w:t>
      </w:r>
      <w:r>
        <w:rPr>
          <w:rFonts w:eastAsia="Calibri" w:cs="Calibri" w:ascii="Calibri" w:hAnsi="Calibri"/>
          <w:b/>
          <w:bCs/>
          <w:i/>
          <w:iCs/>
          <w:spacing w:val="1"/>
          <w:sz w:val="24"/>
        </w:rPr>
        <w:t>f</w:t>
      </w:r>
      <w:r>
        <w:rPr>
          <w:rFonts w:eastAsia="Calibri" w:cs="Calibri" w:ascii="Calibri" w:hAnsi="Calibri"/>
          <w:b/>
          <w:bCs/>
          <w:i/>
          <w:iCs/>
          <w:sz w:val="24"/>
        </w:rPr>
        <w:t xml:space="preserve">orm </w:t>
      </w:r>
      <w:r>
        <w:rPr>
          <w:rFonts w:eastAsia="Calibri" w:cs="Calibri" w:ascii="Calibri" w:hAnsi="Calibri"/>
          <w:b/>
          <w:bCs/>
          <w:i/>
          <w:iCs/>
          <w:spacing w:val="15"/>
          <w:sz w:val="24"/>
        </w:rPr>
        <w:t>the</w:t>
      </w:r>
      <w:r>
        <w:rPr>
          <w:rFonts w:eastAsia="Calibri" w:cs="Calibri" w:ascii="Calibri" w:hAnsi="Calibri"/>
          <w:b/>
          <w:bCs/>
          <w:i/>
          <w:iCs/>
          <w:sz w:val="24"/>
        </w:rPr>
        <w:t xml:space="preserve"> </w:t>
      </w:r>
      <w:r>
        <w:rPr>
          <w:rFonts w:eastAsia="Calibri" w:cs="Calibri" w:ascii="Calibri" w:hAnsi="Calibri"/>
          <w:b/>
          <w:bCs/>
          <w:i/>
          <w:iCs/>
          <w:spacing w:val="16"/>
          <w:sz w:val="24"/>
        </w:rPr>
        <w:t>complainant</w:t>
      </w:r>
      <w:r>
        <w:rPr>
          <w:rFonts w:eastAsia="Calibri" w:cs="Calibri" w:ascii="Calibri" w:hAnsi="Calibri"/>
          <w:b/>
          <w:bCs/>
          <w:i/>
          <w:iCs/>
          <w:sz w:val="24"/>
        </w:rPr>
        <w:t xml:space="preserve"> </w:t>
      </w:r>
      <w:r>
        <w:rPr>
          <w:rFonts w:eastAsia="Calibri" w:cs="Calibri" w:ascii="Calibri" w:hAnsi="Calibri"/>
          <w:b/>
          <w:bCs/>
          <w:i/>
          <w:iCs/>
          <w:spacing w:val="23"/>
          <w:sz w:val="24"/>
        </w:rPr>
        <w:t>about</w:t>
      </w:r>
      <w:r>
        <w:rPr>
          <w:rFonts w:eastAsia="Calibri" w:cs="Calibri" w:ascii="Calibri" w:hAnsi="Calibri"/>
          <w:b/>
          <w:bCs/>
          <w:i/>
          <w:iCs/>
          <w:sz w:val="24"/>
        </w:rPr>
        <w:t xml:space="preserve"> </w:t>
      </w:r>
      <w:r>
        <w:rPr>
          <w:rFonts w:eastAsia="Calibri" w:cs="Calibri" w:ascii="Calibri" w:hAnsi="Calibri"/>
          <w:b/>
          <w:bCs/>
          <w:i/>
          <w:iCs/>
          <w:spacing w:val="14"/>
          <w:sz w:val="24"/>
        </w:rPr>
        <w:t>the</w:t>
      </w:r>
      <w:r>
        <w:rPr>
          <w:rFonts w:eastAsia="Calibri" w:cs="Calibri" w:ascii="Calibri" w:hAnsi="Calibri"/>
          <w:b/>
          <w:bCs/>
          <w:i/>
          <w:iCs/>
          <w:sz w:val="24"/>
        </w:rPr>
        <w:t xml:space="preserve"> </w:t>
      </w:r>
      <w:r>
        <w:rPr>
          <w:rFonts w:eastAsia="Calibri" w:cs="Calibri" w:ascii="Calibri" w:hAnsi="Calibri"/>
          <w:b/>
          <w:bCs/>
          <w:i/>
          <w:iCs/>
          <w:spacing w:val="16"/>
          <w:sz w:val="24"/>
        </w:rPr>
        <w:t>progress</w:t>
      </w:r>
      <w:r>
        <w:rPr>
          <w:rFonts w:eastAsia="Calibri" w:cs="Calibri" w:ascii="Calibri" w:hAnsi="Calibri"/>
          <w:b/>
          <w:bCs/>
          <w:i/>
          <w:iCs/>
          <w:sz w:val="24"/>
        </w:rPr>
        <w:t xml:space="preserve"> </w:t>
      </w:r>
      <w:r>
        <w:rPr>
          <w:rFonts w:eastAsia="Calibri" w:cs="Calibri" w:ascii="Calibri" w:hAnsi="Calibri"/>
          <w:b/>
          <w:bCs/>
          <w:i/>
          <w:iCs/>
          <w:spacing w:val="15"/>
          <w:sz w:val="24"/>
        </w:rPr>
        <w:t>of</w:t>
      </w:r>
      <w:r>
        <w:rPr>
          <w:rFonts w:eastAsia="Calibri" w:cs="Calibri" w:ascii="Calibri" w:hAnsi="Calibri"/>
          <w:b/>
          <w:bCs/>
          <w:i/>
          <w:iCs/>
          <w:sz w:val="24"/>
        </w:rPr>
        <w:t xml:space="preserve"> </w:t>
      </w:r>
      <w:r>
        <w:rPr>
          <w:rFonts w:eastAsia="Calibri" w:cs="Calibri" w:ascii="Calibri" w:hAnsi="Calibri"/>
          <w:b/>
          <w:bCs/>
          <w:i/>
          <w:iCs/>
          <w:spacing w:val="17"/>
          <w:sz w:val="24"/>
        </w:rPr>
        <w:t>the</w:t>
      </w:r>
      <w:r>
        <w:rPr>
          <w:rFonts w:eastAsia="Calibri" w:cs="Calibri" w:ascii="Calibri" w:hAnsi="Calibri"/>
          <w:b/>
          <w:bCs/>
          <w:i/>
          <w:iCs/>
          <w:sz w:val="24"/>
        </w:rPr>
        <w:t xml:space="preserve"> </w:t>
      </w:r>
      <w:r>
        <w:rPr>
          <w:rFonts w:eastAsia="Calibri" w:cs="Calibri" w:ascii="Calibri" w:hAnsi="Calibri"/>
          <w:b/>
          <w:bCs/>
          <w:i/>
          <w:iCs/>
          <w:spacing w:val="16"/>
          <w:sz w:val="24"/>
        </w:rPr>
        <w:t>investigation</w:t>
      </w:r>
      <w:r>
        <w:rPr>
          <w:rFonts w:eastAsia="Calibri" w:cs="Calibri" w:ascii="Calibri" w:hAnsi="Calibri"/>
          <w:b/>
          <w:bCs/>
          <w:i/>
          <w:iCs/>
          <w:sz w:val="24"/>
        </w:rPr>
        <w:t xml:space="preserve"> </w:t>
      </w:r>
      <w:r>
        <w:rPr>
          <w:rFonts w:eastAsia="Calibri" w:cs="Calibri" w:ascii="Calibri" w:hAnsi="Calibri"/>
          <w:b/>
          <w:bCs/>
          <w:i/>
          <w:iCs/>
          <w:spacing w:val="14"/>
          <w:sz w:val="24"/>
        </w:rPr>
        <w:t>at</w:t>
      </w:r>
      <w:r>
        <w:rPr>
          <w:rFonts w:eastAsia="Calibri" w:cs="Calibri" w:ascii="Calibri" w:hAnsi="Calibri"/>
          <w:b/>
          <w:bCs/>
          <w:i/>
          <w:iCs/>
          <w:sz w:val="24"/>
        </w:rPr>
        <w:t xml:space="preserve"> regu</w:t>
      </w:r>
      <w:r>
        <w:rPr>
          <w:rFonts w:eastAsia="Calibri" w:cs="Calibri" w:ascii="Calibri" w:hAnsi="Calibri"/>
          <w:b/>
          <w:bCs/>
          <w:i/>
          <w:iCs/>
          <w:spacing w:val="1"/>
          <w:sz w:val="24"/>
        </w:rPr>
        <w:t>l</w:t>
      </w:r>
      <w:r>
        <w:rPr>
          <w:rFonts w:eastAsia="Calibri" w:cs="Calibri" w:ascii="Calibri" w:hAnsi="Calibri"/>
          <w:b/>
          <w:bCs/>
          <w:i/>
          <w:iCs/>
          <w:sz w:val="24"/>
        </w:rPr>
        <w:t>ar</w:t>
      </w:r>
      <w:r>
        <w:rPr>
          <w:rFonts w:eastAsia="Calibri" w:cs="Calibri" w:ascii="Calibri" w:hAnsi="Calibri"/>
          <w:b/>
          <w:bCs/>
          <w:i/>
          <w:iCs/>
          <w:spacing w:val="1"/>
          <w:sz w:val="24"/>
        </w:rPr>
        <w:t xml:space="preserve"> </w:t>
      </w:r>
      <w:r>
        <w:rPr>
          <w:rFonts w:eastAsia="Calibri" w:cs="Calibri" w:ascii="Calibri" w:hAnsi="Calibri"/>
          <w:b/>
          <w:bCs/>
          <w:i/>
          <w:iCs/>
          <w:spacing w:val="-1"/>
          <w:sz w:val="24"/>
        </w:rPr>
        <w:t>i</w:t>
      </w:r>
      <w:r>
        <w:rPr>
          <w:rFonts w:eastAsia="Calibri" w:cs="Calibri" w:ascii="Calibri" w:hAnsi="Calibri"/>
          <w:b/>
          <w:bCs/>
          <w:i/>
          <w:iCs/>
          <w:sz w:val="24"/>
        </w:rPr>
        <w:t>nterva</w:t>
      </w:r>
      <w:r>
        <w:rPr>
          <w:rFonts w:eastAsia="Calibri" w:cs="Calibri" w:ascii="Calibri" w:hAnsi="Calibri"/>
          <w:b/>
          <w:bCs/>
          <w:i/>
          <w:iCs/>
          <w:spacing w:val="1"/>
          <w:sz w:val="24"/>
        </w:rPr>
        <w:t>l</w:t>
      </w:r>
      <w:r>
        <w:rPr>
          <w:rFonts w:eastAsia="Calibri" w:cs="Calibri" w:ascii="Calibri" w:hAnsi="Calibri"/>
          <w:b/>
          <w:bCs/>
          <w:i/>
          <w:iCs/>
          <w:sz w:val="24"/>
        </w:rPr>
        <w:t>s</w:t>
      </w:r>
      <w:r>
        <w:rPr>
          <w:rFonts w:eastAsia="Calibri" w:cs="Calibri" w:ascii="Calibri" w:hAnsi="Calibri"/>
          <w:b/>
          <w:bCs/>
          <w:i/>
          <w:iCs/>
          <w:spacing w:val="-2"/>
          <w:sz w:val="24"/>
        </w:rPr>
        <w:t xml:space="preserve"> </w:t>
      </w:r>
      <w:r>
        <w:rPr>
          <w:rFonts w:eastAsia="Calibri" w:cs="Calibri" w:ascii="Calibri" w:hAnsi="Calibri"/>
          <w:b/>
          <w:bCs/>
          <w:i/>
          <w:iCs/>
          <w:sz w:val="24"/>
        </w:rPr>
        <w:t>a</w:t>
      </w:r>
      <w:r>
        <w:rPr>
          <w:rFonts w:eastAsia="Calibri" w:cs="Calibri" w:ascii="Calibri" w:hAnsi="Calibri"/>
          <w:b/>
          <w:bCs/>
          <w:i/>
          <w:iCs/>
          <w:spacing w:val="1"/>
          <w:sz w:val="24"/>
        </w:rPr>
        <w:t>n</w:t>
      </w:r>
      <w:r>
        <w:rPr>
          <w:rFonts w:eastAsia="Calibri" w:cs="Calibri" w:ascii="Calibri" w:hAnsi="Calibri"/>
          <w:b/>
          <w:bCs/>
          <w:i/>
          <w:iCs/>
          <w:sz w:val="24"/>
        </w:rPr>
        <w:t>d</w:t>
      </w:r>
      <w:r>
        <w:rPr>
          <w:rFonts w:eastAsia="Calibri" w:cs="Calibri" w:ascii="Calibri" w:hAnsi="Calibri"/>
          <w:b/>
          <w:bCs/>
          <w:i/>
          <w:iCs/>
          <w:spacing w:val="-1"/>
          <w:sz w:val="24"/>
        </w:rPr>
        <w:t xml:space="preserve"> </w:t>
      </w:r>
      <w:r>
        <w:rPr>
          <w:rFonts w:eastAsia="Calibri" w:cs="Calibri" w:ascii="Calibri" w:hAnsi="Calibri"/>
          <w:b/>
          <w:bCs/>
          <w:i/>
          <w:iCs/>
          <w:spacing w:val="1"/>
          <w:sz w:val="24"/>
        </w:rPr>
        <w:t>i</w:t>
      </w:r>
      <w:r>
        <w:rPr>
          <w:rFonts w:eastAsia="Calibri" w:cs="Calibri" w:ascii="Calibri" w:hAnsi="Calibri"/>
          <w:b/>
          <w:bCs/>
          <w:i/>
          <w:iCs/>
          <w:spacing w:val="-2"/>
          <w:sz w:val="24"/>
        </w:rPr>
        <w:t>nf</w:t>
      </w:r>
      <w:r>
        <w:rPr>
          <w:rFonts w:eastAsia="Calibri" w:cs="Calibri" w:ascii="Calibri" w:hAnsi="Calibri"/>
          <w:b/>
          <w:bCs/>
          <w:i/>
          <w:iCs/>
          <w:sz w:val="24"/>
        </w:rPr>
        <w:t>orm</w:t>
      </w:r>
      <w:r>
        <w:rPr>
          <w:rFonts w:eastAsia="Calibri" w:cs="Calibri" w:ascii="Calibri" w:hAnsi="Calibri"/>
          <w:b/>
          <w:bCs/>
          <w:i/>
          <w:iCs/>
          <w:spacing w:val="-1"/>
          <w:sz w:val="24"/>
        </w:rPr>
        <w:t xml:space="preserve"> </w:t>
      </w:r>
      <w:r>
        <w:rPr>
          <w:rFonts w:eastAsia="Calibri" w:cs="Calibri" w:ascii="Calibri" w:hAnsi="Calibri"/>
          <w:b/>
          <w:bCs/>
          <w:i/>
          <w:iCs/>
          <w:sz w:val="24"/>
        </w:rPr>
        <w:t>h</w:t>
      </w:r>
      <w:r>
        <w:rPr>
          <w:rFonts w:eastAsia="Calibri" w:cs="Calibri" w:ascii="Calibri" w:hAnsi="Calibri"/>
          <w:b/>
          <w:bCs/>
          <w:i/>
          <w:iCs/>
          <w:spacing w:val="1"/>
          <w:sz w:val="24"/>
        </w:rPr>
        <w:t>i</w:t>
      </w:r>
      <w:r>
        <w:rPr>
          <w:rFonts w:eastAsia="Calibri" w:cs="Calibri" w:ascii="Calibri" w:hAnsi="Calibri"/>
          <w:b/>
          <w:bCs/>
          <w:i/>
          <w:iCs/>
          <w:spacing w:val="-1"/>
          <w:sz w:val="24"/>
        </w:rPr>
        <w:t>m/</w:t>
      </w:r>
      <w:r>
        <w:rPr>
          <w:rFonts w:eastAsia="Calibri" w:cs="Calibri" w:ascii="Calibri" w:hAnsi="Calibri"/>
          <w:b/>
          <w:bCs/>
          <w:i/>
          <w:iCs/>
          <w:sz w:val="24"/>
        </w:rPr>
        <w:t>her a</w:t>
      </w:r>
      <w:r>
        <w:rPr>
          <w:rFonts w:eastAsia="Calibri" w:cs="Calibri" w:ascii="Calibri" w:hAnsi="Calibri"/>
          <w:b/>
          <w:bCs/>
          <w:i/>
          <w:iCs/>
          <w:spacing w:val="1"/>
          <w:sz w:val="24"/>
        </w:rPr>
        <w:t>b</w:t>
      </w:r>
      <w:r>
        <w:rPr>
          <w:rFonts w:eastAsia="Calibri" w:cs="Calibri" w:ascii="Calibri" w:hAnsi="Calibri"/>
          <w:b/>
          <w:bCs/>
          <w:i/>
          <w:iCs/>
          <w:sz w:val="24"/>
        </w:rPr>
        <w:t>o</w:t>
      </w:r>
      <w:r>
        <w:rPr>
          <w:rFonts w:eastAsia="Calibri" w:cs="Calibri" w:ascii="Calibri" w:hAnsi="Calibri"/>
          <w:b/>
          <w:bCs/>
          <w:i/>
          <w:iCs/>
          <w:spacing w:val="-2"/>
          <w:sz w:val="24"/>
        </w:rPr>
        <w:t>u</w:t>
      </w:r>
      <w:r>
        <w:rPr>
          <w:rFonts w:eastAsia="Calibri" w:cs="Calibri" w:ascii="Calibri" w:hAnsi="Calibri"/>
          <w:b/>
          <w:bCs/>
          <w:i/>
          <w:iCs/>
          <w:sz w:val="24"/>
        </w:rPr>
        <w:t>t</w:t>
      </w:r>
      <w:r>
        <w:rPr>
          <w:rFonts w:eastAsia="Calibri" w:cs="Calibri" w:ascii="Calibri" w:hAnsi="Calibri"/>
          <w:b/>
          <w:bCs/>
          <w:i/>
          <w:iCs/>
          <w:spacing w:val="2"/>
          <w:sz w:val="24"/>
        </w:rPr>
        <w:t xml:space="preserve"> </w:t>
      </w:r>
      <w:r>
        <w:rPr>
          <w:rFonts w:eastAsia="Calibri" w:cs="Calibri" w:ascii="Calibri" w:hAnsi="Calibri"/>
          <w:b/>
          <w:bCs/>
          <w:i/>
          <w:iCs/>
          <w:spacing w:val="-2"/>
          <w:sz w:val="24"/>
        </w:rPr>
        <w:t>t</w:t>
      </w:r>
      <w:r>
        <w:rPr>
          <w:rFonts w:eastAsia="Calibri" w:cs="Calibri" w:ascii="Calibri" w:hAnsi="Calibri"/>
          <w:b/>
          <w:bCs/>
          <w:i/>
          <w:iCs/>
          <w:sz w:val="24"/>
        </w:rPr>
        <w:t>he</w:t>
      </w:r>
      <w:r>
        <w:rPr>
          <w:rFonts w:eastAsia="Calibri" w:cs="Calibri" w:ascii="Calibri" w:hAnsi="Calibri"/>
          <w:b/>
          <w:bCs/>
          <w:i/>
          <w:iCs/>
          <w:spacing w:val="-2"/>
          <w:sz w:val="24"/>
        </w:rPr>
        <w:t xml:space="preserve"> </w:t>
      </w:r>
      <w:r>
        <w:rPr>
          <w:rFonts w:eastAsia="Calibri" w:cs="Calibri" w:ascii="Calibri" w:hAnsi="Calibri"/>
          <w:b/>
          <w:bCs/>
          <w:i/>
          <w:iCs/>
          <w:sz w:val="24"/>
        </w:rPr>
        <w:t>outc</w:t>
      </w:r>
      <w:r>
        <w:rPr>
          <w:rFonts w:eastAsia="Calibri" w:cs="Calibri" w:ascii="Calibri" w:hAnsi="Calibri"/>
          <w:b/>
          <w:bCs/>
          <w:i/>
          <w:iCs/>
          <w:spacing w:val="1"/>
          <w:sz w:val="24"/>
        </w:rPr>
        <w:t>o</w:t>
      </w:r>
      <w:r>
        <w:rPr>
          <w:rFonts w:eastAsia="Calibri" w:cs="Calibri" w:ascii="Calibri" w:hAnsi="Calibri"/>
          <w:b/>
          <w:bCs/>
          <w:i/>
          <w:iCs/>
          <w:spacing w:val="-1"/>
          <w:sz w:val="24"/>
        </w:rPr>
        <w:t>m</w:t>
      </w:r>
      <w:r>
        <w:rPr>
          <w:rFonts w:eastAsia="Calibri" w:cs="Calibri" w:ascii="Calibri" w:hAnsi="Calibri"/>
          <w:b/>
          <w:bCs/>
          <w:i/>
          <w:iCs/>
          <w:sz w:val="24"/>
        </w:rPr>
        <w:t>e.</w:t>
      </w:r>
    </w:p>
    <w:p>
      <w:pPr>
        <w:pStyle w:val="Normal"/>
        <w:widowControl w:val="false"/>
        <w:tabs>
          <w:tab w:val="clear" w:pos="720"/>
          <w:tab w:val="left" w:pos="2060" w:leader="none"/>
        </w:tabs>
        <w:spacing w:before="0" w:after="0"/>
        <w:ind w:end="568"/>
        <w:rPr>
          <w:rFonts w:ascii="Calibri" w:hAnsi="Calibri" w:eastAsia="Calibri" w:cs="Calibri"/>
          <w:sz w:val="24"/>
        </w:rPr>
      </w:pPr>
      <w:r>
        <w:rPr>
          <w:rFonts w:eastAsia="Calibri" w:cs="Calibri" w:ascii="Calibri" w:hAnsi="Calibri"/>
          <w:spacing w:val="1"/>
          <w:sz w:val="24"/>
        </w:rPr>
        <w:t>6</w:t>
      </w:r>
      <w:r>
        <w:rPr>
          <w:rFonts w:eastAsia="Calibri" w:cs="Calibri" w:ascii="Calibri" w:hAnsi="Calibri"/>
          <w:sz w:val="24"/>
        </w:rPr>
        <w:t>.2     Stay in contact with the complainant and regularly update him/her about the progress made in investigation.</w:t>
      </w:r>
    </w:p>
    <w:p>
      <w:pPr>
        <w:pStyle w:val="Normal"/>
        <w:widowControl w:val="false"/>
        <w:spacing w:before="0" w:after="0"/>
        <w:ind w:end="569"/>
        <w:rPr>
          <w:rFonts w:ascii="Calibri" w:hAnsi="Calibri" w:eastAsia="Calibri" w:cs="Calibri"/>
          <w:sz w:val="24"/>
        </w:rPr>
      </w:pPr>
      <w:r>
        <w:rPr>
          <w:rFonts w:eastAsia="Calibri" w:cs="Calibri" w:ascii="Calibri" w:hAnsi="Calibri"/>
          <w:spacing w:val="1"/>
          <w:sz w:val="24"/>
        </w:rPr>
        <w:t>6</w:t>
      </w:r>
      <w:r>
        <w:rPr>
          <w:rFonts w:eastAsia="Calibri" w:cs="Calibri" w:ascii="Calibri" w:hAnsi="Calibri"/>
          <w:sz w:val="24"/>
        </w:rPr>
        <w:t>.3     Re</w:t>
      </w:r>
      <w:r>
        <w:rPr>
          <w:rFonts w:eastAsia="Calibri" w:cs="Calibri" w:ascii="Calibri" w:hAnsi="Calibri"/>
          <w:spacing w:val="-1"/>
          <w:sz w:val="24"/>
        </w:rPr>
        <w:t>c</w:t>
      </w:r>
      <w:r>
        <w:rPr>
          <w:rFonts w:eastAsia="Calibri" w:cs="Calibri" w:ascii="Calibri" w:hAnsi="Calibri"/>
          <w:sz w:val="24"/>
        </w:rPr>
        <w:t>ord</w:t>
      </w:r>
      <w:r>
        <w:rPr>
          <w:rFonts w:eastAsia="Calibri" w:cs="Calibri" w:ascii="Calibri" w:hAnsi="Calibri"/>
          <w:spacing w:val="52"/>
          <w:sz w:val="24"/>
        </w:rPr>
        <w:t xml:space="preserve"> </w:t>
      </w:r>
      <w:r>
        <w:rPr>
          <w:rFonts w:eastAsia="Calibri" w:cs="Calibri" w:ascii="Calibri" w:hAnsi="Calibri"/>
          <w:spacing w:val="1"/>
          <w:sz w:val="24"/>
        </w:rPr>
        <w:t>th</w:t>
      </w:r>
      <w:r>
        <w:rPr>
          <w:rFonts w:eastAsia="Calibri" w:cs="Calibri" w:ascii="Calibri" w:hAnsi="Calibri"/>
          <w:sz w:val="24"/>
        </w:rPr>
        <w:t>e</w:t>
      </w:r>
      <w:r>
        <w:rPr>
          <w:rFonts w:eastAsia="Calibri" w:cs="Calibri" w:ascii="Calibri" w:hAnsi="Calibri"/>
          <w:spacing w:val="51"/>
          <w:sz w:val="24"/>
        </w:rPr>
        <w:t xml:space="preserve"> </w:t>
      </w:r>
      <w:r>
        <w:rPr>
          <w:rFonts w:eastAsia="Calibri" w:cs="Calibri" w:ascii="Calibri" w:hAnsi="Calibri"/>
          <w:spacing w:val="-2"/>
          <w:sz w:val="24"/>
        </w:rPr>
        <w:t>o</w:t>
      </w:r>
      <w:r>
        <w:rPr>
          <w:rFonts w:eastAsia="Calibri" w:cs="Calibri" w:ascii="Calibri" w:hAnsi="Calibri"/>
          <w:spacing w:val="1"/>
          <w:sz w:val="24"/>
        </w:rPr>
        <w:t>ut</w:t>
      </w:r>
      <w:r>
        <w:rPr>
          <w:rFonts w:eastAsia="Calibri" w:cs="Calibri" w:ascii="Calibri" w:hAnsi="Calibri"/>
          <w:spacing w:val="-1"/>
          <w:sz w:val="24"/>
        </w:rPr>
        <w:t>c</w:t>
      </w:r>
      <w:r>
        <w:rPr>
          <w:rFonts w:eastAsia="Calibri" w:cs="Calibri" w:ascii="Calibri" w:hAnsi="Calibri"/>
          <w:sz w:val="24"/>
        </w:rPr>
        <w:t>o</w:t>
      </w:r>
      <w:r>
        <w:rPr>
          <w:rFonts w:eastAsia="Calibri" w:cs="Calibri" w:ascii="Calibri" w:hAnsi="Calibri"/>
          <w:spacing w:val="-2"/>
          <w:sz w:val="24"/>
        </w:rPr>
        <w:t>m</w:t>
      </w:r>
      <w:r>
        <w:rPr>
          <w:rFonts w:eastAsia="Calibri" w:cs="Calibri" w:ascii="Calibri" w:hAnsi="Calibri"/>
          <w:sz w:val="24"/>
        </w:rPr>
        <w:t>e of</w:t>
      </w:r>
      <w:r>
        <w:rPr>
          <w:rFonts w:eastAsia="Calibri" w:cs="Calibri" w:ascii="Calibri" w:hAnsi="Calibri"/>
          <w:spacing w:val="52"/>
          <w:sz w:val="24"/>
        </w:rPr>
        <w:t xml:space="preserve"> </w:t>
      </w:r>
      <w:r>
        <w:rPr>
          <w:rFonts w:eastAsia="Calibri" w:cs="Calibri" w:ascii="Calibri" w:hAnsi="Calibri"/>
          <w:spacing w:val="-1"/>
          <w:sz w:val="24"/>
        </w:rPr>
        <w:t>t</w:t>
      </w:r>
      <w:r>
        <w:rPr>
          <w:rFonts w:eastAsia="Calibri" w:cs="Calibri" w:ascii="Calibri" w:hAnsi="Calibri"/>
          <w:spacing w:val="1"/>
          <w:sz w:val="24"/>
        </w:rPr>
        <w:t>h</w:t>
      </w:r>
      <w:r>
        <w:rPr>
          <w:rFonts w:eastAsia="Calibri" w:cs="Calibri" w:ascii="Calibri" w:hAnsi="Calibri"/>
          <w:sz w:val="24"/>
        </w:rPr>
        <w:t>e</w:t>
      </w:r>
      <w:r>
        <w:rPr>
          <w:rFonts w:eastAsia="Calibri" w:cs="Calibri" w:ascii="Calibri" w:hAnsi="Calibri"/>
          <w:spacing w:val="51"/>
          <w:sz w:val="24"/>
        </w:rPr>
        <w:t xml:space="preserve"> </w:t>
      </w:r>
      <w:r>
        <w:rPr>
          <w:rFonts w:eastAsia="Calibri" w:cs="Calibri" w:ascii="Calibri" w:hAnsi="Calibri"/>
          <w:sz w:val="24"/>
        </w:rPr>
        <w:t>i</w:t>
      </w:r>
      <w:r>
        <w:rPr>
          <w:rFonts w:eastAsia="Calibri" w:cs="Calibri" w:ascii="Calibri" w:hAnsi="Calibri"/>
          <w:spacing w:val="1"/>
          <w:sz w:val="24"/>
        </w:rPr>
        <w:t>n</w:t>
      </w:r>
      <w:r>
        <w:rPr>
          <w:rFonts w:eastAsia="Calibri" w:cs="Calibri" w:ascii="Calibri" w:hAnsi="Calibri"/>
          <w:sz w:val="24"/>
        </w:rPr>
        <w:t>ves</w:t>
      </w:r>
      <w:r>
        <w:rPr>
          <w:rFonts w:eastAsia="Calibri" w:cs="Calibri" w:ascii="Calibri" w:hAnsi="Calibri"/>
          <w:spacing w:val="1"/>
          <w:sz w:val="24"/>
        </w:rPr>
        <w:t>t</w:t>
      </w:r>
      <w:r>
        <w:rPr>
          <w:rFonts w:eastAsia="Calibri" w:cs="Calibri" w:ascii="Calibri" w:hAnsi="Calibri"/>
          <w:sz w:val="24"/>
        </w:rPr>
        <w:t>ig</w:t>
      </w:r>
      <w:r>
        <w:rPr>
          <w:rFonts w:eastAsia="Calibri" w:cs="Calibri" w:ascii="Calibri" w:hAnsi="Calibri"/>
          <w:spacing w:val="-2"/>
          <w:sz w:val="24"/>
        </w:rPr>
        <w:t>a</w:t>
      </w:r>
      <w:r>
        <w:rPr>
          <w:rFonts w:eastAsia="Calibri" w:cs="Calibri" w:ascii="Calibri" w:hAnsi="Calibri"/>
          <w:spacing w:val="1"/>
          <w:sz w:val="24"/>
        </w:rPr>
        <w:t>t</w:t>
      </w:r>
      <w:r>
        <w:rPr>
          <w:rFonts w:eastAsia="Calibri" w:cs="Calibri" w:ascii="Calibri" w:hAnsi="Calibri"/>
          <w:sz w:val="24"/>
        </w:rPr>
        <w:t>i</w:t>
      </w:r>
      <w:r>
        <w:rPr>
          <w:rFonts w:eastAsia="Calibri" w:cs="Calibri" w:ascii="Calibri" w:hAnsi="Calibri"/>
          <w:spacing w:val="-2"/>
          <w:sz w:val="24"/>
        </w:rPr>
        <w:t>o</w:t>
      </w:r>
      <w:r>
        <w:rPr>
          <w:rFonts w:eastAsia="Calibri" w:cs="Calibri" w:ascii="Calibri" w:hAnsi="Calibri"/>
          <w:sz w:val="24"/>
        </w:rPr>
        <w:t>n</w:t>
      </w:r>
      <w:r>
        <w:rPr>
          <w:rFonts w:eastAsia="Calibri" w:cs="Calibri" w:ascii="Calibri" w:hAnsi="Calibri"/>
          <w:spacing w:val="54"/>
          <w:sz w:val="24"/>
        </w:rPr>
        <w:t xml:space="preserve"> </w:t>
      </w:r>
      <w:r>
        <w:rPr>
          <w:rFonts w:eastAsia="Calibri" w:cs="Calibri" w:ascii="Calibri" w:hAnsi="Calibri"/>
          <w:spacing w:val="-2"/>
          <w:sz w:val="24"/>
        </w:rPr>
        <w:t>a</w:t>
      </w:r>
      <w:r>
        <w:rPr>
          <w:rFonts w:eastAsia="Calibri" w:cs="Calibri" w:ascii="Calibri" w:hAnsi="Calibri"/>
          <w:spacing w:val="1"/>
          <w:sz w:val="24"/>
        </w:rPr>
        <w:t>n</w:t>
      </w:r>
      <w:r>
        <w:rPr>
          <w:rFonts w:eastAsia="Calibri" w:cs="Calibri" w:ascii="Calibri" w:hAnsi="Calibri"/>
          <w:sz w:val="24"/>
        </w:rPr>
        <w:t>d</w:t>
      </w:r>
      <w:r>
        <w:rPr>
          <w:rFonts w:eastAsia="Calibri" w:cs="Calibri" w:ascii="Calibri" w:hAnsi="Calibri"/>
          <w:spacing w:val="52"/>
          <w:sz w:val="24"/>
        </w:rPr>
        <w:t xml:space="preserve"> </w:t>
      </w:r>
      <w:r>
        <w:rPr>
          <w:rFonts w:eastAsia="Calibri" w:cs="Calibri" w:ascii="Calibri" w:hAnsi="Calibri"/>
          <w:spacing w:val="-2"/>
          <w:sz w:val="24"/>
        </w:rPr>
        <w:t>i</w:t>
      </w:r>
      <w:r>
        <w:rPr>
          <w:rFonts w:eastAsia="Calibri" w:cs="Calibri" w:ascii="Calibri" w:hAnsi="Calibri"/>
          <w:spacing w:val="1"/>
          <w:sz w:val="24"/>
        </w:rPr>
        <w:t>nf</w:t>
      </w:r>
      <w:r>
        <w:rPr>
          <w:rFonts w:eastAsia="Calibri" w:cs="Calibri" w:ascii="Calibri" w:hAnsi="Calibri"/>
          <w:sz w:val="24"/>
        </w:rPr>
        <w:t>orm</w:t>
      </w:r>
      <w:r>
        <w:rPr>
          <w:rFonts w:eastAsia="Calibri" w:cs="Calibri" w:ascii="Calibri" w:hAnsi="Calibri"/>
          <w:spacing w:val="49"/>
          <w:sz w:val="24"/>
        </w:rPr>
        <w:t xml:space="preserve"> </w:t>
      </w:r>
      <w:r>
        <w:rPr>
          <w:rFonts w:eastAsia="Calibri" w:cs="Calibri" w:ascii="Calibri" w:hAnsi="Calibri"/>
          <w:spacing w:val="1"/>
          <w:sz w:val="24"/>
        </w:rPr>
        <w:t>th</w:t>
      </w:r>
      <w:r>
        <w:rPr>
          <w:rFonts w:eastAsia="Calibri" w:cs="Calibri" w:ascii="Calibri" w:hAnsi="Calibri"/>
          <w:sz w:val="24"/>
        </w:rPr>
        <w:t>e</w:t>
      </w:r>
      <w:r>
        <w:rPr>
          <w:rFonts w:eastAsia="Calibri" w:cs="Calibri" w:ascii="Calibri" w:hAnsi="Calibri"/>
          <w:spacing w:val="51"/>
          <w:sz w:val="24"/>
        </w:rPr>
        <w:t xml:space="preserve"> </w:t>
      </w:r>
      <w:r>
        <w:rPr>
          <w:rFonts w:eastAsia="Calibri" w:cs="Calibri" w:ascii="Calibri" w:hAnsi="Calibri"/>
          <w:spacing w:val="-1"/>
          <w:sz w:val="24"/>
        </w:rPr>
        <w:t>c</w:t>
      </w:r>
      <w:r>
        <w:rPr>
          <w:rFonts w:eastAsia="Calibri" w:cs="Calibri" w:ascii="Calibri" w:hAnsi="Calibri"/>
          <w:sz w:val="24"/>
        </w:rPr>
        <w:t>om</w:t>
      </w:r>
      <w:r>
        <w:rPr>
          <w:rFonts w:eastAsia="Calibri" w:cs="Calibri" w:ascii="Calibri" w:hAnsi="Calibri"/>
          <w:spacing w:val="1"/>
          <w:sz w:val="24"/>
        </w:rPr>
        <w:t>p</w:t>
      </w:r>
      <w:r>
        <w:rPr>
          <w:rFonts w:eastAsia="Calibri" w:cs="Calibri" w:ascii="Calibri" w:hAnsi="Calibri"/>
          <w:spacing w:val="-2"/>
          <w:sz w:val="24"/>
        </w:rPr>
        <w:t>l</w:t>
      </w:r>
      <w:r>
        <w:rPr>
          <w:rFonts w:eastAsia="Calibri" w:cs="Calibri" w:ascii="Calibri" w:hAnsi="Calibri"/>
          <w:sz w:val="24"/>
        </w:rPr>
        <w:t>ai</w:t>
      </w:r>
      <w:r>
        <w:rPr>
          <w:rFonts w:eastAsia="Calibri" w:cs="Calibri" w:ascii="Calibri" w:hAnsi="Calibri"/>
          <w:spacing w:val="1"/>
          <w:sz w:val="24"/>
        </w:rPr>
        <w:t>n</w:t>
      </w:r>
      <w:r>
        <w:rPr>
          <w:rFonts w:eastAsia="Calibri" w:cs="Calibri" w:ascii="Calibri" w:hAnsi="Calibri"/>
          <w:spacing w:val="-2"/>
          <w:sz w:val="24"/>
        </w:rPr>
        <w:t>a</w:t>
      </w:r>
      <w:r>
        <w:rPr>
          <w:rFonts w:eastAsia="Calibri" w:cs="Calibri" w:ascii="Calibri" w:hAnsi="Calibri"/>
          <w:spacing w:val="1"/>
          <w:sz w:val="24"/>
        </w:rPr>
        <w:t>n</w:t>
      </w:r>
      <w:r>
        <w:rPr>
          <w:rFonts w:eastAsia="Calibri" w:cs="Calibri" w:ascii="Calibri" w:hAnsi="Calibri"/>
          <w:sz w:val="24"/>
        </w:rPr>
        <w:t>t ac</w:t>
      </w:r>
      <w:r>
        <w:rPr>
          <w:rFonts w:eastAsia="Calibri" w:cs="Calibri" w:ascii="Calibri" w:hAnsi="Calibri"/>
          <w:spacing w:val="-1"/>
          <w:sz w:val="24"/>
        </w:rPr>
        <w:t>c</w:t>
      </w:r>
      <w:r>
        <w:rPr>
          <w:rFonts w:eastAsia="Calibri" w:cs="Calibri" w:ascii="Calibri" w:hAnsi="Calibri"/>
          <w:sz w:val="24"/>
        </w:rPr>
        <w:t>or</w:t>
      </w:r>
      <w:r>
        <w:rPr>
          <w:rFonts w:eastAsia="Calibri" w:cs="Calibri" w:ascii="Calibri" w:hAnsi="Calibri"/>
          <w:spacing w:val="1"/>
          <w:sz w:val="24"/>
        </w:rPr>
        <w:t>d</w:t>
      </w:r>
      <w:r>
        <w:rPr>
          <w:rFonts w:eastAsia="Calibri" w:cs="Calibri" w:ascii="Calibri" w:hAnsi="Calibri"/>
          <w:sz w:val="24"/>
        </w:rPr>
        <w:t>i</w:t>
      </w:r>
      <w:r>
        <w:rPr>
          <w:rFonts w:eastAsia="Calibri" w:cs="Calibri" w:ascii="Calibri" w:hAnsi="Calibri"/>
          <w:spacing w:val="1"/>
          <w:sz w:val="24"/>
        </w:rPr>
        <w:t>n</w:t>
      </w:r>
      <w:r>
        <w:rPr>
          <w:rFonts w:eastAsia="Calibri" w:cs="Calibri" w:ascii="Calibri" w:hAnsi="Calibri"/>
          <w:sz w:val="24"/>
        </w:rPr>
        <w:t>gl</w:t>
      </w:r>
      <w:r>
        <w:rPr>
          <w:rFonts w:eastAsia="Calibri" w:cs="Calibri" w:ascii="Calibri" w:hAnsi="Calibri"/>
          <w:spacing w:val="-1"/>
          <w:sz w:val="24"/>
        </w:rPr>
        <w:t>y</w:t>
      </w:r>
      <w:r>
        <w:rPr>
          <w:rFonts w:eastAsia="Calibri" w:cs="Calibri" w:ascii="Calibri" w:hAnsi="Calibri"/>
          <w:sz w:val="24"/>
        </w:rPr>
        <w:t>.</w:t>
      </w:r>
    </w:p>
    <w:p>
      <w:pPr>
        <w:pStyle w:val="Normal"/>
        <w:widowControl w:val="false"/>
        <w:spacing w:before="0" w:after="0"/>
        <w:rPr>
          <w:rFonts w:ascii="Calibri" w:hAnsi="Calibri" w:eastAsia="Calibri" w:cs="Calibri"/>
          <w:sz w:val="24"/>
        </w:rPr>
      </w:pPr>
      <w:r>
        <w:rPr>
          <w:rFonts w:eastAsia="Calibri" w:cs="Calibri" w:ascii="Calibri" w:hAnsi="Calibri"/>
          <w:sz w:val="24"/>
        </w:rPr>
        <w:t xml:space="preserve">6.4     </w:t>
      </w:r>
      <w:r>
        <w:rPr>
          <w:rFonts w:eastAsia="Calibri" w:cs="Calibri" w:ascii="Calibri" w:hAnsi="Calibri"/>
          <w:spacing w:val="1"/>
          <w:sz w:val="24"/>
        </w:rPr>
        <w:t>D</w:t>
      </w:r>
      <w:r>
        <w:rPr>
          <w:rFonts w:eastAsia="Calibri" w:cs="Calibri" w:ascii="Calibri" w:hAnsi="Calibri"/>
          <w:sz w:val="24"/>
        </w:rPr>
        <w:t>o</w:t>
      </w:r>
      <w:r>
        <w:rPr>
          <w:rFonts w:eastAsia="Calibri" w:cs="Calibri" w:ascii="Calibri" w:hAnsi="Calibri"/>
          <w:spacing w:val="1"/>
          <w:sz w:val="24"/>
        </w:rPr>
        <w:t>n</w:t>
      </w:r>
      <w:r>
        <w:rPr>
          <w:rFonts w:eastAsia="Calibri" w:cs="Calibri" w:ascii="Calibri" w:hAnsi="Calibri"/>
          <w:spacing w:val="-2"/>
          <w:sz w:val="24"/>
        </w:rPr>
        <w:t>’</w:t>
      </w:r>
      <w:r>
        <w:rPr>
          <w:rFonts w:eastAsia="Calibri" w:cs="Calibri" w:ascii="Calibri" w:hAnsi="Calibri"/>
          <w:sz w:val="24"/>
        </w:rPr>
        <w:t>t</w:t>
      </w:r>
      <w:r>
        <w:rPr>
          <w:rFonts w:eastAsia="Calibri" w:cs="Calibri" w:ascii="Calibri" w:hAnsi="Calibri"/>
          <w:spacing w:val="2"/>
          <w:sz w:val="24"/>
        </w:rPr>
        <w:t xml:space="preserve"> </w:t>
      </w:r>
      <w:r>
        <w:rPr>
          <w:rFonts w:eastAsia="Calibri" w:cs="Calibri" w:ascii="Calibri" w:hAnsi="Calibri"/>
          <w:spacing w:val="-2"/>
          <w:sz w:val="24"/>
        </w:rPr>
        <w:t>i</w:t>
      </w:r>
      <w:r>
        <w:rPr>
          <w:rFonts w:eastAsia="Calibri" w:cs="Calibri" w:ascii="Calibri" w:hAnsi="Calibri"/>
          <w:spacing w:val="1"/>
          <w:sz w:val="24"/>
        </w:rPr>
        <w:t>n</w:t>
      </w:r>
      <w:r>
        <w:rPr>
          <w:rFonts w:eastAsia="Calibri" w:cs="Calibri" w:ascii="Calibri" w:hAnsi="Calibri"/>
          <w:spacing w:val="-1"/>
          <w:sz w:val="24"/>
        </w:rPr>
        <w:t>d</w:t>
      </w:r>
      <w:r>
        <w:rPr>
          <w:rFonts w:eastAsia="Calibri" w:cs="Calibri" w:ascii="Calibri" w:hAnsi="Calibri"/>
          <w:spacing w:val="1"/>
          <w:sz w:val="24"/>
        </w:rPr>
        <w:t>u</w:t>
      </w:r>
      <w:r>
        <w:rPr>
          <w:rFonts w:eastAsia="Calibri" w:cs="Calibri" w:ascii="Calibri" w:hAnsi="Calibri"/>
          <w:sz w:val="24"/>
        </w:rPr>
        <w:t>lge</w:t>
      </w:r>
      <w:r>
        <w:rPr>
          <w:rFonts w:eastAsia="Calibri" w:cs="Calibri" w:ascii="Calibri" w:hAnsi="Calibri"/>
          <w:spacing w:val="1"/>
          <w:sz w:val="24"/>
        </w:rPr>
        <w:t xml:space="preserve"> </w:t>
      </w:r>
      <w:r>
        <w:rPr>
          <w:rFonts w:eastAsia="Calibri" w:cs="Calibri" w:ascii="Calibri" w:hAnsi="Calibri"/>
          <w:spacing w:val="-2"/>
          <w:sz w:val="24"/>
        </w:rPr>
        <w:t>i</w:t>
      </w:r>
      <w:r>
        <w:rPr>
          <w:rFonts w:eastAsia="Calibri" w:cs="Calibri" w:ascii="Calibri" w:hAnsi="Calibri"/>
          <w:sz w:val="24"/>
        </w:rPr>
        <w:t>n</w:t>
      </w:r>
      <w:r>
        <w:rPr>
          <w:rFonts w:eastAsia="Calibri" w:cs="Calibri" w:ascii="Calibri" w:hAnsi="Calibri"/>
          <w:spacing w:val="2"/>
          <w:sz w:val="24"/>
        </w:rPr>
        <w:t xml:space="preserve"> </w:t>
      </w:r>
      <w:r>
        <w:rPr>
          <w:rFonts w:eastAsia="Calibri" w:cs="Calibri" w:ascii="Calibri" w:hAnsi="Calibri"/>
          <w:sz w:val="24"/>
        </w:rPr>
        <w:t>ar</w:t>
      </w:r>
      <w:r>
        <w:rPr>
          <w:rFonts w:eastAsia="Calibri" w:cs="Calibri" w:ascii="Calibri" w:hAnsi="Calibri"/>
          <w:spacing w:val="-2"/>
          <w:sz w:val="24"/>
        </w:rPr>
        <w:t>g</w:t>
      </w:r>
      <w:r>
        <w:rPr>
          <w:rFonts w:eastAsia="Calibri" w:cs="Calibri" w:ascii="Calibri" w:hAnsi="Calibri"/>
          <w:spacing w:val="1"/>
          <w:sz w:val="24"/>
        </w:rPr>
        <w:t>u</w:t>
      </w:r>
      <w:r>
        <w:rPr>
          <w:rFonts w:eastAsia="Calibri" w:cs="Calibri" w:ascii="Calibri" w:hAnsi="Calibri"/>
          <w:sz w:val="24"/>
        </w:rPr>
        <w:t>m</w:t>
      </w:r>
      <w:r>
        <w:rPr>
          <w:rFonts w:eastAsia="Calibri" w:cs="Calibri" w:ascii="Calibri" w:hAnsi="Calibri"/>
          <w:spacing w:val="-2"/>
          <w:sz w:val="24"/>
        </w:rPr>
        <w:t>e</w:t>
      </w:r>
      <w:r>
        <w:rPr>
          <w:rFonts w:eastAsia="Calibri" w:cs="Calibri" w:ascii="Calibri" w:hAnsi="Calibri"/>
          <w:spacing w:val="1"/>
          <w:sz w:val="24"/>
        </w:rPr>
        <w:t>nt</w:t>
      </w:r>
      <w:r>
        <w:rPr>
          <w:rFonts w:eastAsia="Calibri" w:cs="Calibri" w:ascii="Calibri" w:hAnsi="Calibri"/>
          <w:spacing w:val="-2"/>
          <w:sz w:val="24"/>
        </w:rPr>
        <w:t>a</w:t>
      </w:r>
      <w:r>
        <w:rPr>
          <w:rFonts w:eastAsia="Calibri" w:cs="Calibri" w:ascii="Calibri" w:hAnsi="Calibri"/>
          <w:spacing w:val="1"/>
          <w:sz w:val="24"/>
        </w:rPr>
        <w:t>t</w:t>
      </w:r>
      <w:r>
        <w:rPr>
          <w:rFonts w:eastAsia="Calibri" w:cs="Calibri" w:ascii="Calibri" w:hAnsi="Calibri"/>
          <w:sz w:val="24"/>
        </w:rPr>
        <w:t>io</w:t>
      </w:r>
      <w:r>
        <w:rPr>
          <w:rFonts w:eastAsia="Calibri" w:cs="Calibri" w:ascii="Calibri" w:hAnsi="Calibri"/>
          <w:spacing w:val="2"/>
          <w:sz w:val="24"/>
        </w:rPr>
        <w:t>n</w:t>
      </w:r>
      <w:r>
        <w:rPr>
          <w:rFonts w:eastAsia="Calibri" w:cs="Calibri" w:ascii="Calibri" w:hAnsi="Calibri"/>
          <w:sz w:val="24"/>
        </w:rPr>
        <w:t>. Be</w:t>
      </w:r>
      <w:r>
        <w:rPr>
          <w:rFonts w:eastAsia="Calibri" w:cs="Calibri" w:ascii="Calibri" w:hAnsi="Calibri"/>
          <w:spacing w:val="-2"/>
          <w:sz w:val="24"/>
        </w:rPr>
        <w:t xml:space="preserve"> </w:t>
      </w:r>
      <w:r>
        <w:rPr>
          <w:rFonts w:eastAsia="Calibri" w:cs="Calibri" w:ascii="Calibri" w:hAnsi="Calibri"/>
          <w:spacing w:val="1"/>
          <w:sz w:val="24"/>
        </w:rPr>
        <w:t>p</w:t>
      </w:r>
      <w:r>
        <w:rPr>
          <w:rFonts w:eastAsia="Calibri" w:cs="Calibri" w:ascii="Calibri" w:hAnsi="Calibri"/>
          <w:sz w:val="24"/>
        </w:rPr>
        <w:t>o</w:t>
      </w:r>
      <w:r>
        <w:rPr>
          <w:rFonts w:eastAsia="Calibri" w:cs="Calibri" w:ascii="Calibri" w:hAnsi="Calibri"/>
          <w:spacing w:val="-2"/>
          <w:sz w:val="24"/>
        </w:rPr>
        <w:t>l</w:t>
      </w:r>
      <w:r>
        <w:rPr>
          <w:rFonts w:eastAsia="Calibri" w:cs="Calibri" w:ascii="Calibri" w:hAnsi="Calibri"/>
          <w:sz w:val="24"/>
        </w:rPr>
        <w:t>i</w:t>
      </w:r>
      <w:r>
        <w:rPr>
          <w:rFonts w:eastAsia="Calibri" w:cs="Calibri" w:ascii="Calibri" w:hAnsi="Calibri"/>
          <w:spacing w:val="1"/>
          <w:sz w:val="24"/>
        </w:rPr>
        <w:t>t</w:t>
      </w:r>
      <w:r>
        <w:rPr>
          <w:rFonts w:eastAsia="Calibri" w:cs="Calibri" w:ascii="Calibri" w:hAnsi="Calibri"/>
          <w:sz w:val="24"/>
        </w:rPr>
        <w:t>e</w:t>
      </w:r>
      <w:r>
        <w:rPr>
          <w:rFonts w:eastAsia="Calibri" w:cs="Calibri" w:ascii="Calibri" w:hAnsi="Calibri"/>
          <w:spacing w:val="-1"/>
          <w:sz w:val="24"/>
        </w:rPr>
        <w:t xml:space="preserve"> </w:t>
      </w:r>
      <w:r>
        <w:rPr>
          <w:rFonts w:eastAsia="Calibri" w:cs="Calibri" w:ascii="Calibri" w:hAnsi="Calibri"/>
          <w:sz w:val="24"/>
        </w:rPr>
        <w:t>a</w:t>
      </w:r>
      <w:r>
        <w:rPr>
          <w:rFonts w:eastAsia="Calibri" w:cs="Calibri" w:ascii="Calibri" w:hAnsi="Calibri"/>
          <w:spacing w:val="-1"/>
          <w:sz w:val="24"/>
        </w:rPr>
        <w:t>n</w:t>
      </w:r>
      <w:r>
        <w:rPr>
          <w:rFonts w:eastAsia="Calibri" w:cs="Calibri" w:ascii="Calibri" w:hAnsi="Calibri"/>
          <w:sz w:val="24"/>
        </w:rPr>
        <w:t>d</w:t>
      </w:r>
      <w:r>
        <w:rPr>
          <w:rFonts w:eastAsia="Calibri" w:cs="Calibri" w:ascii="Calibri" w:hAnsi="Calibri"/>
          <w:spacing w:val="2"/>
          <w:sz w:val="24"/>
        </w:rPr>
        <w:t xml:space="preserve"> </w:t>
      </w:r>
      <w:r>
        <w:rPr>
          <w:rFonts w:eastAsia="Calibri" w:cs="Calibri" w:ascii="Calibri" w:hAnsi="Calibri"/>
          <w:spacing w:val="-2"/>
          <w:sz w:val="24"/>
        </w:rPr>
        <w:t>e</w:t>
      </w:r>
      <w:r>
        <w:rPr>
          <w:rFonts w:eastAsia="Calibri" w:cs="Calibri" w:ascii="Calibri" w:hAnsi="Calibri"/>
          <w:sz w:val="24"/>
        </w:rPr>
        <w:t>m</w:t>
      </w:r>
      <w:r>
        <w:rPr>
          <w:rFonts w:eastAsia="Calibri" w:cs="Calibri" w:ascii="Calibri" w:hAnsi="Calibri"/>
          <w:spacing w:val="1"/>
          <w:sz w:val="24"/>
        </w:rPr>
        <w:t>p</w:t>
      </w:r>
      <w:r>
        <w:rPr>
          <w:rFonts w:eastAsia="Calibri" w:cs="Calibri" w:ascii="Calibri" w:hAnsi="Calibri"/>
          <w:sz w:val="24"/>
        </w:rPr>
        <w:t>a</w:t>
      </w:r>
      <w:r>
        <w:rPr>
          <w:rFonts w:eastAsia="Calibri" w:cs="Calibri" w:ascii="Calibri" w:hAnsi="Calibri"/>
          <w:spacing w:val="-1"/>
          <w:sz w:val="24"/>
        </w:rPr>
        <w:t>t</w:t>
      </w:r>
      <w:r>
        <w:rPr>
          <w:rFonts w:eastAsia="Calibri" w:cs="Calibri" w:ascii="Calibri" w:hAnsi="Calibri"/>
          <w:spacing w:val="1"/>
          <w:sz w:val="24"/>
        </w:rPr>
        <w:t>h</w:t>
      </w:r>
      <w:r>
        <w:rPr>
          <w:rFonts w:eastAsia="Calibri" w:cs="Calibri" w:ascii="Calibri" w:hAnsi="Calibri"/>
          <w:sz w:val="24"/>
        </w:rPr>
        <w:t>e</w:t>
      </w:r>
      <w:r>
        <w:rPr>
          <w:rFonts w:eastAsia="Calibri" w:cs="Calibri" w:ascii="Calibri" w:hAnsi="Calibri"/>
          <w:spacing w:val="1"/>
          <w:sz w:val="24"/>
        </w:rPr>
        <w:t>t</w:t>
      </w:r>
      <w:r>
        <w:rPr>
          <w:rFonts w:eastAsia="Calibri" w:cs="Calibri" w:ascii="Calibri" w:hAnsi="Calibri"/>
          <w:sz w:val="24"/>
        </w:rPr>
        <w:t>i</w:t>
      </w:r>
      <w:r>
        <w:rPr>
          <w:rFonts w:eastAsia="Calibri" w:cs="Calibri" w:ascii="Calibri" w:hAnsi="Calibri"/>
          <w:spacing w:val="-1"/>
          <w:sz w:val="24"/>
        </w:rPr>
        <w:t>c</w:t>
      </w:r>
      <w:r>
        <w:rPr>
          <w:rFonts w:eastAsia="Calibri" w:cs="Calibri" w:ascii="Calibri" w:hAnsi="Calibri"/>
          <w:sz w:val="24"/>
        </w:rPr>
        <w:t>.</w:t>
      </w:r>
    </w:p>
    <w:p>
      <w:pPr>
        <w:pStyle w:val="Normal"/>
        <w:widowControl w:val="false"/>
        <w:spacing w:before="0" w:after="0"/>
        <w:ind w:start="980"/>
        <w:rPr>
          <w:rFonts w:ascii="Calibri" w:hAnsi="Calibri" w:eastAsia="Calibri" w:cs="Calibri"/>
          <w:sz w:val="24"/>
        </w:rPr>
      </w:pPr>
      <w:r>
        <w:rPr>
          <w:rFonts w:eastAsia="Calibri" w:cs="Calibri" w:ascii="Calibri" w:hAnsi="Calibri"/>
          <w:sz w:val="24"/>
        </w:rPr>
      </w:r>
    </w:p>
    <w:p>
      <w:pPr>
        <w:pStyle w:val="Normal"/>
        <w:widowControl w:val="false"/>
        <w:spacing w:before="0" w:after="0"/>
        <w:rPr>
          <w:rFonts w:ascii="Calibri" w:hAnsi="Calibri" w:eastAsia="Calibri" w:cs="Calibri"/>
          <w:sz w:val="24"/>
        </w:rPr>
      </w:pPr>
      <w:r>
        <w:rPr>
          <w:rFonts w:eastAsia="Calibri" w:cs="Calibri" w:ascii="Calibri" w:hAnsi="Calibri"/>
          <w:b/>
          <w:bCs/>
          <w:spacing w:val="1"/>
          <w:sz w:val="24"/>
        </w:rPr>
        <w:t>7.</w:t>
      </w:r>
      <w:r>
        <w:rPr>
          <w:rFonts w:eastAsia="Calibri" w:cs="Calibri" w:ascii="Calibri" w:hAnsi="Calibri"/>
          <w:b/>
          <w:bCs/>
          <w:sz w:val="24"/>
        </w:rPr>
        <w:t xml:space="preserve">0      </w:t>
      </w:r>
      <w:r>
        <w:rPr>
          <w:rFonts w:eastAsia="Calibri" w:cs="Calibri" w:ascii="Calibri" w:hAnsi="Calibri"/>
          <w:b/>
          <w:bCs/>
          <w:spacing w:val="31"/>
          <w:sz w:val="24"/>
        </w:rPr>
        <w:t xml:space="preserve"> </w:t>
      </w:r>
      <w:r>
        <w:rPr>
          <w:rFonts w:eastAsia="Calibri" w:cs="Calibri" w:ascii="Calibri" w:hAnsi="Calibri"/>
          <w:b/>
          <w:bCs/>
          <w:spacing w:val="1"/>
          <w:sz w:val="24"/>
        </w:rPr>
        <w:t>Q</w:t>
      </w:r>
      <w:r>
        <w:rPr>
          <w:rFonts w:eastAsia="Calibri" w:cs="Calibri" w:ascii="Calibri" w:hAnsi="Calibri"/>
          <w:b/>
          <w:bCs/>
          <w:sz w:val="24"/>
        </w:rPr>
        <w:t>UALI</w:t>
      </w:r>
      <w:r>
        <w:rPr>
          <w:rFonts w:eastAsia="Calibri" w:cs="Calibri" w:ascii="Calibri" w:hAnsi="Calibri"/>
          <w:b/>
          <w:bCs/>
          <w:spacing w:val="1"/>
          <w:sz w:val="24"/>
        </w:rPr>
        <w:t>T</w:t>
      </w:r>
      <w:r>
        <w:rPr>
          <w:rFonts w:eastAsia="Calibri" w:cs="Calibri" w:ascii="Calibri" w:hAnsi="Calibri"/>
          <w:b/>
          <w:bCs/>
          <w:sz w:val="24"/>
        </w:rPr>
        <w:t>Y</w:t>
      </w:r>
      <w:r>
        <w:rPr>
          <w:rFonts w:eastAsia="Calibri" w:cs="Calibri" w:ascii="Calibri" w:hAnsi="Calibri"/>
          <w:b/>
          <w:bCs/>
          <w:spacing w:val="-1"/>
          <w:sz w:val="24"/>
        </w:rPr>
        <w:t xml:space="preserve"> </w:t>
      </w:r>
      <w:r>
        <w:rPr>
          <w:rFonts w:eastAsia="Calibri" w:cs="Calibri" w:ascii="Calibri" w:hAnsi="Calibri"/>
          <w:b/>
          <w:bCs/>
          <w:spacing w:val="1"/>
          <w:sz w:val="24"/>
        </w:rPr>
        <w:t>I</w:t>
      </w:r>
      <w:r>
        <w:rPr>
          <w:rFonts w:eastAsia="Calibri" w:cs="Calibri" w:ascii="Calibri" w:hAnsi="Calibri"/>
          <w:b/>
          <w:bCs/>
          <w:spacing w:val="-1"/>
          <w:sz w:val="24"/>
        </w:rPr>
        <w:t>M</w:t>
      </w:r>
      <w:r>
        <w:rPr>
          <w:rFonts w:eastAsia="Calibri" w:cs="Calibri" w:ascii="Calibri" w:hAnsi="Calibri"/>
          <w:b/>
          <w:bCs/>
          <w:sz w:val="24"/>
        </w:rPr>
        <w:t>P</w:t>
      </w:r>
      <w:r>
        <w:rPr>
          <w:rFonts w:eastAsia="Calibri" w:cs="Calibri" w:ascii="Calibri" w:hAnsi="Calibri"/>
          <w:b/>
          <w:bCs/>
          <w:spacing w:val="-1"/>
          <w:sz w:val="24"/>
        </w:rPr>
        <w:t>R</w:t>
      </w:r>
      <w:r>
        <w:rPr>
          <w:rFonts w:eastAsia="Calibri" w:cs="Calibri" w:ascii="Calibri" w:hAnsi="Calibri"/>
          <w:b/>
          <w:bCs/>
          <w:spacing w:val="1"/>
          <w:sz w:val="24"/>
        </w:rPr>
        <w:t>O</w:t>
      </w:r>
      <w:r>
        <w:rPr>
          <w:rFonts w:eastAsia="Calibri" w:cs="Calibri" w:ascii="Calibri" w:hAnsi="Calibri"/>
          <w:b/>
          <w:bCs/>
          <w:sz w:val="24"/>
        </w:rPr>
        <w:t>VE</w:t>
      </w:r>
      <w:r>
        <w:rPr>
          <w:rFonts w:eastAsia="Calibri" w:cs="Calibri" w:ascii="Calibri" w:hAnsi="Calibri"/>
          <w:b/>
          <w:bCs/>
          <w:spacing w:val="-1"/>
          <w:sz w:val="24"/>
        </w:rPr>
        <w:t>M</w:t>
      </w:r>
      <w:r>
        <w:rPr>
          <w:rFonts w:eastAsia="Calibri" w:cs="Calibri" w:ascii="Calibri" w:hAnsi="Calibri"/>
          <w:b/>
          <w:bCs/>
          <w:sz w:val="24"/>
        </w:rPr>
        <w:t>E</w:t>
      </w:r>
      <w:r>
        <w:rPr>
          <w:rFonts w:eastAsia="Calibri" w:cs="Calibri" w:ascii="Calibri" w:hAnsi="Calibri"/>
          <w:b/>
          <w:bCs/>
          <w:spacing w:val="1"/>
          <w:sz w:val="24"/>
        </w:rPr>
        <w:t>N</w:t>
      </w:r>
      <w:r>
        <w:rPr>
          <w:rFonts w:eastAsia="Calibri" w:cs="Calibri" w:ascii="Calibri" w:hAnsi="Calibri"/>
          <w:b/>
          <w:bCs/>
          <w:sz w:val="24"/>
        </w:rPr>
        <w:t>T</w:t>
      </w:r>
    </w:p>
    <w:p>
      <w:pPr>
        <w:pStyle w:val="Normal"/>
        <w:widowControl w:val="false"/>
        <w:spacing w:before="0" w:after="0"/>
        <w:rPr>
          <w:rFonts w:ascii="Calibri" w:hAnsi="Calibri" w:eastAsia="Calibri" w:cs="Calibri"/>
          <w:sz w:val="24"/>
        </w:rPr>
      </w:pPr>
      <w:r>
        <w:rPr>
          <w:rFonts w:eastAsia="Calibri" w:cs="Calibri" w:ascii="Calibri" w:hAnsi="Calibri"/>
          <w:sz w:val="24"/>
        </w:rPr>
      </w:r>
    </w:p>
    <w:p>
      <w:pPr>
        <w:pStyle w:val="Normal"/>
        <w:widowControl w:val="false"/>
        <w:tabs>
          <w:tab w:val="clear" w:pos="720"/>
          <w:tab w:val="left" w:pos="540" w:leader="none"/>
        </w:tabs>
        <w:spacing w:before="0" w:after="0"/>
        <w:ind w:hanging="540" w:start="540" w:end="570"/>
        <w:rPr>
          <w:rFonts w:ascii="Calibri" w:hAnsi="Calibri" w:eastAsia="Calibri" w:cs="Calibri"/>
          <w:sz w:val="24"/>
        </w:rPr>
      </w:pPr>
      <w:r>
        <w:rPr>
          <w:rFonts w:eastAsia="Calibri" w:cs="Calibri" w:ascii="Calibri" w:hAnsi="Calibri"/>
          <w:sz w:val="24"/>
        </w:rPr>
        <w:t>7.1</w:t>
        <w:tab/>
      </w:r>
      <w:r>
        <w:rPr>
          <w:rFonts w:eastAsia="Calibri" w:cs="Calibri" w:ascii="Calibri" w:hAnsi="Calibri"/>
          <w:b/>
          <w:bCs/>
          <w:i/>
          <w:iCs/>
          <w:sz w:val="24"/>
        </w:rPr>
        <w:t>U</w:t>
      </w:r>
      <w:r>
        <w:rPr>
          <w:rFonts w:eastAsia="Calibri" w:cs="Calibri" w:ascii="Calibri" w:hAnsi="Calibri"/>
          <w:b/>
          <w:bCs/>
          <w:i/>
          <w:iCs/>
          <w:spacing w:val="-2"/>
          <w:sz w:val="24"/>
        </w:rPr>
        <w:t>s</w:t>
      </w:r>
      <w:r>
        <w:rPr>
          <w:rFonts w:eastAsia="Calibri" w:cs="Calibri" w:ascii="Calibri" w:hAnsi="Calibri"/>
          <w:b/>
          <w:bCs/>
          <w:i/>
          <w:iCs/>
          <w:sz w:val="24"/>
        </w:rPr>
        <w:t>e</w:t>
      </w:r>
      <w:r>
        <w:rPr>
          <w:rFonts w:eastAsia="Calibri" w:cs="Calibri" w:ascii="Calibri" w:hAnsi="Calibri"/>
          <w:b/>
          <w:bCs/>
          <w:i/>
          <w:iCs/>
          <w:spacing w:val="41"/>
          <w:sz w:val="24"/>
        </w:rPr>
        <w:t xml:space="preserve"> </w:t>
      </w:r>
      <w:r>
        <w:rPr>
          <w:rFonts w:eastAsia="Calibri" w:cs="Calibri" w:ascii="Calibri" w:hAnsi="Calibri"/>
          <w:b/>
          <w:bCs/>
          <w:i/>
          <w:iCs/>
          <w:sz w:val="24"/>
        </w:rPr>
        <w:t>t</w:t>
      </w:r>
      <w:r>
        <w:rPr>
          <w:rFonts w:eastAsia="Calibri" w:cs="Calibri" w:ascii="Calibri" w:hAnsi="Calibri"/>
          <w:b/>
          <w:bCs/>
          <w:i/>
          <w:iCs/>
          <w:spacing w:val="1"/>
          <w:sz w:val="24"/>
        </w:rPr>
        <w:t>h</w:t>
      </w:r>
      <w:r>
        <w:rPr>
          <w:rFonts w:eastAsia="Calibri" w:cs="Calibri" w:ascii="Calibri" w:hAnsi="Calibri"/>
          <w:b/>
          <w:bCs/>
          <w:i/>
          <w:iCs/>
          <w:sz w:val="24"/>
        </w:rPr>
        <w:t>e</w:t>
      </w:r>
      <w:r>
        <w:rPr>
          <w:rFonts w:eastAsia="Calibri" w:cs="Calibri" w:ascii="Calibri" w:hAnsi="Calibri"/>
          <w:b/>
          <w:bCs/>
          <w:i/>
          <w:iCs/>
          <w:spacing w:val="41"/>
          <w:sz w:val="24"/>
        </w:rPr>
        <w:t xml:space="preserve"> </w:t>
      </w:r>
      <w:r>
        <w:rPr>
          <w:rFonts w:eastAsia="Calibri" w:cs="Calibri" w:ascii="Calibri" w:hAnsi="Calibri"/>
          <w:b/>
          <w:bCs/>
          <w:i/>
          <w:iCs/>
          <w:sz w:val="24"/>
        </w:rPr>
        <w:t>re</w:t>
      </w:r>
      <w:r>
        <w:rPr>
          <w:rFonts w:eastAsia="Calibri" w:cs="Calibri" w:ascii="Calibri" w:hAnsi="Calibri"/>
          <w:b/>
          <w:bCs/>
          <w:i/>
          <w:iCs/>
          <w:spacing w:val="-2"/>
          <w:sz w:val="24"/>
        </w:rPr>
        <w:t>s</w:t>
      </w:r>
      <w:r>
        <w:rPr>
          <w:rFonts w:eastAsia="Calibri" w:cs="Calibri" w:ascii="Calibri" w:hAnsi="Calibri"/>
          <w:b/>
          <w:bCs/>
          <w:i/>
          <w:iCs/>
          <w:sz w:val="24"/>
        </w:rPr>
        <w:t>u</w:t>
      </w:r>
      <w:r>
        <w:rPr>
          <w:rFonts w:eastAsia="Calibri" w:cs="Calibri" w:ascii="Calibri" w:hAnsi="Calibri"/>
          <w:b/>
          <w:bCs/>
          <w:i/>
          <w:iCs/>
          <w:spacing w:val="1"/>
          <w:sz w:val="24"/>
        </w:rPr>
        <w:t>l</w:t>
      </w:r>
      <w:r>
        <w:rPr>
          <w:rFonts w:eastAsia="Calibri" w:cs="Calibri" w:ascii="Calibri" w:hAnsi="Calibri"/>
          <w:b/>
          <w:bCs/>
          <w:i/>
          <w:iCs/>
          <w:sz w:val="24"/>
        </w:rPr>
        <w:t>ts</w:t>
      </w:r>
      <w:r>
        <w:rPr>
          <w:rFonts w:eastAsia="Calibri" w:cs="Calibri" w:ascii="Calibri" w:hAnsi="Calibri"/>
          <w:b/>
          <w:bCs/>
          <w:i/>
          <w:iCs/>
          <w:spacing w:val="41"/>
          <w:sz w:val="24"/>
        </w:rPr>
        <w:t xml:space="preserve"> </w:t>
      </w:r>
      <w:r>
        <w:rPr>
          <w:rFonts w:eastAsia="Calibri" w:cs="Calibri" w:ascii="Calibri" w:hAnsi="Calibri"/>
          <w:b/>
          <w:bCs/>
          <w:i/>
          <w:iCs/>
          <w:spacing w:val="-2"/>
          <w:sz w:val="24"/>
        </w:rPr>
        <w:t>o</w:t>
      </w:r>
      <w:r>
        <w:rPr>
          <w:rFonts w:eastAsia="Calibri" w:cs="Calibri" w:ascii="Calibri" w:hAnsi="Calibri"/>
          <w:b/>
          <w:bCs/>
          <w:i/>
          <w:iCs/>
          <w:sz w:val="24"/>
        </w:rPr>
        <w:t>f</w:t>
      </w:r>
      <w:r>
        <w:rPr>
          <w:rFonts w:eastAsia="Calibri" w:cs="Calibri" w:ascii="Calibri" w:hAnsi="Calibri"/>
          <w:b/>
          <w:bCs/>
          <w:i/>
          <w:iCs/>
          <w:spacing w:val="42"/>
          <w:sz w:val="24"/>
        </w:rPr>
        <w:t xml:space="preserve"> </w:t>
      </w:r>
      <w:r>
        <w:rPr>
          <w:rFonts w:eastAsia="Calibri" w:cs="Calibri" w:ascii="Calibri" w:hAnsi="Calibri"/>
          <w:b/>
          <w:bCs/>
          <w:i/>
          <w:iCs/>
          <w:spacing w:val="-2"/>
          <w:sz w:val="24"/>
        </w:rPr>
        <w:t>t</w:t>
      </w:r>
      <w:r>
        <w:rPr>
          <w:rFonts w:eastAsia="Calibri" w:cs="Calibri" w:ascii="Calibri" w:hAnsi="Calibri"/>
          <w:b/>
          <w:bCs/>
          <w:i/>
          <w:iCs/>
          <w:sz w:val="24"/>
        </w:rPr>
        <w:t>he</w:t>
      </w:r>
      <w:r>
        <w:rPr>
          <w:rFonts w:eastAsia="Calibri" w:cs="Calibri" w:ascii="Calibri" w:hAnsi="Calibri"/>
          <w:b/>
          <w:bCs/>
          <w:i/>
          <w:iCs/>
          <w:spacing w:val="39"/>
          <w:sz w:val="24"/>
        </w:rPr>
        <w:t xml:space="preserve"> </w:t>
      </w:r>
      <w:r>
        <w:rPr>
          <w:rFonts w:eastAsia="Calibri" w:cs="Calibri" w:ascii="Calibri" w:hAnsi="Calibri"/>
          <w:b/>
          <w:bCs/>
          <w:i/>
          <w:iCs/>
          <w:sz w:val="24"/>
        </w:rPr>
        <w:t>co</w:t>
      </w:r>
      <w:r>
        <w:rPr>
          <w:rFonts w:eastAsia="Calibri" w:cs="Calibri" w:ascii="Calibri" w:hAnsi="Calibri"/>
          <w:b/>
          <w:bCs/>
          <w:i/>
          <w:iCs/>
          <w:spacing w:val="-1"/>
          <w:sz w:val="24"/>
        </w:rPr>
        <w:t>m</w:t>
      </w:r>
      <w:r>
        <w:rPr>
          <w:rFonts w:eastAsia="Calibri" w:cs="Calibri" w:ascii="Calibri" w:hAnsi="Calibri"/>
          <w:b/>
          <w:bCs/>
          <w:i/>
          <w:iCs/>
          <w:sz w:val="24"/>
        </w:rPr>
        <w:t>p</w:t>
      </w:r>
      <w:r>
        <w:rPr>
          <w:rFonts w:eastAsia="Calibri" w:cs="Calibri" w:ascii="Calibri" w:hAnsi="Calibri"/>
          <w:b/>
          <w:bCs/>
          <w:i/>
          <w:iCs/>
          <w:spacing w:val="1"/>
          <w:sz w:val="24"/>
        </w:rPr>
        <w:t>l</w:t>
      </w:r>
      <w:r>
        <w:rPr>
          <w:rFonts w:eastAsia="Calibri" w:cs="Calibri" w:ascii="Calibri" w:hAnsi="Calibri"/>
          <w:b/>
          <w:bCs/>
          <w:i/>
          <w:iCs/>
          <w:sz w:val="24"/>
        </w:rPr>
        <w:t>a</w:t>
      </w:r>
      <w:r>
        <w:rPr>
          <w:rFonts w:eastAsia="Calibri" w:cs="Calibri" w:ascii="Calibri" w:hAnsi="Calibri"/>
          <w:b/>
          <w:bCs/>
          <w:i/>
          <w:iCs/>
          <w:spacing w:val="1"/>
          <w:sz w:val="24"/>
        </w:rPr>
        <w:t>i</w:t>
      </w:r>
      <w:r>
        <w:rPr>
          <w:rFonts w:eastAsia="Calibri" w:cs="Calibri" w:ascii="Calibri" w:hAnsi="Calibri"/>
          <w:b/>
          <w:bCs/>
          <w:i/>
          <w:iCs/>
          <w:spacing w:val="-2"/>
          <w:sz w:val="24"/>
        </w:rPr>
        <w:t>n</w:t>
      </w:r>
      <w:r>
        <w:rPr>
          <w:rFonts w:eastAsia="Calibri" w:cs="Calibri" w:ascii="Calibri" w:hAnsi="Calibri"/>
          <w:b/>
          <w:bCs/>
          <w:i/>
          <w:iCs/>
          <w:sz w:val="24"/>
        </w:rPr>
        <w:t>ts</w:t>
      </w:r>
      <w:r>
        <w:rPr>
          <w:rFonts w:eastAsia="Calibri" w:cs="Calibri" w:ascii="Calibri" w:hAnsi="Calibri"/>
          <w:b/>
          <w:bCs/>
          <w:i/>
          <w:iCs/>
          <w:spacing w:val="41"/>
          <w:sz w:val="24"/>
        </w:rPr>
        <w:t xml:space="preserve"> </w:t>
      </w:r>
      <w:r>
        <w:rPr>
          <w:rFonts w:eastAsia="Calibri" w:cs="Calibri" w:ascii="Calibri" w:hAnsi="Calibri"/>
          <w:b/>
          <w:bCs/>
          <w:i/>
          <w:iCs/>
          <w:spacing w:val="1"/>
          <w:sz w:val="24"/>
        </w:rPr>
        <w:t>i</w:t>
      </w:r>
      <w:r>
        <w:rPr>
          <w:rFonts w:eastAsia="Calibri" w:cs="Calibri" w:ascii="Calibri" w:hAnsi="Calibri"/>
          <w:b/>
          <w:bCs/>
          <w:i/>
          <w:iCs/>
          <w:sz w:val="24"/>
        </w:rPr>
        <w:t>nve</w:t>
      </w:r>
      <w:r>
        <w:rPr>
          <w:rFonts w:eastAsia="Calibri" w:cs="Calibri" w:ascii="Calibri" w:hAnsi="Calibri"/>
          <w:b/>
          <w:bCs/>
          <w:i/>
          <w:iCs/>
          <w:spacing w:val="-1"/>
          <w:sz w:val="24"/>
        </w:rPr>
        <w:t>s</w:t>
      </w:r>
      <w:r>
        <w:rPr>
          <w:rFonts w:eastAsia="Calibri" w:cs="Calibri" w:ascii="Calibri" w:hAnsi="Calibri"/>
          <w:b/>
          <w:bCs/>
          <w:i/>
          <w:iCs/>
          <w:spacing w:val="-2"/>
          <w:sz w:val="24"/>
        </w:rPr>
        <w:t>t</w:t>
      </w:r>
      <w:r>
        <w:rPr>
          <w:rFonts w:eastAsia="Calibri" w:cs="Calibri" w:ascii="Calibri" w:hAnsi="Calibri"/>
          <w:b/>
          <w:bCs/>
          <w:i/>
          <w:iCs/>
          <w:spacing w:val="1"/>
          <w:sz w:val="24"/>
        </w:rPr>
        <w:t>i</w:t>
      </w:r>
      <w:r>
        <w:rPr>
          <w:rFonts w:eastAsia="Calibri" w:cs="Calibri" w:ascii="Calibri" w:hAnsi="Calibri"/>
          <w:b/>
          <w:bCs/>
          <w:i/>
          <w:iCs/>
          <w:sz w:val="24"/>
        </w:rPr>
        <w:t>g</w:t>
      </w:r>
      <w:r>
        <w:rPr>
          <w:rFonts w:eastAsia="Calibri" w:cs="Calibri" w:ascii="Calibri" w:hAnsi="Calibri"/>
          <w:b/>
          <w:bCs/>
          <w:i/>
          <w:iCs/>
          <w:spacing w:val="1"/>
          <w:sz w:val="24"/>
        </w:rPr>
        <w:t>a</w:t>
      </w:r>
      <w:r>
        <w:rPr>
          <w:rFonts w:eastAsia="Calibri" w:cs="Calibri" w:ascii="Calibri" w:hAnsi="Calibri"/>
          <w:b/>
          <w:bCs/>
          <w:i/>
          <w:iCs/>
          <w:spacing w:val="-2"/>
          <w:sz w:val="24"/>
        </w:rPr>
        <w:t>t</w:t>
      </w:r>
      <w:r>
        <w:rPr>
          <w:rFonts w:eastAsia="Calibri" w:cs="Calibri" w:ascii="Calibri" w:hAnsi="Calibri"/>
          <w:b/>
          <w:bCs/>
          <w:i/>
          <w:iCs/>
          <w:spacing w:val="1"/>
          <w:sz w:val="24"/>
        </w:rPr>
        <w:t>i</w:t>
      </w:r>
      <w:r>
        <w:rPr>
          <w:rFonts w:eastAsia="Calibri" w:cs="Calibri" w:ascii="Calibri" w:hAnsi="Calibri"/>
          <w:b/>
          <w:bCs/>
          <w:i/>
          <w:iCs/>
          <w:spacing w:val="-2"/>
          <w:sz w:val="24"/>
        </w:rPr>
        <w:t>o</w:t>
      </w:r>
      <w:r>
        <w:rPr>
          <w:rFonts w:eastAsia="Calibri" w:cs="Calibri" w:ascii="Calibri" w:hAnsi="Calibri"/>
          <w:b/>
          <w:bCs/>
          <w:i/>
          <w:iCs/>
          <w:sz w:val="24"/>
        </w:rPr>
        <w:t>n</w:t>
      </w:r>
      <w:r>
        <w:rPr>
          <w:rFonts w:eastAsia="Calibri" w:cs="Calibri" w:ascii="Calibri" w:hAnsi="Calibri"/>
          <w:b/>
          <w:bCs/>
          <w:i/>
          <w:iCs/>
          <w:spacing w:val="42"/>
          <w:sz w:val="24"/>
        </w:rPr>
        <w:t xml:space="preserve"> </w:t>
      </w:r>
      <w:r>
        <w:rPr>
          <w:rFonts w:eastAsia="Calibri" w:cs="Calibri" w:ascii="Calibri" w:hAnsi="Calibri"/>
          <w:b/>
          <w:bCs/>
          <w:i/>
          <w:iCs/>
          <w:sz w:val="24"/>
        </w:rPr>
        <w:t>as</w:t>
      </w:r>
      <w:r>
        <w:rPr>
          <w:rFonts w:eastAsia="Calibri" w:cs="Calibri" w:ascii="Calibri" w:hAnsi="Calibri"/>
          <w:b/>
          <w:bCs/>
          <w:i/>
          <w:iCs/>
          <w:spacing w:val="41"/>
          <w:sz w:val="24"/>
        </w:rPr>
        <w:t xml:space="preserve"> </w:t>
      </w:r>
      <w:r>
        <w:rPr>
          <w:rFonts w:eastAsia="Calibri" w:cs="Calibri" w:ascii="Calibri" w:hAnsi="Calibri"/>
          <w:b/>
          <w:bCs/>
          <w:i/>
          <w:iCs/>
          <w:sz w:val="24"/>
        </w:rPr>
        <w:t>p</w:t>
      </w:r>
      <w:r>
        <w:rPr>
          <w:rFonts w:eastAsia="Calibri" w:cs="Calibri" w:ascii="Calibri" w:hAnsi="Calibri"/>
          <w:b/>
          <w:bCs/>
          <w:i/>
          <w:iCs/>
          <w:spacing w:val="1"/>
          <w:sz w:val="24"/>
        </w:rPr>
        <w:t>a</w:t>
      </w:r>
      <w:r>
        <w:rPr>
          <w:rFonts w:eastAsia="Calibri" w:cs="Calibri" w:ascii="Calibri" w:hAnsi="Calibri"/>
          <w:b/>
          <w:bCs/>
          <w:i/>
          <w:iCs/>
          <w:spacing w:val="-3"/>
          <w:sz w:val="24"/>
        </w:rPr>
        <w:t>r</w:t>
      </w:r>
      <w:r>
        <w:rPr>
          <w:rFonts w:eastAsia="Calibri" w:cs="Calibri" w:ascii="Calibri" w:hAnsi="Calibri"/>
          <w:b/>
          <w:bCs/>
          <w:i/>
          <w:iCs/>
          <w:sz w:val="24"/>
        </w:rPr>
        <w:t>t</w:t>
      </w:r>
      <w:r>
        <w:rPr>
          <w:rFonts w:eastAsia="Calibri" w:cs="Calibri" w:ascii="Calibri" w:hAnsi="Calibri"/>
          <w:b/>
          <w:bCs/>
          <w:i/>
          <w:iCs/>
          <w:spacing w:val="42"/>
          <w:sz w:val="24"/>
        </w:rPr>
        <w:t xml:space="preserve"> </w:t>
      </w:r>
      <w:r>
        <w:rPr>
          <w:rFonts w:eastAsia="Calibri" w:cs="Calibri" w:ascii="Calibri" w:hAnsi="Calibri"/>
          <w:b/>
          <w:bCs/>
          <w:i/>
          <w:iCs/>
          <w:spacing w:val="-2"/>
          <w:sz w:val="24"/>
        </w:rPr>
        <w:t>o</w:t>
      </w:r>
      <w:r>
        <w:rPr>
          <w:rFonts w:eastAsia="Calibri" w:cs="Calibri" w:ascii="Calibri" w:hAnsi="Calibri"/>
          <w:b/>
          <w:bCs/>
          <w:i/>
          <w:iCs/>
          <w:sz w:val="24"/>
        </w:rPr>
        <w:t>f</w:t>
      </w:r>
      <w:r>
        <w:rPr>
          <w:rFonts w:eastAsia="Calibri" w:cs="Calibri" w:ascii="Calibri" w:hAnsi="Calibri"/>
          <w:b/>
          <w:bCs/>
          <w:i/>
          <w:iCs/>
          <w:spacing w:val="42"/>
          <w:sz w:val="24"/>
        </w:rPr>
        <w:t xml:space="preserve"> </w:t>
      </w:r>
      <w:r>
        <w:rPr>
          <w:rFonts w:eastAsia="Calibri" w:cs="Calibri" w:ascii="Calibri" w:hAnsi="Calibri"/>
          <w:b/>
          <w:bCs/>
          <w:i/>
          <w:iCs/>
          <w:spacing w:val="-2"/>
          <w:sz w:val="24"/>
        </w:rPr>
        <w:t>t</w:t>
      </w:r>
      <w:r>
        <w:rPr>
          <w:rFonts w:eastAsia="Calibri" w:cs="Calibri" w:ascii="Calibri" w:hAnsi="Calibri"/>
          <w:b/>
          <w:bCs/>
          <w:i/>
          <w:iCs/>
          <w:sz w:val="24"/>
        </w:rPr>
        <w:t>he</w:t>
      </w:r>
      <w:r>
        <w:rPr>
          <w:rFonts w:eastAsia="Calibri" w:cs="Calibri" w:ascii="Calibri" w:hAnsi="Calibri"/>
          <w:b/>
          <w:bCs/>
          <w:i/>
          <w:iCs/>
          <w:spacing w:val="41"/>
          <w:sz w:val="24"/>
        </w:rPr>
        <w:t xml:space="preserve"> </w:t>
      </w:r>
      <w:r>
        <w:rPr>
          <w:rFonts w:eastAsia="Calibri" w:cs="Calibri" w:ascii="Calibri" w:hAnsi="Calibri"/>
          <w:b/>
          <w:bCs/>
          <w:i/>
          <w:iCs/>
          <w:spacing w:val="-2"/>
          <w:sz w:val="24"/>
        </w:rPr>
        <w:t>q</w:t>
      </w:r>
      <w:r>
        <w:rPr>
          <w:rFonts w:eastAsia="Calibri" w:cs="Calibri" w:ascii="Calibri" w:hAnsi="Calibri"/>
          <w:b/>
          <w:bCs/>
          <w:i/>
          <w:iCs/>
          <w:sz w:val="24"/>
        </w:rPr>
        <w:t>ua</w:t>
      </w:r>
      <w:r>
        <w:rPr>
          <w:rFonts w:eastAsia="Calibri" w:cs="Calibri" w:ascii="Calibri" w:hAnsi="Calibri"/>
          <w:b/>
          <w:bCs/>
          <w:i/>
          <w:iCs/>
          <w:spacing w:val="-1"/>
          <w:sz w:val="24"/>
        </w:rPr>
        <w:t>l</w:t>
      </w:r>
      <w:r>
        <w:rPr>
          <w:rFonts w:eastAsia="Calibri" w:cs="Calibri" w:ascii="Calibri" w:hAnsi="Calibri"/>
          <w:b/>
          <w:bCs/>
          <w:i/>
          <w:iCs/>
          <w:spacing w:val="1"/>
          <w:sz w:val="24"/>
        </w:rPr>
        <w:t>i</w:t>
      </w:r>
      <w:r>
        <w:rPr>
          <w:rFonts w:eastAsia="Calibri" w:cs="Calibri" w:ascii="Calibri" w:hAnsi="Calibri"/>
          <w:b/>
          <w:bCs/>
          <w:i/>
          <w:iCs/>
          <w:spacing w:val="-2"/>
          <w:sz w:val="24"/>
        </w:rPr>
        <w:t>t</w:t>
      </w:r>
      <w:r>
        <w:rPr>
          <w:rFonts w:eastAsia="Calibri" w:cs="Calibri" w:ascii="Calibri" w:hAnsi="Calibri"/>
          <w:b/>
          <w:bCs/>
          <w:i/>
          <w:iCs/>
          <w:sz w:val="24"/>
        </w:rPr>
        <w:t xml:space="preserve">y </w:t>
      </w:r>
      <w:r>
        <w:rPr>
          <w:rFonts w:eastAsia="Calibri" w:cs="Calibri" w:ascii="Calibri" w:hAnsi="Calibri"/>
          <w:b/>
          <w:bCs/>
          <w:i/>
          <w:iCs/>
          <w:spacing w:val="1"/>
          <w:sz w:val="24"/>
        </w:rPr>
        <w:t>i</w:t>
      </w:r>
      <w:r>
        <w:rPr>
          <w:rFonts w:eastAsia="Calibri" w:cs="Calibri" w:ascii="Calibri" w:hAnsi="Calibri"/>
          <w:b/>
          <w:bCs/>
          <w:i/>
          <w:iCs/>
          <w:spacing w:val="-1"/>
          <w:sz w:val="24"/>
        </w:rPr>
        <w:t>m</w:t>
      </w:r>
      <w:r>
        <w:rPr>
          <w:rFonts w:eastAsia="Calibri" w:cs="Calibri" w:ascii="Calibri" w:hAnsi="Calibri"/>
          <w:b/>
          <w:bCs/>
          <w:i/>
          <w:iCs/>
          <w:sz w:val="24"/>
        </w:rPr>
        <w:t>pro</w:t>
      </w:r>
      <w:r>
        <w:rPr>
          <w:rFonts w:eastAsia="Calibri" w:cs="Calibri" w:ascii="Calibri" w:hAnsi="Calibri"/>
          <w:b/>
          <w:bCs/>
          <w:i/>
          <w:iCs/>
          <w:spacing w:val="1"/>
          <w:sz w:val="24"/>
        </w:rPr>
        <w:t>v</w:t>
      </w:r>
      <w:r>
        <w:rPr>
          <w:rFonts w:eastAsia="Calibri" w:cs="Calibri" w:ascii="Calibri" w:hAnsi="Calibri"/>
          <w:b/>
          <w:bCs/>
          <w:i/>
          <w:iCs/>
          <w:sz w:val="24"/>
        </w:rPr>
        <w:t>e</w:t>
      </w:r>
      <w:r>
        <w:rPr>
          <w:rFonts w:eastAsia="Calibri" w:cs="Calibri" w:ascii="Calibri" w:hAnsi="Calibri"/>
          <w:b/>
          <w:bCs/>
          <w:i/>
          <w:iCs/>
          <w:spacing w:val="-1"/>
          <w:sz w:val="24"/>
        </w:rPr>
        <w:t>m</w:t>
      </w:r>
      <w:r>
        <w:rPr>
          <w:rFonts w:eastAsia="Calibri" w:cs="Calibri" w:ascii="Calibri" w:hAnsi="Calibri"/>
          <w:b/>
          <w:bCs/>
          <w:i/>
          <w:iCs/>
          <w:spacing w:val="1"/>
          <w:sz w:val="24"/>
        </w:rPr>
        <w:t>e</w:t>
      </w:r>
      <w:r>
        <w:rPr>
          <w:rFonts w:eastAsia="Calibri" w:cs="Calibri" w:ascii="Calibri" w:hAnsi="Calibri"/>
          <w:b/>
          <w:bCs/>
          <w:i/>
          <w:iCs/>
          <w:sz w:val="24"/>
        </w:rPr>
        <w:t>nt</w:t>
      </w:r>
      <w:r>
        <w:rPr>
          <w:rFonts w:eastAsia="Calibri" w:cs="Calibri" w:ascii="Calibri" w:hAnsi="Calibri"/>
          <w:b/>
          <w:bCs/>
          <w:i/>
          <w:iCs/>
          <w:spacing w:val="2"/>
          <w:sz w:val="24"/>
        </w:rPr>
        <w:t xml:space="preserve"> </w:t>
      </w:r>
      <w:r>
        <w:rPr>
          <w:rFonts w:eastAsia="Calibri" w:cs="Calibri" w:ascii="Calibri" w:hAnsi="Calibri"/>
          <w:b/>
          <w:bCs/>
          <w:i/>
          <w:iCs/>
          <w:sz w:val="24"/>
        </w:rPr>
        <w:t>proce</w:t>
      </w:r>
      <w:r>
        <w:rPr>
          <w:rFonts w:eastAsia="Calibri" w:cs="Calibri" w:ascii="Calibri" w:hAnsi="Calibri"/>
          <w:b/>
          <w:bCs/>
          <w:i/>
          <w:iCs/>
          <w:spacing w:val="-1"/>
          <w:sz w:val="24"/>
        </w:rPr>
        <w:t>ss</w:t>
      </w:r>
      <w:r>
        <w:rPr>
          <w:rFonts w:eastAsia="Calibri" w:cs="Calibri" w:ascii="Calibri" w:hAnsi="Calibri"/>
          <w:b/>
          <w:bCs/>
          <w:i/>
          <w:iCs/>
          <w:sz w:val="24"/>
        </w:rPr>
        <w:t>.</w:t>
      </w:r>
    </w:p>
    <w:p>
      <w:pPr>
        <w:pStyle w:val="Normal"/>
        <w:widowControl w:val="false"/>
        <w:tabs>
          <w:tab w:val="clear" w:pos="720"/>
          <w:tab w:val="left" w:pos="540" w:leader="none"/>
        </w:tabs>
        <w:spacing w:before="0" w:after="0"/>
        <w:ind w:hanging="540" w:start="540" w:end="569"/>
        <w:rPr>
          <w:rFonts w:ascii="Calibri" w:hAnsi="Calibri" w:eastAsia="Calibri" w:cs="Calibri"/>
          <w:sz w:val="24"/>
        </w:rPr>
      </w:pPr>
      <w:r>
        <w:rPr>
          <w:rFonts w:eastAsia="Calibri" w:cs="Calibri" w:ascii="Calibri" w:hAnsi="Calibri"/>
          <w:sz w:val="24"/>
        </w:rPr>
        <w:t>7.2</w:t>
        <w:tab/>
        <w:t>T</w:t>
      </w:r>
      <w:r>
        <w:rPr>
          <w:rFonts w:eastAsia="Calibri" w:cs="Calibri" w:ascii="Calibri" w:hAnsi="Calibri"/>
          <w:spacing w:val="1"/>
          <w:sz w:val="24"/>
        </w:rPr>
        <w:t>h</w:t>
      </w:r>
      <w:r>
        <w:rPr>
          <w:rFonts w:eastAsia="Calibri" w:cs="Calibri" w:ascii="Calibri" w:hAnsi="Calibri"/>
          <w:sz w:val="24"/>
        </w:rPr>
        <w:t xml:space="preserve">e  </w:t>
      </w:r>
      <w:r>
        <w:rPr>
          <w:rFonts w:eastAsia="Calibri" w:cs="Calibri" w:ascii="Calibri" w:hAnsi="Calibri"/>
          <w:spacing w:val="15"/>
          <w:sz w:val="24"/>
        </w:rPr>
        <w:t xml:space="preserve"> </w:t>
      </w:r>
      <w:r>
        <w:rPr>
          <w:rFonts w:eastAsia="Calibri" w:cs="Calibri" w:ascii="Calibri" w:hAnsi="Calibri"/>
          <w:sz w:val="24"/>
        </w:rPr>
        <w:t>r</w:t>
      </w:r>
      <w:r>
        <w:rPr>
          <w:rFonts w:eastAsia="Calibri" w:cs="Calibri" w:ascii="Calibri" w:hAnsi="Calibri"/>
          <w:spacing w:val="1"/>
          <w:sz w:val="24"/>
        </w:rPr>
        <w:t>e</w:t>
      </w:r>
      <w:r>
        <w:rPr>
          <w:rFonts w:eastAsia="Calibri" w:cs="Calibri" w:ascii="Calibri" w:hAnsi="Calibri"/>
          <w:sz w:val="24"/>
        </w:rPr>
        <w:t>gi</w:t>
      </w:r>
      <w:r>
        <w:rPr>
          <w:rFonts w:eastAsia="Calibri" w:cs="Calibri" w:ascii="Calibri" w:hAnsi="Calibri"/>
          <w:spacing w:val="-3"/>
          <w:sz w:val="24"/>
        </w:rPr>
        <w:t>s</w:t>
      </w:r>
      <w:r>
        <w:rPr>
          <w:rFonts w:eastAsia="Calibri" w:cs="Calibri" w:ascii="Calibri" w:hAnsi="Calibri"/>
          <w:spacing w:val="1"/>
          <w:sz w:val="24"/>
        </w:rPr>
        <w:t>t</w:t>
      </w:r>
      <w:r>
        <w:rPr>
          <w:rFonts w:eastAsia="Calibri" w:cs="Calibri" w:ascii="Calibri" w:hAnsi="Calibri"/>
          <w:sz w:val="24"/>
        </w:rPr>
        <w:t xml:space="preserve">ers  </w:t>
      </w:r>
      <w:r>
        <w:rPr>
          <w:rFonts w:eastAsia="Calibri" w:cs="Calibri" w:ascii="Calibri" w:hAnsi="Calibri"/>
          <w:spacing w:val="15"/>
          <w:sz w:val="24"/>
        </w:rPr>
        <w:t xml:space="preserve"> </w:t>
      </w:r>
      <w:r>
        <w:rPr>
          <w:rFonts w:eastAsia="Calibri" w:cs="Calibri" w:ascii="Calibri" w:hAnsi="Calibri"/>
          <w:sz w:val="24"/>
        </w:rPr>
        <w:t>s</w:t>
      </w:r>
      <w:r>
        <w:rPr>
          <w:rFonts w:eastAsia="Calibri" w:cs="Calibri" w:ascii="Calibri" w:hAnsi="Calibri"/>
          <w:spacing w:val="-2"/>
          <w:sz w:val="24"/>
        </w:rPr>
        <w:t>h</w:t>
      </w:r>
      <w:r>
        <w:rPr>
          <w:rFonts w:eastAsia="Calibri" w:cs="Calibri" w:ascii="Calibri" w:hAnsi="Calibri"/>
          <w:sz w:val="24"/>
        </w:rPr>
        <w:t>o</w:t>
      </w:r>
      <w:r>
        <w:rPr>
          <w:rFonts w:eastAsia="Calibri" w:cs="Calibri" w:ascii="Calibri" w:hAnsi="Calibri"/>
          <w:spacing w:val="1"/>
          <w:sz w:val="24"/>
        </w:rPr>
        <w:t>u</w:t>
      </w:r>
      <w:r>
        <w:rPr>
          <w:rFonts w:eastAsia="Calibri" w:cs="Calibri" w:ascii="Calibri" w:hAnsi="Calibri"/>
          <w:spacing w:val="-2"/>
          <w:sz w:val="24"/>
        </w:rPr>
        <w:t>l</w:t>
      </w:r>
      <w:r>
        <w:rPr>
          <w:rFonts w:eastAsia="Calibri" w:cs="Calibri" w:ascii="Calibri" w:hAnsi="Calibri"/>
          <w:sz w:val="24"/>
        </w:rPr>
        <w:t xml:space="preserve">d  </w:t>
      </w:r>
      <w:r>
        <w:rPr>
          <w:rFonts w:eastAsia="Calibri" w:cs="Calibri" w:ascii="Calibri" w:hAnsi="Calibri"/>
          <w:spacing w:val="13"/>
          <w:sz w:val="24"/>
        </w:rPr>
        <w:t xml:space="preserve"> </w:t>
      </w:r>
      <w:r>
        <w:rPr>
          <w:rFonts w:eastAsia="Calibri" w:cs="Calibri" w:ascii="Calibri" w:hAnsi="Calibri"/>
          <w:spacing w:val="1"/>
          <w:sz w:val="24"/>
        </w:rPr>
        <w:t>b</w:t>
      </w:r>
      <w:r>
        <w:rPr>
          <w:rFonts w:eastAsia="Calibri" w:cs="Calibri" w:ascii="Calibri" w:hAnsi="Calibri"/>
          <w:sz w:val="24"/>
        </w:rPr>
        <w:t xml:space="preserve">e  </w:t>
      </w:r>
      <w:r>
        <w:rPr>
          <w:rFonts w:eastAsia="Calibri" w:cs="Calibri" w:ascii="Calibri" w:hAnsi="Calibri"/>
          <w:spacing w:val="15"/>
          <w:sz w:val="24"/>
        </w:rPr>
        <w:t xml:space="preserve"> </w:t>
      </w:r>
      <w:r>
        <w:rPr>
          <w:rFonts w:eastAsia="Calibri" w:cs="Calibri" w:ascii="Calibri" w:hAnsi="Calibri"/>
          <w:spacing w:val="1"/>
          <w:sz w:val="24"/>
        </w:rPr>
        <w:t>p</w:t>
      </w:r>
      <w:r>
        <w:rPr>
          <w:rFonts w:eastAsia="Calibri" w:cs="Calibri" w:ascii="Calibri" w:hAnsi="Calibri"/>
          <w:spacing w:val="-2"/>
          <w:sz w:val="24"/>
        </w:rPr>
        <w:t>e</w:t>
      </w:r>
      <w:r>
        <w:rPr>
          <w:rFonts w:eastAsia="Calibri" w:cs="Calibri" w:ascii="Calibri" w:hAnsi="Calibri"/>
          <w:sz w:val="24"/>
        </w:rPr>
        <w:t>r</w:t>
      </w:r>
      <w:r>
        <w:rPr>
          <w:rFonts w:eastAsia="Calibri" w:cs="Calibri" w:ascii="Calibri" w:hAnsi="Calibri"/>
          <w:spacing w:val="1"/>
          <w:sz w:val="24"/>
        </w:rPr>
        <w:t>u</w:t>
      </w:r>
      <w:r>
        <w:rPr>
          <w:rFonts w:eastAsia="Calibri" w:cs="Calibri" w:ascii="Calibri" w:hAnsi="Calibri"/>
          <w:sz w:val="24"/>
        </w:rPr>
        <w:t>s</w:t>
      </w:r>
      <w:r>
        <w:rPr>
          <w:rFonts w:eastAsia="Calibri" w:cs="Calibri" w:ascii="Calibri" w:hAnsi="Calibri"/>
          <w:spacing w:val="-2"/>
          <w:sz w:val="24"/>
        </w:rPr>
        <w:t>e</w:t>
      </w:r>
      <w:r>
        <w:rPr>
          <w:rFonts w:eastAsia="Calibri" w:cs="Calibri" w:ascii="Calibri" w:hAnsi="Calibri"/>
          <w:sz w:val="24"/>
        </w:rPr>
        <w:t xml:space="preserve">d  </w:t>
      </w:r>
      <w:r>
        <w:rPr>
          <w:rFonts w:eastAsia="Calibri" w:cs="Calibri" w:ascii="Calibri" w:hAnsi="Calibri"/>
          <w:spacing w:val="16"/>
          <w:sz w:val="24"/>
        </w:rPr>
        <w:t xml:space="preserve"> </w:t>
      </w:r>
      <w:r>
        <w:rPr>
          <w:rFonts w:eastAsia="Calibri" w:cs="Calibri" w:ascii="Calibri" w:hAnsi="Calibri"/>
          <w:spacing w:val="1"/>
          <w:sz w:val="24"/>
        </w:rPr>
        <w:t>b</w:t>
      </w:r>
      <w:r>
        <w:rPr>
          <w:rFonts w:eastAsia="Calibri" w:cs="Calibri" w:ascii="Calibri" w:hAnsi="Calibri"/>
          <w:sz w:val="24"/>
        </w:rPr>
        <w:t xml:space="preserve">y  </w:t>
      </w:r>
      <w:r>
        <w:rPr>
          <w:rFonts w:eastAsia="Calibri" w:cs="Calibri" w:ascii="Calibri" w:hAnsi="Calibri"/>
          <w:spacing w:val="12"/>
          <w:sz w:val="24"/>
        </w:rPr>
        <w:t xml:space="preserve"> </w:t>
      </w:r>
      <w:r>
        <w:rPr>
          <w:rFonts w:eastAsia="Calibri" w:cs="Calibri" w:ascii="Calibri" w:hAnsi="Calibri"/>
          <w:spacing w:val="1"/>
          <w:sz w:val="24"/>
        </w:rPr>
        <w:t>th</w:t>
      </w:r>
      <w:r>
        <w:rPr>
          <w:rFonts w:eastAsia="Calibri" w:cs="Calibri" w:ascii="Calibri" w:hAnsi="Calibri"/>
          <w:sz w:val="24"/>
        </w:rPr>
        <w:t xml:space="preserve">e  </w:t>
      </w:r>
      <w:r>
        <w:rPr>
          <w:rFonts w:eastAsia="Calibri" w:cs="Calibri" w:ascii="Calibri" w:hAnsi="Calibri"/>
          <w:spacing w:val="15"/>
          <w:sz w:val="24"/>
        </w:rPr>
        <w:t xml:space="preserve"> </w:t>
      </w:r>
      <w:r>
        <w:rPr>
          <w:rFonts w:eastAsia="Calibri" w:cs="Calibri" w:ascii="Calibri" w:hAnsi="Calibri"/>
          <w:spacing w:val="-3"/>
          <w:sz w:val="24"/>
        </w:rPr>
        <w:t>C</w:t>
      </w:r>
      <w:r>
        <w:rPr>
          <w:rFonts w:eastAsia="Calibri" w:cs="Calibri" w:ascii="Calibri" w:hAnsi="Calibri"/>
          <w:spacing w:val="1"/>
          <w:sz w:val="24"/>
        </w:rPr>
        <w:t>h</w:t>
      </w:r>
      <w:r>
        <w:rPr>
          <w:rFonts w:eastAsia="Calibri" w:cs="Calibri" w:ascii="Calibri" w:hAnsi="Calibri"/>
          <w:sz w:val="24"/>
        </w:rPr>
        <w:t xml:space="preserve">ief  </w:t>
      </w:r>
      <w:r>
        <w:rPr>
          <w:rFonts w:eastAsia="Calibri" w:cs="Calibri" w:ascii="Calibri" w:hAnsi="Calibri"/>
          <w:spacing w:val="16"/>
          <w:sz w:val="24"/>
        </w:rPr>
        <w:t xml:space="preserve"> </w:t>
      </w:r>
      <w:r>
        <w:rPr>
          <w:rFonts w:eastAsia="Calibri" w:cs="Calibri" w:ascii="Calibri" w:hAnsi="Calibri"/>
          <w:sz w:val="24"/>
        </w:rPr>
        <w:t>Exe</w:t>
      </w:r>
      <w:r>
        <w:rPr>
          <w:rFonts w:eastAsia="Calibri" w:cs="Calibri" w:ascii="Calibri" w:hAnsi="Calibri"/>
          <w:spacing w:val="-3"/>
          <w:sz w:val="24"/>
        </w:rPr>
        <w:t>c</w:t>
      </w:r>
      <w:r>
        <w:rPr>
          <w:rFonts w:eastAsia="Calibri" w:cs="Calibri" w:ascii="Calibri" w:hAnsi="Calibri"/>
          <w:spacing w:val="1"/>
          <w:sz w:val="24"/>
        </w:rPr>
        <w:t>ut</w:t>
      </w:r>
      <w:r>
        <w:rPr>
          <w:rFonts w:eastAsia="Calibri" w:cs="Calibri" w:ascii="Calibri" w:hAnsi="Calibri"/>
          <w:sz w:val="24"/>
        </w:rPr>
        <w:t xml:space="preserve">ive  </w:t>
      </w:r>
      <w:r>
        <w:rPr>
          <w:rFonts w:eastAsia="Calibri" w:cs="Calibri" w:ascii="Calibri" w:hAnsi="Calibri"/>
          <w:spacing w:val="13"/>
          <w:sz w:val="24"/>
        </w:rPr>
        <w:t xml:space="preserve"> </w:t>
      </w:r>
      <w:r>
        <w:rPr>
          <w:rFonts w:eastAsia="Calibri" w:cs="Calibri" w:ascii="Calibri" w:hAnsi="Calibri"/>
          <w:sz w:val="24"/>
        </w:rPr>
        <w:t xml:space="preserve">of  </w:t>
      </w:r>
      <w:r>
        <w:rPr>
          <w:rFonts w:eastAsia="Calibri" w:cs="Calibri" w:ascii="Calibri" w:hAnsi="Calibri"/>
          <w:spacing w:val="13"/>
          <w:sz w:val="24"/>
        </w:rPr>
        <w:t xml:space="preserve"> </w:t>
      </w:r>
      <w:r>
        <w:rPr>
          <w:rFonts w:eastAsia="Calibri" w:cs="Calibri" w:ascii="Calibri" w:hAnsi="Calibri"/>
          <w:spacing w:val="1"/>
          <w:sz w:val="24"/>
        </w:rPr>
        <w:t>th</w:t>
      </w:r>
      <w:r>
        <w:rPr>
          <w:rFonts w:eastAsia="Calibri" w:cs="Calibri" w:ascii="Calibri" w:hAnsi="Calibri"/>
          <w:sz w:val="24"/>
        </w:rPr>
        <w:t>e es</w:t>
      </w:r>
      <w:r>
        <w:rPr>
          <w:rFonts w:eastAsia="Calibri" w:cs="Calibri" w:ascii="Calibri" w:hAnsi="Calibri"/>
          <w:spacing w:val="1"/>
          <w:sz w:val="24"/>
        </w:rPr>
        <w:t>t</w:t>
      </w:r>
      <w:r>
        <w:rPr>
          <w:rFonts w:eastAsia="Calibri" w:cs="Calibri" w:ascii="Calibri" w:hAnsi="Calibri"/>
          <w:sz w:val="24"/>
        </w:rPr>
        <w:t>a</w:t>
      </w:r>
      <w:r>
        <w:rPr>
          <w:rFonts w:eastAsia="Calibri" w:cs="Calibri" w:ascii="Calibri" w:hAnsi="Calibri"/>
          <w:spacing w:val="1"/>
          <w:sz w:val="24"/>
        </w:rPr>
        <w:t>b</w:t>
      </w:r>
      <w:r>
        <w:rPr>
          <w:rFonts w:eastAsia="Calibri" w:cs="Calibri" w:ascii="Calibri" w:hAnsi="Calibri"/>
          <w:sz w:val="24"/>
        </w:rPr>
        <w:t>li</w:t>
      </w:r>
      <w:r>
        <w:rPr>
          <w:rFonts w:eastAsia="Calibri" w:cs="Calibri" w:ascii="Calibri" w:hAnsi="Calibri"/>
          <w:spacing w:val="-2"/>
          <w:sz w:val="24"/>
        </w:rPr>
        <w:t>s</w:t>
      </w:r>
      <w:r>
        <w:rPr>
          <w:rFonts w:eastAsia="Calibri" w:cs="Calibri" w:ascii="Calibri" w:hAnsi="Calibri"/>
          <w:spacing w:val="1"/>
          <w:sz w:val="24"/>
        </w:rPr>
        <w:t>h</w:t>
      </w:r>
      <w:r>
        <w:rPr>
          <w:rFonts w:eastAsia="Calibri" w:cs="Calibri" w:ascii="Calibri" w:hAnsi="Calibri"/>
          <w:sz w:val="24"/>
        </w:rPr>
        <w:t>ment,</w:t>
      </w:r>
      <w:r>
        <w:rPr>
          <w:rFonts w:eastAsia="Calibri" w:cs="Calibri" w:ascii="Calibri" w:hAnsi="Calibri"/>
          <w:spacing w:val="2"/>
          <w:sz w:val="24"/>
        </w:rPr>
        <w:t xml:space="preserve"> </w:t>
      </w:r>
      <w:r>
        <w:rPr>
          <w:rFonts w:eastAsia="Calibri" w:cs="Calibri" w:ascii="Calibri" w:hAnsi="Calibri"/>
          <w:spacing w:val="-2"/>
          <w:sz w:val="24"/>
        </w:rPr>
        <w:t>a</w:t>
      </w:r>
      <w:r>
        <w:rPr>
          <w:rFonts w:eastAsia="Calibri" w:cs="Calibri" w:ascii="Calibri" w:hAnsi="Calibri"/>
          <w:sz w:val="24"/>
        </w:rPr>
        <w:t>t</w:t>
      </w:r>
      <w:r>
        <w:rPr>
          <w:rFonts w:eastAsia="Calibri" w:cs="Calibri" w:ascii="Calibri" w:hAnsi="Calibri"/>
          <w:spacing w:val="2"/>
          <w:sz w:val="24"/>
        </w:rPr>
        <w:t xml:space="preserve"> </w:t>
      </w:r>
      <w:r>
        <w:rPr>
          <w:rFonts w:eastAsia="Calibri" w:cs="Calibri" w:ascii="Calibri" w:hAnsi="Calibri"/>
          <w:spacing w:val="-2"/>
          <w:sz w:val="24"/>
        </w:rPr>
        <w:t>l</w:t>
      </w:r>
      <w:r>
        <w:rPr>
          <w:rFonts w:eastAsia="Calibri" w:cs="Calibri" w:ascii="Calibri" w:hAnsi="Calibri"/>
          <w:sz w:val="24"/>
        </w:rPr>
        <w:t>e</w:t>
      </w:r>
      <w:r>
        <w:rPr>
          <w:rFonts w:eastAsia="Calibri" w:cs="Calibri" w:ascii="Calibri" w:hAnsi="Calibri"/>
          <w:spacing w:val="1"/>
          <w:sz w:val="24"/>
        </w:rPr>
        <w:t>a</w:t>
      </w:r>
      <w:r>
        <w:rPr>
          <w:rFonts w:eastAsia="Calibri" w:cs="Calibri" w:ascii="Calibri" w:hAnsi="Calibri"/>
          <w:sz w:val="24"/>
        </w:rPr>
        <w:t>st</w:t>
      </w:r>
      <w:r>
        <w:rPr>
          <w:rFonts w:eastAsia="Calibri" w:cs="Calibri" w:ascii="Calibri" w:hAnsi="Calibri"/>
          <w:spacing w:val="-1"/>
          <w:sz w:val="24"/>
        </w:rPr>
        <w:t xml:space="preserve"> </w:t>
      </w:r>
      <w:r>
        <w:rPr>
          <w:rFonts w:eastAsia="Calibri" w:cs="Calibri" w:ascii="Calibri" w:hAnsi="Calibri"/>
          <w:spacing w:val="-2"/>
          <w:sz w:val="24"/>
        </w:rPr>
        <w:t>o</w:t>
      </w:r>
      <w:r>
        <w:rPr>
          <w:rFonts w:eastAsia="Calibri" w:cs="Calibri" w:ascii="Calibri" w:hAnsi="Calibri"/>
          <w:spacing w:val="1"/>
          <w:sz w:val="24"/>
        </w:rPr>
        <w:t>n</w:t>
      </w:r>
      <w:r>
        <w:rPr>
          <w:rFonts w:eastAsia="Calibri" w:cs="Calibri" w:ascii="Calibri" w:hAnsi="Calibri"/>
          <w:spacing w:val="-1"/>
          <w:sz w:val="24"/>
        </w:rPr>
        <w:t>c</w:t>
      </w:r>
      <w:r>
        <w:rPr>
          <w:rFonts w:eastAsia="Calibri" w:cs="Calibri" w:ascii="Calibri" w:hAnsi="Calibri"/>
          <w:sz w:val="24"/>
        </w:rPr>
        <w:t>e</w:t>
      </w:r>
      <w:r>
        <w:rPr>
          <w:rFonts w:eastAsia="Calibri" w:cs="Calibri" w:ascii="Calibri" w:hAnsi="Calibri"/>
          <w:spacing w:val="1"/>
          <w:sz w:val="24"/>
        </w:rPr>
        <w:t xml:space="preserve"> </w:t>
      </w:r>
      <w:r>
        <w:rPr>
          <w:rFonts w:eastAsia="Calibri" w:cs="Calibri" w:ascii="Calibri" w:hAnsi="Calibri"/>
          <w:sz w:val="24"/>
        </w:rPr>
        <w:t>a</w:t>
      </w:r>
      <w:r>
        <w:rPr>
          <w:rFonts w:eastAsia="Calibri" w:cs="Calibri" w:ascii="Calibri" w:hAnsi="Calibri"/>
          <w:spacing w:val="1"/>
          <w:sz w:val="24"/>
        </w:rPr>
        <w:t xml:space="preserve"> </w:t>
      </w:r>
      <w:r>
        <w:rPr>
          <w:rFonts w:eastAsia="Calibri" w:cs="Calibri" w:ascii="Calibri" w:hAnsi="Calibri"/>
          <w:spacing w:val="-2"/>
          <w:sz w:val="24"/>
        </w:rPr>
        <w:t>m</w:t>
      </w:r>
      <w:r>
        <w:rPr>
          <w:rFonts w:eastAsia="Calibri" w:cs="Calibri" w:ascii="Calibri" w:hAnsi="Calibri"/>
          <w:sz w:val="24"/>
        </w:rPr>
        <w:t>o</w:t>
      </w:r>
      <w:r>
        <w:rPr>
          <w:rFonts w:eastAsia="Calibri" w:cs="Calibri" w:ascii="Calibri" w:hAnsi="Calibri"/>
          <w:spacing w:val="-1"/>
          <w:sz w:val="24"/>
        </w:rPr>
        <w:t>n</w:t>
      </w:r>
      <w:r>
        <w:rPr>
          <w:rFonts w:eastAsia="Calibri" w:cs="Calibri" w:ascii="Calibri" w:hAnsi="Calibri"/>
          <w:spacing w:val="1"/>
          <w:sz w:val="24"/>
        </w:rPr>
        <w:t>th</w:t>
      </w:r>
      <w:r>
        <w:rPr>
          <w:rFonts w:eastAsia="Calibri" w:cs="Calibri" w:ascii="Calibri" w:hAnsi="Calibri"/>
          <w:sz w:val="24"/>
        </w:rPr>
        <w:t>.</w:t>
      </w:r>
    </w:p>
    <w:p>
      <w:pPr>
        <w:pStyle w:val="Normal"/>
        <w:widowControl w:val="false"/>
        <w:numPr>
          <w:ilvl w:val="1"/>
          <w:numId w:val="259"/>
        </w:numPr>
        <w:spacing w:before="0" w:after="0"/>
        <w:ind w:hanging="540" w:start="540" w:end="567"/>
        <w:rPr>
          <w:rFonts w:ascii="Calibri" w:hAnsi="Calibri" w:eastAsia="Calibri" w:cs="Calibri"/>
          <w:sz w:val="24"/>
        </w:rPr>
      </w:pPr>
      <w:r>
        <w:rPr>
          <w:rFonts w:eastAsia="Calibri" w:cs="Calibri" w:ascii="Calibri" w:hAnsi="Calibri"/>
          <w:spacing w:val="1"/>
          <w:sz w:val="24"/>
        </w:rPr>
        <w:t>M</w:t>
      </w:r>
      <w:r>
        <w:rPr>
          <w:rFonts w:eastAsia="Calibri" w:cs="Calibri" w:ascii="Calibri" w:hAnsi="Calibri"/>
          <w:sz w:val="24"/>
        </w:rPr>
        <w:t>a</w:t>
      </w:r>
      <w:r>
        <w:rPr>
          <w:rFonts w:eastAsia="Calibri" w:cs="Calibri" w:ascii="Calibri" w:hAnsi="Calibri"/>
          <w:spacing w:val="-1"/>
          <w:sz w:val="24"/>
        </w:rPr>
        <w:t>k</w:t>
      </w:r>
      <w:r>
        <w:rPr>
          <w:rFonts w:eastAsia="Calibri" w:cs="Calibri" w:ascii="Calibri" w:hAnsi="Calibri"/>
          <w:sz w:val="24"/>
        </w:rPr>
        <w:t>e</w:t>
      </w:r>
      <w:r>
        <w:rPr>
          <w:rFonts w:eastAsia="Calibri" w:cs="Calibri" w:ascii="Calibri" w:hAnsi="Calibri"/>
          <w:spacing w:val="11"/>
          <w:sz w:val="24"/>
        </w:rPr>
        <w:t xml:space="preserve"> </w:t>
      </w:r>
      <w:r>
        <w:rPr>
          <w:rFonts w:eastAsia="Calibri" w:cs="Calibri" w:ascii="Calibri" w:hAnsi="Calibri"/>
          <w:spacing w:val="1"/>
          <w:sz w:val="24"/>
        </w:rPr>
        <w:t>n</w:t>
      </w:r>
      <w:r>
        <w:rPr>
          <w:rFonts w:eastAsia="Calibri" w:cs="Calibri" w:ascii="Calibri" w:hAnsi="Calibri"/>
          <w:sz w:val="24"/>
        </w:rPr>
        <w:t>ecessary</w:t>
      </w:r>
      <w:r>
        <w:rPr>
          <w:rFonts w:eastAsia="Calibri" w:cs="Calibri" w:ascii="Calibri" w:hAnsi="Calibri"/>
          <w:spacing w:val="10"/>
          <w:sz w:val="24"/>
        </w:rPr>
        <w:t xml:space="preserve"> </w:t>
      </w:r>
      <w:r>
        <w:rPr>
          <w:rFonts w:eastAsia="Calibri" w:cs="Calibri" w:ascii="Calibri" w:hAnsi="Calibri"/>
          <w:spacing w:val="-1"/>
          <w:sz w:val="24"/>
        </w:rPr>
        <w:t>c</w:t>
      </w:r>
      <w:r>
        <w:rPr>
          <w:rFonts w:eastAsia="Calibri" w:cs="Calibri" w:ascii="Calibri" w:hAnsi="Calibri"/>
          <w:spacing w:val="1"/>
          <w:sz w:val="24"/>
        </w:rPr>
        <w:t>h</w:t>
      </w:r>
      <w:r>
        <w:rPr>
          <w:rFonts w:eastAsia="Calibri" w:cs="Calibri" w:ascii="Calibri" w:hAnsi="Calibri"/>
          <w:sz w:val="24"/>
        </w:rPr>
        <w:t>a</w:t>
      </w:r>
      <w:r>
        <w:rPr>
          <w:rFonts w:eastAsia="Calibri" w:cs="Calibri" w:ascii="Calibri" w:hAnsi="Calibri"/>
          <w:spacing w:val="1"/>
          <w:sz w:val="24"/>
        </w:rPr>
        <w:t>n</w:t>
      </w:r>
      <w:r>
        <w:rPr>
          <w:rFonts w:eastAsia="Calibri" w:cs="Calibri" w:ascii="Calibri" w:hAnsi="Calibri"/>
          <w:spacing w:val="-3"/>
          <w:sz w:val="24"/>
        </w:rPr>
        <w:t>g</w:t>
      </w:r>
      <w:r>
        <w:rPr>
          <w:rFonts w:eastAsia="Calibri" w:cs="Calibri" w:ascii="Calibri" w:hAnsi="Calibri"/>
          <w:sz w:val="24"/>
        </w:rPr>
        <w:t>es</w:t>
      </w:r>
      <w:r>
        <w:rPr>
          <w:rFonts w:eastAsia="Calibri" w:cs="Calibri" w:ascii="Calibri" w:hAnsi="Calibri"/>
          <w:spacing w:val="11"/>
          <w:sz w:val="24"/>
        </w:rPr>
        <w:t xml:space="preserve"> </w:t>
      </w:r>
      <w:r>
        <w:rPr>
          <w:rFonts w:eastAsia="Calibri" w:cs="Calibri" w:ascii="Calibri" w:hAnsi="Calibri"/>
          <w:sz w:val="24"/>
        </w:rPr>
        <w:t>in</w:t>
      </w:r>
      <w:r>
        <w:rPr>
          <w:rFonts w:eastAsia="Calibri" w:cs="Calibri" w:ascii="Calibri" w:hAnsi="Calibri"/>
          <w:spacing w:val="11"/>
          <w:sz w:val="24"/>
        </w:rPr>
        <w:t xml:space="preserve"> </w:t>
      </w:r>
      <w:r>
        <w:rPr>
          <w:rFonts w:eastAsia="Calibri" w:cs="Calibri" w:ascii="Calibri" w:hAnsi="Calibri"/>
          <w:spacing w:val="1"/>
          <w:sz w:val="24"/>
        </w:rPr>
        <w:t>p</w:t>
      </w:r>
      <w:r>
        <w:rPr>
          <w:rFonts w:eastAsia="Calibri" w:cs="Calibri" w:ascii="Calibri" w:hAnsi="Calibri"/>
          <w:sz w:val="24"/>
        </w:rPr>
        <w:t>olicies</w:t>
      </w:r>
      <w:r>
        <w:rPr>
          <w:rFonts w:eastAsia="Calibri" w:cs="Calibri" w:ascii="Calibri" w:hAnsi="Calibri"/>
          <w:spacing w:val="10"/>
          <w:sz w:val="24"/>
        </w:rPr>
        <w:t xml:space="preserve"> </w:t>
      </w:r>
      <w:r>
        <w:rPr>
          <w:rFonts w:eastAsia="Calibri" w:cs="Calibri" w:ascii="Calibri" w:hAnsi="Calibri"/>
          <w:sz w:val="24"/>
        </w:rPr>
        <w:t>a</w:t>
      </w:r>
      <w:r>
        <w:rPr>
          <w:rFonts w:eastAsia="Calibri" w:cs="Calibri" w:ascii="Calibri" w:hAnsi="Calibri"/>
          <w:spacing w:val="-1"/>
          <w:sz w:val="24"/>
        </w:rPr>
        <w:t>n</w:t>
      </w:r>
      <w:r>
        <w:rPr>
          <w:rFonts w:eastAsia="Calibri" w:cs="Calibri" w:ascii="Calibri" w:hAnsi="Calibri"/>
          <w:sz w:val="24"/>
        </w:rPr>
        <w:t>d</w:t>
      </w:r>
      <w:r>
        <w:rPr>
          <w:rFonts w:eastAsia="Calibri" w:cs="Calibri" w:ascii="Calibri" w:hAnsi="Calibri"/>
          <w:spacing w:val="11"/>
          <w:sz w:val="24"/>
        </w:rPr>
        <w:t xml:space="preserve"> </w:t>
      </w:r>
      <w:r>
        <w:rPr>
          <w:rFonts w:eastAsia="Calibri" w:cs="Calibri" w:ascii="Calibri" w:hAnsi="Calibri"/>
          <w:spacing w:val="1"/>
          <w:sz w:val="24"/>
        </w:rPr>
        <w:t>p</w:t>
      </w:r>
      <w:r>
        <w:rPr>
          <w:rFonts w:eastAsia="Calibri" w:cs="Calibri" w:ascii="Calibri" w:hAnsi="Calibri"/>
          <w:sz w:val="24"/>
        </w:rPr>
        <w:t>r</w:t>
      </w:r>
      <w:r>
        <w:rPr>
          <w:rFonts w:eastAsia="Calibri" w:cs="Calibri" w:ascii="Calibri" w:hAnsi="Calibri"/>
          <w:spacing w:val="1"/>
          <w:sz w:val="24"/>
        </w:rPr>
        <w:t>o</w:t>
      </w:r>
      <w:r>
        <w:rPr>
          <w:rFonts w:eastAsia="Calibri" w:cs="Calibri" w:ascii="Calibri" w:hAnsi="Calibri"/>
          <w:spacing w:val="-1"/>
          <w:sz w:val="24"/>
        </w:rPr>
        <w:t>c</w:t>
      </w:r>
      <w:r>
        <w:rPr>
          <w:rFonts w:eastAsia="Calibri" w:cs="Calibri" w:ascii="Calibri" w:hAnsi="Calibri"/>
          <w:spacing w:val="-2"/>
          <w:sz w:val="24"/>
        </w:rPr>
        <w:t>e</w:t>
      </w:r>
      <w:r>
        <w:rPr>
          <w:rFonts w:eastAsia="Calibri" w:cs="Calibri" w:ascii="Calibri" w:hAnsi="Calibri"/>
          <w:spacing w:val="1"/>
          <w:sz w:val="24"/>
        </w:rPr>
        <w:t>du</w:t>
      </w:r>
      <w:r>
        <w:rPr>
          <w:rFonts w:eastAsia="Calibri" w:cs="Calibri" w:ascii="Calibri" w:hAnsi="Calibri"/>
          <w:spacing w:val="-2"/>
          <w:sz w:val="24"/>
        </w:rPr>
        <w:t>re</w:t>
      </w:r>
      <w:r>
        <w:rPr>
          <w:rFonts w:eastAsia="Calibri" w:cs="Calibri" w:ascii="Calibri" w:hAnsi="Calibri"/>
          <w:sz w:val="24"/>
        </w:rPr>
        <w:t>s</w:t>
      </w:r>
      <w:r>
        <w:rPr>
          <w:rFonts w:eastAsia="Calibri" w:cs="Calibri" w:ascii="Calibri" w:hAnsi="Calibri"/>
          <w:spacing w:val="10"/>
          <w:sz w:val="24"/>
        </w:rPr>
        <w:t xml:space="preserve"> </w:t>
      </w:r>
      <w:r>
        <w:rPr>
          <w:rFonts w:eastAsia="Calibri" w:cs="Calibri" w:ascii="Calibri" w:hAnsi="Calibri"/>
          <w:spacing w:val="1"/>
          <w:sz w:val="24"/>
        </w:rPr>
        <w:t>t</w:t>
      </w:r>
      <w:r>
        <w:rPr>
          <w:rFonts w:eastAsia="Calibri" w:cs="Calibri" w:ascii="Calibri" w:hAnsi="Calibri"/>
          <w:sz w:val="24"/>
        </w:rPr>
        <w:t>o</w:t>
      </w:r>
      <w:r>
        <w:rPr>
          <w:rFonts w:eastAsia="Calibri" w:cs="Calibri" w:ascii="Calibri" w:hAnsi="Calibri"/>
          <w:spacing w:val="11"/>
          <w:sz w:val="24"/>
        </w:rPr>
        <w:t xml:space="preserve"> </w:t>
      </w:r>
      <w:r>
        <w:rPr>
          <w:rFonts w:eastAsia="Calibri" w:cs="Calibri" w:ascii="Calibri" w:hAnsi="Calibri"/>
          <w:sz w:val="24"/>
        </w:rPr>
        <w:t>im</w:t>
      </w:r>
      <w:r>
        <w:rPr>
          <w:rFonts w:eastAsia="Calibri" w:cs="Calibri" w:ascii="Calibri" w:hAnsi="Calibri"/>
          <w:spacing w:val="1"/>
          <w:sz w:val="24"/>
        </w:rPr>
        <w:t>p</w:t>
      </w:r>
      <w:r>
        <w:rPr>
          <w:rFonts w:eastAsia="Calibri" w:cs="Calibri" w:ascii="Calibri" w:hAnsi="Calibri"/>
          <w:spacing w:val="-2"/>
          <w:sz w:val="24"/>
        </w:rPr>
        <w:t>r</w:t>
      </w:r>
      <w:r>
        <w:rPr>
          <w:rFonts w:eastAsia="Calibri" w:cs="Calibri" w:ascii="Calibri" w:hAnsi="Calibri"/>
          <w:sz w:val="24"/>
        </w:rPr>
        <w:t>ove</w:t>
      </w:r>
      <w:r>
        <w:rPr>
          <w:rFonts w:eastAsia="Calibri" w:cs="Calibri" w:ascii="Calibri" w:hAnsi="Calibri"/>
          <w:spacing w:val="11"/>
          <w:sz w:val="24"/>
        </w:rPr>
        <w:t xml:space="preserve"> </w:t>
      </w:r>
      <w:r>
        <w:rPr>
          <w:rFonts w:eastAsia="Calibri" w:cs="Calibri" w:ascii="Calibri" w:hAnsi="Calibri"/>
          <w:spacing w:val="-1"/>
          <w:sz w:val="24"/>
        </w:rPr>
        <w:t>t</w:t>
      </w:r>
      <w:r>
        <w:rPr>
          <w:rFonts w:eastAsia="Calibri" w:cs="Calibri" w:ascii="Calibri" w:hAnsi="Calibri"/>
          <w:spacing w:val="1"/>
          <w:sz w:val="24"/>
        </w:rPr>
        <w:t>h</w:t>
      </w:r>
      <w:r>
        <w:rPr>
          <w:rFonts w:eastAsia="Calibri" w:cs="Calibri" w:ascii="Calibri" w:hAnsi="Calibri"/>
          <w:sz w:val="24"/>
        </w:rPr>
        <w:t>e</w:t>
      </w:r>
      <w:r>
        <w:rPr>
          <w:rFonts w:eastAsia="Calibri" w:cs="Calibri" w:ascii="Calibri" w:hAnsi="Calibri"/>
          <w:spacing w:val="11"/>
          <w:sz w:val="24"/>
        </w:rPr>
        <w:t xml:space="preserve"> </w:t>
      </w:r>
      <w:r>
        <w:rPr>
          <w:rFonts w:eastAsia="Calibri" w:cs="Calibri" w:ascii="Calibri" w:hAnsi="Calibri"/>
          <w:spacing w:val="-1"/>
          <w:sz w:val="24"/>
        </w:rPr>
        <w:t>q</w:t>
      </w:r>
      <w:r>
        <w:rPr>
          <w:rFonts w:eastAsia="Calibri" w:cs="Calibri" w:ascii="Calibri" w:hAnsi="Calibri"/>
          <w:spacing w:val="1"/>
          <w:sz w:val="24"/>
        </w:rPr>
        <w:t>u</w:t>
      </w:r>
      <w:r>
        <w:rPr>
          <w:rFonts w:eastAsia="Calibri" w:cs="Calibri" w:ascii="Calibri" w:hAnsi="Calibri"/>
          <w:sz w:val="24"/>
        </w:rPr>
        <w:t>ali</w:t>
      </w:r>
      <w:r>
        <w:rPr>
          <w:rFonts w:eastAsia="Calibri" w:cs="Calibri" w:ascii="Calibri" w:hAnsi="Calibri"/>
          <w:spacing w:val="1"/>
          <w:sz w:val="24"/>
        </w:rPr>
        <w:t>t</w:t>
      </w:r>
      <w:r>
        <w:rPr>
          <w:rFonts w:eastAsia="Calibri" w:cs="Calibri" w:ascii="Calibri" w:hAnsi="Calibri"/>
          <w:sz w:val="24"/>
        </w:rPr>
        <w:t>y of clinical services.</w:t>
      </w:r>
    </w:p>
    <w:p>
      <w:pPr>
        <w:pStyle w:val="Normal"/>
        <w:widowControl w:val="false"/>
        <w:spacing w:before="0" w:after="0"/>
        <w:rPr>
          <w:rFonts w:ascii="Calibri" w:hAnsi="Calibri" w:eastAsia="Calibri" w:cs="Calibri"/>
          <w:sz w:val="24"/>
        </w:rPr>
      </w:pPr>
      <w:r>
        <w:rPr>
          <w:rFonts w:eastAsia="Calibri" w:cs="Calibri" w:ascii="Calibri" w:hAnsi="Calibri"/>
          <w:sz w:val="24"/>
        </w:rPr>
      </w:r>
      <w:r>
        <w:br w:type="page"/>
      </w:r>
    </w:p>
    <w:p>
      <w:pPr>
        <w:pStyle w:val="Normal"/>
        <w:keepNext w:val="true"/>
        <w:numPr>
          <w:ilvl w:val="0"/>
          <w:numId w:val="0"/>
        </w:numPr>
        <w:tabs>
          <w:tab w:val="clear" w:pos="720"/>
          <w:tab w:val="left" w:pos="630" w:leader="none"/>
        </w:tabs>
        <w:spacing w:before="0" w:after="160"/>
        <w:outlineLvl w:val="1"/>
        <w:rPr>
          <w:rFonts w:ascii="Calibri" w:hAnsi="Calibri" w:eastAsia="Calibri" w:cs="Calibri"/>
          <w:b/>
          <w:sz w:val="24"/>
          <w:u w:val="single"/>
          <w:lang w:val="en-GB"/>
        </w:rPr>
      </w:pPr>
      <w:bookmarkStart w:id="542" w:name="_Toc514659237"/>
      <w:bookmarkStart w:id="543" w:name="_Toc513535699"/>
      <w:bookmarkStart w:id="544" w:name="_Toc482182886"/>
      <w:bookmarkStart w:id="545" w:name="_Toc415758637"/>
      <w:bookmarkStart w:id="546" w:name="_Toc514931145"/>
      <w:r>
        <w:rPr>
          <w:rFonts w:cs="Calibri" w:ascii="Calibri" w:hAnsi="Calibri"/>
          <w:b/>
          <w:bCs/>
          <w:color w:val="000000"/>
          <w:sz w:val="32"/>
          <w:szCs w:val="32"/>
        </w:rPr>
        <w:t xml:space="preserve">ANNEXURE. K: Consultation for Development of MSDS </w:t>
      </w:r>
      <w:r>
        <w:rPr>
          <w:b/>
          <w:sz w:val="32"/>
        </w:rPr>
        <w:t>– 7 May 2015</w:t>
      </w:r>
      <w:bookmarkEnd w:id="546"/>
      <w:r>
        <w:rPr>
          <w:rFonts w:cs="Calibri" w:ascii="Calibri" w:hAnsi="Calibri"/>
          <w:b/>
          <w:bCs/>
          <w:color w:val="000000"/>
          <w:sz w:val="44"/>
          <w:szCs w:val="32"/>
        </w:rPr>
        <w:t xml:space="preserve"> </w:t>
      </w:r>
      <w:bookmarkEnd w:id="542"/>
      <w:bookmarkEnd w:id="543"/>
      <w:bookmarkEnd w:id="544"/>
      <w:bookmarkEnd w:id="545"/>
    </w:p>
    <w:tbl>
      <w:tblPr>
        <w:tblW w:w="9583"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49"/>
        <w:gridCol w:w="3149"/>
        <w:gridCol w:w="5985"/>
      </w:tblGrid>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0"/>
              <w:rPr>
                <w:rFonts w:ascii="Calibri" w:hAnsi="Calibri" w:cs="Calibri"/>
                <w:b/>
                <w:sz w:val="24"/>
              </w:rPr>
            </w:pPr>
            <w:r>
              <w:rPr>
                <w:rFonts w:cs="Calibri" w:ascii="Calibri" w:hAnsi="Calibri"/>
                <w:b/>
                <w:sz w:val="24"/>
              </w:rPr>
              <w:t>S#</w:t>
            </w:r>
          </w:p>
        </w:tc>
        <w:tc>
          <w:tcPr>
            <w:tcW w:w="314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0"/>
              <w:rPr>
                <w:rFonts w:ascii="Calibri" w:hAnsi="Calibri" w:cs="Calibri"/>
                <w:b/>
                <w:sz w:val="24"/>
              </w:rPr>
            </w:pPr>
            <w:r>
              <w:rPr>
                <w:rFonts w:cs="Calibri" w:ascii="Calibri" w:hAnsi="Calibri"/>
                <w:b/>
                <w:sz w:val="24"/>
              </w:rPr>
              <w:t>Name</w:t>
            </w:r>
          </w:p>
        </w:tc>
        <w:tc>
          <w:tcPr>
            <w:tcW w:w="598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0"/>
              <w:rPr>
                <w:rFonts w:ascii="Calibri" w:hAnsi="Calibri" w:cs="Calibri"/>
                <w:b/>
                <w:sz w:val="24"/>
              </w:rPr>
            </w:pPr>
            <w:r>
              <w:rPr>
                <w:rFonts w:cs="Calibri" w:ascii="Calibri" w:hAnsi="Calibri"/>
                <w:b/>
                <w:sz w:val="24"/>
              </w:rPr>
              <w:t>Designation /HCE/Organization</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Calibri" w:ascii="Calibri" w:hAnsi="Calibri"/>
              </w:rPr>
              <w:t>Dr. Muhammad Ajmal Khan</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Calibri" w:ascii="Calibri" w:hAnsi="Calibri"/>
              </w:rPr>
              <w:t>COO PHC</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Calibri" w:ascii="Calibri" w:hAnsi="Calibri"/>
              </w:rPr>
              <w:t>Dr. Mushtaq Ahmad Salariya</w:t>
            </w:r>
          </w:p>
        </w:tc>
        <w:tc>
          <w:tcPr>
            <w:tcW w:w="598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0"/>
              <w:rPr>
                <w:rFonts w:ascii="Calibri" w:hAnsi="Calibri" w:cs="Calibri"/>
              </w:rPr>
            </w:pPr>
            <w:r>
              <w:rPr>
                <w:rFonts w:cs="Calibri" w:ascii="Calibri" w:hAnsi="Calibri"/>
              </w:rPr>
              <w:t>Director Clinical Governance &amp;Organizational Standards</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Calibri" w:ascii="Calibri" w:hAnsi="Calibri"/>
              </w:rPr>
              <w:t>Prof. Dr. Riaz Ahmad Tasneem</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Calibri" w:ascii="Calibri" w:hAnsi="Calibri"/>
              </w:rPr>
              <w:t>Director Complaints</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Calibri" w:ascii="Calibri" w:hAnsi="Calibri"/>
              </w:rPr>
              <w:t>Dr. Riaz Ahmad Ch.</w:t>
            </w:r>
          </w:p>
        </w:tc>
        <w:tc>
          <w:tcPr>
            <w:tcW w:w="598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0"/>
              <w:rPr>
                <w:rFonts w:ascii="Calibri" w:hAnsi="Calibri" w:cs="Calibri"/>
              </w:rPr>
            </w:pPr>
            <w:r>
              <w:rPr>
                <w:rFonts w:cs="Calibri" w:ascii="Calibri" w:hAnsi="Calibri"/>
              </w:rPr>
              <w:t>Director L&amp;A</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Calibri" w:ascii="Calibri" w:hAnsi="Calibri"/>
              </w:rPr>
              <w:t>Lt. col. Retd. Dr. Anees Ahmad Qureshi</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Calibri" w:ascii="Calibri" w:hAnsi="Calibri"/>
              </w:rPr>
              <w:t>AD (CSD)</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Calibri" w:ascii="Calibri" w:hAnsi="Calibri"/>
              </w:rPr>
              <w:t>Dr. Majed Latif</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Calibri" w:ascii="Calibri" w:hAnsi="Calibri"/>
              </w:rPr>
              <w:t>AD Trainings</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Calibri" w:ascii="Calibri" w:hAnsi="Calibri"/>
              </w:rPr>
              <w:t>Dr. Shahid Amin</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Calibri" w:ascii="Calibri" w:hAnsi="Calibri"/>
              </w:rPr>
              <w:t>DD (CSD)</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Calibri" w:ascii="Calibri" w:hAnsi="Calibri"/>
              </w:rPr>
              <w:t>Dr. Mukhtar Ahmad Awan</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Calibri" w:ascii="Calibri" w:hAnsi="Calibri"/>
              </w:rPr>
              <w:t>DD Trainings</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Calibri" w:ascii="Calibri" w:hAnsi="Calibri"/>
              </w:rPr>
              <w:t>Dr. Shafiq ur Rehman</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Calibri" w:ascii="Calibri" w:hAnsi="Calibri"/>
              </w:rPr>
              <w:t>DD Trainings</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Calibri" w:ascii="Calibri" w:hAnsi="Calibri"/>
              </w:rPr>
              <w:t xml:space="preserve">Prof AS Chughtai </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Calibri" w:ascii="Calibri" w:hAnsi="Calibri"/>
              </w:rPr>
              <w:t>CEO Chughtai Lahore Lab/ Principal Central Park Medical College Lahore</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Dr. Muhammad Naeem-Ul-Haq</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Consultant Pathologist Sialkot Medical Complex/Naeem lab</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cs="Arial"/>
                <w:color w:val="000000"/>
                <w:sz w:val="24"/>
                <w:szCs w:val="24"/>
              </w:rPr>
            </w:pPr>
            <w:r>
              <w:rPr>
                <w:rFonts w:cs="Arial"/>
                <w:color w:val="000000"/>
                <w:sz w:val="24"/>
                <w:szCs w:val="24"/>
              </w:rPr>
              <w:t>Dr. Zarfshan Tahir</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cs="Arial"/>
                <w:color w:val="000000"/>
                <w:sz w:val="24"/>
                <w:szCs w:val="24"/>
              </w:rPr>
            </w:pPr>
            <w:r>
              <w:rPr>
                <w:rFonts w:cs="Arial"/>
                <w:color w:val="000000"/>
                <w:sz w:val="24"/>
                <w:szCs w:val="24"/>
              </w:rPr>
              <w:t xml:space="preserve">Prof. of Microbiology Institute of Public Health Lahore </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Dr. Shazia Nilofer Ibn-e-Rasa</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of Histopathology, Lahore Medical &amp; Dental College, Lahore/ Ghurki trust teaching Hospital Lahore</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Dr. Mateen Izhar</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of Pathology/Microbiology Shaikh Zayed Medical complex Lahore</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Dr. Amir Ali Khan</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of Pathology/ HOD Nishter Hospital Multan</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Dr. Omar Chughtai</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Pathologist/ Lab Director Chughtai Lab Lahore/ Central Park Medical College Lahore</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Dr. Maleeha Aslam</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of Pathology Akhter Saeed Medical College Lahore</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Dr. Muhammad Zabta Ch.</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Biochemistry Family Hospital Multan/ Multan Medical &amp; Dental College Multan/ Bahauddin zikaria University Multan</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Asma Shaukat</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Assist. Prof. of Chemical Pathology QAMC Bahawalpur</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Brig. Dilshad Ahmad Khan</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of Pathology/Director AFIP (NUMS) Rawalpindi</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Dr. Muhammad  Arshad Iqbal Gardezi</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Assist. Prof. of Chemical Pathology QAMC Bahawalpur</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Muhamamd Eyyaz Khaleel</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of Pathology/ Histopathology Gujranwala Medical College</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Dr. Parvez Azam Malik</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Pathologist DHQ Teaching Hospital Sargodha</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Dr. Zahid Ibrahim</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Clinical Pathologist Ibrahim Poly Clinic Lahore</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Dr. Muhammad Khalid</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Clinical Pathologist Hormone Laboratory</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Dr. Atifa Shuaib</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of Pathology Rawalpindi Medical College</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Muhamamd Sarwar Bhatti</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of Chemical Pathology LMDC, Lahore</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Mr. Muhammad Asad</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Assistant Lab SKMCH, Lahore</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Dr. Asif Loya</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Consultant Pathology/ Associate Medical Director SKMCH, Lahore</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Noman A Malik</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Assistant Prof. of Pathology PGMI, Lahore</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Dr. Sobia Ashraf</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Assistant Prof. of Pathology PGMI, Lahore</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Dr. Asim Mumtaz</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of Chemical Pathology Shalamar Medical College, Lahore</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Dr. Amjad Ali Noor</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Pathologist Central City Hospital Sheikhupura</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Mr. Obaid Ullah Qazi</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Microbiologist Institute of Public Health Lahroe. /Punjab Provincial TB Reference Labortatry.Lhr</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Dr. Khalid ur Rehman Hashmi</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Assistant Prof. Pathology Punjab Medical College Faisalabad</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Col. Dr. Ghulam Rasool</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Hematologist/ HOD Ittefaq Hospital (Trust) Lahore</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Dr. Nisar Ahmed</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of Hematology Institute of Child Health/ Children Hospital Lahore.</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Dr. Yasmeen Lodhi</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of Pathology/ Hematology /HOD Lahore Medical &amp; Dental College, Lahore</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Dr. Salman Shahid</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AST Health Department Govt. of the Punjab</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Dr. Mahfooz-ur-Rahman</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Prof. of Pathology/ Haematology Punjab Institute of Cardiology Lahore</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Dr. Muhammad Wajid Khursheed</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rPr>
            </w:pPr>
            <w:r>
              <w:rPr>
                <w:rFonts w:cs="Arial"/>
                <w:color w:val="000000"/>
                <w:sz w:val="24"/>
                <w:szCs w:val="24"/>
              </w:rPr>
              <w:t>Assistant. Prof. of Pathology Quaid-E-Azam Medical College/Bahawalpur Victoria Hospital</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bottom"/>
          </w:tcPr>
          <w:p>
            <w:pPr>
              <w:pStyle w:val="Normal"/>
              <w:spacing w:before="0" w:after="0"/>
              <w:rPr>
                <w:rFonts w:ascii="Calibri" w:hAnsi="Calibri" w:cs="Calibri"/>
              </w:rPr>
            </w:pPr>
            <w:r>
              <w:rPr>
                <w:rFonts w:cs="Arial"/>
                <w:color w:val="000000"/>
                <w:sz w:val="24"/>
                <w:szCs w:val="24"/>
              </w:rPr>
              <w:t>Dr. Naseem Yousaf</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bottom"/>
          </w:tcPr>
          <w:p>
            <w:pPr>
              <w:pStyle w:val="Normal"/>
              <w:spacing w:before="0" w:after="0"/>
              <w:rPr>
                <w:rFonts w:ascii="Calibri" w:hAnsi="Calibri" w:cs="Calibri"/>
              </w:rPr>
            </w:pPr>
            <w:r>
              <w:rPr>
                <w:rFonts w:cs="Arial"/>
                <w:color w:val="000000"/>
                <w:sz w:val="24"/>
                <w:szCs w:val="24"/>
              </w:rPr>
              <w:t>Pathologist</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bottom"/>
          </w:tcPr>
          <w:p>
            <w:pPr>
              <w:pStyle w:val="Normal"/>
              <w:spacing w:before="0" w:after="0"/>
              <w:rPr>
                <w:rFonts w:ascii="Calibri" w:hAnsi="Calibri" w:cs="Calibri"/>
              </w:rPr>
            </w:pPr>
            <w:r>
              <w:rPr>
                <w:rFonts w:cs="Arial"/>
                <w:color w:val="000000"/>
                <w:sz w:val="24"/>
                <w:szCs w:val="24"/>
              </w:rPr>
              <w:t>Dr. Amin Hussain</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bottom"/>
          </w:tcPr>
          <w:p>
            <w:pPr>
              <w:pStyle w:val="Normal"/>
              <w:spacing w:before="0" w:after="0"/>
              <w:rPr>
                <w:rFonts w:ascii="Calibri" w:hAnsi="Calibri" w:cs="Calibri"/>
              </w:rPr>
            </w:pPr>
            <w:r>
              <w:rPr>
                <w:rFonts w:cs="Arial"/>
                <w:color w:val="000000"/>
                <w:sz w:val="24"/>
                <w:szCs w:val="24"/>
              </w:rPr>
              <w:t>Pathologist DHQ Hospital Gujranwala</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bottom"/>
          </w:tcPr>
          <w:p>
            <w:pPr>
              <w:pStyle w:val="Normal"/>
              <w:spacing w:before="0" w:after="0"/>
              <w:rPr>
                <w:rFonts w:ascii="Calibri" w:hAnsi="Calibri" w:cs="Calibri"/>
              </w:rPr>
            </w:pPr>
            <w:r>
              <w:rPr>
                <w:rFonts w:cs="Arial"/>
                <w:color w:val="000000"/>
                <w:sz w:val="24"/>
                <w:szCs w:val="24"/>
              </w:rPr>
              <w:t>Dr. Ashiq Hussain</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bottom"/>
          </w:tcPr>
          <w:p>
            <w:pPr>
              <w:pStyle w:val="Normal"/>
              <w:spacing w:before="0" w:after="0"/>
              <w:rPr>
                <w:rFonts w:ascii="Calibri" w:hAnsi="Calibri" w:cs="Calibri"/>
              </w:rPr>
            </w:pPr>
            <w:r>
              <w:rPr>
                <w:rFonts w:cs="Arial"/>
                <w:color w:val="000000"/>
                <w:sz w:val="24"/>
                <w:szCs w:val="24"/>
              </w:rPr>
              <w:t>Pathologist City care Hospital Multan</w:t>
            </w:r>
          </w:p>
        </w:tc>
      </w:tr>
      <w:tr>
        <w:trPr>
          <w:trHeight w:val="427" w:hRule="atLeast"/>
        </w:trPr>
        <w:tc>
          <w:tcPr>
            <w:tcW w:w="449" w:type="dxa"/>
            <w:tcBorders>
              <w:top w:val="single" w:sz="4" w:space="0" w:color="000000"/>
              <w:start w:val="single" w:sz="4" w:space="0" w:color="000000"/>
              <w:bottom w:val="single" w:sz="4" w:space="0" w:color="000000"/>
              <w:end w:val="single" w:sz="4" w:space="0" w:color="000000"/>
            </w:tcBorders>
            <w:shd w:color="auto" w:fill="auto" w:val="clear"/>
          </w:tcPr>
          <w:p>
            <w:pPr>
              <w:pStyle w:val="Normal"/>
              <w:numPr>
                <w:ilvl w:val="0"/>
                <w:numId w:val="263"/>
              </w:numPr>
              <w:spacing w:lineRule="auto" w:line="240" w:before="0" w:after="0"/>
              <w:ind w:hanging="360" w:start="360" w:end="144"/>
              <w:contextualSpacing/>
              <w:rPr>
                <w:rFonts w:ascii="Calibri" w:hAnsi="Calibri" w:eastAsia="Calibri" w:cs="Calibri"/>
                <w:b/>
                <w:sz w:val="24"/>
                <w:szCs w:val="24"/>
                <w:lang w:eastAsia="ar-SA"/>
              </w:rPr>
            </w:pPr>
            <w:r>
              <w:rPr>
                <w:rFonts w:eastAsia="Calibri" w:cs="Calibri" w:ascii="Calibri" w:hAnsi="Calibri"/>
                <w:b/>
                <w:sz w:val="24"/>
                <w:szCs w:val="24"/>
                <w:lang w:eastAsia="ar-SA"/>
              </w:rPr>
            </w:r>
          </w:p>
        </w:tc>
        <w:tc>
          <w:tcPr>
            <w:tcW w:w="3149" w:type="dxa"/>
            <w:tcBorders>
              <w:top w:val="single" w:sz="4" w:space="0" w:color="000000"/>
              <w:start w:val="single" w:sz="4" w:space="0" w:color="000000"/>
              <w:bottom w:val="single" w:sz="4" w:space="0" w:color="000000"/>
              <w:end w:val="single" w:sz="4" w:space="0" w:color="000000"/>
            </w:tcBorders>
            <w:shd w:color="auto" w:fill="auto" w:val="clear"/>
            <w:vAlign w:val="bottom"/>
          </w:tcPr>
          <w:p>
            <w:pPr>
              <w:pStyle w:val="Normal"/>
              <w:spacing w:before="0" w:after="0"/>
              <w:rPr>
                <w:rFonts w:ascii="Calibri" w:hAnsi="Calibri" w:cs="Calibri"/>
              </w:rPr>
            </w:pPr>
            <w:r>
              <w:rPr>
                <w:rFonts w:cs="Arial"/>
                <w:color w:val="000000"/>
                <w:sz w:val="24"/>
                <w:szCs w:val="24"/>
              </w:rPr>
              <w:t>Dr. Abbas Ali</w:t>
            </w:r>
          </w:p>
        </w:tc>
        <w:tc>
          <w:tcPr>
            <w:tcW w:w="5985" w:type="dxa"/>
            <w:tcBorders>
              <w:top w:val="single" w:sz="4" w:space="0" w:color="000000"/>
              <w:start w:val="single" w:sz="4" w:space="0" w:color="000000"/>
              <w:bottom w:val="single" w:sz="4" w:space="0" w:color="000000"/>
              <w:end w:val="single" w:sz="4" w:space="0" w:color="000000"/>
            </w:tcBorders>
            <w:shd w:color="auto" w:fill="auto" w:val="clear"/>
            <w:vAlign w:val="bottom"/>
          </w:tcPr>
          <w:p>
            <w:pPr>
              <w:pStyle w:val="Normal"/>
              <w:spacing w:before="0" w:after="0"/>
              <w:rPr>
                <w:rFonts w:ascii="Calibri" w:hAnsi="Calibri" w:cs="Calibri"/>
              </w:rPr>
            </w:pPr>
            <w:r>
              <w:rPr>
                <w:rFonts w:cs="Arial"/>
                <w:color w:val="000000"/>
                <w:sz w:val="24"/>
                <w:szCs w:val="24"/>
              </w:rPr>
              <w:t>Prof. of Pathology MMDC Multan</w:t>
            </w:r>
          </w:p>
        </w:tc>
      </w:tr>
    </w:tbl>
    <w:p>
      <w:pPr>
        <w:pStyle w:val="Normal"/>
        <w:keepNext w:val="true"/>
        <w:numPr>
          <w:ilvl w:val="0"/>
          <w:numId w:val="0"/>
        </w:numPr>
        <w:tabs>
          <w:tab w:val="clear" w:pos="720"/>
          <w:tab w:val="left" w:pos="630" w:leader="none"/>
        </w:tabs>
        <w:outlineLvl w:val="1"/>
        <w:rPr>
          <w:rFonts w:ascii="Calibri" w:hAnsi="Calibri" w:cs="Calibri"/>
          <w:b/>
          <w:bCs/>
          <w:spacing w:val="2"/>
          <w:sz w:val="36"/>
          <w:szCs w:val="36"/>
          <w:lang w:val="en-GB"/>
        </w:rPr>
      </w:pPr>
      <w:r>
        <w:rPr>
          <w:rFonts w:cs="Calibri" w:ascii="Calibri" w:hAnsi="Calibri"/>
          <w:b/>
          <w:bCs/>
          <w:spacing w:val="2"/>
          <w:sz w:val="36"/>
          <w:szCs w:val="36"/>
          <w:lang w:val="en-GB"/>
        </w:rPr>
        <w:t xml:space="preserve"> </w:t>
      </w:r>
      <w:r>
        <w:br w:type="page"/>
      </w:r>
    </w:p>
    <w:p>
      <w:pPr>
        <w:pStyle w:val="Normal"/>
        <w:keepNext w:val="true"/>
        <w:numPr>
          <w:ilvl w:val="0"/>
          <w:numId w:val="0"/>
        </w:numPr>
        <w:tabs>
          <w:tab w:val="clear" w:pos="720"/>
          <w:tab w:val="left" w:pos="630" w:leader="none"/>
        </w:tabs>
        <w:spacing w:before="0" w:after="160"/>
        <w:outlineLvl w:val="1"/>
        <w:rPr>
          <w:rFonts w:ascii="Calibri" w:hAnsi="Calibri" w:eastAsia="Calibri" w:cs="Arial"/>
          <w:b/>
          <w:bCs/>
          <w:sz w:val="28"/>
          <w:szCs w:val="28"/>
          <w:u w:val="single"/>
        </w:rPr>
      </w:pPr>
      <w:bookmarkStart w:id="547" w:name="_Toc514931146"/>
      <w:bookmarkStart w:id="548" w:name="_Toc514659238"/>
      <w:bookmarkStart w:id="549" w:name="_Toc513535700"/>
      <w:r>
        <w:rPr>
          <w:rFonts w:cs="Calibri" w:ascii="Calibri" w:hAnsi="Calibri"/>
          <w:b/>
          <w:bCs/>
          <w:color w:val="000000"/>
          <w:sz w:val="32"/>
          <w:szCs w:val="32"/>
        </w:rPr>
        <w:t xml:space="preserve">ANNEXURE. L: Consultation for finalization of Reference Manual and Criteria for Registration of Laboratories </w:t>
      </w:r>
      <w:r>
        <w:rPr>
          <w:b/>
          <w:sz w:val="32"/>
        </w:rPr>
        <w:t>19th December, 201</w:t>
      </w:r>
      <w:bookmarkEnd w:id="548"/>
      <w:bookmarkEnd w:id="549"/>
      <w:r>
        <w:rPr>
          <w:b/>
          <w:sz w:val="32"/>
        </w:rPr>
        <w:t>7</w:t>
      </w:r>
      <w:bookmarkEnd w:id="547"/>
      <w:r>
        <w:rPr>
          <w:rFonts w:cs="Calibri" w:ascii="Calibri" w:hAnsi="Calibri"/>
          <w:b/>
          <w:bCs/>
          <w:color w:val="000000"/>
          <w:sz w:val="32"/>
          <w:szCs w:val="32"/>
        </w:rPr>
        <w:t xml:space="preserve"> </w:t>
      </w:r>
    </w:p>
    <w:tbl>
      <w:tblPr>
        <w:tblStyle w:val="TableGrid"/>
        <w:tblW w:w="946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12"/>
        <w:gridCol w:w="3262"/>
        <w:gridCol w:w="5689"/>
      </w:tblGrid>
      <w:tr>
        <w:trPr>
          <w:trHeight w:val="432" w:hRule="atLeast"/>
        </w:trPr>
        <w:tc>
          <w:tcPr>
            <w:tcW w:w="512" w:type="dxa"/>
            <w:tcBorders/>
            <w:shd w:color="auto" w:fill="BDD6EE" w:val="clear"/>
          </w:tcPr>
          <w:p>
            <w:pPr>
              <w:pStyle w:val="Normal"/>
              <w:widowControl/>
              <w:spacing w:lineRule="auto" w:line="240" w:before="40" w:after="120"/>
              <w:jc w:val="start"/>
              <w:rPr>
                <w:rFonts w:ascii="Calibri" w:hAnsi="Calibri" w:eastAsia="Calibri" w:cs="Arial"/>
                <w:b/>
                <w:bCs/>
                <w:sz w:val="24"/>
                <w:szCs w:val="24"/>
              </w:rPr>
            </w:pPr>
            <w:r>
              <w:rPr>
                <w:rFonts w:eastAsia="Calibri" w:cs="Arial" w:ascii="Calibri" w:hAnsi="Calibri"/>
                <w:b/>
                <w:bCs/>
                <w:kern w:val="0"/>
                <w:sz w:val="24"/>
                <w:szCs w:val="24"/>
                <w:lang w:val="en-US" w:eastAsia="en-US" w:bidi="ar-SA"/>
              </w:rPr>
              <w:t>Sr.</w:t>
            </w:r>
          </w:p>
        </w:tc>
        <w:tc>
          <w:tcPr>
            <w:tcW w:w="3262" w:type="dxa"/>
            <w:tcBorders/>
            <w:shd w:color="auto" w:fill="BDD6EE" w:val="clear"/>
          </w:tcPr>
          <w:p>
            <w:pPr>
              <w:pStyle w:val="Normal"/>
              <w:widowControl/>
              <w:spacing w:lineRule="auto" w:line="240" w:before="40" w:after="120"/>
              <w:jc w:val="center"/>
              <w:rPr>
                <w:rFonts w:ascii="Calibri" w:hAnsi="Calibri" w:eastAsia="Calibri" w:cs="Arial"/>
                <w:b/>
                <w:bCs/>
                <w:sz w:val="24"/>
                <w:szCs w:val="24"/>
              </w:rPr>
            </w:pPr>
            <w:r>
              <w:rPr>
                <w:rFonts w:eastAsia="Calibri" w:cs="Arial" w:ascii="Calibri" w:hAnsi="Calibri"/>
                <w:b/>
                <w:bCs/>
                <w:kern w:val="0"/>
                <w:sz w:val="24"/>
                <w:szCs w:val="24"/>
                <w:lang w:val="en-US" w:eastAsia="en-US" w:bidi="ar-SA"/>
              </w:rPr>
              <w:t>Name</w:t>
            </w:r>
          </w:p>
        </w:tc>
        <w:tc>
          <w:tcPr>
            <w:tcW w:w="5689" w:type="dxa"/>
            <w:tcBorders/>
            <w:shd w:color="auto" w:fill="BDD6EE" w:val="clear"/>
          </w:tcPr>
          <w:p>
            <w:pPr>
              <w:pStyle w:val="Normal"/>
              <w:widowControl/>
              <w:spacing w:lineRule="auto" w:line="240" w:before="40" w:after="120"/>
              <w:jc w:val="center"/>
              <w:rPr>
                <w:rFonts w:ascii="Calibri" w:hAnsi="Calibri" w:eastAsia="Calibri" w:cs="Arial"/>
                <w:b/>
                <w:bCs/>
                <w:sz w:val="24"/>
                <w:szCs w:val="24"/>
              </w:rPr>
            </w:pPr>
            <w:r>
              <w:rPr>
                <w:rFonts w:eastAsia="Calibri" w:cs="Arial" w:ascii="Calibri" w:hAnsi="Calibri"/>
                <w:b/>
                <w:bCs/>
                <w:kern w:val="0"/>
                <w:sz w:val="24"/>
                <w:szCs w:val="24"/>
                <w:lang w:val="en-US" w:eastAsia="en-US" w:bidi="ar-SA"/>
              </w:rPr>
              <w:t>Designation/HCE/ Organization</w:t>
            </w:r>
          </w:p>
        </w:tc>
      </w:tr>
      <w:tr>
        <w:trPr>
          <w:trHeight w:val="432" w:hRule="atLeast"/>
        </w:trPr>
        <w:tc>
          <w:tcPr>
            <w:tcW w:w="512" w:type="dxa"/>
            <w:tcBorders/>
            <w:shd w:color="auto" w:fill="auto" w:val="clear"/>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shd w:color="auto" w:fill="auto" w:val="clear"/>
            <w:vAlign w:val="cente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Dr. Muhammad Ajmal Khan</w:t>
            </w:r>
          </w:p>
        </w:tc>
        <w:tc>
          <w:tcPr>
            <w:tcW w:w="5689" w:type="dxa"/>
            <w:tcBorders/>
            <w:shd w:color="auto" w:fill="auto" w:val="clear"/>
            <w:vAlign w:val="cente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COO PHC</w:t>
            </w:r>
          </w:p>
        </w:tc>
      </w:tr>
      <w:tr>
        <w:trPr>
          <w:trHeight w:val="432" w:hRule="atLeast"/>
        </w:trPr>
        <w:tc>
          <w:tcPr>
            <w:tcW w:w="512" w:type="dxa"/>
            <w:tcBorders/>
            <w:shd w:color="auto" w:fill="auto" w:val="clear"/>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shd w:color="auto" w:fill="auto" w:val="clear"/>
            <w:vAlign w:val="cente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Dr. Mushtaq Ahmad Salariya</w:t>
            </w:r>
          </w:p>
        </w:tc>
        <w:tc>
          <w:tcPr>
            <w:tcW w:w="5689" w:type="dxa"/>
            <w:tcBorders/>
            <w:shd w:color="auto" w:fill="auto" w:val="clea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Director CG&amp;OS</w:t>
            </w:r>
          </w:p>
        </w:tc>
      </w:tr>
      <w:tr>
        <w:trPr>
          <w:trHeight w:val="432" w:hRule="atLeast"/>
        </w:trPr>
        <w:tc>
          <w:tcPr>
            <w:tcW w:w="512" w:type="dxa"/>
            <w:tcBorders/>
            <w:shd w:color="auto" w:fill="auto" w:val="clear"/>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shd w:color="auto" w:fill="auto" w:val="clear"/>
            <w:vAlign w:val="cente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Prof. Dr. Riaz Ahmad Tasneem</w:t>
            </w:r>
          </w:p>
        </w:tc>
        <w:tc>
          <w:tcPr>
            <w:tcW w:w="5689" w:type="dxa"/>
            <w:tcBorders/>
            <w:shd w:color="auto" w:fill="auto" w:val="clear"/>
            <w:vAlign w:val="cente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Director Complaints</w:t>
            </w:r>
          </w:p>
        </w:tc>
      </w:tr>
      <w:tr>
        <w:trPr>
          <w:trHeight w:val="432" w:hRule="atLeast"/>
        </w:trPr>
        <w:tc>
          <w:tcPr>
            <w:tcW w:w="512" w:type="dxa"/>
            <w:tcBorders/>
            <w:shd w:color="auto" w:fill="auto" w:val="clear"/>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shd w:color="auto" w:fill="auto" w:val="clear"/>
            <w:vAlign w:val="cente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Dr. Riaz Ahmad Ch.</w:t>
            </w:r>
          </w:p>
        </w:tc>
        <w:tc>
          <w:tcPr>
            <w:tcW w:w="5689" w:type="dxa"/>
            <w:tcBorders/>
            <w:shd w:color="auto" w:fill="auto" w:val="clea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Program Advisor</w:t>
            </w:r>
          </w:p>
        </w:tc>
      </w:tr>
      <w:tr>
        <w:trPr>
          <w:trHeight w:val="432" w:hRule="atLeast"/>
        </w:trPr>
        <w:tc>
          <w:tcPr>
            <w:tcW w:w="512" w:type="dxa"/>
            <w:tcBorders/>
            <w:shd w:color="auto" w:fill="auto" w:val="clear"/>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shd w:color="auto" w:fill="auto" w:val="clear"/>
            <w:vAlign w:val="cente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Dr. M. Anwar Janjua</w:t>
            </w:r>
          </w:p>
        </w:tc>
        <w:tc>
          <w:tcPr>
            <w:tcW w:w="5689" w:type="dxa"/>
            <w:tcBorders/>
            <w:shd w:color="auto" w:fill="auto" w:val="clea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Director L&amp;A</w:t>
            </w:r>
          </w:p>
        </w:tc>
      </w:tr>
      <w:tr>
        <w:trPr>
          <w:trHeight w:val="432" w:hRule="atLeast"/>
        </w:trPr>
        <w:tc>
          <w:tcPr>
            <w:tcW w:w="512" w:type="dxa"/>
            <w:tcBorders/>
            <w:shd w:color="auto" w:fill="auto" w:val="clear"/>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shd w:color="auto" w:fill="auto" w:val="clear"/>
            <w:vAlign w:val="cente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Lt. col. Retd. Dr. Anees Ahmad Qureshi</w:t>
            </w:r>
          </w:p>
        </w:tc>
        <w:tc>
          <w:tcPr>
            <w:tcW w:w="5689" w:type="dxa"/>
            <w:tcBorders/>
            <w:shd w:color="auto" w:fill="auto" w:val="clear"/>
            <w:vAlign w:val="cente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AD (CSD)</w:t>
            </w:r>
          </w:p>
        </w:tc>
      </w:tr>
      <w:tr>
        <w:trPr>
          <w:trHeight w:val="432" w:hRule="atLeast"/>
        </w:trPr>
        <w:tc>
          <w:tcPr>
            <w:tcW w:w="512" w:type="dxa"/>
            <w:tcBorders/>
            <w:shd w:color="auto" w:fill="auto" w:val="clear"/>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shd w:color="auto" w:fill="auto" w:val="clear"/>
            <w:vAlign w:val="cente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Dr. Majed Latif</w:t>
            </w:r>
          </w:p>
        </w:tc>
        <w:tc>
          <w:tcPr>
            <w:tcW w:w="5689" w:type="dxa"/>
            <w:tcBorders/>
            <w:shd w:color="auto" w:fill="auto" w:val="clear"/>
            <w:vAlign w:val="cente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AD Trainings</w:t>
            </w:r>
          </w:p>
        </w:tc>
      </w:tr>
      <w:tr>
        <w:trPr>
          <w:trHeight w:val="432" w:hRule="atLeast"/>
        </w:trPr>
        <w:tc>
          <w:tcPr>
            <w:tcW w:w="512" w:type="dxa"/>
            <w:tcBorders/>
            <w:shd w:color="auto" w:fill="auto" w:val="clear"/>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shd w:color="auto" w:fill="auto" w:val="clear"/>
            <w:vAlign w:val="cente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Dr. Shafqat Ijaz</w:t>
            </w:r>
          </w:p>
        </w:tc>
        <w:tc>
          <w:tcPr>
            <w:tcW w:w="5689" w:type="dxa"/>
            <w:tcBorders/>
            <w:shd w:color="auto" w:fill="auto" w:val="clear"/>
            <w:vAlign w:val="cente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ADL</w:t>
            </w:r>
          </w:p>
        </w:tc>
      </w:tr>
      <w:tr>
        <w:trPr>
          <w:trHeight w:val="432" w:hRule="atLeast"/>
        </w:trPr>
        <w:tc>
          <w:tcPr>
            <w:tcW w:w="512" w:type="dxa"/>
            <w:tcBorders/>
            <w:shd w:color="auto" w:fill="auto" w:val="clear"/>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shd w:color="auto" w:fill="auto" w:val="clear"/>
            <w:vAlign w:val="cente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Brig. (Rtd.) Dr. Mubashir Ali</w:t>
            </w:r>
          </w:p>
        </w:tc>
        <w:tc>
          <w:tcPr>
            <w:tcW w:w="5689" w:type="dxa"/>
            <w:tcBorders/>
            <w:shd w:color="auto" w:fill="auto" w:val="clear"/>
            <w:vAlign w:val="cente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AD Inspections</w:t>
            </w:r>
          </w:p>
        </w:tc>
      </w:tr>
      <w:tr>
        <w:trPr>
          <w:trHeight w:val="432" w:hRule="atLeast"/>
        </w:trPr>
        <w:tc>
          <w:tcPr>
            <w:tcW w:w="512" w:type="dxa"/>
            <w:tcBorders/>
            <w:shd w:color="auto" w:fill="auto" w:val="clear"/>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shd w:color="auto" w:fill="auto" w:val="clear"/>
            <w:vAlign w:val="cente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Dr. Shahid Amin</w:t>
            </w:r>
          </w:p>
        </w:tc>
        <w:tc>
          <w:tcPr>
            <w:tcW w:w="5689" w:type="dxa"/>
            <w:tcBorders/>
            <w:shd w:color="auto" w:fill="auto" w:val="clear"/>
            <w:vAlign w:val="cente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DD (CSD)</w:t>
            </w:r>
          </w:p>
        </w:tc>
      </w:tr>
      <w:tr>
        <w:trPr>
          <w:trHeight w:val="432" w:hRule="atLeast"/>
        </w:trPr>
        <w:tc>
          <w:tcPr>
            <w:tcW w:w="512" w:type="dxa"/>
            <w:tcBorders/>
            <w:shd w:color="auto" w:fill="auto" w:val="clear"/>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shd w:color="auto" w:fill="auto" w:val="clear"/>
            <w:vAlign w:val="cente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Prof. Dr. Riaz Ahmad Tasneem</w:t>
            </w:r>
          </w:p>
        </w:tc>
        <w:tc>
          <w:tcPr>
            <w:tcW w:w="5689" w:type="dxa"/>
            <w:tcBorders/>
            <w:shd w:color="auto" w:fill="auto" w:val="clear"/>
            <w:vAlign w:val="center"/>
          </w:tcPr>
          <w:p>
            <w:pPr>
              <w:pStyle w:val="Normal"/>
              <w:widowControl/>
              <w:spacing w:lineRule="auto" w:line="240" w:before="0" w:after="0"/>
              <w:jc w:val="start"/>
              <w:rPr>
                <w:rFonts w:ascii="Calibri" w:hAnsi="Calibri" w:cs="Calibri"/>
              </w:rPr>
            </w:pPr>
            <w:r>
              <w:rPr>
                <w:rFonts w:eastAsia="Calibri" w:cs="Calibri" w:ascii="Calibri" w:hAnsi="Calibri"/>
                <w:kern w:val="0"/>
                <w:sz w:val="22"/>
                <w:szCs w:val="22"/>
                <w:lang w:val="en-US" w:eastAsia="en-US" w:bidi="ar-SA"/>
              </w:rPr>
              <w:t>Director Complaints</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Prof. Dr. Ghulam Mustafa</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Dean CPSP</w:t>
            </w:r>
          </w:p>
        </w:tc>
      </w:tr>
      <w:tr>
        <w:trPr>
          <w:trHeight w:val="432" w:hRule="atLeast"/>
        </w:trPr>
        <w:tc>
          <w:tcPr>
            <w:tcW w:w="512" w:type="dxa"/>
            <w:tcBorders>
              <w:top w:val="nil"/>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op w:val="nil"/>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Prof. Dr. Zarfishan Tahir </w:t>
            </w:r>
          </w:p>
        </w:tc>
        <w:tc>
          <w:tcPr>
            <w:tcW w:w="5689" w:type="dxa"/>
            <w:tcBorders>
              <w:top w:val="nil"/>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Bacteriologist to the Govt of Punjab/ IPH Lahore</w:t>
            </w:r>
          </w:p>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Coordinating Consultant </w:t>
            </w:r>
          </w:p>
        </w:tc>
      </w:tr>
      <w:tr>
        <w:trPr>
          <w:trHeight w:val="432" w:hRule="atLeast"/>
        </w:trPr>
        <w:tc>
          <w:tcPr>
            <w:tcW w:w="512" w:type="dxa"/>
            <w:tcBorders>
              <w:top w:val="nil"/>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op w:val="nil"/>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Col. Rtd. Dr. Ghulam Rasool</w:t>
            </w:r>
          </w:p>
        </w:tc>
        <w:tc>
          <w:tcPr>
            <w:tcW w:w="5689" w:type="dxa"/>
            <w:tcBorders>
              <w:top w:val="nil"/>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Pathologist Ittefaq Hospital LHR</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Dr. Muhammad Naeem Ul Haq</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Consultant Sialkot Medical Complex Naeem Lab, Sialkot</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Dr. Amir Ali Khan</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Professor of Pathology /HOD Nishtar Medical University / Nishtar Hospital Multan</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Dr. Omar Chughtai</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Pathologist / Lab Director Chughtai Lab, Lahore </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Dr. Shahid Mehmood Shah</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Pathologist DHQ Hospital Gujranwala</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Dr. M. Athar</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Secretary PBTA</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Dr. Zafar Iqbal</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Director IBTS Punjab</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Dr. Arif Tabassum</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AD IBTS Punjab</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Dr. Khalid ur Rehman Hashmi </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Assistant Professor Pathology PMC, Faisalabad</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Dr. M. Shaukat Zaman </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Pathologist DHQ Hospital, Mianwali </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Dr. Mukhtar Awan </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DHO District Chakwal </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Dr. Umair Mehmood</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Pathologist DHQ Hospital Chakwal </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Dr. Ajmal Sheikh </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Pathologist DHQ Hospital Sargodha </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Maj. Gen. Farooq</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Professor of pathology</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Dr. EEsab Khan </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Pathologist DHQ Hospital, Bhakkar</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Dr. Azam Khan </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Pathologist DHQ Hospital Layyah </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Dr. Ali Raza</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Pathologist DHQ Hospital Hafizabad </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Dr. Abdul Rauf </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Assistant Professor Naeem Lab Sialkot </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Dr. Rana Muhammad Rafiq </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Assistant Professor Pathologist DHQ Hospital Okara </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Dr. Muhammad Hussain Irshad</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Pathologist DHQ Hospital D.G Khan </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Dr. Abdul Qavi </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Pathologist, DHQ Hospital Muzaffargarh</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Dr. Nasreen Feroze</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DMS Children Hospital LHR</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DR. Izza Zafar</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Head of Microbiology Children Hospital LHR</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Dr. Sadiq Hussain Malik</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Pathologist QAMC Bahawalpur</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Dr. M. Tariq Mehmood</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Consultant Pathologist SKMCH &amp; RC Lahore</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Dr. Aamir Mehmood</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Consultant Histopathology Excel Lab LHR</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Dr. Sania Shuja</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Consultant Histopathology Shalimar Medical &amp; Dental College</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Dr. Parvez Azam Malik</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Pathologist</w:t>
            </w:r>
          </w:p>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THQ Hospital Kot Momin </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Dr. M. Asif Naveed</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Consultant Pathologist Agha Khan University Hospital Lab LHR</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Dr. Masooma Shah</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Consultant Pathologist DHQ Hospital Attock</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Dr. Mohsin</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DST SHC &amp; ME Department</w:t>
            </w:r>
          </w:p>
        </w:tc>
      </w:tr>
      <w:tr>
        <w:trPr>
          <w:trHeight w:val="432" w:hRule="atLeast"/>
        </w:trPr>
        <w:tc>
          <w:tcPr>
            <w:tcW w:w="512" w:type="dxa"/>
            <w:tcBorders/>
          </w:tcPr>
          <w:p>
            <w:pPr>
              <w:pStyle w:val="Normal"/>
              <w:widowControl/>
              <w:numPr>
                <w:ilvl w:val="0"/>
                <w:numId w:val="269"/>
              </w:numPr>
              <w:spacing w:lineRule="auto" w:line="240" w:before="0" w:after="0"/>
              <w:ind w:hanging="0" w:start="0"/>
              <w:contextualSpacing/>
              <w:jc w:val="center"/>
              <w:rPr>
                <w:rFonts w:ascii="Calibri" w:hAnsi="Calibri" w:eastAsia="Calibri" w:cs="Arial"/>
                <w:sz w:val="24"/>
                <w:szCs w:val="24"/>
              </w:rPr>
            </w:pPr>
            <w:r>
              <w:rPr>
                <w:rFonts w:eastAsia="Calibri" w:cs="Arial" w:ascii="Calibri" w:hAnsi="Calibri"/>
                <w:kern w:val="0"/>
                <w:sz w:val="24"/>
                <w:szCs w:val="24"/>
                <w:lang w:val="en-US" w:eastAsia="en-US" w:bidi="ar-SA"/>
              </w:rPr>
            </w:r>
          </w:p>
        </w:tc>
        <w:tc>
          <w:tcPr>
            <w:tcW w:w="3262"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 xml:space="preserve">Ali Chughtai </w:t>
            </w:r>
          </w:p>
        </w:tc>
        <w:tc>
          <w:tcPr>
            <w:tcW w:w="5689" w:type="dxa"/>
            <w:tcBorders/>
          </w:tcPr>
          <w:p>
            <w:pPr>
              <w:pStyle w:val="Normal"/>
              <w:widowControl/>
              <w:spacing w:lineRule="auto" w:line="240" w:before="0" w:after="0"/>
              <w:jc w:val="start"/>
              <w:rPr>
                <w:rFonts w:ascii="Calibri" w:hAnsi="Calibri" w:eastAsia="Calibri" w:cs="Arial"/>
                <w:sz w:val="24"/>
                <w:szCs w:val="24"/>
              </w:rPr>
            </w:pPr>
            <w:r>
              <w:rPr>
                <w:rFonts w:eastAsia="Calibri" w:cs="Arial" w:ascii="Calibri" w:hAnsi="Calibri"/>
                <w:kern w:val="0"/>
                <w:sz w:val="24"/>
                <w:szCs w:val="24"/>
                <w:lang w:val="en-US" w:eastAsia="en-US" w:bidi="ar-SA"/>
              </w:rPr>
              <w:t>Advocate Chughtai Lab</w:t>
            </w:r>
          </w:p>
        </w:tc>
      </w:tr>
    </w:tbl>
    <w:p>
      <w:pPr>
        <w:pStyle w:val="Normal"/>
        <w:rPr>
          <w:rFonts w:ascii="Calibri" w:hAnsi="Calibri" w:cs="Calibri"/>
          <w:b/>
          <w:sz w:val="24"/>
        </w:rPr>
      </w:pPr>
      <w:r>
        <w:rPr>
          <w:rFonts w:cs="Calibri" w:ascii="Calibri" w:hAnsi="Calibri"/>
          <w:b/>
          <w:sz w:val="24"/>
        </w:rPr>
      </w:r>
      <w:r>
        <w:br w:type="page"/>
      </w:r>
    </w:p>
    <w:p>
      <w:pPr>
        <w:pStyle w:val="Normal"/>
        <w:keepNext w:val="true"/>
        <w:numPr>
          <w:ilvl w:val="0"/>
          <w:numId w:val="0"/>
        </w:numPr>
        <w:tabs>
          <w:tab w:val="clear" w:pos="720"/>
          <w:tab w:val="left" w:pos="630" w:leader="none"/>
        </w:tabs>
        <w:spacing w:before="0" w:after="160"/>
        <w:outlineLvl w:val="1"/>
        <w:rPr>
          <w:rFonts w:ascii="Calibri" w:hAnsi="Calibri" w:cs="Calibri"/>
          <w:b/>
          <w:bCs/>
          <w:spacing w:val="2"/>
          <w:sz w:val="36"/>
          <w:szCs w:val="36"/>
          <w:lang w:val="en-GB"/>
        </w:rPr>
      </w:pPr>
      <w:bookmarkStart w:id="550" w:name="_Toc415758638"/>
      <w:bookmarkStart w:id="551" w:name="_Toc482182887"/>
      <w:bookmarkStart w:id="552" w:name="_Toc514659240"/>
      <w:bookmarkStart w:id="553" w:name="_Toc514931147"/>
      <w:bookmarkStart w:id="554" w:name="_Toc513535702"/>
      <w:r>
        <w:rPr>
          <w:rFonts w:cs="Calibri" w:ascii="Calibri" w:hAnsi="Calibri"/>
          <w:b/>
          <w:bCs/>
          <w:spacing w:val="2"/>
          <w:sz w:val="36"/>
          <w:szCs w:val="36"/>
          <w:lang w:val="en-GB"/>
        </w:rPr>
        <w:t>ANNEXURE. M: Development Team</w:t>
      </w:r>
      <w:bookmarkEnd w:id="550"/>
      <w:bookmarkEnd w:id="551"/>
      <w:bookmarkEnd w:id="552"/>
      <w:bookmarkEnd w:id="553"/>
      <w:bookmarkEnd w:id="554"/>
    </w:p>
    <w:tbl>
      <w:tblPr>
        <w:tblW w:w="9769" w:type="dxa"/>
        <w:jc w:val="start"/>
        <w:tblInd w:w="-185" w:type="dxa"/>
        <w:tblLayout w:type="fixed"/>
        <w:tblCellMar>
          <w:top w:w="0" w:type="dxa"/>
          <w:start w:w="108" w:type="dxa"/>
          <w:bottom w:w="0" w:type="dxa"/>
          <w:end w:w="108" w:type="dxa"/>
        </w:tblCellMar>
        <w:tblLook w:val="04a0" w:noHBand="0" w:noVBand="1" w:firstColumn="1" w:lastRow="0" w:lastColumn="0" w:firstRow="1"/>
      </w:tblPr>
      <w:tblGrid>
        <w:gridCol w:w="542"/>
        <w:gridCol w:w="3188"/>
        <w:gridCol w:w="6039"/>
      </w:tblGrid>
      <w:tr>
        <w:trPr>
          <w:trHeight w:val="414" w:hRule="atLeast"/>
        </w:trPr>
        <w:tc>
          <w:tcPr>
            <w:tcW w:w="542"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spacing w:before="0" w:after="0"/>
              <w:jc w:val="center"/>
              <w:rPr>
                <w:rFonts w:ascii="Calibri" w:hAnsi="Calibri" w:cs="Calibri"/>
                <w:b/>
                <w:sz w:val="24"/>
                <w:szCs w:val="28"/>
              </w:rPr>
            </w:pPr>
            <w:r>
              <w:rPr>
                <w:rFonts w:cs="Calibri" w:ascii="Calibri" w:hAnsi="Calibri"/>
                <w:b/>
                <w:sz w:val="24"/>
                <w:szCs w:val="28"/>
              </w:rPr>
              <w:t>#</w:t>
            </w:r>
          </w:p>
        </w:tc>
        <w:tc>
          <w:tcPr>
            <w:tcW w:w="3188"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spacing w:before="0" w:after="0"/>
              <w:jc w:val="center"/>
              <w:rPr>
                <w:rFonts w:ascii="Calibri" w:hAnsi="Calibri" w:cs="Calibri"/>
                <w:b/>
                <w:sz w:val="24"/>
                <w:szCs w:val="28"/>
              </w:rPr>
            </w:pPr>
            <w:r>
              <w:rPr>
                <w:rFonts w:cs="Calibri" w:ascii="Calibri" w:hAnsi="Calibri"/>
                <w:b/>
                <w:sz w:val="24"/>
                <w:szCs w:val="28"/>
              </w:rPr>
              <w:t>Name</w:t>
            </w:r>
          </w:p>
        </w:tc>
        <w:tc>
          <w:tcPr>
            <w:tcW w:w="6039"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spacing w:before="0" w:after="0"/>
              <w:jc w:val="center"/>
              <w:rPr>
                <w:rFonts w:ascii="Calibri" w:hAnsi="Calibri" w:cs="Calibri"/>
                <w:b/>
                <w:sz w:val="24"/>
                <w:szCs w:val="28"/>
              </w:rPr>
            </w:pPr>
            <w:r>
              <w:rPr>
                <w:rFonts w:cs="Calibri" w:ascii="Calibri" w:hAnsi="Calibri"/>
                <w:b/>
                <w:sz w:val="24"/>
                <w:szCs w:val="28"/>
              </w:rPr>
              <w:t>Designation</w:t>
            </w:r>
          </w:p>
        </w:tc>
      </w:tr>
      <w:tr>
        <w:trPr>
          <w:trHeight w:val="414" w:hRule="atLeast"/>
        </w:trPr>
        <w:tc>
          <w:tcPr>
            <w:tcW w:w="9769" w:type="dxa"/>
            <w:gridSpan w:val="3"/>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spacing w:before="0" w:after="0"/>
              <w:rPr>
                <w:rFonts w:ascii="Calibri" w:hAnsi="Calibri" w:cs="Calibri"/>
                <w:b/>
                <w:sz w:val="24"/>
                <w:szCs w:val="28"/>
              </w:rPr>
            </w:pPr>
            <w:r>
              <w:rPr>
                <w:rFonts w:cs="Calibri" w:ascii="Calibri" w:hAnsi="Calibri"/>
                <w:b/>
                <w:sz w:val="24"/>
              </w:rPr>
              <w:t>Writers</w:t>
            </w:r>
          </w:p>
        </w:tc>
      </w:tr>
      <w:tr>
        <w:trPr>
          <w:trHeight w:val="414" w:hRule="atLeast"/>
        </w:trPr>
        <w:tc>
          <w:tcPr>
            <w:tcW w:w="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262"/>
              </w:numPr>
              <w:suppressAutoHyphens w:val="false"/>
              <w:spacing w:lineRule="auto" w:line="240" w:before="0" w:after="0"/>
              <w:contextualSpacing/>
              <w:jc w:val="center"/>
              <w:rPr>
                <w:rFonts w:cs="Calibri"/>
                <w:sz w:val="24"/>
                <w:szCs w:val="24"/>
              </w:rPr>
            </w:pPr>
            <w:r>
              <w:rPr>
                <w:rFonts w:cs="Calibri"/>
                <w:sz w:val="24"/>
                <w:szCs w:val="24"/>
              </w:rPr>
            </w:r>
          </w:p>
        </w:tc>
        <w:tc>
          <w:tcPr>
            <w:tcW w:w="318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Dr. Muhammad Ajmal Khan</w:t>
            </w:r>
          </w:p>
        </w:tc>
        <w:tc>
          <w:tcPr>
            <w:tcW w:w="60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Chief Operating Officer PHC</w:t>
            </w:r>
          </w:p>
        </w:tc>
      </w:tr>
      <w:tr>
        <w:trPr>
          <w:trHeight w:val="414" w:hRule="atLeast"/>
        </w:trPr>
        <w:tc>
          <w:tcPr>
            <w:tcW w:w="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262"/>
              </w:numPr>
              <w:suppressAutoHyphens w:val="false"/>
              <w:spacing w:lineRule="auto" w:line="240" w:before="0" w:after="0"/>
              <w:contextualSpacing/>
              <w:jc w:val="center"/>
              <w:rPr>
                <w:rFonts w:cs="Calibri"/>
                <w:sz w:val="24"/>
                <w:szCs w:val="24"/>
              </w:rPr>
            </w:pPr>
            <w:r>
              <w:rPr>
                <w:rFonts w:cs="Calibri"/>
                <w:sz w:val="24"/>
                <w:szCs w:val="24"/>
              </w:rPr>
            </w:r>
          </w:p>
        </w:tc>
        <w:tc>
          <w:tcPr>
            <w:tcW w:w="318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Dr. Mushtaq Ahmed Salariya</w:t>
            </w:r>
          </w:p>
        </w:tc>
        <w:tc>
          <w:tcPr>
            <w:tcW w:w="60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Director (Clinical Governance and Organizational Standards)</w:t>
            </w:r>
          </w:p>
        </w:tc>
      </w:tr>
      <w:tr>
        <w:trPr>
          <w:trHeight w:val="414" w:hRule="atLeast"/>
        </w:trPr>
        <w:tc>
          <w:tcPr>
            <w:tcW w:w="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262"/>
              </w:numPr>
              <w:suppressAutoHyphens w:val="false"/>
              <w:spacing w:lineRule="auto" w:line="240" w:before="0" w:after="0"/>
              <w:contextualSpacing/>
              <w:jc w:val="center"/>
              <w:rPr>
                <w:rFonts w:cs="Calibri"/>
                <w:sz w:val="24"/>
                <w:szCs w:val="24"/>
              </w:rPr>
            </w:pPr>
            <w:r>
              <w:rPr>
                <w:rFonts w:cs="Calibri"/>
                <w:sz w:val="24"/>
                <w:szCs w:val="24"/>
              </w:rPr>
            </w:r>
          </w:p>
        </w:tc>
        <w:tc>
          <w:tcPr>
            <w:tcW w:w="318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Lt. Col. (Retd.) Dr. Anees Ahmad Qureshi</w:t>
            </w:r>
          </w:p>
        </w:tc>
        <w:tc>
          <w:tcPr>
            <w:tcW w:w="60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Additional Director (Clinical Standards Development)</w:t>
            </w:r>
          </w:p>
        </w:tc>
      </w:tr>
      <w:tr>
        <w:trPr>
          <w:trHeight w:val="414" w:hRule="atLeast"/>
        </w:trPr>
        <w:tc>
          <w:tcPr>
            <w:tcW w:w="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262"/>
              </w:numPr>
              <w:suppressAutoHyphens w:val="false"/>
              <w:spacing w:lineRule="auto" w:line="240" w:before="0" w:after="0"/>
              <w:contextualSpacing/>
              <w:jc w:val="center"/>
              <w:rPr>
                <w:rFonts w:cs="Calibri"/>
                <w:sz w:val="24"/>
                <w:szCs w:val="24"/>
              </w:rPr>
            </w:pPr>
            <w:r>
              <w:rPr>
                <w:rFonts w:cs="Calibri"/>
                <w:sz w:val="24"/>
                <w:szCs w:val="24"/>
              </w:rPr>
            </w:r>
          </w:p>
        </w:tc>
        <w:tc>
          <w:tcPr>
            <w:tcW w:w="318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Dr. Shahid Amin</w:t>
            </w:r>
          </w:p>
        </w:tc>
        <w:tc>
          <w:tcPr>
            <w:tcW w:w="60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Deputy Director (Clinical Standards Development)</w:t>
            </w:r>
          </w:p>
        </w:tc>
      </w:tr>
      <w:tr>
        <w:trPr>
          <w:trHeight w:val="458" w:hRule="atLeast"/>
        </w:trPr>
        <w:tc>
          <w:tcPr>
            <w:tcW w:w="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262"/>
              </w:numPr>
              <w:spacing w:lineRule="auto" w:line="240" w:before="0" w:after="0"/>
              <w:jc w:val="center"/>
              <w:rPr>
                <w:rFonts w:cs="Calibri"/>
                <w:sz w:val="24"/>
              </w:rPr>
            </w:pPr>
            <w:r>
              <w:rPr>
                <w:rFonts w:cs="Calibri"/>
                <w:sz w:val="24"/>
              </w:rPr>
            </w:r>
          </w:p>
        </w:tc>
        <w:tc>
          <w:tcPr>
            <w:tcW w:w="318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Dr. Zarfishan Tahir</w:t>
            </w:r>
          </w:p>
        </w:tc>
        <w:tc>
          <w:tcPr>
            <w:tcW w:w="60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Prof. of Microbiology, Institute of Public Health Lahore.</w:t>
            </w:r>
          </w:p>
        </w:tc>
      </w:tr>
      <w:tr>
        <w:trPr>
          <w:trHeight w:val="414" w:hRule="atLeast"/>
        </w:trPr>
        <w:tc>
          <w:tcPr>
            <w:tcW w:w="9769" w:type="dxa"/>
            <w:gridSpan w:val="3"/>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b/>
                <w:sz w:val="24"/>
              </w:rPr>
              <w:t>Reviewers/Contributors</w:t>
            </w:r>
          </w:p>
        </w:tc>
      </w:tr>
      <w:tr>
        <w:trPr>
          <w:trHeight w:val="607" w:hRule="atLeast"/>
        </w:trPr>
        <w:tc>
          <w:tcPr>
            <w:tcW w:w="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262"/>
              </w:numPr>
              <w:spacing w:lineRule="auto" w:line="240" w:before="0" w:after="0"/>
              <w:jc w:val="center"/>
              <w:rPr>
                <w:rFonts w:cs="Calibri"/>
                <w:sz w:val="24"/>
              </w:rPr>
            </w:pPr>
            <w:r>
              <w:rPr>
                <w:rFonts w:cs="Calibri"/>
                <w:sz w:val="24"/>
              </w:rPr>
            </w:r>
          </w:p>
        </w:tc>
        <w:tc>
          <w:tcPr>
            <w:tcW w:w="318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Dr. Majed Latif</w:t>
            </w:r>
          </w:p>
        </w:tc>
        <w:tc>
          <w:tcPr>
            <w:tcW w:w="60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before="0" w:after="0"/>
              <w:rPr>
                <w:rFonts w:ascii="Calibri" w:hAnsi="Calibri" w:eastAsia="Calibri" w:cs="Calibri"/>
                <w:spacing w:val="1"/>
                <w:sz w:val="24"/>
              </w:rPr>
            </w:pPr>
            <w:r>
              <w:rPr>
                <w:rFonts w:cs="Calibri" w:ascii="Calibri" w:hAnsi="Calibri"/>
                <w:position w:val="1"/>
                <w:sz w:val="24"/>
              </w:rPr>
              <w:t>Additional Director (Internal &amp; External Training)</w:t>
            </w:r>
          </w:p>
        </w:tc>
      </w:tr>
      <w:tr>
        <w:trPr>
          <w:trHeight w:val="414" w:hRule="atLeast"/>
        </w:trPr>
        <w:tc>
          <w:tcPr>
            <w:tcW w:w="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262"/>
              </w:numPr>
              <w:spacing w:lineRule="auto" w:line="240" w:before="0" w:after="0"/>
              <w:jc w:val="center"/>
              <w:rPr>
                <w:rFonts w:cs="Calibri"/>
                <w:sz w:val="24"/>
              </w:rPr>
            </w:pPr>
            <w:r>
              <w:rPr>
                <w:rFonts w:cs="Calibri"/>
                <w:sz w:val="24"/>
              </w:rPr>
            </w:r>
          </w:p>
        </w:tc>
        <w:tc>
          <w:tcPr>
            <w:tcW w:w="318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Dr. Shafique ur Rehman</w:t>
            </w:r>
          </w:p>
        </w:tc>
        <w:tc>
          <w:tcPr>
            <w:tcW w:w="60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before="0" w:after="0"/>
              <w:rPr>
                <w:rFonts w:ascii="Calibri" w:hAnsi="Calibri" w:eastAsia="Calibri" w:cs="Calibri"/>
                <w:spacing w:val="1"/>
                <w:sz w:val="24"/>
              </w:rPr>
            </w:pPr>
            <w:r>
              <w:rPr>
                <w:rFonts w:cs="Calibri" w:ascii="Calibri" w:hAnsi="Calibri"/>
                <w:position w:val="1"/>
                <w:sz w:val="24"/>
              </w:rPr>
              <w:t>Deputy Director (Trainings)</w:t>
            </w:r>
          </w:p>
        </w:tc>
      </w:tr>
      <w:tr>
        <w:trPr>
          <w:trHeight w:val="414" w:hRule="atLeast"/>
        </w:trPr>
        <w:tc>
          <w:tcPr>
            <w:tcW w:w="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262"/>
              </w:numPr>
              <w:spacing w:lineRule="auto" w:line="240" w:before="0" w:after="0"/>
              <w:jc w:val="center"/>
              <w:rPr>
                <w:rFonts w:cs="Calibri"/>
                <w:sz w:val="24"/>
              </w:rPr>
            </w:pPr>
            <w:r>
              <w:rPr>
                <w:rFonts w:cs="Calibri"/>
                <w:sz w:val="24"/>
              </w:rPr>
            </w:r>
          </w:p>
        </w:tc>
        <w:tc>
          <w:tcPr>
            <w:tcW w:w="318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Dr. Imtiaz Ali</w:t>
            </w:r>
          </w:p>
        </w:tc>
        <w:tc>
          <w:tcPr>
            <w:tcW w:w="6039"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before="0" w:after="0"/>
              <w:rPr>
                <w:rFonts w:ascii="Calibri" w:hAnsi="Calibri" w:eastAsia="Calibri" w:cs="Calibri"/>
                <w:spacing w:val="1"/>
                <w:sz w:val="24"/>
              </w:rPr>
            </w:pPr>
            <w:r>
              <w:rPr>
                <w:rFonts w:cs="Calibri" w:ascii="Calibri" w:hAnsi="Calibri"/>
                <w:position w:val="1"/>
                <w:sz w:val="24"/>
              </w:rPr>
              <w:t>Deputy Director (Trainings)</w:t>
            </w:r>
          </w:p>
        </w:tc>
      </w:tr>
      <w:tr>
        <w:trPr>
          <w:trHeight w:val="414" w:hRule="atLeast"/>
        </w:trPr>
        <w:tc>
          <w:tcPr>
            <w:tcW w:w="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262"/>
              </w:numPr>
              <w:spacing w:lineRule="auto" w:line="240" w:before="0" w:after="0"/>
              <w:jc w:val="center"/>
              <w:rPr>
                <w:rFonts w:cs="Calibri"/>
                <w:sz w:val="24"/>
              </w:rPr>
            </w:pPr>
            <w:r>
              <w:rPr>
                <w:rFonts w:cs="Calibri"/>
                <w:sz w:val="24"/>
              </w:rPr>
            </w:r>
          </w:p>
        </w:tc>
        <w:tc>
          <w:tcPr>
            <w:tcW w:w="318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Hafiz Dr. Fayzan Akhtar</w:t>
            </w:r>
          </w:p>
        </w:tc>
        <w:tc>
          <w:tcPr>
            <w:tcW w:w="6039"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before="0" w:after="0"/>
              <w:rPr>
                <w:rFonts w:ascii="Calibri" w:hAnsi="Calibri" w:eastAsia="Calibri" w:cs="Calibri"/>
                <w:spacing w:val="1"/>
                <w:sz w:val="24"/>
              </w:rPr>
            </w:pPr>
            <w:r>
              <w:rPr>
                <w:rFonts w:cs="Calibri" w:ascii="Calibri" w:hAnsi="Calibri"/>
                <w:position w:val="1"/>
                <w:sz w:val="24"/>
              </w:rPr>
              <w:t>Deputy Director (Trainings)</w:t>
            </w:r>
          </w:p>
        </w:tc>
      </w:tr>
      <w:tr>
        <w:trPr>
          <w:trHeight w:val="414" w:hRule="atLeast"/>
        </w:trPr>
        <w:tc>
          <w:tcPr>
            <w:tcW w:w="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262"/>
              </w:numPr>
              <w:spacing w:lineRule="auto" w:line="240" w:before="0" w:after="0"/>
              <w:jc w:val="center"/>
              <w:rPr>
                <w:rFonts w:cs="Calibri"/>
                <w:sz w:val="24"/>
              </w:rPr>
            </w:pPr>
            <w:r>
              <w:rPr>
                <w:rFonts w:cs="Calibri"/>
                <w:sz w:val="24"/>
              </w:rPr>
            </w:r>
          </w:p>
        </w:tc>
        <w:tc>
          <w:tcPr>
            <w:tcW w:w="318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Dr. Basharat Javed Khan</w:t>
            </w:r>
          </w:p>
        </w:tc>
        <w:tc>
          <w:tcPr>
            <w:tcW w:w="6039"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before="0" w:after="0"/>
              <w:rPr>
                <w:rFonts w:ascii="Calibri" w:hAnsi="Calibri" w:cs="Calibri"/>
                <w:sz w:val="24"/>
              </w:rPr>
            </w:pPr>
            <w:r>
              <w:rPr>
                <w:rFonts w:cs="Calibri" w:ascii="Calibri" w:hAnsi="Calibri"/>
                <w:sz w:val="24"/>
              </w:rPr>
              <w:t>Deputy Director (Trainings)</w:t>
            </w:r>
          </w:p>
        </w:tc>
      </w:tr>
      <w:tr>
        <w:trPr>
          <w:trHeight w:val="414" w:hRule="atLeast"/>
        </w:trPr>
        <w:tc>
          <w:tcPr>
            <w:tcW w:w="9769" w:type="dxa"/>
            <w:gridSpan w:val="3"/>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before="0" w:after="0"/>
              <w:rPr>
                <w:rFonts w:ascii="Calibri" w:hAnsi="Calibri" w:cs="Calibri"/>
                <w:sz w:val="24"/>
              </w:rPr>
            </w:pPr>
            <w:r>
              <w:rPr>
                <w:rFonts w:cs="Calibri" w:ascii="Calibri" w:hAnsi="Calibri"/>
                <w:b/>
                <w:sz w:val="24"/>
              </w:rPr>
              <w:t>Reviewers</w:t>
            </w:r>
          </w:p>
        </w:tc>
      </w:tr>
      <w:tr>
        <w:trPr>
          <w:trHeight w:val="414" w:hRule="atLeast"/>
        </w:trPr>
        <w:tc>
          <w:tcPr>
            <w:tcW w:w="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262"/>
              </w:numPr>
              <w:spacing w:lineRule="auto" w:line="240" w:before="0" w:after="0"/>
              <w:jc w:val="center"/>
              <w:rPr>
                <w:rFonts w:cs="Calibri"/>
                <w:sz w:val="24"/>
              </w:rPr>
            </w:pPr>
            <w:r>
              <w:rPr>
                <w:rFonts w:cs="Calibri"/>
                <w:sz w:val="24"/>
              </w:rPr>
            </w:r>
          </w:p>
        </w:tc>
        <w:tc>
          <w:tcPr>
            <w:tcW w:w="318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Dr. Shamoun Masood</w:t>
            </w:r>
          </w:p>
        </w:tc>
        <w:tc>
          <w:tcPr>
            <w:tcW w:w="603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0"/>
              <w:rPr>
                <w:rFonts w:ascii="Calibri" w:hAnsi="Calibri" w:cs="Calibri"/>
                <w:sz w:val="24"/>
              </w:rPr>
            </w:pPr>
            <w:r>
              <w:rPr>
                <w:rFonts w:cs="Calibri" w:ascii="Calibri" w:hAnsi="Calibri"/>
                <w:sz w:val="24"/>
              </w:rPr>
              <w:t>AD Complaints</w:t>
            </w:r>
          </w:p>
        </w:tc>
      </w:tr>
      <w:tr>
        <w:trPr>
          <w:trHeight w:val="414" w:hRule="atLeast"/>
        </w:trPr>
        <w:tc>
          <w:tcPr>
            <w:tcW w:w="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262"/>
              </w:numPr>
              <w:spacing w:lineRule="auto" w:line="240" w:before="0" w:after="0"/>
              <w:jc w:val="center"/>
              <w:rPr>
                <w:rFonts w:cs="Calibri"/>
                <w:sz w:val="24"/>
              </w:rPr>
            </w:pPr>
            <w:r>
              <w:rPr>
                <w:rFonts w:cs="Calibri"/>
                <w:sz w:val="24"/>
              </w:rPr>
            </w:r>
          </w:p>
        </w:tc>
        <w:tc>
          <w:tcPr>
            <w:tcW w:w="318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Dr. Saleem Khokhar</w:t>
            </w:r>
          </w:p>
        </w:tc>
        <w:tc>
          <w:tcPr>
            <w:tcW w:w="603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0"/>
              <w:rPr>
                <w:rFonts w:ascii="Calibri" w:hAnsi="Calibri" w:cs="Calibri"/>
                <w:sz w:val="24"/>
              </w:rPr>
            </w:pPr>
            <w:r>
              <w:rPr>
                <w:rFonts w:cs="Calibri" w:ascii="Calibri" w:hAnsi="Calibri"/>
                <w:sz w:val="24"/>
              </w:rPr>
              <w:t>AD Inspections</w:t>
            </w:r>
          </w:p>
        </w:tc>
      </w:tr>
      <w:tr>
        <w:trPr>
          <w:trHeight w:val="414" w:hRule="atLeast"/>
        </w:trPr>
        <w:tc>
          <w:tcPr>
            <w:tcW w:w="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262"/>
              </w:numPr>
              <w:spacing w:lineRule="auto" w:line="240" w:before="0" w:after="0"/>
              <w:jc w:val="center"/>
              <w:rPr>
                <w:rFonts w:cs="Calibri"/>
                <w:sz w:val="24"/>
              </w:rPr>
            </w:pPr>
            <w:r>
              <w:rPr>
                <w:rFonts w:cs="Calibri"/>
                <w:sz w:val="24"/>
              </w:rPr>
            </w:r>
          </w:p>
        </w:tc>
        <w:tc>
          <w:tcPr>
            <w:tcW w:w="318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Dr. Farooq Adeel</w:t>
            </w:r>
          </w:p>
        </w:tc>
        <w:tc>
          <w:tcPr>
            <w:tcW w:w="6039"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before="0" w:after="0"/>
              <w:rPr>
                <w:rFonts w:ascii="Calibri" w:hAnsi="Calibri" w:cs="Calibri"/>
                <w:sz w:val="24"/>
              </w:rPr>
            </w:pPr>
            <w:r>
              <w:rPr>
                <w:rFonts w:cs="Calibri" w:ascii="Calibri" w:hAnsi="Calibri"/>
                <w:sz w:val="24"/>
              </w:rPr>
              <w:t>AD Implementation</w:t>
            </w:r>
          </w:p>
        </w:tc>
      </w:tr>
      <w:tr>
        <w:trPr>
          <w:trHeight w:val="414" w:hRule="atLeast"/>
        </w:trPr>
        <w:tc>
          <w:tcPr>
            <w:tcW w:w="9769" w:type="dxa"/>
            <w:gridSpan w:val="3"/>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b/>
                <w:sz w:val="24"/>
              </w:rPr>
              <w:t>IT Support and Designing</w:t>
            </w:r>
          </w:p>
        </w:tc>
      </w:tr>
      <w:tr>
        <w:trPr>
          <w:trHeight w:val="414" w:hRule="atLeast"/>
        </w:trPr>
        <w:tc>
          <w:tcPr>
            <w:tcW w:w="542"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spacing w:before="0" w:after="0"/>
              <w:rPr>
                <w:rFonts w:ascii="Calibri" w:hAnsi="Calibri" w:cs="Calibri"/>
                <w:b/>
                <w:sz w:val="24"/>
                <w:szCs w:val="28"/>
              </w:rPr>
            </w:pPr>
            <w:r>
              <w:rPr>
                <w:rFonts w:cs="Calibri" w:ascii="Calibri" w:hAnsi="Calibri"/>
                <w:b/>
                <w:sz w:val="24"/>
                <w:szCs w:val="28"/>
              </w:rPr>
              <w:t xml:space="preserve"> </w:t>
            </w:r>
            <w:r>
              <w:rPr>
                <w:rFonts w:cs="Calibri" w:ascii="Calibri" w:hAnsi="Calibri"/>
                <w:b/>
                <w:sz w:val="24"/>
                <w:szCs w:val="28"/>
              </w:rPr>
              <w:t>#</w:t>
            </w:r>
          </w:p>
        </w:tc>
        <w:tc>
          <w:tcPr>
            <w:tcW w:w="3188"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spacing w:before="0" w:after="0"/>
              <w:jc w:val="center"/>
              <w:rPr>
                <w:rFonts w:ascii="Calibri" w:hAnsi="Calibri" w:cs="Calibri"/>
                <w:b/>
                <w:sz w:val="24"/>
                <w:szCs w:val="28"/>
              </w:rPr>
            </w:pPr>
            <w:r>
              <w:rPr>
                <w:rFonts w:cs="Calibri" w:ascii="Calibri" w:hAnsi="Calibri"/>
                <w:b/>
                <w:sz w:val="24"/>
                <w:szCs w:val="28"/>
              </w:rPr>
              <w:t>Name</w:t>
            </w:r>
          </w:p>
        </w:tc>
        <w:tc>
          <w:tcPr>
            <w:tcW w:w="6039"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spacing w:before="0" w:after="0"/>
              <w:jc w:val="center"/>
              <w:rPr>
                <w:rFonts w:ascii="Calibri" w:hAnsi="Calibri" w:cs="Calibri"/>
                <w:b/>
                <w:sz w:val="24"/>
                <w:szCs w:val="28"/>
              </w:rPr>
            </w:pPr>
            <w:r>
              <w:rPr>
                <w:rFonts w:cs="Calibri" w:ascii="Calibri" w:hAnsi="Calibri"/>
                <w:b/>
                <w:sz w:val="24"/>
                <w:szCs w:val="28"/>
              </w:rPr>
              <w:t>Designation</w:t>
            </w:r>
          </w:p>
        </w:tc>
      </w:tr>
      <w:tr>
        <w:trPr>
          <w:trHeight w:val="414" w:hRule="atLeast"/>
        </w:trPr>
        <w:tc>
          <w:tcPr>
            <w:tcW w:w="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262"/>
              </w:numPr>
              <w:spacing w:lineRule="auto" w:line="240" w:before="0" w:after="0"/>
              <w:rPr>
                <w:rFonts w:cs="Calibri"/>
                <w:sz w:val="24"/>
              </w:rPr>
            </w:pPr>
            <w:r>
              <w:rPr>
                <w:rFonts w:cs="Calibri"/>
                <w:sz w:val="24"/>
              </w:rPr>
            </w:r>
          </w:p>
        </w:tc>
        <w:tc>
          <w:tcPr>
            <w:tcW w:w="318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Ms Rabia Tahir</w:t>
            </w:r>
          </w:p>
        </w:tc>
        <w:tc>
          <w:tcPr>
            <w:tcW w:w="60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 xml:space="preserve">Deputy Director Communications </w:t>
            </w:r>
          </w:p>
        </w:tc>
      </w:tr>
      <w:tr>
        <w:trPr>
          <w:trHeight w:val="414" w:hRule="atLeast"/>
        </w:trPr>
        <w:tc>
          <w:tcPr>
            <w:tcW w:w="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262"/>
              </w:numPr>
              <w:spacing w:lineRule="auto" w:line="240" w:before="0" w:after="0"/>
              <w:rPr>
                <w:rFonts w:cs="Calibri"/>
                <w:sz w:val="24"/>
              </w:rPr>
            </w:pPr>
            <w:r>
              <w:rPr>
                <w:rFonts w:cs="Calibri"/>
                <w:sz w:val="24"/>
              </w:rPr>
            </w:r>
          </w:p>
        </w:tc>
        <w:tc>
          <w:tcPr>
            <w:tcW w:w="318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Miss Rashda Parveen</w:t>
            </w:r>
          </w:p>
        </w:tc>
        <w:tc>
          <w:tcPr>
            <w:tcW w:w="60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AM Research &amp; Development</w:t>
            </w:r>
          </w:p>
        </w:tc>
      </w:tr>
      <w:tr>
        <w:trPr>
          <w:trHeight w:val="414" w:hRule="atLeast"/>
        </w:trPr>
        <w:tc>
          <w:tcPr>
            <w:tcW w:w="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ListParagraph"/>
              <w:numPr>
                <w:ilvl w:val="0"/>
                <w:numId w:val="262"/>
              </w:numPr>
              <w:spacing w:lineRule="auto" w:line="240" w:before="0" w:after="0"/>
              <w:rPr>
                <w:rFonts w:cs="Calibri"/>
                <w:sz w:val="24"/>
              </w:rPr>
            </w:pPr>
            <w:r>
              <w:rPr>
                <w:rFonts w:cs="Calibri"/>
                <w:sz w:val="24"/>
              </w:rPr>
            </w:r>
          </w:p>
        </w:tc>
        <w:tc>
          <w:tcPr>
            <w:tcW w:w="318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Mr. Kashif Siddique Awan</w:t>
            </w:r>
          </w:p>
        </w:tc>
        <w:tc>
          <w:tcPr>
            <w:tcW w:w="60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Calibri" w:hAnsi="Calibri" w:cs="Calibri"/>
                <w:sz w:val="24"/>
              </w:rPr>
            </w:pPr>
            <w:r>
              <w:rPr>
                <w:rFonts w:cs="Calibri" w:ascii="Calibri" w:hAnsi="Calibri"/>
                <w:sz w:val="24"/>
              </w:rPr>
              <w:t>Graphic Designer</w:t>
            </w:r>
          </w:p>
        </w:tc>
      </w:tr>
    </w:tbl>
    <w:p>
      <w:pPr>
        <w:pStyle w:val="Normal"/>
        <w:keepNext w:val="true"/>
        <w:numPr>
          <w:ilvl w:val="0"/>
          <w:numId w:val="0"/>
        </w:numPr>
        <w:tabs>
          <w:tab w:val="clear" w:pos="720"/>
          <w:tab w:val="left" w:pos="630" w:leader="none"/>
        </w:tabs>
        <w:outlineLvl w:val="1"/>
        <w:rPr>
          <w:rFonts w:ascii="Calibri" w:hAnsi="Calibri" w:cs="Calibri"/>
          <w:b/>
          <w:bCs/>
          <w:spacing w:val="2"/>
          <w:sz w:val="36"/>
          <w:szCs w:val="36"/>
          <w:lang w:val="en-GB"/>
        </w:rPr>
      </w:pPr>
      <w:r>
        <w:rPr>
          <w:rFonts w:cs="Calibri" w:ascii="Calibri" w:hAnsi="Calibri"/>
          <w:b/>
          <w:bCs/>
          <w:spacing w:val="2"/>
          <w:sz w:val="36"/>
          <w:szCs w:val="36"/>
          <w:lang w:val="en-GB"/>
        </w:rPr>
      </w:r>
    </w:p>
    <w:p>
      <w:pPr>
        <w:pStyle w:val="Normal"/>
        <w:keepNext w:val="true"/>
        <w:numPr>
          <w:ilvl w:val="0"/>
          <w:numId w:val="0"/>
        </w:numPr>
        <w:tabs>
          <w:tab w:val="clear" w:pos="720"/>
          <w:tab w:val="left" w:pos="1190" w:leader="none"/>
        </w:tabs>
        <w:outlineLvl w:val="1"/>
        <w:rPr>
          <w:rFonts w:ascii="Calibri" w:hAnsi="Calibri" w:cs="Calibri"/>
          <w:b/>
          <w:bCs/>
          <w:spacing w:val="2"/>
          <w:sz w:val="36"/>
          <w:szCs w:val="36"/>
          <w:lang w:val="en-GB"/>
        </w:rPr>
      </w:pPr>
      <w:r>
        <w:rPr>
          <w:rFonts w:cs="Calibri" w:ascii="Calibri" w:hAnsi="Calibri"/>
          <w:b/>
          <w:bCs/>
          <w:spacing w:val="2"/>
          <w:sz w:val="36"/>
          <w:szCs w:val="36"/>
          <w:lang w:val="en-GB"/>
        </w:rPr>
      </w:r>
      <w:r>
        <w:br w:type="page"/>
      </w:r>
    </w:p>
    <w:p>
      <w:pPr>
        <w:pStyle w:val="Normal"/>
        <w:spacing w:before="0" w:after="160"/>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mc:AlternateContent>
          <mc:Choice Requires="wps">
            <w:drawing>
              <wp:anchor distT="0" distB="20320" distL="0" distR="20320" simplePos="0" relativeHeight="507" behindDoc="0" locked="0" layoutInCell="1" allowOverlap="1" wp14:anchorId="06873F3E">
                <wp:simplePos x="0" y="0"/>
                <wp:positionH relativeFrom="column">
                  <wp:posOffset>760730</wp:posOffset>
                </wp:positionH>
                <wp:positionV relativeFrom="paragraph">
                  <wp:posOffset>70485</wp:posOffset>
                </wp:positionV>
                <wp:extent cx="4951730" cy="5961380"/>
                <wp:effectExtent l="6985" t="6985" r="6985" b="6985"/>
                <wp:wrapNone/>
                <wp:docPr id="48" name="Rounded Rectangle 31"/>
                <a:graphic xmlns:a="http://schemas.openxmlformats.org/drawingml/2006/main">
                  <a:graphicData uri="http://schemas.microsoft.com/office/word/2010/wordprocessingShape">
                    <wps:wsp>
                      <wps:cNvSpPr/>
                      <wps:spPr>
                        <a:xfrm>
                          <a:off x="0" y="0"/>
                          <a:ext cx="4951800" cy="5961240"/>
                        </a:xfrm>
                        <a:prstGeom prst="roundRect">
                          <a:avLst>
                            <a:gd name="adj" fmla="val 16667"/>
                          </a:avLst>
                        </a:prstGeom>
                        <a:solidFill>
                          <a:srgbClr val="FFFFFF"/>
                        </a:solidFill>
                        <a:ln w="12700">
                          <a:solidFill>
                            <a:srgbClr val="000000"/>
                          </a:solidFill>
                          <a:miter/>
                        </a:ln>
                      </wps:spPr>
                      <wps:style>
                        <a:lnRef idx="0"/>
                        <a:fillRef idx="0"/>
                        <a:effectRef idx="0"/>
                        <a:fontRef idx="minor"/>
                      </wps:style>
                      <wps:txbx>
                        <w:txbxContent>
                          <w:p>
                            <w:pPr>
                              <w:pStyle w:val="ListParagraph"/>
                              <w:ind w:start="0"/>
                              <w:jc w:val="center"/>
                              <w:rPr>
                                <w:color w:val="595959"/>
                                <w:sz w:val="26"/>
                                <w:szCs w:val="26"/>
                              </w:rPr>
                            </w:pPr>
                            <w:r>
                              <w:rPr>
                                <w:color w:val="0070C0"/>
                                <w:sz w:val="26"/>
                                <w:szCs w:val="26"/>
                              </w:rPr>
                              <w:t>© Punjab Healthcare Commission-2017</w:t>
                            </w:r>
                          </w:p>
                          <w:p>
                            <w:pPr>
                              <w:pStyle w:val="FrameContents"/>
                              <w:spacing w:before="0" w:after="160"/>
                              <w:jc w:val="center"/>
                              <w:rPr>
                                <w:sz w:val="20"/>
                              </w:rPr>
                            </w:pPr>
                            <w:r>
                              <w:rPr/>
                            </w:r>
                          </w:p>
                        </w:txbxContent>
                      </wps:txbx>
                      <wps:bodyPr anchor="ctr" upright="1">
                        <a:noAutofit/>
                      </wps:bodyPr>
                    </wps:wsp>
                  </a:graphicData>
                </a:graphic>
              </wp:anchor>
            </w:drawing>
          </mc:Choice>
          <mc:Fallback>
            <w:pict>
              <v:roundrect id="shape_0" fillcolor="white" stroked="t" o:allowincell="f" style="position:absolute;margin-left:59.9pt;margin-top:5.55pt;width:389.85pt;height:469.35pt;mso-wrap-style:square;v-text-anchor:middle" wp14:anchorId="06873F3E">
                <v:fill o:detectmouseclick="t" type="solid" color2="black"/>
                <v:stroke color="black" weight="12600" joinstyle="miter" endcap="flat"/>
                <v:textbox>
                  <w:txbxContent>
                    <w:p>
                      <w:pPr>
                        <w:pStyle w:val="ListParagraph"/>
                        <w:ind w:start="0"/>
                        <w:jc w:val="center"/>
                        <w:rPr>
                          <w:color w:val="595959"/>
                          <w:sz w:val="26"/>
                          <w:szCs w:val="26"/>
                        </w:rPr>
                      </w:pPr>
                      <w:r>
                        <w:rPr>
                          <w:color w:val="0070C0"/>
                          <w:sz w:val="26"/>
                          <w:szCs w:val="26"/>
                        </w:rPr>
                        <w:t>© Punjab Healthcare Commission-2017</w:t>
                      </w:r>
                    </w:p>
                    <w:p>
                      <w:pPr>
                        <w:pStyle w:val="FrameContents"/>
                        <w:spacing w:before="0" w:after="160"/>
                        <w:jc w:val="center"/>
                        <w:rPr>
                          <w:sz w:val="20"/>
                        </w:rPr>
                      </w:pPr>
                      <w:r>
                        <w:rPr/>
                      </w:r>
                    </w:p>
                  </w:txbxContent>
                </v:textbox>
                <w10:wrap type="none"/>
              </v:roundrect>
            </w:pict>
          </mc:Fallback>
        </mc:AlternateContent>
      </w:r>
      <w:bookmarkStart w:id="555" w:name="_Toc485729126"/>
      <w:bookmarkStart w:id="556" w:name="_Toc508753898"/>
      <w:bookmarkStart w:id="557" w:name="_Toc510016649"/>
      <w:bookmarkStart w:id="558" w:name="_Toc510018004"/>
      <w:bookmarkStart w:id="559" w:name="_Toc510096204"/>
      <w:bookmarkStart w:id="560" w:name="_Toc510096329"/>
      <w:bookmarkStart w:id="561" w:name="_Toc510104807"/>
      <w:bookmarkStart w:id="562" w:name="_Toc511213128"/>
      <w:bookmarkStart w:id="563" w:name="_Toc513529361"/>
      <w:bookmarkStart w:id="564" w:name="_Toc508753629"/>
      <w:bookmarkStart w:id="565" w:name="_Toc485728593"/>
      <w:bookmarkStart w:id="566" w:name="_Toc509278275"/>
      <w:bookmarkStart w:id="567" w:name="_Toc510000016"/>
      <w:bookmarkStart w:id="568" w:name="_Toc508754026"/>
      <w:bookmarkStart w:id="569" w:name="_Toc513535703"/>
      <w:bookmarkStart w:id="570" w:name="_Toc508753766"/>
      <w:bookmarkStart w:id="571" w:name="_Toc510016524"/>
      <w:bookmarkStart w:id="572" w:name="_Toc508752203"/>
      <w:bookmarkStart w:id="573" w:name="_Toc514659241"/>
      <w:bookmarkStart w:id="574" w:name="_Toc485728719"/>
      <w:bookmarkStart w:id="575" w:name="_Toc510016399"/>
      <w:bookmarkStart w:id="576" w:name="_Toc485720115"/>
      <w:bookmarkStart w:id="577" w:name="_Toc509996439"/>
      <w:bookmarkStart w:id="578" w:name="_Toc509278970"/>
      <w:bookmarkStart w:id="579" w:name="_Toc480802152"/>
      <w:bookmarkStart w:id="580" w:name="_Toc480069509"/>
      <w:bookmarkStart w:id="581" w:name="_Toc480288387"/>
      <w:bookmarkStart w:id="582" w:name="_Toc480882355"/>
      <w:bookmarkStart w:id="583" w:name="_Toc481486123"/>
      <w:bookmarkStart w:id="584" w:name="_Toc481486396"/>
      <w:bookmarkStart w:id="585" w:name="_Toc482089204"/>
      <w:bookmarkStart w:id="586" w:name="_Toc482089298"/>
      <w:bookmarkStart w:id="587" w:name="_Toc482093559"/>
      <w:bookmarkStart w:id="588" w:name="_Toc482096516"/>
      <w:bookmarkStart w:id="589" w:name="_Toc480069728"/>
      <w:bookmarkStart w:id="590" w:name="_Toc480069280"/>
      <w:bookmarkStart w:id="591" w:name="_Toc480802242"/>
      <w:bookmarkStart w:id="592" w:name="_Toc482182888"/>
      <w:bookmarkStart w:id="593" w:name="_Toc480802062"/>
      <w:bookmarkStart w:id="594" w:name="_Toc482112290"/>
      <w:bookmarkStart w:id="595" w:name="_Toc480069819"/>
      <w:bookmarkStart w:id="596" w:name="_Toc480880794"/>
      <w:bookmarkStart w:id="597" w:name="_Toc480069620"/>
      <w:bookmarkStart w:id="598" w:name="_Toc482182796"/>
      <w:bookmarkStart w:id="599" w:name="_Toc480069396"/>
      <w:bookmarkStart w:id="600" w:name="_Toc480802535"/>
      <w:bookmarkStart w:id="601" w:name="_Toc480802428"/>
      <w:bookmarkStart w:id="602" w:name="_Toc480802334"/>
      <w:bookmarkStart w:id="603" w:name="_Toc485729126"/>
      <w:bookmarkStart w:id="604" w:name="_Toc508753898"/>
      <w:bookmarkStart w:id="605" w:name="_Toc510016649"/>
      <w:bookmarkStart w:id="606" w:name="_Toc510018004"/>
      <w:bookmarkStart w:id="607" w:name="_Toc510096204"/>
      <w:bookmarkStart w:id="608" w:name="_Toc510096329"/>
      <w:bookmarkStart w:id="609" w:name="_Toc510104807"/>
      <w:bookmarkStart w:id="610" w:name="_Toc511213128"/>
      <w:bookmarkStart w:id="611" w:name="_Toc513529361"/>
      <w:bookmarkStart w:id="612" w:name="_Toc508753629"/>
      <w:bookmarkStart w:id="613" w:name="_Toc485728593"/>
      <w:bookmarkStart w:id="614" w:name="_Toc509278275"/>
      <w:bookmarkStart w:id="615" w:name="_Toc510000016"/>
      <w:bookmarkStart w:id="616" w:name="_Toc508754026"/>
      <w:bookmarkStart w:id="617" w:name="_Toc513535703"/>
      <w:bookmarkStart w:id="618" w:name="_Toc508753766"/>
      <w:bookmarkStart w:id="619" w:name="_Toc510016524"/>
      <w:bookmarkStart w:id="620" w:name="_Toc508752203"/>
      <w:bookmarkStart w:id="621" w:name="_Toc514659241"/>
      <w:bookmarkStart w:id="622" w:name="_Toc485728719"/>
      <w:bookmarkStart w:id="623" w:name="_Toc510016399"/>
      <w:bookmarkStart w:id="624" w:name="_Toc485720115"/>
      <w:bookmarkStart w:id="625" w:name="_Toc509996439"/>
      <w:bookmarkStart w:id="626" w:name="_Toc509278970"/>
      <w:bookmarkStart w:id="627" w:name="_Toc480802152"/>
      <w:bookmarkStart w:id="628" w:name="_Toc480069509"/>
      <w:bookmarkStart w:id="629" w:name="_Toc480288387"/>
      <w:bookmarkStart w:id="630" w:name="_Toc480882355"/>
      <w:bookmarkStart w:id="631" w:name="_Toc481486123"/>
      <w:bookmarkStart w:id="632" w:name="_Toc481486396"/>
      <w:bookmarkStart w:id="633" w:name="_Toc482089204"/>
      <w:bookmarkStart w:id="634" w:name="_Toc482089298"/>
      <w:bookmarkStart w:id="635" w:name="_Toc482093559"/>
      <w:bookmarkStart w:id="636" w:name="_Toc482096516"/>
      <w:bookmarkStart w:id="637" w:name="_Toc480069728"/>
      <w:bookmarkStart w:id="638" w:name="_Toc480069280"/>
      <w:bookmarkStart w:id="639" w:name="_Toc480802242"/>
      <w:bookmarkStart w:id="640" w:name="_Toc482182888"/>
      <w:bookmarkStart w:id="641" w:name="_Toc480802062"/>
      <w:bookmarkStart w:id="642" w:name="_Toc482112290"/>
      <w:bookmarkStart w:id="643" w:name="_Toc480069819"/>
      <w:bookmarkStart w:id="644" w:name="_Toc480880794"/>
      <w:bookmarkStart w:id="645" w:name="_Toc480069620"/>
      <w:bookmarkStart w:id="646" w:name="_Toc482182796"/>
      <w:bookmarkStart w:id="647" w:name="_Toc480069396"/>
      <w:bookmarkStart w:id="648" w:name="_Toc480802535"/>
      <w:bookmarkStart w:id="649" w:name="_Toc480802428"/>
      <w:bookmarkStart w:id="650" w:name="_Toc480802334"/>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p>
    <w:p>
      <w:pPr>
        <w:pStyle w:val="Normal"/>
        <w:keepNext w:val="true"/>
        <w:numPr>
          <w:ilvl w:val="0"/>
          <w:numId w:val="0"/>
        </w:numPr>
        <w:tabs>
          <w:tab w:val="clear" w:pos="720"/>
          <w:tab w:val="left" w:pos="630" w:leader="none"/>
        </w:tabs>
        <w:outlineLvl w:val="1"/>
        <w:rPr>
          <w:rFonts w:ascii="Calibri" w:hAnsi="Calibri" w:cs="Calibri"/>
        </w:rPr>
      </w:pPr>
      <w:r>
        <w:rPr>
          <w:rFonts w:cs="Calibri" w:ascii="Calibri" w:hAnsi="Calibri"/>
        </w:rPr>
      </w:r>
    </w:p>
    <w:p>
      <w:pPr>
        <w:pStyle w:val="Normal"/>
        <w:keepNext w:val="true"/>
        <w:numPr>
          <w:ilvl w:val="0"/>
          <w:numId w:val="0"/>
        </w:numPr>
        <w:tabs>
          <w:tab w:val="clear" w:pos="720"/>
          <w:tab w:val="left" w:pos="630" w:leader="none"/>
        </w:tabs>
        <w:outlineLvl w:val="1"/>
        <w:rPr>
          <w:rFonts w:ascii="Calibri" w:hAnsi="Calibri" w:cs="Calibri"/>
        </w:rPr>
      </w:pPr>
      <w:r>
        <w:rPr>
          <w:rFonts w:cs="Calibri" w:ascii="Calibri" w:hAnsi="Calibri"/>
        </w:rPr>
      </w:r>
    </w:p>
    <w:p>
      <w:pPr>
        <w:pStyle w:val="Normal"/>
        <w:keepNext w:val="true"/>
        <w:numPr>
          <w:ilvl w:val="0"/>
          <w:numId w:val="0"/>
        </w:numPr>
        <w:tabs>
          <w:tab w:val="clear" w:pos="720"/>
          <w:tab w:val="left" w:pos="630" w:leader="none"/>
        </w:tabs>
        <w:outlineLvl w:val="1"/>
        <w:rPr>
          <w:rFonts w:ascii="Calibri" w:hAnsi="Calibri" w:cs="Calibri"/>
        </w:rPr>
      </w:pPr>
      <w:r>
        <w:rPr>
          <w:rFonts w:cs="Calibri" w:ascii="Calibri" w:hAnsi="Calibri"/>
        </w:rPr>
      </w:r>
    </w:p>
    <w:p>
      <w:pPr>
        <w:pStyle w:val="Normal"/>
        <w:rPr>
          <w:rFonts w:ascii="Calibri" w:hAnsi="Calibri" w:cs="Calibri"/>
          <w:lang w:val="en-GB"/>
        </w:rPr>
      </w:pPr>
      <w:r>
        <w:rPr>
          <w:rFonts w:cs="Calibri" w:ascii="Calibri" w:hAnsi="Calibri"/>
          <w:lang w:val="en-GB"/>
        </w:rPr>
      </w:r>
    </w:p>
    <w:p>
      <w:pPr>
        <w:pStyle w:val="Heading1"/>
        <w:numPr>
          <w:ilvl w:val="0"/>
          <w:numId w:val="0"/>
        </w:numPr>
        <w:ind w:hanging="360" w:start="360"/>
        <w:rPr>
          <w:rStyle w:val="IntenseReference"/>
          <w:rFonts w:ascii="Calibri" w:hAnsi="Calibri" w:cs="Calibri" w:asciiTheme="minorHAnsi" w:cstheme="minorHAnsi" w:hAnsiTheme="minorHAnsi"/>
          <w:b w:val="false"/>
          <w:bCs/>
          <w:sz w:val="24"/>
          <w:szCs w:val="24"/>
        </w:rPr>
      </w:pPr>
      <w:r>
        <w:rPr>
          <w:rFonts w:cs="Calibri" w:cstheme="minorHAnsi"/>
          <w:b w:val="false"/>
          <w:bCs/>
          <w:sz w:val="24"/>
          <w:szCs w:val="24"/>
        </w:rPr>
      </w:r>
    </w:p>
    <w:p>
      <w:pPr>
        <w:pStyle w:val="Heading1"/>
        <w:numPr>
          <w:ilvl w:val="0"/>
          <w:numId w:val="0"/>
        </w:numPr>
        <w:ind w:hanging="0" w:start="0"/>
        <w:rPr>
          <w:rStyle w:val="IntenseReference"/>
          <w:rFonts w:ascii="Calibri" w:hAnsi="Calibri" w:cs="Calibri" w:asciiTheme="minorHAnsi" w:cstheme="minorHAnsi" w:hAnsiTheme="minorHAnsi"/>
          <w:b w:val="false"/>
          <w:bCs/>
          <w:sz w:val="24"/>
          <w:szCs w:val="24"/>
        </w:rPr>
      </w:pPr>
      <w:r>
        <w:rPr>
          <w:rFonts w:cs="Calibri" w:cstheme="minorHAnsi"/>
          <w:b w:val="false"/>
          <w:bCs/>
          <w:sz w:val="24"/>
          <w:szCs w:val="24"/>
        </w:rPr>
      </w:r>
    </w:p>
    <w:p>
      <w:pPr>
        <w:pStyle w:val="Normal"/>
        <w:spacing w:before="0" w:after="160"/>
        <w:rPr/>
      </w:pPr>
      <w:r>
        <w:rPr/>
      </w:r>
    </w:p>
    <w:sectPr>
      <w:headerReference w:type="even" r:id="rId113"/>
      <w:headerReference w:type="default" r:id="rId114"/>
      <w:headerReference w:type="first" r:id="rId115"/>
      <w:footerReference w:type="even" r:id="rId116"/>
      <w:footerReference w:type="default" r:id="rId117"/>
      <w:footerReference w:type="first" r:id="rId118"/>
      <w:footnotePr>
        <w:numFmt w:val="decimal"/>
      </w:footnotePr>
      <w:type w:val="nextPage"/>
      <w:pgSz w:w="12240" w:h="15840"/>
      <w:pgMar w:left="1440" w:right="1440" w:gutter="0" w:header="72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Dr. Anees Ahmed" w:date="2018-05-20T14:37:00Z" w:initials="DAA">
    <w:p>
      <w:pPr>
        <w:overflowPunct w:val="false"/>
        <w:spacing w:before="0" w:after="0" w:lineRule="auto" w:line="240"/>
        <w:rPr/>
      </w:pPr>
      <w:r>
        <w:annotationRef/>
      </w:r>
      <w:r>
        <w:rPr/>
        <w:t>Yellow and white color bags.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Calibri Light">
    <w:charset w:val="01" w:characterSet="utf-8"/>
    <w:family w:val="roman"/>
    <w:pitch w:val="variable"/>
  </w:font>
  <w:font w:name="Arial">
    <w:charset w:val="01" w:characterSet="utf-8"/>
    <w:family w:val="swiss"/>
    <w:pitch w:val="variable"/>
  </w:font>
  <w:font w:name="Verdana">
    <w:charset w:val="01" w:characterSet="utf-8"/>
    <w:family w:val="swiss"/>
    <w:pitch w:val="variable"/>
  </w:font>
  <w:font w:name="Trebuchet MS">
    <w:charset w:val="01" w:characterSet="utf-8"/>
    <w:family w:val="swiss"/>
    <w:pitch w:val="variable"/>
  </w:font>
  <w:font w:name="Courier New">
    <w:charset w:val="01" w:characterSet="utf-8"/>
    <w:family w:val="roman"/>
    <w:pitch w:val="variable"/>
  </w:font>
  <w:font w:name="Segoe UI">
    <w:charset w:val="01" w:characterSet="utf-8"/>
    <w:family w:val="swiss"/>
    <w:pitch w:val="variable"/>
  </w:font>
  <w:font w:name="Cambria">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Gill Sans MT">
    <w:charset w:val="01" w:characterSet="utf-8"/>
    <w:family w:val="swiss"/>
    <w:pitch w:val="variable"/>
  </w:font>
  <w:font w:name="Calibri Light">
    <w:charset w:val="01" w:characterSet="utf-8"/>
    <w:family w:val="swiss"/>
    <w:pitch w:val="variable"/>
  </w:font>
  <w:font w:name="JGMND G+ Helvetica">
    <w:charset w:val="01" w:characterSet="utf-8"/>
    <w:family w:val="swiss"/>
    <w:pitch w:val="variable"/>
  </w:font>
  <w:font w:name="FGXCJI+Humanist777BT-RomanB">
    <w:charset w:val="01" w:characterSet="utf-8"/>
    <w:family w:val="roman"/>
    <w:pitch w:val="variable"/>
  </w:font>
  <w:font w:name="MAMHN H+ Century Schoolbook">
    <w:charset w:val="01" w:characterSet="utf-8"/>
    <w:family w:val="roman"/>
    <w:pitch w:val="variable"/>
  </w:font>
  <w:font w:name="Tahoma">
    <w:charset w:val="01" w:characterSet="utf-8"/>
    <w:family w:val="swiss"/>
    <w:pitch w:val="variable"/>
  </w:font>
  <w:font w:name="Wingdings">
    <w:charset w:val="02"/>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AutoHyphens w:val="true"/>
      <w:spacing w:lineRule="auto" w:line="240" w:before="60" w:after="60"/>
      <w:jc w:val="both"/>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AutoHyphens w:val="true"/>
      <w:spacing w:lineRule="auto" w:line="240" w:before="60" w:after="60"/>
      <w:jc w:val="both"/>
      <w:rPr/>
    </w:pPr>
    <w:r>
      <mc:AlternateContent>
        <mc:Choice Requires="wps">
          <w:drawing>
            <wp:anchor distT="0" distB="0" distL="0" distR="0" simplePos="0" relativeHeight="489" behindDoc="1" locked="0" layoutInCell="0" allowOverlap="1" wp14:anchorId="38D2FB8F">
              <wp:simplePos x="0" y="0"/>
              <wp:positionH relativeFrom="rightMargin">
                <wp:align>center</wp:align>
              </wp:positionH>
              <wp:positionV relativeFrom="bottomMargin">
                <wp:align>top</wp:align>
              </wp:positionV>
              <wp:extent cx="762000" cy="895350"/>
              <wp:effectExtent l="0" t="0" r="0" b="0"/>
              <wp:wrapNone/>
              <wp:docPr id="49" name="Rectangle 3"/>
              <a:graphic xmlns:a="http://schemas.openxmlformats.org/drawingml/2006/main">
                <a:graphicData uri="http://schemas.microsoft.com/office/word/2010/wordprocessingShape">
                  <wps:wsp>
                    <wps:cNvSpPr/>
                    <wps:spPr>
                      <a:xfrm>
                        <a:off x="0" y="0"/>
                        <a:ext cx="762120" cy="895320"/>
                      </a:xfrm>
                      <a:prstGeom prst="rect">
                        <a:avLst/>
                      </a:prstGeom>
                      <a:solidFill>
                        <a:srgbClr val="FFFFFF"/>
                      </a:solidFill>
                      <a:ln w="0">
                        <a:noFill/>
                      </a:ln>
                    </wps:spPr>
                    <wps:style>
                      <a:lnRef idx="0"/>
                      <a:fillRef idx="0"/>
                      <a:effectRef idx="0"/>
                      <a:fontRef idx="minor"/>
                    </wps:style>
                    <wps:txbx>
                      <w:txbxContent>
                        <w:sdt>
                          <w:sdtPr>
                            <w:id w:val="-1904517296"/>
                            <w:docPartObj>
                              <w:docPartGallery w:val="Page Numbers (Margins)"/>
                              <w:docPartUnique w:val="true"/>
                            </w:docPartObj>
                          </w:sdtPr>
                          <w:sdtContent>
                            <w:p>
                              <w:pPr>
                                <w:pStyle w:val="FrameContents"/>
                                <w:spacing w:before="0" w:after="160"/>
                                <w:jc w:val="center"/>
                                <w:rPr>
                                  <w:rFonts w:ascii="Calibri Light" w:hAnsi="Calibri Light" w:eastAsia="" w:cs="" w:asciiTheme="majorHAnsi" w:cstheme="majorBidi" w:eastAsiaTheme="majorEastAsia" w:hAnsiTheme="majorHAnsi"/>
                                  <w:sz w:val="48"/>
                                  <w:szCs w:val="44"/>
                                </w:rPr>
                              </w:pPr>
                              <w:r>
                                <w:rPr/>
                                <w:fldChar w:fldCharType="begin"/>
                              </w:r>
                              <w:r>
                                <w:rPr/>
                                <w:instrText xml:space="preserve"> PAGE </w:instrText>
                              </w:r>
                              <w:r>
                                <w:rPr/>
                                <w:fldChar w:fldCharType="separate"/>
                              </w:r>
                              <w:r>
                                <w:rPr/>
                                <w:t>240</w:t>
                              </w:r>
                              <w:r>
                                <w:rPr/>
                                <w:fldChar w:fldCharType="end"/>
                              </w:r>
                            </w:p>
                          </w:sdtContent>
                        </w:sdt>
                      </w:txbxContent>
                    </wps:txbx>
                    <wps:bodyPr anchor="t" upright="1">
                      <a:noAutofit/>
                    </wps:bodyPr>
                  </wps:wsp>
                </a:graphicData>
              </a:graphic>
            </wp:anchor>
          </w:drawing>
        </mc:Choice>
        <mc:Fallback>
          <w:pict>
            <v:rect id="shape_0" fillcolor="white" stroked="f" o:allowincell="f" style="position:absolute;margin-left:6pt;margin-top:0pt;width:59.95pt;height:70.45pt;mso-wrap-style:square;v-text-anchor:top;mso-position-horizontal:center;mso-position-horizontal-relative:page;mso-position-vertical:top" wp14:anchorId="38D2FB8F">
              <v:fill o:detectmouseclick="t" type="solid" color2="black"/>
              <v:stroke color="#3465a4" joinstyle="round" endcap="flat"/>
              <v:textbox>
                <w:txbxContent>
                  <w:sdt>
                    <w:sdtPr>
                      <w:id w:val="-1904517296"/>
                      <w:docPartObj>
                        <w:docPartGallery w:val="Page Numbers (Margins)"/>
                        <w:docPartUnique w:val="true"/>
                      </w:docPartObj>
                    </w:sdtPr>
                    <w:sdtContent>
                      <w:p>
                        <w:pPr>
                          <w:pStyle w:val="FrameContents"/>
                          <w:spacing w:before="0" w:after="160"/>
                          <w:jc w:val="center"/>
                          <w:rPr>
                            <w:rFonts w:ascii="Calibri Light" w:hAnsi="Calibri Light" w:eastAsia="" w:cs="" w:asciiTheme="majorHAnsi" w:cstheme="majorBidi" w:eastAsiaTheme="majorEastAsia" w:hAnsiTheme="majorHAnsi"/>
                            <w:sz w:val="48"/>
                            <w:szCs w:val="44"/>
                          </w:rPr>
                        </w:pPr>
                        <w:r>
                          <w:rPr/>
                          <w:fldChar w:fldCharType="begin"/>
                        </w:r>
                        <w:r>
                          <w:rPr/>
                          <w:instrText xml:space="preserve"> PAGE </w:instrText>
                        </w:r>
                        <w:r>
                          <w:rPr/>
                          <w:fldChar w:fldCharType="separate"/>
                        </w:r>
                        <w:r>
                          <w:rPr/>
                          <w:t>240</w:t>
                        </w:r>
                        <w:r>
                          <w:rPr/>
                          <w:fldChar w:fldCharType="end"/>
                        </w:r>
                      </w:p>
                    </w:sdtContent>
                  </w:sdt>
                </w:txbxContent>
              </v:textbox>
              <w10:wrap type="none"/>
            </v:rect>
          </w:pict>
        </mc:Fallback>
      </mc:AlternateContent>
    </w:r>
    <w:r>
      <w:rPr/>
      <w:t>CG-06RM-Ed1-220518</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AutoHyphens w:val="true"/>
      <w:spacing w:lineRule="auto" w:line="240" w:before="60" w:after="60"/>
      <w:jc w:val="both"/>
      <w:rPr/>
    </w:pPr>
    <w:r>
      <mc:AlternateContent>
        <mc:Choice Requires="wps">
          <w:drawing>
            <wp:anchor distT="0" distB="0" distL="0" distR="0" simplePos="0" relativeHeight="489" behindDoc="1" locked="0" layoutInCell="0" allowOverlap="1" wp14:anchorId="38D2FB8F">
              <wp:simplePos x="0" y="0"/>
              <wp:positionH relativeFrom="rightMargin">
                <wp:align>center</wp:align>
              </wp:positionH>
              <wp:positionV relativeFrom="bottomMargin">
                <wp:align>top</wp:align>
              </wp:positionV>
              <wp:extent cx="762000" cy="895350"/>
              <wp:effectExtent l="0" t="0" r="0" b="0"/>
              <wp:wrapNone/>
              <wp:docPr id="50" name="Rectangle 3"/>
              <a:graphic xmlns:a="http://schemas.openxmlformats.org/drawingml/2006/main">
                <a:graphicData uri="http://schemas.microsoft.com/office/word/2010/wordprocessingShape">
                  <wps:wsp>
                    <wps:cNvSpPr/>
                    <wps:spPr>
                      <a:xfrm>
                        <a:off x="0" y="0"/>
                        <a:ext cx="762120" cy="895320"/>
                      </a:xfrm>
                      <a:prstGeom prst="rect">
                        <a:avLst/>
                      </a:prstGeom>
                      <a:solidFill>
                        <a:srgbClr val="FFFFFF"/>
                      </a:solidFill>
                      <a:ln w="0">
                        <a:noFill/>
                      </a:ln>
                    </wps:spPr>
                    <wps:style>
                      <a:lnRef idx="0"/>
                      <a:fillRef idx="0"/>
                      <a:effectRef idx="0"/>
                      <a:fontRef idx="minor"/>
                    </wps:style>
                    <wps:txbx>
                      <w:txbxContent>
                        <w:sdt>
                          <w:sdtPr>
                            <w:id w:val="-1904517296"/>
                            <w:docPartObj>
                              <w:docPartGallery w:val="Page Numbers (Margins)"/>
                              <w:docPartUnique w:val="true"/>
                            </w:docPartObj>
                          </w:sdtPr>
                          <w:sdtContent>
                            <w:p>
                              <w:pPr>
                                <w:pStyle w:val="FrameContents"/>
                                <w:spacing w:before="0" w:after="160"/>
                                <w:jc w:val="center"/>
                                <w:rPr>
                                  <w:rFonts w:ascii="Calibri Light" w:hAnsi="Calibri Light" w:eastAsia="" w:cs="" w:asciiTheme="majorHAnsi" w:cstheme="majorBidi" w:eastAsiaTheme="majorEastAsia" w:hAnsiTheme="majorHAnsi"/>
                                  <w:sz w:val="48"/>
                                  <w:szCs w:val="44"/>
                                </w:rPr>
                              </w:pPr>
                              <w:r>
                                <w:rPr/>
                                <w:fldChar w:fldCharType="begin"/>
                              </w:r>
                              <w:r>
                                <w:rPr/>
                                <w:instrText xml:space="preserve"> PAGE </w:instrText>
                              </w:r>
                              <w:r>
                                <w:rPr/>
                                <w:fldChar w:fldCharType="separate"/>
                              </w:r>
                              <w:r>
                                <w:rPr/>
                                <w:t>240</w:t>
                              </w:r>
                              <w:r>
                                <w:rPr/>
                                <w:fldChar w:fldCharType="end"/>
                              </w:r>
                            </w:p>
                          </w:sdtContent>
                        </w:sdt>
                      </w:txbxContent>
                    </wps:txbx>
                    <wps:bodyPr anchor="t" upright="1">
                      <a:noAutofit/>
                    </wps:bodyPr>
                  </wps:wsp>
                </a:graphicData>
              </a:graphic>
            </wp:anchor>
          </w:drawing>
        </mc:Choice>
        <mc:Fallback>
          <w:pict>
            <v:rect id="shape_0" fillcolor="white" stroked="f" o:allowincell="f" style="position:absolute;margin-left:6pt;margin-top:0pt;width:59.95pt;height:70.45pt;mso-wrap-style:square;v-text-anchor:top;mso-position-horizontal:center;mso-position-horizontal-relative:page;mso-position-vertical:top" wp14:anchorId="38D2FB8F">
              <v:fill o:detectmouseclick="t" type="solid" color2="black"/>
              <v:stroke color="#3465a4" joinstyle="round" endcap="flat"/>
              <v:textbox>
                <w:txbxContent>
                  <w:sdt>
                    <w:sdtPr>
                      <w:id w:val="-1904517296"/>
                      <w:docPartObj>
                        <w:docPartGallery w:val="Page Numbers (Margins)"/>
                        <w:docPartUnique w:val="true"/>
                      </w:docPartObj>
                    </w:sdtPr>
                    <w:sdtContent>
                      <w:p>
                        <w:pPr>
                          <w:pStyle w:val="FrameContents"/>
                          <w:spacing w:before="0" w:after="160"/>
                          <w:jc w:val="center"/>
                          <w:rPr>
                            <w:rFonts w:ascii="Calibri Light" w:hAnsi="Calibri Light" w:eastAsia="" w:cs="" w:asciiTheme="majorHAnsi" w:cstheme="majorBidi" w:eastAsiaTheme="majorEastAsia" w:hAnsiTheme="majorHAnsi"/>
                            <w:sz w:val="48"/>
                            <w:szCs w:val="44"/>
                          </w:rPr>
                        </w:pPr>
                        <w:r>
                          <w:rPr/>
                          <w:fldChar w:fldCharType="begin"/>
                        </w:r>
                        <w:r>
                          <w:rPr/>
                          <w:instrText xml:space="preserve"> PAGE </w:instrText>
                        </w:r>
                        <w:r>
                          <w:rPr/>
                          <w:fldChar w:fldCharType="separate"/>
                        </w:r>
                        <w:r>
                          <w:rPr/>
                          <w:t>240</w:t>
                        </w:r>
                        <w:r>
                          <w:rPr/>
                          <w:fldChar w:fldCharType="end"/>
                        </w:r>
                      </w:p>
                    </w:sdtContent>
                  </w:sdt>
                </w:txbxContent>
              </v:textbox>
              <w10:wrap type="none"/>
            </v:rect>
          </w:pict>
        </mc:Fallback>
      </mc:AlternateContent>
    </w:r>
    <w:r>
      <w:rPr/>
      <w:t>CG-06RM-Ed1-220518</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rPr/>
      </w:pPr>
      <w:r>
        <w:rPr>
          <w:rStyle w:val="FootnoteCharacters"/>
        </w:rPr>
        <w:footnoteRef/>
      </w:r>
      <w:r>
        <w:rPr/>
      </w:r>
    </w:p>
    <w:p>
      <w:pPr>
        <w:pStyle w:val="Footnote"/>
        <w:rPr/>
      </w:pPr>
      <w:r>
        <w:rPr/>
      </w:r>
    </w:p>
  </w:footnote>
  <w:footnote w:id="3">
    <w:p>
      <w:pPr>
        <w:pStyle w:val="Heading4"/>
        <w:shd w:val="clear" w:color="auto" w:fill="FFFFFF" w:themeFill="background1"/>
        <w:spacing w:before="60" w:after="0"/>
        <w:rPr>
          <w:b w:val="false"/>
          <w:color w:themeColor="background1" w:val="FFFFFF"/>
          <w:sz w:val="20"/>
        </w:rPr>
      </w:pPr>
      <w:r>
        <w:rPr>
          <w:rStyle w:val="FootnoteCharacters"/>
        </w:rPr>
        <w:footnoteRef/>
      </w:r>
      <w:r>
        <w:rPr>
          <w:b w:val="false"/>
          <w:sz w:val="20"/>
        </w:rPr>
        <w:t xml:space="preserve"> </w:t>
      </w:r>
      <w:r>
        <w:rPr>
          <w:b w:val="false"/>
          <w:color w:themeColor="background1" w:val="FFFFFF"/>
          <w:sz w:val="20"/>
        </w:rPr>
        <w:t xml:space="preserve"> </w:t>
      </w:r>
      <w:r>
        <w:rPr>
          <w:b w:val="false"/>
          <w:sz w:val="20"/>
        </w:rPr>
        <w:t>Where applicable.</w:t>
      </w:r>
    </w:p>
    <w:p>
      <w:pPr>
        <w:pStyle w:val="FootnoteText"/>
        <w:suppressAutoHyphens w:val="true"/>
        <w:spacing w:lineRule="auto" w:line="240" w:before="120" w:after="120"/>
        <w:jc w:val="both"/>
        <w:rPr/>
      </w:pPr>
      <w:r>
        <w:rPr/>
      </w:r>
    </w:p>
  </w:footnote>
  <w:footnote w:id="4">
    <w:p>
      <w:pPr>
        <w:pStyle w:val="FootnoteText"/>
        <w:spacing w:before="0" w:after="0"/>
        <w:rPr/>
      </w:pPr>
      <w:r>
        <w:rPr>
          <w:rStyle w:val="FootnoteCharacters"/>
        </w:rPr>
        <w:footnoteRef/>
      </w:r>
      <w:r>
        <w:rPr/>
        <w:t xml:space="preserve"> </w:t>
      </w:r>
      <w:r>
        <w:rPr/>
        <w:t xml:space="preserve">Refer to Ind 25. </w:t>
      </w:r>
    </w:p>
    <w:p>
      <w:pPr>
        <w:pStyle w:val="FootnoteText"/>
        <w:spacing w:before="0" w:after="0"/>
        <w:rPr/>
      </w:pPr>
      <w:r>
        <w:rPr/>
      </w:r>
    </w:p>
  </w:footnote>
  <w:footnote w:id="5">
    <w:p>
      <w:pPr>
        <w:pStyle w:val="FootnoteText"/>
        <w:spacing w:before="0" w:after="0"/>
        <w:rPr/>
      </w:pPr>
      <w:r>
        <w:rPr>
          <w:rStyle w:val="FootnoteCharacters"/>
        </w:rPr>
        <w:footnoteRef/>
      </w:r>
      <w:r>
        <w:rPr/>
        <w:t xml:space="preserve"> </w:t>
      </w:r>
      <w:r>
        <w:rPr/>
        <w:t xml:space="preserve">Refer to Ind 26. </w:t>
      </w:r>
    </w:p>
  </w:footnote>
  <w:footnote w:id="6">
    <w:p>
      <w:pPr>
        <w:pStyle w:val="FootnoteText"/>
        <w:suppressAutoHyphens w:val="true"/>
        <w:spacing w:lineRule="auto" w:line="240" w:before="120" w:after="120"/>
        <w:jc w:val="both"/>
        <w:rPr/>
      </w:pPr>
      <w:r>
        <w:rPr>
          <w:rStyle w:val="FootnoteCharacters"/>
        </w:rPr>
        <w:footnoteRef/>
      </w:r>
      <w:r>
        <w:rPr/>
        <w:t xml:space="preserve"> </w:t>
      </w:r>
      <w:r>
        <w:rPr/>
        <w:t>Details in the guidelines.</w:t>
      </w:r>
    </w:p>
  </w:footnote>
  <w:footnote w:id="7">
    <w:p>
      <w:pPr>
        <w:pStyle w:val="FootnoteText"/>
        <w:suppressAutoHyphens w:val="true"/>
        <w:spacing w:lineRule="auto" w:line="240" w:before="120" w:after="120"/>
        <w:jc w:val="both"/>
        <w:rPr/>
      </w:pPr>
      <w:r>
        <w:rPr>
          <w:rStyle w:val="FootnoteCharacters"/>
        </w:rPr>
        <w:footnoteRef/>
      </w:r>
      <w:r>
        <w:rPr/>
        <w:t xml:space="preserve"> </w:t>
      </w:r>
      <w:r>
        <w:rPr/>
        <w:t>Where applicable.</w:t>
      </w:r>
    </w:p>
  </w:footnote>
  <w:footnote w:id="8">
    <w:p>
      <w:pPr>
        <w:pStyle w:val="FootnoteText"/>
        <w:suppressAutoHyphens w:val="true"/>
        <w:spacing w:lineRule="auto" w:line="240" w:before="120" w:after="120"/>
        <w:jc w:val="both"/>
        <w:rPr/>
      </w:pPr>
      <w:r>
        <w:rPr>
          <w:rStyle w:val="FootnoteCharacters"/>
        </w:rPr>
        <w:footnoteRef/>
      </w:r>
      <w:r>
        <w:rPr/>
        <w:t xml:space="preserve"> </w:t>
      </w:r>
      <w:r>
        <w:rPr/>
        <w:t>As applicable.</w:t>
      </w:r>
    </w:p>
  </w:footnote>
  <w:footnote w:id="9">
    <w:p>
      <w:pPr>
        <w:pStyle w:val="FootnoteText"/>
        <w:suppressAutoHyphens w:val="true"/>
        <w:spacing w:lineRule="auto" w:line="240" w:before="120" w:after="120"/>
        <w:jc w:val="both"/>
        <w:rPr/>
      </w:pPr>
      <w:r>
        <w:rPr>
          <w:rStyle w:val="FootnoteCharacters"/>
        </w:rPr>
        <w:footnoteRef/>
      </w:r>
      <w:r>
        <w:rPr/>
        <w:t xml:space="preserve"> </w:t>
      </w:r>
      <w:r>
        <w:rPr/>
        <w:t>Applicability to be explained in the RM.</w:t>
      </w:r>
    </w:p>
  </w:footnote>
  <w:footnote w:id="10">
    <w:p>
      <w:pPr>
        <w:pStyle w:val="FootnoteText"/>
        <w:spacing w:before="0" w:after="0"/>
        <w:rPr>
          <w:rFonts w:ascii="Calibri" w:hAnsi="Calibri" w:cs="Calibri" w:asciiTheme="minorHAnsi" w:cstheme="minorHAnsi" w:hAnsiTheme="minorHAnsi"/>
          <w:sz w:val="22"/>
          <w:szCs w:val="22"/>
        </w:rPr>
      </w:pPr>
      <w:r>
        <w:rPr>
          <w:rStyle w:val="FootnoteCharacters"/>
        </w:rPr>
        <w:footnoteRef/>
      </w:r>
      <w:r>
        <w:rPr>
          <w:sz w:val="22"/>
          <w:szCs w:val="22"/>
        </w:rPr>
        <w:t xml:space="preserve"> </w:t>
      </w:r>
      <w:r>
        <w:rPr>
          <w:rFonts w:cs="Calibri" w:ascii="Calibri" w:hAnsi="Calibri" w:asciiTheme="minorHAnsi" w:cstheme="minorHAnsi" w:hAnsiTheme="minorHAnsi"/>
          <w:sz w:val="22"/>
          <w:szCs w:val="22"/>
        </w:rPr>
        <w:t>Job Descriptions and Performance Evaluation Criteria for Medical, Nursing and Paramedical Staff, developed by the Punjab Devolved Social Services Programme for Govt. of the Punjab, 2008-09 defines required level of training and experience for major positions and can be used as guidance for developing individual JDs for similar jobs/ healthcare service providers in the Public and Private sector. JDs related to the staff for Clinical Laboratories are also provided in the Guidelines.</w:t>
      </w:r>
    </w:p>
    <w:p>
      <w:pPr>
        <w:pStyle w:val="FootnoteText"/>
        <w:spacing w:before="0" w:after="0"/>
        <w:rPr>
          <w:sz w:val="22"/>
          <w:szCs w:val="22"/>
        </w:rPr>
      </w:pPr>
      <w:r>
        <w:rPr/>
      </w:r>
    </w:p>
  </w:footnote>
  <w:footnote w:id="11">
    <w:p>
      <w:pPr>
        <w:pStyle w:val="FootnoteText"/>
        <w:suppressAutoHyphens w:val="true"/>
        <w:spacing w:lineRule="auto" w:line="240" w:before="120" w:after="120"/>
        <w:jc w:val="both"/>
        <w:rPr/>
      </w:pPr>
      <w:r>
        <w:rPr>
          <w:rStyle w:val="FootnoteCharacters"/>
        </w:rPr>
        <w:footnoteRef/>
      </w:r>
      <w:r>
        <w:rPr/>
        <w:t xml:space="preserve"> </w:t>
      </w:r>
      <w:r>
        <w:rPr/>
        <w:t xml:space="preserve">Downtime policy describing how the records will be available, is required to available. </w:t>
      </w:r>
    </w:p>
  </w:footnote>
  <w:footnote w:id="12">
    <w:p>
      <w:pPr>
        <w:pStyle w:val="Normal"/>
        <w:spacing w:before="0" w:after="0"/>
        <w:ind w:hanging="180" w:start="180"/>
        <w:rPr>
          <w:rFonts w:cs="Arial"/>
          <w:sz w:val="20"/>
          <w:szCs w:val="20"/>
        </w:rPr>
      </w:pPr>
      <w:r>
        <w:rPr>
          <w:rStyle w:val="FootnoteCharacters"/>
        </w:rPr>
        <w:footnoteRef/>
      </w:r>
      <w:r>
        <w:rPr>
          <w:rFonts w:cs="Arial"/>
          <w:sz w:val="20"/>
          <w:szCs w:val="20"/>
        </w:rPr>
        <w:t xml:space="preserve"> </w:t>
      </w:r>
      <w:r>
        <w:rPr>
          <w:rFonts w:cs="Arial"/>
          <w:sz w:val="20"/>
          <w:szCs w:val="20"/>
        </w:rPr>
        <w:t>Authority O.C.G.A. Sec. 31-7-2.1. History. Original Rule entitled “Medical Records” adopted. F. Nov. 22, 2002; eff. Dec. 12, 2002.</w:t>
      </w:r>
    </w:p>
  </w:footnote>
  <w:footnote w:id="13">
    <w:p>
      <w:pPr>
        <w:pStyle w:val="Normal"/>
        <w:spacing w:before="0" w:after="0"/>
        <w:rPr>
          <w:rFonts w:cs="Arial"/>
          <w:sz w:val="20"/>
          <w:szCs w:val="20"/>
        </w:rPr>
      </w:pPr>
      <w:r>
        <w:rPr>
          <w:rStyle w:val="FootnoteCharacters"/>
        </w:rPr>
        <w:footnoteRef/>
      </w:r>
      <w:r>
        <w:rPr>
          <w:sz w:val="20"/>
          <w:szCs w:val="20"/>
        </w:rPr>
        <w:t xml:space="preserve"> </w:t>
      </w:r>
      <w:r>
        <w:rPr>
          <w:sz w:val="20"/>
          <w:szCs w:val="20"/>
        </w:rPr>
        <w:t>Joint Commission on Accreditation of Healthcare Organizations (JCAHO) Standards.</w:t>
      </w:r>
    </w:p>
  </w:footnote>
  <w:footnote w:id="14">
    <w:p>
      <w:pPr>
        <w:pStyle w:val="FootnoteText"/>
        <w:suppressAutoHyphens w:val="true"/>
        <w:spacing w:lineRule="auto" w:line="240" w:before="120" w:after="120"/>
        <w:jc w:val="both"/>
        <w:rPr/>
      </w:pPr>
      <w:r>
        <w:rPr>
          <w:rStyle w:val="FootnoteCharacters"/>
        </w:rPr>
        <w:footnoteRef/>
      </w:r>
      <w:r>
        <w:rPr/>
        <w:t xml:space="preserve"> </w:t>
      </w:r>
      <w:r>
        <w:rPr/>
        <w:t>As applicable.</w:t>
      </w:r>
    </w:p>
  </w:footnote>
  <w:footnote w:id="15">
    <w:p>
      <w:pPr>
        <w:pStyle w:val="FootnoteText"/>
        <w:suppressAutoHyphens w:val="true"/>
        <w:spacing w:lineRule="auto" w:line="240" w:before="120" w:after="120"/>
        <w:jc w:val="both"/>
        <w:rPr/>
      </w:pPr>
      <w:r>
        <w:rPr>
          <w:rStyle w:val="FootnoteCharacters"/>
        </w:rPr>
        <w:footnoteRef/>
      </w:r>
      <w:r>
        <w:rPr/>
        <w:t xml:space="preserve"> </w:t>
      </w:r>
      <w:r>
        <w:rPr>
          <w:rFonts w:cs="Calibri" w:ascii="Calibri" w:hAnsi="Calibri" w:asciiTheme="minorHAnsi" w:cstheme="minorHAnsi" w:hAnsiTheme="minorHAnsi"/>
          <w:szCs w:val="24"/>
        </w:rPr>
        <w:t>Staff should be trained to manage the spill and use the spill kit. Check for expiry dates where applicable.</w:t>
      </w:r>
    </w:p>
  </w:footnote>
  <w:footnote w:id="16">
    <w:p>
      <w:pPr>
        <w:pStyle w:val="FootnoteText"/>
        <w:suppressAutoHyphens w:val="true"/>
        <w:spacing w:lineRule="auto" w:line="240" w:before="120" w:after="120"/>
        <w:jc w:val="both"/>
        <w:rPr/>
      </w:pPr>
      <w:r>
        <w:rPr>
          <w:rStyle w:val="FootnoteCharacters"/>
        </w:rPr>
        <w:footnoteRef/>
      </w:r>
      <w:r>
        <w:rPr/>
        <w:t xml:space="preserve"> </w:t>
      </w:r>
      <w:r>
        <w:rPr/>
        <w:t>Where applicable.</w:t>
      </w:r>
    </w:p>
  </w:footnote>
  <w:footnote w:id="17">
    <w:p>
      <w:pPr>
        <w:pStyle w:val="Normal"/>
        <w:rPr/>
      </w:pPr>
      <w:r>
        <w:rPr>
          <w:rStyle w:val="FootnoteCharacters"/>
        </w:rPr>
        <w:footnoteRef/>
      </w:r>
      <w:r>
        <w:rPr/>
      </w:r>
    </w:p>
    <w:p>
      <w:pPr>
        <w:pStyle w:val="Normal"/>
        <w:widowControl/>
        <w:bidi w:val="0"/>
        <w:spacing w:lineRule="auto" w:line="259" w:before="0" w:after="160"/>
        <w:jc w:val="start"/>
        <w:rPr/>
      </w:pPr>
      <w:r>
        <w:rPr/>
      </w:r>
    </w:p>
  </w:footnote>
  <w:footnote w:id="18">
    <w:p>
      <w:pPr>
        <w:pStyle w:val="FootnoteText"/>
        <w:suppressAutoHyphens w:val="true"/>
        <w:spacing w:lineRule="auto" w:line="240" w:before="120" w:after="120"/>
        <w:jc w:val="both"/>
        <w:rPr/>
      </w:pPr>
      <w:r>
        <w:rPr>
          <w:rStyle w:val="FootnoteCharacters"/>
        </w:rPr>
        <w:footnoteRef/>
      </w:r>
      <w:r>
        <w:rPr/>
        <w:t xml:space="preserve"> </w:t>
      </w:r>
      <w:r>
        <w:rPr/>
        <w:t xml:space="preserve">The authorized person is required to be aware &amp; compliant of legal &amp; safety requirements regarding release of such information to persons/authorities other than patient when required.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8"/>
      </w:rPr>
    </w:pPr>
    <w:r>
      <w:rPr>
        <w:sz w:val="28"/>
      </w:rPr>
      <w:t>MSDS Reference Manual Pathology / Clinical Laboratories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8"/>
      </w:rPr>
    </w:pPr>
    <w:r>
      <w:rPr>
        <w:sz w:val="28"/>
      </w:rPr>
      <w:t>MSDS Reference Manual Pathology / Clinical Laboratories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360" w:hanging="360"/>
      </w:pPr>
      <w:rPr>
        <w:rFonts w:ascii="Wingdings" w:hAnsi="Wingdings" w:cs="Wingdings" w:hint="default"/>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
    <w:lvl w:ilvl="0">
      <w:start w:val="1"/>
      <w:numFmt w:val="bullet"/>
      <w:lvlText w:val=""/>
      <w:lvlJc w:val="start"/>
      <w:pPr>
        <w:tabs>
          <w:tab w:val="num" w:pos="0"/>
        </w:tabs>
        <w:ind w:start="360" w:hanging="360"/>
      </w:pPr>
      <w:rPr>
        <w:rFonts w:ascii="Wingdings" w:hAnsi="Wingdings" w:cs="Wingdings" w:hint="default"/>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4">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lowerRoman"/>
      <w:lvlText w:val="%1."/>
      <w:lvlJc w:val="start"/>
      <w:pPr>
        <w:tabs>
          <w:tab w:val="num" w:pos="0"/>
        </w:tabs>
        <w:ind w:start="1080" w:hanging="720"/>
      </w:pPr>
      <w:rPr>
        <w:color w:val="145991"/>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0"/>
        </w:tabs>
        <w:ind w:start="360" w:hanging="360"/>
      </w:pPr>
      <w:rPr>
        <w:rFonts w:ascii="Wingdings" w:hAnsi="Wingdings" w:cs="Wingdings"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9">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0">
    <w:lvl w:ilvl="0">
      <w:start w:val="1"/>
      <w:numFmt w:val="lowerRoman"/>
      <w:lvlText w:val="%1."/>
      <w:lvlJc w:val="start"/>
      <w:pPr>
        <w:tabs>
          <w:tab w:val="num" w:pos="0"/>
        </w:tabs>
        <w:ind w:start="1004" w:hanging="720"/>
      </w:pPr>
      <w:rPr/>
    </w:lvl>
    <w:lvl w:ilvl="1">
      <w:start w:val="1"/>
      <w:numFmt w:val="lowerLetter"/>
      <w:lvlText w:val="%2."/>
      <w:lvlJc w:val="start"/>
      <w:pPr>
        <w:tabs>
          <w:tab w:val="num" w:pos="0"/>
        </w:tabs>
        <w:ind w:start="1364" w:hanging="360"/>
      </w:pPr>
      <w:rPr/>
    </w:lvl>
    <w:lvl w:ilvl="2">
      <w:start w:val="1"/>
      <w:numFmt w:val="lowerRoman"/>
      <w:lvlText w:val="%3."/>
      <w:lvlJc w:val="end"/>
      <w:pPr>
        <w:tabs>
          <w:tab w:val="num" w:pos="0"/>
        </w:tabs>
        <w:ind w:start="2084" w:hanging="180"/>
      </w:pPr>
      <w:rPr/>
    </w:lvl>
    <w:lvl w:ilvl="3">
      <w:start w:val="1"/>
      <w:numFmt w:val="decimal"/>
      <w:lvlText w:val="%4."/>
      <w:lvlJc w:val="start"/>
      <w:pPr>
        <w:tabs>
          <w:tab w:val="num" w:pos="0"/>
        </w:tabs>
        <w:ind w:start="2804" w:hanging="360"/>
      </w:pPr>
      <w:rPr/>
    </w:lvl>
    <w:lvl w:ilvl="4">
      <w:start w:val="1"/>
      <w:numFmt w:val="lowerLetter"/>
      <w:lvlText w:val="%5."/>
      <w:lvlJc w:val="start"/>
      <w:pPr>
        <w:tabs>
          <w:tab w:val="num" w:pos="0"/>
        </w:tabs>
        <w:ind w:start="3524" w:hanging="360"/>
      </w:pPr>
      <w:rPr/>
    </w:lvl>
    <w:lvl w:ilvl="5">
      <w:start w:val="1"/>
      <w:numFmt w:val="lowerRoman"/>
      <w:lvlText w:val="%6."/>
      <w:lvlJc w:val="end"/>
      <w:pPr>
        <w:tabs>
          <w:tab w:val="num" w:pos="0"/>
        </w:tabs>
        <w:ind w:start="4244" w:hanging="180"/>
      </w:pPr>
      <w:rPr/>
    </w:lvl>
    <w:lvl w:ilvl="6">
      <w:start w:val="1"/>
      <w:numFmt w:val="decimal"/>
      <w:lvlText w:val="%7."/>
      <w:lvlJc w:val="start"/>
      <w:pPr>
        <w:tabs>
          <w:tab w:val="num" w:pos="0"/>
        </w:tabs>
        <w:ind w:start="4964" w:hanging="360"/>
      </w:pPr>
      <w:rPr/>
    </w:lvl>
    <w:lvl w:ilvl="7">
      <w:start w:val="1"/>
      <w:numFmt w:val="lowerLetter"/>
      <w:lvlText w:val="%8."/>
      <w:lvlJc w:val="start"/>
      <w:pPr>
        <w:tabs>
          <w:tab w:val="num" w:pos="0"/>
        </w:tabs>
        <w:ind w:start="5684" w:hanging="360"/>
      </w:pPr>
      <w:rPr/>
    </w:lvl>
    <w:lvl w:ilvl="8">
      <w:start w:val="1"/>
      <w:numFmt w:val="lowerRoman"/>
      <w:lvlText w:val="%9."/>
      <w:lvlJc w:val="end"/>
      <w:pPr>
        <w:tabs>
          <w:tab w:val="num" w:pos="0"/>
        </w:tabs>
        <w:ind w:start="6404" w:hanging="180"/>
      </w:pPr>
      <w:rPr/>
    </w:lvl>
  </w:abstractNum>
  <w:abstractNum w:abstractNumId="21">
    <w:lvl w:ilvl="0">
      <w:start w:val="1"/>
      <w:numFmt w:val="decimal"/>
      <w:lvlText w:val="%1."/>
      <w:lvlJc w:val="start"/>
      <w:pPr>
        <w:tabs>
          <w:tab w:val="num" w:pos="0"/>
        </w:tabs>
        <w:ind w:start="1724" w:hanging="360"/>
      </w:pPr>
      <w:rPr/>
    </w:lvl>
    <w:lvl w:ilvl="1">
      <w:start w:val="1"/>
      <w:numFmt w:val="lowerLetter"/>
      <w:lvlText w:val="%2."/>
      <w:lvlJc w:val="start"/>
      <w:pPr>
        <w:tabs>
          <w:tab w:val="num" w:pos="0"/>
        </w:tabs>
        <w:ind w:start="2444" w:hanging="360"/>
      </w:pPr>
      <w:rPr/>
    </w:lvl>
    <w:lvl w:ilvl="2">
      <w:start w:val="1"/>
      <w:numFmt w:val="lowerRoman"/>
      <w:lvlText w:val="%3."/>
      <w:lvlJc w:val="end"/>
      <w:pPr>
        <w:tabs>
          <w:tab w:val="num" w:pos="0"/>
        </w:tabs>
        <w:ind w:start="3164" w:hanging="180"/>
      </w:pPr>
      <w:rPr/>
    </w:lvl>
    <w:lvl w:ilvl="3">
      <w:start w:val="1"/>
      <w:numFmt w:val="decimal"/>
      <w:lvlText w:val="%4."/>
      <w:lvlJc w:val="start"/>
      <w:pPr>
        <w:tabs>
          <w:tab w:val="num" w:pos="0"/>
        </w:tabs>
        <w:ind w:start="3884" w:hanging="360"/>
      </w:pPr>
      <w:rPr/>
    </w:lvl>
    <w:lvl w:ilvl="4">
      <w:start w:val="1"/>
      <w:numFmt w:val="lowerLetter"/>
      <w:lvlText w:val="%5."/>
      <w:lvlJc w:val="start"/>
      <w:pPr>
        <w:tabs>
          <w:tab w:val="num" w:pos="0"/>
        </w:tabs>
        <w:ind w:start="4604" w:hanging="360"/>
      </w:pPr>
      <w:rPr/>
    </w:lvl>
    <w:lvl w:ilvl="5">
      <w:start w:val="1"/>
      <w:numFmt w:val="lowerRoman"/>
      <w:lvlText w:val="%6."/>
      <w:lvlJc w:val="end"/>
      <w:pPr>
        <w:tabs>
          <w:tab w:val="num" w:pos="0"/>
        </w:tabs>
        <w:ind w:start="5324" w:hanging="180"/>
      </w:pPr>
      <w:rPr/>
    </w:lvl>
    <w:lvl w:ilvl="6">
      <w:start w:val="1"/>
      <w:numFmt w:val="decimal"/>
      <w:lvlText w:val="%7."/>
      <w:lvlJc w:val="start"/>
      <w:pPr>
        <w:tabs>
          <w:tab w:val="num" w:pos="0"/>
        </w:tabs>
        <w:ind w:start="6044" w:hanging="360"/>
      </w:pPr>
      <w:rPr/>
    </w:lvl>
    <w:lvl w:ilvl="7">
      <w:start w:val="1"/>
      <w:numFmt w:val="lowerLetter"/>
      <w:lvlText w:val="%8."/>
      <w:lvlJc w:val="start"/>
      <w:pPr>
        <w:tabs>
          <w:tab w:val="num" w:pos="0"/>
        </w:tabs>
        <w:ind w:start="6764" w:hanging="360"/>
      </w:pPr>
      <w:rPr/>
    </w:lvl>
    <w:lvl w:ilvl="8">
      <w:start w:val="1"/>
      <w:numFmt w:val="lowerRoman"/>
      <w:lvlText w:val="%9."/>
      <w:lvlJc w:val="end"/>
      <w:pPr>
        <w:tabs>
          <w:tab w:val="num" w:pos="0"/>
        </w:tabs>
        <w:ind w:start="7484" w:hanging="180"/>
      </w:pPr>
      <w:rPr/>
    </w:lvl>
  </w:abstractNum>
  <w:abstractNum w:abstractNumId="22">
    <w:lvl w:ilvl="0">
      <w:start w:val="1"/>
      <w:numFmt w:val="decimal"/>
      <w:lvlText w:val="%1."/>
      <w:lvlJc w:val="start"/>
      <w:pPr>
        <w:tabs>
          <w:tab w:val="num" w:pos="0"/>
        </w:tabs>
        <w:ind w:start="1724" w:hanging="360"/>
      </w:pPr>
      <w:rPr/>
    </w:lvl>
    <w:lvl w:ilvl="1">
      <w:start w:val="1"/>
      <w:numFmt w:val="lowerLetter"/>
      <w:lvlText w:val="%2."/>
      <w:lvlJc w:val="start"/>
      <w:pPr>
        <w:tabs>
          <w:tab w:val="num" w:pos="0"/>
        </w:tabs>
        <w:ind w:start="2444" w:hanging="360"/>
      </w:pPr>
      <w:rPr/>
    </w:lvl>
    <w:lvl w:ilvl="2">
      <w:start w:val="1"/>
      <w:numFmt w:val="lowerRoman"/>
      <w:lvlText w:val="%3."/>
      <w:lvlJc w:val="end"/>
      <w:pPr>
        <w:tabs>
          <w:tab w:val="num" w:pos="0"/>
        </w:tabs>
        <w:ind w:start="3164" w:hanging="180"/>
      </w:pPr>
      <w:rPr/>
    </w:lvl>
    <w:lvl w:ilvl="3">
      <w:start w:val="1"/>
      <w:numFmt w:val="decimal"/>
      <w:lvlText w:val="%4."/>
      <w:lvlJc w:val="start"/>
      <w:pPr>
        <w:tabs>
          <w:tab w:val="num" w:pos="0"/>
        </w:tabs>
        <w:ind w:start="3884" w:hanging="360"/>
      </w:pPr>
      <w:rPr/>
    </w:lvl>
    <w:lvl w:ilvl="4">
      <w:start w:val="1"/>
      <w:numFmt w:val="lowerLetter"/>
      <w:lvlText w:val="%5."/>
      <w:lvlJc w:val="start"/>
      <w:pPr>
        <w:tabs>
          <w:tab w:val="num" w:pos="0"/>
        </w:tabs>
        <w:ind w:start="4604" w:hanging="360"/>
      </w:pPr>
      <w:rPr/>
    </w:lvl>
    <w:lvl w:ilvl="5">
      <w:start w:val="1"/>
      <w:numFmt w:val="lowerRoman"/>
      <w:lvlText w:val="%6."/>
      <w:lvlJc w:val="end"/>
      <w:pPr>
        <w:tabs>
          <w:tab w:val="num" w:pos="0"/>
        </w:tabs>
        <w:ind w:start="5324" w:hanging="180"/>
      </w:pPr>
      <w:rPr/>
    </w:lvl>
    <w:lvl w:ilvl="6">
      <w:start w:val="1"/>
      <w:numFmt w:val="decimal"/>
      <w:lvlText w:val="%7."/>
      <w:lvlJc w:val="start"/>
      <w:pPr>
        <w:tabs>
          <w:tab w:val="num" w:pos="0"/>
        </w:tabs>
        <w:ind w:start="6044" w:hanging="360"/>
      </w:pPr>
      <w:rPr/>
    </w:lvl>
    <w:lvl w:ilvl="7">
      <w:start w:val="1"/>
      <w:numFmt w:val="lowerLetter"/>
      <w:lvlText w:val="%8."/>
      <w:lvlJc w:val="start"/>
      <w:pPr>
        <w:tabs>
          <w:tab w:val="num" w:pos="0"/>
        </w:tabs>
        <w:ind w:start="6764" w:hanging="360"/>
      </w:pPr>
      <w:rPr/>
    </w:lvl>
    <w:lvl w:ilvl="8">
      <w:start w:val="1"/>
      <w:numFmt w:val="lowerRoman"/>
      <w:lvlText w:val="%9."/>
      <w:lvlJc w:val="end"/>
      <w:pPr>
        <w:tabs>
          <w:tab w:val="num" w:pos="0"/>
        </w:tabs>
        <w:ind w:start="7484" w:hanging="180"/>
      </w:pPr>
      <w:rPr/>
    </w:lvl>
  </w:abstractNum>
  <w:abstractNum w:abstractNumId="23">
    <w:lvl w:ilvl="0">
      <w:start w:val="1"/>
      <w:numFmt w:val="decimal"/>
      <w:lvlText w:val="%1."/>
      <w:lvlJc w:val="start"/>
      <w:pPr>
        <w:tabs>
          <w:tab w:val="num" w:pos="0"/>
        </w:tabs>
        <w:ind w:start="1364" w:hanging="360"/>
      </w:pPr>
      <w:rPr/>
    </w:lvl>
    <w:lvl w:ilvl="1">
      <w:start w:val="1"/>
      <w:numFmt w:val="lowerLetter"/>
      <w:lvlText w:val="%2."/>
      <w:lvlJc w:val="start"/>
      <w:pPr>
        <w:tabs>
          <w:tab w:val="num" w:pos="0"/>
        </w:tabs>
        <w:ind w:start="2084" w:hanging="360"/>
      </w:pPr>
      <w:rPr/>
    </w:lvl>
    <w:lvl w:ilvl="2">
      <w:start w:val="1"/>
      <w:numFmt w:val="lowerRoman"/>
      <w:lvlText w:val="%3."/>
      <w:lvlJc w:val="end"/>
      <w:pPr>
        <w:tabs>
          <w:tab w:val="num" w:pos="0"/>
        </w:tabs>
        <w:ind w:start="2804" w:hanging="180"/>
      </w:pPr>
      <w:rPr/>
    </w:lvl>
    <w:lvl w:ilvl="3">
      <w:start w:val="1"/>
      <w:numFmt w:val="decimal"/>
      <w:lvlText w:val="%4."/>
      <w:lvlJc w:val="start"/>
      <w:pPr>
        <w:tabs>
          <w:tab w:val="num" w:pos="0"/>
        </w:tabs>
        <w:ind w:start="3524" w:hanging="360"/>
      </w:pPr>
      <w:rPr/>
    </w:lvl>
    <w:lvl w:ilvl="4">
      <w:start w:val="1"/>
      <w:numFmt w:val="lowerLetter"/>
      <w:lvlText w:val="%5."/>
      <w:lvlJc w:val="start"/>
      <w:pPr>
        <w:tabs>
          <w:tab w:val="num" w:pos="0"/>
        </w:tabs>
        <w:ind w:start="4244" w:hanging="360"/>
      </w:pPr>
      <w:rPr/>
    </w:lvl>
    <w:lvl w:ilvl="5">
      <w:start w:val="1"/>
      <w:numFmt w:val="lowerRoman"/>
      <w:lvlText w:val="%6."/>
      <w:lvlJc w:val="end"/>
      <w:pPr>
        <w:tabs>
          <w:tab w:val="num" w:pos="0"/>
        </w:tabs>
        <w:ind w:start="4964" w:hanging="180"/>
      </w:pPr>
      <w:rPr/>
    </w:lvl>
    <w:lvl w:ilvl="6">
      <w:start w:val="1"/>
      <w:numFmt w:val="decimal"/>
      <w:lvlText w:val="%7."/>
      <w:lvlJc w:val="start"/>
      <w:pPr>
        <w:tabs>
          <w:tab w:val="num" w:pos="0"/>
        </w:tabs>
        <w:ind w:start="5684" w:hanging="360"/>
      </w:pPr>
      <w:rPr/>
    </w:lvl>
    <w:lvl w:ilvl="7">
      <w:start w:val="1"/>
      <w:numFmt w:val="lowerLetter"/>
      <w:lvlText w:val="%8."/>
      <w:lvlJc w:val="start"/>
      <w:pPr>
        <w:tabs>
          <w:tab w:val="num" w:pos="0"/>
        </w:tabs>
        <w:ind w:start="6404" w:hanging="360"/>
      </w:pPr>
      <w:rPr/>
    </w:lvl>
    <w:lvl w:ilvl="8">
      <w:start w:val="1"/>
      <w:numFmt w:val="lowerRoman"/>
      <w:lvlText w:val="%9."/>
      <w:lvlJc w:val="end"/>
      <w:pPr>
        <w:tabs>
          <w:tab w:val="num" w:pos="0"/>
        </w:tabs>
        <w:ind w:start="7124" w:hanging="180"/>
      </w:pPr>
      <w:rPr/>
    </w:lvl>
  </w:abstractNum>
  <w:abstractNum w:abstractNumId="24">
    <w:lvl w:ilvl="0">
      <w:start w:val="1"/>
      <w:numFmt w:val="upperLetter"/>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
    <w:lvl w:ilvl="0">
      <w:start w:val="1"/>
      <w:numFmt w:val="lowerLetter"/>
      <w:lvlText w:val="%1."/>
      <w:lvlJc w:val="start"/>
      <w:pPr>
        <w:tabs>
          <w:tab w:val="num" w:pos="0"/>
        </w:tabs>
        <w:ind w:start="450" w:hanging="360"/>
      </w:pPr>
      <w:rPr>
        <w:b/>
      </w:rPr>
    </w:lvl>
    <w:lvl w:ilvl="1">
      <w:start w:val="1"/>
      <w:numFmt w:val="lowerLetter"/>
      <w:lvlText w:val="%2."/>
      <w:lvlJc w:val="start"/>
      <w:pPr>
        <w:tabs>
          <w:tab w:val="num" w:pos="0"/>
        </w:tabs>
        <w:ind w:start="1170" w:hanging="360"/>
      </w:pPr>
      <w:rPr/>
    </w:lvl>
    <w:lvl w:ilvl="2">
      <w:start w:val="1"/>
      <w:numFmt w:val="lowerRoman"/>
      <w:lvlText w:val="%3."/>
      <w:lvlJc w:val="end"/>
      <w:pPr>
        <w:tabs>
          <w:tab w:val="num" w:pos="0"/>
        </w:tabs>
        <w:ind w:start="1890" w:hanging="180"/>
      </w:pPr>
      <w:rPr/>
    </w:lvl>
    <w:lvl w:ilvl="3">
      <w:start w:val="1"/>
      <w:numFmt w:val="decimal"/>
      <w:lvlText w:val="%4."/>
      <w:lvlJc w:val="start"/>
      <w:pPr>
        <w:tabs>
          <w:tab w:val="num" w:pos="0"/>
        </w:tabs>
        <w:ind w:start="2610" w:hanging="360"/>
      </w:pPr>
      <w:rPr/>
    </w:lvl>
    <w:lvl w:ilvl="4">
      <w:start w:val="1"/>
      <w:numFmt w:val="lowerLetter"/>
      <w:lvlText w:val="%5."/>
      <w:lvlJc w:val="start"/>
      <w:pPr>
        <w:tabs>
          <w:tab w:val="num" w:pos="0"/>
        </w:tabs>
        <w:ind w:start="3330" w:hanging="360"/>
      </w:pPr>
      <w:rPr/>
    </w:lvl>
    <w:lvl w:ilvl="5">
      <w:start w:val="1"/>
      <w:numFmt w:val="lowerRoman"/>
      <w:lvlText w:val="%6."/>
      <w:lvlJc w:val="end"/>
      <w:pPr>
        <w:tabs>
          <w:tab w:val="num" w:pos="0"/>
        </w:tabs>
        <w:ind w:start="4050" w:hanging="180"/>
      </w:pPr>
      <w:rPr/>
    </w:lvl>
    <w:lvl w:ilvl="6">
      <w:start w:val="1"/>
      <w:numFmt w:val="decimal"/>
      <w:lvlText w:val="%7."/>
      <w:lvlJc w:val="start"/>
      <w:pPr>
        <w:tabs>
          <w:tab w:val="num" w:pos="0"/>
        </w:tabs>
        <w:ind w:start="4770" w:hanging="360"/>
      </w:pPr>
      <w:rPr/>
    </w:lvl>
    <w:lvl w:ilvl="7">
      <w:start w:val="1"/>
      <w:numFmt w:val="lowerLetter"/>
      <w:lvlText w:val="%8."/>
      <w:lvlJc w:val="start"/>
      <w:pPr>
        <w:tabs>
          <w:tab w:val="num" w:pos="0"/>
        </w:tabs>
        <w:ind w:start="5490" w:hanging="360"/>
      </w:pPr>
      <w:rPr/>
    </w:lvl>
    <w:lvl w:ilvl="8">
      <w:start w:val="1"/>
      <w:numFmt w:val="lowerRoman"/>
      <w:lvlText w:val="%9."/>
      <w:lvlJc w:val="end"/>
      <w:pPr>
        <w:tabs>
          <w:tab w:val="num" w:pos="0"/>
        </w:tabs>
        <w:ind w:start="6210" w:hanging="180"/>
      </w:pPr>
      <w:rPr/>
    </w:lvl>
  </w:abstractNum>
  <w:abstractNum w:abstractNumId="27">
    <w:lvl w:ilvl="0">
      <w:start w:val="1"/>
      <w:numFmt w:val="lowerRoman"/>
      <w:lvlText w:val="%1."/>
      <w:lvlJc w:val="end"/>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9">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0">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1">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2">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3">
    <w:lvl w:ilvl="0">
      <w:start w:val="1"/>
      <w:numFmt w:val="lowerRoman"/>
      <w:lvlText w:val="%1."/>
      <w:lvlJc w:val="end"/>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
    <w:lvl w:ilvl="0">
      <w:start w:val="1"/>
      <w:numFmt w:val="lowerRoman"/>
      <w:lvlText w:val="%1."/>
      <w:lvlJc w:val="end"/>
      <w:pPr>
        <w:tabs>
          <w:tab w:val="num" w:pos="720"/>
        </w:tabs>
        <w:ind w:start="720" w:hanging="360"/>
      </w:pPr>
      <w:rPr>
        <w:sz w:val="24"/>
        <w:szCs w:val="24"/>
      </w:rPr>
    </w:lvl>
    <w:lvl w:ilvl="1">
      <w:start w:val="1"/>
      <w:numFmt w:val="lowerRoman"/>
      <w:lvlText w:val="%2."/>
      <w:lvlJc w:val="end"/>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5">
    <w:lvl w:ilvl="0">
      <w:start w:val="1"/>
      <w:numFmt w:val="lowerRoman"/>
      <w:lvlText w:val="%1."/>
      <w:lvlJc w:val="end"/>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
    <w:lvl w:ilvl="0">
      <w:start w:val="1"/>
      <w:numFmt w:val="decimal"/>
      <w:lvlText w:val="%1."/>
      <w:lvlJc w:val="start"/>
      <w:pPr>
        <w:tabs>
          <w:tab w:val="num" w:pos="0"/>
        </w:tabs>
        <w:ind w:start="360" w:hanging="360"/>
      </w:pPr>
      <w:rPr>
        <w:i w:val="false"/>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7">
    <w:lvl w:ilvl="0">
      <w:start w:val="1"/>
      <w:numFmt w:val="lowerLetter"/>
      <w:lvlText w:val="%1."/>
      <w:lvlJc w:val="start"/>
      <w:pPr>
        <w:tabs>
          <w:tab w:val="num" w:pos="0"/>
        </w:tabs>
        <w:ind w:start="720" w:hanging="360"/>
      </w:pPr>
      <w:rPr>
        <w:b w:val="false"/>
        <w:i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9">
    <w:lvl w:ilvl="0">
      <w:start w:val="1"/>
      <w:numFmt w:val="lowerRoman"/>
      <w:lvlText w:val="%1."/>
      <w:lvlJc w:val="end"/>
      <w:pPr>
        <w:tabs>
          <w:tab w:val="num" w:pos="720"/>
        </w:tabs>
        <w:ind w:start="720" w:hanging="360"/>
      </w:pPr>
      <w:rPr>
        <w:sz w:val="24"/>
      </w:rPr>
    </w:lvl>
    <w:lvl w:ilvl="1">
      <w:start w:val="1"/>
      <w:numFmt w:val="decimal"/>
      <w:lvlText w:val="%2."/>
      <w:lvlJc w:val="start"/>
      <w:pPr>
        <w:tabs>
          <w:tab w:val="num" w:pos="1440"/>
        </w:tabs>
        <w:ind w:start="1440" w:hanging="360"/>
      </w:pPr>
      <w:rPr/>
    </w:lvl>
    <w:lvl w:ilvl="2">
      <w:start w:val="1"/>
      <w:numFmt w:val="lowerLetter"/>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0">
    <w:lvl w:ilvl="0">
      <w:start w:val="1"/>
      <w:numFmt w:val="lowerRoman"/>
      <w:lvlText w:val="%1."/>
      <w:lvlJc w:val="end"/>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1">
    <w:lvl w:ilvl="0">
      <w:numFmt w:val="none"/>
      <w:suff w:val="nothing"/>
      <w:lvlText w:val=""/>
      <w:lvlJc w:val="start"/>
      <w:pPr>
        <w:tabs>
          <w:tab w:val="num" w:pos="360"/>
        </w:tabs>
        <w:ind w:start="0" w:hanging="0"/>
      </w:pPr>
      <w:rPr/>
    </w:lvl>
    <w:lvl w:ilvl="1">
      <w:start w:val="1"/>
      <w:numFmt w:val="lowerRoman"/>
      <w:lvlText w:val="%2."/>
      <w:lvlJc w:val="end"/>
      <w:pPr>
        <w:tabs>
          <w:tab w:val="num" w:pos="360"/>
        </w:tabs>
        <w:ind w:start="0" w:hanging="0"/>
      </w:pPr>
      <w:rPr/>
    </w:lvl>
    <w:lvl w:ilvl="2">
      <w:start w:val="0"/>
      <w:numFmt w:val="none"/>
      <w:suff w:val="nothing"/>
      <w:lvlText w:val=""/>
      <w:lvlJc w:val="start"/>
      <w:pPr>
        <w:tabs>
          <w:tab w:val="num" w:pos="36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2">
    <w:lvl w:ilvl="0">
      <w:start w:val="1"/>
      <w:numFmt w:val="lowerLetter"/>
      <w:lvlText w:val="%1."/>
      <w:lvlJc w:val="start"/>
      <w:pPr>
        <w:tabs>
          <w:tab w:val="num" w:pos="0"/>
        </w:tabs>
        <w:ind w:start="630" w:hanging="360"/>
      </w:pPr>
      <w:rPr>
        <w:b w:val="false"/>
        <w:i w:val="false"/>
        <w:sz w:val="24"/>
        <w:szCs w:val="24"/>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3">
    <w:lvl w:ilvl="0">
      <w:start w:val="1"/>
      <w:numFmt w:val="lowerRoman"/>
      <w:lvlText w:val="%1."/>
      <w:lvlJc w:val="end"/>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4">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5">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7">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8">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9">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0">
    <w:lvl w:ilvl="0">
      <w:start w:val="1"/>
      <w:numFmt w:val="lowerLetter"/>
      <w:lvlText w:val="%1."/>
      <w:lvlJc w:val="start"/>
      <w:pPr>
        <w:tabs>
          <w:tab w:val="num" w:pos="0"/>
        </w:tabs>
        <w:ind w:start="1080" w:hanging="360"/>
      </w:pPr>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51">
    <w:lvl w:ilvl="0">
      <w:start w:val="1"/>
      <w:numFmt w:val="lowerLetter"/>
      <w:lvlText w:val="%1."/>
      <w:lvlJc w:val="start"/>
      <w:pPr>
        <w:tabs>
          <w:tab w:val="num" w:pos="2880"/>
        </w:tabs>
        <w:ind w:start="2880" w:hanging="360"/>
      </w:pPr>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52">
    <w:lvl w:ilvl="0">
      <w:start w:val="1"/>
      <w:numFmt w:val="lowerLetter"/>
      <w:lvlText w:val="%1."/>
      <w:lvlJc w:val="start"/>
      <w:pPr>
        <w:tabs>
          <w:tab w:val="num" w:pos="0"/>
        </w:tabs>
        <w:ind w:start="1170" w:hanging="360"/>
      </w:pPr>
      <w:rPr>
        <w:b w:val="false"/>
        <w:i w:val="false"/>
      </w:rPr>
    </w:lvl>
    <w:lvl w:ilvl="1">
      <w:start w:val="1"/>
      <w:numFmt w:val="bullet"/>
      <w:lvlText w:val="o"/>
      <w:lvlJc w:val="start"/>
      <w:pPr>
        <w:tabs>
          <w:tab w:val="num" w:pos="0"/>
        </w:tabs>
        <w:ind w:start="1890" w:hanging="360"/>
      </w:pPr>
      <w:rPr>
        <w:rFonts w:ascii="Courier New" w:hAnsi="Courier New" w:cs="Courier New" w:hint="default"/>
      </w:rPr>
    </w:lvl>
    <w:lvl w:ilvl="2">
      <w:start w:val="1"/>
      <w:numFmt w:val="bullet"/>
      <w:lvlText w:val=""/>
      <w:lvlJc w:val="start"/>
      <w:pPr>
        <w:tabs>
          <w:tab w:val="num" w:pos="0"/>
        </w:tabs>
        <w:ind w:start="2610" w:hanging="360"/>
      </w:pPr>
      <w:rPr>
        <w:rFonts w:ascii="Wingdings" w:hAnsi="Wingdings" w:cs="Wingdings" w:hint="default"/>
      </w:rPr>
    </w:lvl>
    <w:lvl w:ilvl="3">
      <w:start w:val="1"/>
      <w:numFmt w:val="bullet"/>
      <w:lvlText w:val=""/>
      <w:lvlJc w:val="start"/>
      <w:pPr>
        <w:tabs>
          <w:tab w:val="num" w:pos="0"/>
        </w:tabs>
        <w:ind w:start="3330" w:hanging="360"/>
      </w:pPr>
      <w:rPr>
        <w:rFonts w:ascii="Symbol" w:hAnsi="Symbol" w:cs="Symbol" w:hint="default"/>
      </w:rPr>
    </w:lvl>
    <w:lvl w:ilvl="4">
      <w:start w:val="1"/>
      <w:numFmt w:val="bullet"/>
      <w:lvlText w:val="o"/>
      <w:lvlJc w:val="start"/>
      <w:pPr>
        <w:tabs>
          <w:tab w:val="num" w:pos="0"/>
        </w:tabs>
        <w:ind w:start="4050" w:hanging="360"/>
      </w:pPr>
      <w:rPr>
        <w:rFonts w:ascii="Courier New" w:hAnsi="Courier New" w:cs="Courier New" w:hint="default"/>
      </w:rPr>
    </w:lvl>
    <w:lvl w:ilvl="5">
      <w:start w:val="1"/>
      <w:numFmt w:val="bullet"/>
      <w:lvlText w:val=""/>
      <w:lvlJc w:val="start"/>
      <w:pPr>
        <w:tabs>
          <w:tab w:val="num" w:pos="0"/>
        </w:tabs>
        <w:ind w:start="4770" w:hanging="360"/>
      </w:pPr>
      <w:rPr>
        <w:rFonts w:ascii="Wingdings" w:hAnsi="Wingdings" w:cs="Wingdings" w:hint="default"/>
      </w:rPr>
    </w:lvl>
    <w:lvl w:ilvl="6">
      <w:start w:val="1"/>
      <w:numFmt w:val="bullet"/>
      <w:lvlText w:val=""/>
      <w:lvlJc w:val="start"/>
      <w:pPr>
        <w:tabs>
          <w:tab w:val="num" w:pos="0"/>
        </w:tabs>
        <w:ind w:start="5490" w:hanging="360"/>
      </w:pPr>
      <w:rPr>
        <w:rFonts w:ascii="Symbol" w:hAnsi="Symbol" w:cs="Symbol" w:hint="default"/>
      </w:rPr>
    </w:lvl>
    <w:lvl w:ilvl="7">
      <w:start w:val="1"/>
      <w:numFmt w:val="bullet"/>
      <w:lvlText w:val="o"/>
      <w:lvlJc w:val="start"/>
      <w:pPr>
        <w:tabs>
          <w:tab w:val="num" w:pos="0"/>
        </w:tabs>
        <w:ind w:start="6210" w:hanging="360"/>
      </w:pPr>
      <w:rPr>
        <w:rFonts w:ascii="Courier New" w:hAnsi="Courier New" w:cs="Courier New" w:hint="default"/>
      </w:rPr>
    </w:lvl>
    <w:lvl w:ilvl="8">
      <w:start w:val="1"/>
      <w:numFmt w:val="bullet"/>
      <w:lvlText w:val=""/>
      <w:lvlJc w:val="start"/>
      <w:pPr>
        <w:tabs>
          <w:tab w:val="num" w:pos="0"/>
        </w:tabs>
        <w:ind w:start="6930" w:hanging="360"/>
      </w:pPr>
      <w:rPr>
        <w:rFonts w:ascii="Wingdings" w:hAnsi="Wingdings" w:cs="Wingdings" w:hint="default"/>
      </w:rPr>
    </w:lvl>
  </w:abstractNum>
  <w:abstractNum w:abstractNumId="53">
    <w:lvl w:ilvl="0">
      <w:start w:val="1"/>
      <w:numFmt w:val="lowerRoman"/>
      <w:lvlText w:val="%1."/>
      <w:lvlJc w:val="end"/>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4">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6">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7">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8">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9">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0">
    <w:lvl w:ilvl="0">
      <w:start w:val="1"/>
      <w:numFmt w:val="lowerRoman"/>
      <w:lvlText w:val="%1."/>
      <w:lvlJc w:val="end"/>
      <w:pPr>
        <w:tabs>
          <w:tab w:val="num" w:pos="0"/>
        </w:tabs>
        <w:ind w:start="720" w:hanging="360"/>
      </w:pPr>
      <w:rPr>
        <w:b w:val="false"/>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1">
    <w:lvl w:ilvl="0">
      <w:start w:val="1"/>
      <w:numFmt w:val="lowerRoman"/>
      <w:lvlText w:val="%1."/>
      <w:lvlJc w:val="end"/>
      <w:pPr>
        <w:tabs>
          <w:tab w:val="num" w:pos="0"/>
        </w:tabs>
        <w:ind w:start="810" w:hanging="360"/>
      </w:pPr>
      <w:rPr>
        <w:color w:val="auto"/>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62">
    <w:lvl w:ilvl="0">
      <w:start w:val="1"/>
      <w:numFmt w:val="lowerRoman"/>
      <w:lvlText w:val="%1."/>
      <w:lvlJc w:val="end"/>
      <w:pPr>
        <w:tabs>
          <w:tab w:val="num" w:pos="0"/>
        </w:tabs>
        <w:ind w:start="81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63">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5">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6">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7">
    <w:lvl w:ilvl="0">
      <w:start w:val="1"/>
      <w:numFmt w:val="lowerRoman"/>
      <w:lvlText w:val="%1."/>
      <w:lvlJc w:val="end"/>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9">
    <w:lvl w:ilvl="0">
      <w:start w:val="1"/>
      <w:numFmt w:val="bullet"/>
      <w:lvlText w:val=""/>
      <w:lvlJc w:val="start"/>
      <w:pPr>
        <w:tabs>
          <w:tab w:val="num" w:pos="0"/>
        </w:tabs>
        <w:ind w:start="72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0">
    <w:lvl w:ilvl="0">
      <w:start w:val="1"/>
      <w:numFmt w:val="bullet"/>
      <w:lvlText w:val=""/>
      <w:lvlJc w:val="start"/>
      <w:pPr>
        <w:tabs>
          <w:tab w:val="num" w:pos="0"/>
        </w:tabs>
        <w:ind w:start="72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1">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2">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73">
    <w:lvl w:ilvl="0">
      <w:start w:val="1"/>
      <w:numFmt w:val="bullet"/>
      <w:lvlText w:val=""/>
      <w:lvlJc w:val="start"/>
      <w:pPr>
        <w:tabs>
          <w:tab w:val="num" w:pos="0"/>
        </w:tabs>
        <w:ind w:start="1065" w:hanging="705"/>
      </w:pPr>
      <w:rPr>
        <w:rFonts w:ascii="Symbol" w:hAnsi="Symbol" w:cs="Symbol" w:hint="default"/>
        <w:color w:val="00000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4">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5">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6">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3">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4">
    <w:lvl w:ilvl="0">
      <w:start w:val="1"/>
      <w:numFmt w:val="decimal"/>
      <w:lvlText w:val="%1."/>
      <w:lvlJc w:val="start"/>
      <w:pPr>
        <w:tabs>
          <w:tab w:val="num" w:pos="0"/>
        </w:tabs>
        <w:ind w:start="36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5">
    <w:lvl w:ilvl="0">
      <w:start w:val="1"/>
      <w:numFmt w:val="decimal"/>
      <w:lvlText w:val="%1."/>
      <w:lvlJc w:val="start"/>
      <w:pPr>
        <w:tabs>
          <w:tab w:val="num" w:pos="0"/>
        </w:tabs>
        <w:ind w:start="36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6">
    <w:lvl w:ilvl="0">
      <w:start w:val="1"/>
      <w:numFmt w:val="lowerRoman"/>
      <w:lvlText w:val="%1."/>
      <w:lvlJc w:val="end"/>
      <w:pPr>
        <w:tabs>
          <w:tab w:val="num" w:pos="720"/>
        </w:tabs>
        <w:ind w:start="720" w:hanging="360"/>
      </w:pPr>
      <w:rPr>
        <w:sz w:val="24"/>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7">
    <w:lvl w:ilvl="0">
      <w:start w:val="1"/>
      <w:numFmt w:val="lowerRoman"/>
      <w:lvlText w:val="%1."/>
      <w:lvlJc w:val="end"/>
      <w:pPr>
        <w:tabs>
          <w:tab w:val="num" w:pos="720"/>
        </w:tabs>
        <w:ind w:start="720" w:hanging="360"/>
      </w:pPr>
      <w:rPr>
        <w:sz w:val="24"/>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8">
    <w:lvl w:ilvl="0">
      <w:start w:val="1"/>
      <w:numFmt w:val="bullet"/>
      <w:lvlText w:val=""/>
      <w:lvlJc w:val="start"/>
      <w:pPr>
        <w:tabs>
          <w:tab w:val="num" w:pos="0"/>
        </w:tabs>
        <w:ind w:start="360" w:hanging="360"/>
      </w:pPr>
      <w:rPr>
        <w:rFonts w:ascii="Wingdings" w:hAnsi="Wingdings" w:cs="Wingdings"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89">
    <w:lvl w:ilvl="0">
      <w:start w:val="1"/>
      <w:numFmt w:val="bullet"/>
      <w:lvlText w:val=""/>
      <w:lvlJc w:val="start"/>
      <w:pPr>
        <w:tabs>
          <w:tab w:val="num" w:pos="0"/>
        </w:tabs>
        <w:ind w:start="360" w:hanging="360"/>
      </w:pPr>
      <w:rPr>
        <w:rFonts w:ascii="Wingdings" w:hAnsi="Wingdings" w:cs="Wingdings"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90">
    <w:lvl w:ilvl="0">
      <w:start w:val="1"/>
      <w:numFmt w:val="lowerLetter"/>
      <w:lvlText w:val="%1."/>
      <w:lvlJc w:val="start"/>
      <w:pPr>
        <w:tabs>
          <w:tab w:val="num" w:pos="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91">
    <w:lvl w:ilvl="0">
      <w:start w:val="1"/>
      <w:numFmt w:val="decimal"/>
      <w:lvlText w:val="%1."/>
      <w:lvlJc w:val="start"/>
      <w:pPr>
        <w:tabs>
          <w:tab w:val="num" w:pos="720"/>
        </w:tabs>
        <w:ind w:start="720" w:hanging="360"/>
      </w:pPr>
      <w:rPr>
        <w:sz w:val="24"/>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92">
    <w:lvl w:ilvl="0">
      <w:start w:val="1"/>
      <w:numFmt w:val="decimal"/>
      <w:lvlText w:val="%1."/>
      <w:lvlJc w:val="start"/>
      <w:pPr>
        <w:tabs>
          <w:tab w:val="num" w:pos="0"/>
        </w:tabs>
        <w:ind w:start="720" w:hanging="360"/>
      </w:pPr>
      <w:rPr>
        <w:b w:val="false"/>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93">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4">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5">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6">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7">
    <w:lvl w:ilvl="0">
      <w:start w:val="1"/>
      <w:numFmt w:val="lowerRoman"/>
      <w:lvlText w:val="%1."/>
      <w:lvlJc w:val="end"/>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8">
    <w:lvl w:ilvl="0">
      <w:start w:val="1"/>
      <w:numFmt w:val="lowerRoman"/>
      <w:lvlText w:val="%1."/>
      <w:lvlJc w:val="end"/>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9">
    <w:lvl w:ilvl="0">
      <w:start w:val="1"/>
      <w:numFmt w:val="lowerRoman"/>
      <w:lvlText w:val="%1."/>
      <w:lvlJc w:val="end"/>
      <w:pPr>
        <w:tabs>
          <w:tab w:val="num" w:pos="0"/>
        </w:tabs>
        <w:ind w:start="720" w:hanging="360"/>
      </w:pPr>
      <w:rPr/>
    </w:lvl>
    <w:lvl w:ilvl="1">
      <w:start w:val="1"/>
      <w:numFmt w:val="decimal"/>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0">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01">
    <w:lvl w:ilvl="0">
      <w:start w:val="1"/>
      <w:numFmt w:val="lowerLetter"/>
      <w:lvlText w:val="%1."/>
      <w:lvlJc w:val="start"/>
      <w:pPr>
        <w:tabs>
          <w:tab w:val="num" w:pos="0"/>
        </w:tabs>
        <w:ind w:start="1080" w:hanging="360"/>
      </w:pPr>
      <w:rPr/>
    </w:lvl>
    <w:lvl w:ilvl="1">
      <w:start w:val="1"/>
      <w:numFmt w:val="decimal"/>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02">
    <w:lvl w:ilvl="0">
      <w:start w:val="1"/>
      <w:numFmt w:val="lowerRoman"/>
      <w:lvlText w:val="%1."/>
      <w:lvlJc w:val="end"/>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3">
    <w:lvl w:ilvl="0">
      <w:start w:val="1"/>
      <w:numFmt w:val="lowerRoman"/>
      <w:lvlText w:val="%1."/>
      <w:lvlJc w:val="end"/>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4">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9">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0">
    <w:lvl w:ilvl="0">
      <w:start w:val="1"/>
      <w:numFmt w:val="lowerLetter"/>
      <w:lvlText w:val="%1."/>
      <w:lvlJc w:val="start"/>
      <w:pPr>
        <w:tabs>
          <w:tab w:val="num" w:pos="0"/>
        </w:tabs>
        <w:ind w:start="900" w:hanging="360"/>
      </w:pPr>
      <w:rPr/>
    </w:lvl>
    <w:lvl w:ilvl="1">
      <w:start w:val="1"/>
      <w:numFmt w:val="decimal"/>
      <w:lvlText w:val="%2."/>
      <w:lvlJc w:val="start"/>
      <w:pPr>
        <w:tabs>
          <w:tab w:val="num" w:pos="0"/>
        </w:tabs>
        <w:ind w:start="1620" w:hanging="360"/>
      </w:pPr>
      <w:rPr/>
    </w:lvl>
    <w:lvl w:ilvl="2">
      <w:start w:val="1"/>
      <w:numFmt w:val="bullet"/>
      <w:lvlText w:val=""/>
      <w:lvlJc w:val="start"/>
      <w:pPr>
        <w:tabs>
          <w:tab w:val="num" w:pos="0"/>
        </w:tabs>
        <w:ind w:start="2340" w:hanging="360"/>
      </w:pPr>
      <w:rPr>
        <w:rFonts w:ascii="Wingdings" w:hAnsi="Wingdings" w:cs="Wingdings" w:hint="default"/>
      </w:rPr>
    </w:lvl>
    <w:lvl w:ilvl="3">
      <w:start w:val="1"/>
      <w:numFmt w:val="bullet"/>
      <w:lvlText w:val=""/>
      <w:lvlJc w:val="start"/>
      <w:pPr>
        <w:tabs>
          <w:tab w:val="num" w:pos="0"/>
        </w:tabs>
        <w:ind w:start="3060" w:hanging="360"/>
      </w:pPr>
      <w:rPr>
        <w:rFonts w:ascii="Symbol" w:hAnsi="Symbol" w:cs="Symbol" w:hint="default"/>
      </w:rPr>
    </w:lvl>
    <w:lvl w:ilvl="4">
      <w:start w:val="1"/>
      <w:numFmt w:val="bullet"/>
      <w:lvlText w:val="o"/>
      <w:lvlJc w:val="start"/>
      <w:pPr>
        <w:tabs>
          <w:tab w:val="num" w:pos="0"/>
        </w:tabs>
        <w:ind w:start="3780" w:hanging="360"/>
      </w:pPr>
      <w:rPr>
        <w:rFonts w:ascii="Courier New" w:hAnsi="Courier New" w:cs="Courier New" w:hint="default"/>
      </w:rPr>
    </w:lvl>
    <w:lvl w:ilvl="5">
      <w:start w:val="1"/>
      <w:numFmt w:val="bullet"/>
      <w:lvlText w:val=""/>
      <w:lvlJc w:val="start"/>
      <w:pPr>
        <w:tabs>
          <w:tab w:val="num" w:pos="0"/>
        </w:tabs>
        <w:ind w:start="4500" w:hanging="360"/>
      </w:pPr>
      <w:rPr>
        <w:rFonts w:ascii="Wingdings" w:hAnsi="Wingdings" w:cs="Wingdings" w:hint="default"/>
      </w:rPr>
    </w:lvl>
    <w:lvl w:ilvl="6">
      <w:start w:val="1"/>
      <w:numFmt w:val="bullet"/>
      <w:lvlText w:val=""/>
      <w:lvlJc w:val="start"/>
      <w:pPr>
        <w:tabs>
          <w:tab w:val="num" w:pos="0"/>
        </w:tabs>
        <w:ind w:start="5220" w:hanging="360"/>
      </w:pPr>
      <w:rPr>
        <w:rFonts w:ascii="Symbol" w:hAnsi="Symbol" w:cs="Symbol" w:hint="default"/>
      </w:rPr>
    </w:lvl>
    <w:lvl w:ilvl="7">
      <w:start w:val="1"/>
      <w:numFmt w:val="bullet"/>
      <w:lvlText w:val="o"/>
      <w:lvlJc w:val="start"/>
      <w:pPr>
        <w:tabs>
          <w:tab w:val="num" w:pos="0"/>
        </w:tabs>
        <w:ind w:start="5940" w:hanging="360"/>
      </w:pPr>
      <w:rPr>
        <w:rFonts w:ascii="Courier New" w:hAnsi="Courier New" w:cs="Courier New" w:hint="default"/>
      </w:rPr>
    </w:lvl>
    <w:lvl w:ilvl="8">
      <w:start w:val="1"/>
      <w:numFmt w:val="bullet"/>
      <w:lvlText w:val=""/>
      <w:lvlJc w:val="start"/>
      <w:pPr>
        <w:tabs>
          <w:tab w:val="num" w:pos="0"/>
        </w:tabs>
        <w:ind w:start="6660" w:hanging="360"/>
      </w:pPr>
      <w:rPr>
        <w:rFonts w:ascii="Wingdings" w:hAnsi="Wingdings" w:cs="Wingdings" w:hint="default"/>
      </w:rPr>
    </w:lvl>
  </w:abstractNum>
  <w:abstractNum w:abstractNumId="11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2">
    <w:lvl w:ilvl="0">
      <w:start w:val="1"/>
      <w:numFmt w:val="decimal"/>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4">
    <w:lvl w:ilvl="0">
      <w:start w:val="1"/>
      <w:numFmt w:val="lowerLetter"/>
      <w:lvlText w:val="%1)"/>
      <w:lvlJc w:val="start"/>
      <w:pPr>
        <w:tabs>
          <w:tab w:val="num" w:pos="0"/>
        </w:tabs>
        <w:ind w:start="720" w:hanging="360"/>
      </w:pPr>
      <w:rPr>
        <w:b w:val="false"/>
        <w:i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5">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8">
    <w:lvl w:ilvl="0">
      <w:start w:val="1"/>
      <w:numFmt w:val="lowerRoman"/>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0"/>
      <w:numFmt w:val="bullet"/>
      <w:lvlText w:val="•"/>
      <w:lvlJc w:val="start"/>
      <w:pPr>
        <w:tabs>
          <w:tab w:val="num" w:pos="0"/>
        </w:tabs>
        <w:ind w:start="2340" w:hanging="360"/>
      </w:pPr>
      <w:rPr>
        <w:rFonts w:ascii="Arial" w:hAnsi="Arial" w:cs="Arial" w:hint="default"/>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9">
    <w:lvl w:ilvl="0">
      <w:start w:val="1"/>
      <w:numFmt w:val="upperRoman"/>
      <w:lvlText w:val="%1."/>
      <w:lvlJc w:val="end"/>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0">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1">
    <w:lvl w:ilvl="0">
      <w:start w:val="1"/>
      <w:numFmt w:val="lowerRoman"/>
      <w:lvlText w:val="%1."/>
      <w:lvlJc w:val="end"/>
      <w:pPr>
        <w:tabs>
          <w:tab w:val="num" w:pos="0"/>
        </w:tabs>
        <w:ind w:start="63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2">
    <w:lvl w:ilvl="0">
      <w:start w:val="1"/>
      <w:numFmt w:val="lowerLetter"/>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3">
    <w:lvl w:ilvl="0">
      <w:start w:val="1"/>
      <w:numFmt w:val="lowerRoman"/>
      <w:lvlText w:val="%1)"/>
      <w:lvlJc w:val="start"/>
      <w:pPr>
        <w:tabs>
          <w:tab w:val="num" w:pos="720"/>
        </w:tabs>
        <w:ind w:start="720" w:hanging="360"/>
      </w:pPr>
      <w:rPr>
        <w:sz w:val="24"/>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4">
    <w:lvl w:ilvl="0">
      <w:start w:val="1"/>
      <w:numFmt w:val="upperLetter"/>
      <w:lvlText w:val="%1."/>
      <w:lvlJc w:val="start"/>
      <w:pPr>
        <w:tabs>
          <w:tab w:val="num" w:pos="720"/>
        </w:tabs>
        <w:ind w:start="720" w:hanging="360"/>
      </w:pPr>
      <w:rPr>
        <w:sz w:val="24"/>
      </w:rPr>
    </w:lvl>
    <w:lvl w:ilvl="1">
      <w:start w:val="1"/>
      <w:numFmt w:val="decimal"/>
      <w:lvlText w:val="%2."/>
      <w:lvlJc w:val="start"/>
      <w:pPr>
        <w:tabs>
          <w:tab w:val="num" w:pos="0"/>
        </w:tabs>
        <w:ind w:start="1440" w:hanging="360"/>
      </w:pPr>
      <w:rPr/>
    </w:lvl>
    <w:lvl w:ilvl="2">
      <w:start w:val="1"/>
      <w:numFmt w:val="upperLetter"/>
      <w:lvlText w:val="%3."/>
      <w:lvlJc w:val="start"/>
      <w:pPr>
        <w:tabs>
          <w:tab w:val="num" w:pos="0"/>
        </w:tabs>
        <w:ind w:start="2160" w:hanging="360"/>
      </w:pPr>
      <w:rPr>
        <w:sz w:val="24"/>
        <w:szCs w:val="24"/>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5">
    <w:lvl w:ilvl="0">
      <w:start w:val="1"/>
      <w:numFmt w:val="upperRoman"/>
      <w:lvlText w:val="%1."/>
      <w:lvlJc w:val="end"/>
      <w:pPr>
        <w:tabs>
          <w:tab w:val="num" w:pos="720"/>
        </w:tabs>
        <w:ind w:start="720" w:hanging="360"/>
      </w:pPr>
      <w:rPr>
        <w:sz w:val="24"/>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6">
    <w:lvl w:ilvl="0">
      <w:start w:val="1"/>
      <w:numFmt w:val="lowerLetter"/>
      <w:lvlText w:val="%1)"/>
      <w:lvlJc w:val="start"/>
      <w:pPr>
        <w:tabs>
          <w:tab w:val="num" w:pos="720"/>
        </w:tabs>
        <w:ind w:start="720" w:hanging="360"/>
      </w:pPr>
      <w:rPr>
        <w:b w:val="false"/>
        <w:sz w:val="24"/>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7">
    <w:lvl w:ilvl="0">
      <w:start w:val="1"/>
      <w:numFmt w:val="lowerLetter"/>
      <w:lvlText w:val="%1)"/>
      <w:lvlJc w:val="start"/>
      <w:pPr>
        <w:tabs>
          <w:tab w:val="num" w:pos="720"/>
        </w:tabs>
        <w:ind w:start="720" w:hanging="360"/>
      </w:pPr>
      <w:rPr>
        <w:sz w:val="24"/>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8">
    <w:lvl w:ilvl="0">
      <w:start w:val="1"/>
      <w:numFmt w:val="lowerLetter"/>
      <w:lvlText w:val="%1)"/>
      <w:lvlJc w:val="start"/>
      <w:pPr>
        <w:tabs>
          <w:tab w:val="num" w:pos="720"/>
        </w:tabs>
        <w:ind w:start="720" w:hanging="360"/>
      </w:pPr>
      <w:rPr>
        <w:sz w:val="24"/>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9">
    <w:lvl w:ilvl="0">
      <w:start w:val="1"/>
      <w:numFmt w:val="lowerLetter"/>
      <w:lvlText w:val="%1)"/>
      <w:lvlJc w:val="start"/>
      <w:pPr>
        <w:tabs>
          <w:tab w:val="num" w:pos="720"/>
        </w:tabs>
        <w:ind w:start="720" w:hanging="360"/>
      </w:pPr>
      <w:rPr>
        <w:sz w:val="24"/>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0">
    <w:lvl w:ilvl="0">
      <w:start w:val="1"/>
      <w:numFmt w:val="upperRoman"/>
      <w:lvlText w:val="%1."/>
      <w:lvlJc w:val="end"/>
      <w:pPr>
        <w:tabs>
          <w:tab w:val="num" w:pos="720"/>
        </w:tabs>
        <w:ind w:start="720" w:hanging="360"/>
      </w:pPr>
      <w:rPr>
        <w:sz w:val="24"/>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1">
    <w:lvl w:ilvl="0">
      <w:start w:val="1"/>
      <w:numFmt w:val="upperRoman"/>
      <w:lvlText w:val="%1."/>
      <w:lvlJc w:val="end"/>
      <w:pPr>
        <w:tabs>
          <w:tab w:val="num" w:pos="720"/>
        </w:tabs>
        <w:ind w:start="720" w:hanging="360"/>
      </w:pPr>
      <w:rPr>
        <w:sz w:val="24"/>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2">
    <w:lvl w:ilvl="0">
      <w:start w:val="1"/>
      <w:numFmt w:val="upperRoman"/>
      <w:lvlText w:val="%1."/>
      <w:lvlJc w:val="end"/>
      <w:pPr>
        <w:tabs>
          <w:tab w:val="num" w:pos="720"/>
        </w:tabs>
        <w:ind w:start="720" w:hanging="360"/>
      </w:pPr>
      <w:rPr>
        <w:sz w:val="24"/>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3">
    <w:lvl w:ilvl="0">
      <w:start w:val="1"/>
      <w:numFmt w:val="lowerRoman"/>
      <w:lvlText w:val="%1)"/>
      <w:lvlJc w:val="start"/>
      <w:pPr>
        <w:tabs>
          <w:tab w:val="num" w:pos="720"/>
        </w:tabs>
        <w:ind w:start="720" w:hanging="360"/>
      </w:pPr>
      <w:rPr>
        <w:b w:val="false"/>
        <w:sz w:val="24"/>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4">
    <w:lvl w:ilvl="0">
      <w:start w:val="1"/>
      <w:numFmt w:val="lowerRoman"/>
      <w:lvlText w:val="%1)"/>
      <w:lvlJc w:val="start"/>
      <w:pPr>
        <w:tabs>
          <w:tab w:val="num" w:pos="720"/>
        </w:tabs>
        <w:ind w:start="720" w:hanging="360"/>
      </w:pPr>
      <w:rPr>
        <w:sz w:val="24"/>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5">
    <w:lvl w:ilvl="0">
      <w:start w:val="1"/>
      <w:numFmt w:val="lowerRoman"/>
      <w:lvlText w:val="%1)"/>
      <w:lvlJc w:val="start"/>
      <w:pPr>
        <w:tabs>
          <w:tab w:val="num" w:pos="720"/>
        </w:tabs>
        <w:ind w:start="720" w:hanging="360"/>
      </w:pPr>
      <w:rPr>
        <w:sz w:val="24"/>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7">
    <w:lvl w:ilvl="0">
      <w:start w:val="1"/>
      <w:numFmt w:val="upperRoman"/>
      <w:lvlText w:val="%1."/>
      <w:lvlJc w:val="end"/>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38">
    <w:lvl w:ilvl="0">
      <w:start w:val="1"/>
      <w:numFmt w:val="upperRoman"/>
      <w:lvlText w:val="%1."/>
      <w:lvlJc w:val="end"/>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9">
    <w:lvl w:ilvl="0">
      <w:start w:val="1"/>
      <w:numFmt w:val="upperRoman"/>
      <w:lvlText w:val="%1."/>
      <w:lvlJc w:val="end"/>
      <w:pPr>
        <w:tabs>
          <w:tab w:val="num" w:pos="720"/>
        </w:tabs>
        <w:ind w:start="720" w:hanging="360"/>
      </w:pPr>
      <w:rPr>
        <w:sz w:val="24"/>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0">
    <w:lvl w:ilvl="0">
      <w:start w:val="1"/>
      <w:numFmt w:val="lowerLetter"/>
      <w:lvlText w:val="%1)"/>
      <w:lvlJc w:val="start"/>
      <w:pPr>
        <w:tabs>
          <w:tab w:val="num" w:pos="720"/>
        </w:tabs>
        <w:ind w:start="720" w:hanging="360"/>
      </w:pPr>
      <w:rPr>
        <w:sz w:val="24"/>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1">
    <w:lvl w:ilvl="0">
      <w:start w:val="1"/>
      <w:numFmt w:val="upperRoman"/>
      <w:lvlText w:val="%1."/>
      <w:lvlJc w:val="end"/>
      <w:pPr>
        <w:tabs>
          <w:tab w:val="num" w:pos="720"/>
        </w:tabs>
        <w:ind w:start="720" w:hanging="360"/>
      </w:pPr>
      <w:rPr>
        <w:sz w:val="24"/>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2">
    <w:lvl w:ilvl="0">
      <w:start w:val="1"/>
      <w:numFmt w:val="upperRoman"/>
      <w:lvlText w:val="%1."/>
      <w:lvlJc w:val="end"/>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3">
    <w:lvl w:ilvl="0">
      <w:start w:val="1"/>
      <w:numFmt w:val="upperRoman"/>
      <w:lvlText w:val="%1."/>
      <w:lvlJc w:val="end"/>
      <w:pPr>
        <w:tabs>
          <w:tab w:val="num" w:pos="720"/>
        </w:tabs>
        <w:ind w:start="720" w:hanging="360"/>
      </w:pPr>
      <w:rPr>
        <w:sz w:val="24"/>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4">
    <w:lvl w:ilvl="0">
      <w:start w:val="1"/>
      <w:numFmt w:val="lowerLetter"/>
      <w:lvlText w:val="%1)"/>
      <w:lvlJc w:val="start"/>
      <w:pPr>
        <w:tabs>
          <w:tab w:val="num" w:pos="720"/>
        </w:tabs>
        <w:ind w:start="720" w:hanging="360"/>
      </w:pPr>
      <w:rPr>
        <w:sz w:val="24"/>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5">
    <w:lvl w:ilvl="0">
      <w:start w:val="1"/>
      <w:numFmt w:val="lowerLetter"/>
      <w:lvlText w:val="%1)"/>
      <w:lvlJc w:val="start"/>
      <w:pPr>
        <w:tabs>
          <w:tab w:val="num" w:pos="720"/>
        </w:tabs>
        <w:ind w:start="720" w:hanging="360"/>
      </w:pPr>
      <w:rPr>
        <w:sz w:val="24"/>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6">
    <w:lvl w:ilvl="0">
      <w:start w:val="1"/>
      <w:numFmt w:val="upperRoman"/>
      <w:lvlText w:val="%1."/>
      <w:lvlJc w:val="end"/>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47">
    <w:lvl w:ilvl="0">
      <w:start w:val="1"/>
      <w:numFmt w:val="bullet"/>
      <w:lvlText w:val=""/>
      <w:lvlJc w:val="start"/>
      <w:pPr>
        <w:tabs>
          <w:tab w:val="num" w:pos="720"/>
        </w:tabs>
        <w:ind w:start="720" w:hanging="360"/>
      </w:pPr>
      <w:rPr>
        <w:rFonts w:ascii="Symbol" w:hAnsi="Symbol" w:cs="Symbol" w:hint="default"/>
        <w:sz w:val="20"/>
      </w:rPr>
    </w:lvl>
    <w:lvl w:ilvl="1">
      <w:start w:val="1"/>
      <w:numFmt w:val="lowerLetter"/>
      <w:lvlText w:val="%2)"/>
      <w:lvlJc w:val="start"/>
      <w:pPr>
        <w:tabs>
          <w:tab w:val="num" w:pos="1440"/>
        </w:tabs>
        <w:ind w:start="1440" w:hanging="360"/>
      </w:pPr>
      <w:rPr>
        <w:sz w:val="24"/>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8">
    <w:lvl w:ilvl="0">
      <w:start w:val="1"/>
      <w:numFmt w:val="upperRoman"/>
      <w:lvlText w:val="%1."/>
      <w:lvlJc w:val="end"/>
      <w:pPr>
        <w:tabs>
          <w:tab w:val="num" w:pos="720"/>
        </w:tabs>
        <w:ind w:start="720" w:hanging="360"/>
      </w:pPr>
      <w:rPr>
        <w:sz w:val="24"/>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9">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Letter"/>
      <w:lvlText w:val="%3)"/>
      <w:lvlJc w:val="start"/>
      <w:pPr>
        <w:tabs>
          <w:tab w:val="num" w:pos="0"/>
        </w:tabs>
        <w:ind w:start="234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0">
    <w:lvl w:ilvl="0">
      <w:start w:val="1"/>
      <w:numFmt w:val="upperRoman"/>
      <w:lvlText w:val="%1."/>
      <w:lvlJc w:val="end"/>
      <w:pPr>
        <w:tabs>
          <w:tab w:val="num" w:pos="0"/>
        </w:tabs>
        <w:ind w:start="720" w:hanging="360"/>
      </w:pPr>
      <w:rPr>
        <w:i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1">
    <w:lvl w:ilvl="0">
      <w:start w:val="2"/>
      <w:numFmt w:val="upperRoman"/>
      <w:lvlText w:val="%1."/>
      <w:lvlJc w:val="end"/>
      <w:pPr>
        <w:tabs>
          <w:tab w:val="num" w:pos="0"/>
        </w:tabs>
        <w:ind w:start="720" w:hanging="360"/>
      </w:pPr>
      <w:rPr>
        <w:i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2">
    <w:lvl w:ilvl="0">
      <w:start w:val="3"/>
      <w:numFmt w:val="upperRoman"/>
      <w:lvlText w:val="%1."/>
      <w:lvlJc w:val="end"/>
      <w:pPr>
        <w:tabs>
          <w:tab w:val="num" w:pos="0"/>
        </w:tabs>
        <w:ind w:start="720" w:hanging="360"/>
      </w:pPr>
      <w:rPr>
        <w:i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3">
    <w:lvl w:ilvl="0">
      <w:start w:val="1"/>
      <w:numFmt w:val="upperLetter"/>
      <w:lvlText w:val="%1."/>
      <w:lvlJc w:val="start"/>
      <w:pPr>
        <w:tabs>
          <w:tab w:val="num" w:pos="0"/>
        </w:tabs>
        <w:ind w:start="720" w:hanging="360"/>
      </w:pPr>
      <w:rPr>
        <w:b/>
        <w:sz w:val="24"/>
        <w:szCs w:val="24"/>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5">
    <w:lvl w:ilvl="0">
      <w:start w:val="1"/>
      <w:numFmt w:val="upperRoman"/>
      <w:lvlText w:val="%1."/>
      <w:lvlJc w:val="end"/>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6">
    <w:lvl w:ilvl="0">
      <w:start w:val="1"/>
      <w:numFmt w:val="upperLetter"/>
      <w:lvlText w:val="%1."/>
      <w:lvlJc w:val="start"/>
      <w:pPr>
        <w:tabs>
          <w:tab w:val="num" w:pos="720"/>
        </w:tabs>
        <w:ind w:start="720" w:hanging="360"/>
      </w:pPr>
      <w:rPr>
        <w:sz w:val="24"/>
      </w:rPr>
    </w:lvl>
    <w:lvl w:ilvl="1">
      <w:start w:val="1"/>
      <w:numFmt w:val="decimal"/>
      <w:lvlText w:val="%2."/>
      <w:lvlJc w:val="start"/>
      <w:pPr>
        <w:tabs>
          <w:tab w:val="num" w:pos="0"/>
        </w:tabs>
        <w:ind w:start="1440" w:hanging="360"/>
      </w:pPr>
      <w:rPr/>
    </w:lvl>
    <w:lvl w:ilvl="2">
      <w:start w:val="1"/>
      <w:numFmt w:val="upperLetter"/>
      <w:lvlText w:val="%3."/>
      <w:lvlJc w:val="start"/>
      <w:pPr>
        <w:tabs>
          <w:tab w:val="num" w:pos="0"/>
        </w:tabs>
        <w:ind w:start="2160" w:hanging="360"/>
      </w:pPr>
      <w:rPr>
        <w:sz w:val="24"/>
        <w:szCs w:val="24"/>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7">
    <w:lvl w:ilvl="0">
      <w:start w:val="2"/>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8">
    <w:lvl w:ilvl="0">
      <w:start w:val="2"/>
      <w:numFmt w:val="decimal"/>
      <w:lvlText w:val="%1."/>
      <w:lvlJc w:val="start"/>
      <w:pPr>
        <w:tabs>
          <w:tab w:val="num" w:pos="0"/>
        </w:tabs>
        <w:ind w:start="720" w:hanging="360"/>
      </w:pPr>
      <w:rPr>
        <w:b/>
        <w:sz w:val="28"/>
        <w:szCs w:val="28"/>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9">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0">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1">
    <w:lvl w:ilvl="0">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2">
    <w:lvl w:ilvl="0">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3">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6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5">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8">
    <w:lvl w:ilvl="0">
      <w:start w:val="1"/>
      <w:numFmt w:val="lowerLetter"/>
      <w:lvlText w:val="%1."/>
      <w:lvlJc w:val="start"/>
      <w:pPr>
        <w:tabs>
          <w:tab w:val="num" w:pos="0"/>
        </w:tabs>
        <w:ind w:start="1080" w:hanging="360"/>
      </w:pPr>
      <w:rPr>
        <w:b w:val="false"/>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69">
    <w:lvl w:ilvl="0">
      <w:start w:val="1"/>
      <w:numFmt w:val="lowerLetter"/>
      <w:lvlText w:val="%1."/>
      <w:lvlJc w:val="start"/>
      <w:pPr>
        <w:tabs>
          <w:tab w:val="num" w:pos="0"/>
        </w:tabs>
        <w:ind w:start="1080" w:hanging="360"/>
      </w:pPr>
      <w:rPr/>
    </w:lvl>
    <w:lvl w:ilvl="1">
      <w:start w:val="1"/>
      <w:numFmt w:val="upperLetter"/>
      <w:lvlText w:val="%2."/>
      <w:lvlJc w:val="start"/>
      <w:pPr>
        <w:tabs>
          <w:tab w:val="num" w:pos="0"/>
        </w:tabs>
        <w:ind w:start="1800" w:hanging="360"/>
      </w:pPr>
      <w:rPr/>
    </w:lvl>
    <w:lvl w:ilvl="2">
      <w:start w:val="1"/>
      <w:numFmt w:val="decimal"/>
      <w:lvlText w:val="%3."/>
      <w:lvlJc w:val="start"/>
      <w:pPr>
        <w:tabs>
          <w:tab w:val="num" w:pos="0"/>
        </w:tabs>
        <w:ind w:start="990" w:hanging="360"/>
      </w:pPr>
      <w:rPr>
        <w:b/>
      </w:rPr>
    </w:lvl>
    <w:lvl w:ilvl="3">
      <w:start w:val="1"/>
      <w:numFmt w:val="decimal"/>
      <w:lvlText w:val="%4."/>
      <w:lvlJc w:val="start"/>
      <w:pPr>
        <w:tabs>
          <w:tab w:val="num" w:pos="0"/>
        </w:tabs>
        <w:ind w:start="990" w:hanging="360"/>
      </w:pPr>
      <w:rPr>
        <w:b/>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70">
    <w:lvl w:ilvl="0">
      <w:numFmt w:val="bullet"/>
      <w:lvlText w:val="•"/>
      <w:lvlJc w:val="start"/>
      <w:pPr>
        <w:tabs>
          <w:tab w:val="num" w:pos="0"/>
        </w:tabs>
        <w:ind w:start="2160" w:hanging="360"/>
      </w:pPr>
      <w:rPr>
        <w:rFonts w:ascii="Times New Roman" w:hAnsi="Times New Roman" w:cs="Times New Roman" w:hint="default"/>
      </w:rPr>
    </w:lvl>
    <w:lvl w:ilvl="1">
      <w:start w:val="1"/>
      <w:numFmt w:val="bullet"/>
      <w:lvlText w:val=""/>
      <w:lvlJc w:val="start"/>
      <w:pPr>
        <w:tabs>
          <w:tab w:val="num" w:pos="0"/>
        </w:tabs>
        <w:ind w:start="1800" w:hanging="360"/>
      </w:pPr>
      <w:rPr>
        <w:rFonts w:ascii="Symbol" w:hAnsi="Symbol" w:cs="Symbol" w:hint="default"/>
      </w:rPr>
    </w:lvl>
    <w:lvl w:ilvl="2">
      <w:start w:val="1"/>
      <w:numFmt w:val="bullet"/>
      <w:lvlText w:val=""/>
      <w:lvlJc w:val="start"/>
      <w:pPr>
        <w:tabs>
          <w:tab w:val="num" w:pos="0"/>
        </w:tabs>
        <w:ind w:start="3600" w:hanging="360"/>
      </w:pPr>
      <w:rPr>
        <w:rFonts w:ascii="Wingdings" w:hAnsi="Wingdings" w:cs="Wingdings" w:hint="default"/>
      </w:rPr>
    </w:lvl>
    <w:lvl w:ilvl="3">
      <w:start w:val="1"/>
      <w:numFmt w:val="bullet"/>
      <w:lvlText w:val=""/>
      <w:lvlJc w:val="start"/>
      <w:pPr>
        <w:tabs>
          <w:tab w:val="num" w:pos="0"/>
        </w:tabs>
        <w:ind w:start="4320" w:hanging="360"/>
      </w:pPr>
      <w:rPr>
        <w:rFonts w:ascii="Symbol" w:hAnsi="Symbol" w:cs="Symbol" w:hint="default"/>
      </w:rPr>
    </w:lvl>
    <w:lvl w:ilvl="4">
      <w:start w:val="1"/>
      <w:numFmt w:val="bullet"/>
      <w:lvlText w:val="o"/>
      <w:lvlJc w:val="start"/>
      <w:pPr>
        <w:tabs>
          <w:tab w:val="num" w:pos="0"/>
        </w:tabs>
        <w:ind w:start="5040" w:hanging="360"/>
      </w:pPr>
      <w:rPr>
        <w:rFonts w:ascii="Courier New" w:hAnsi="Courier New" w:cs="Courier New" w:hint="default"/>
      </w:rPr>
    </w:lvl>
    <w:lvl w:ilvl="5">
      <w:start w:val="1"/>
      <w:numFmt w:val="bullet"/>
      <w:lvlText w:val=""/>
      <w:lvlJc w:val="start"/>
      <w:pPr>
        <w:tabs>
          <w:tab w:val="num" w:pos="0"/>
        </w:tabs>
        <w:ind w:start="5760" w:hanging="360"/>
      </w:pPr>
      <w:rPr>
        <w:rFonts w:ascii="Wingdings" w:hAnsi="Wingdings" w:cs="Wingdings" w:hint="default"/>
      </w:rPr>
    </w:lvl>
    <w:lvl w:ilvl="6">
      <w:start w:val="1"/>
      <w:numFmt w:val="bullet"/>
      <w:lvlText w:val=""/>
      <w:lvlJc w:val="start"/>
      <w:pPr>
        <w:tabs>
          <w:tab w:val="num" w:pos="0"/>
        </w:tabs>
        <w:ind w:start="6480" w:hanging="360"/>
      </w:pPr>
      <w:rPr>
        <w:rFonts w:ascii="Symbol" w:hAnsi="Symbol" w:cs="Symbol" w:hint="default"/>
      </w:rPr>
    </w:lvl>
    <w:lvl w:ilvl="7">
      <w:start w:val="1"/>
      <w:numFmt w:val="bullet"/>
      <w:lvlText w:val="o"/>
      <w:lvlJc w:val="start"/>
      <w:pPr>
        <w:tabs>
          <w:tab w:val="num" w:pos="0"/>
        </w:tabs>
        <w:ind w:start="7200" w:hanging="360"/>
      </w:pPr>
      <w:rPr>
        <w:rFonts w:ascii="Courier New" w:hAnsi="Courier New" w:cs="Courier New" w:hint="default"/>
      </w:rPr>
    </w:lvl>
    <w:lvl w:ilvl="8">
      <w:start w:val="1"/>
      <w:numFmt w:val="bullet"/>
      <w:lvlText w:val=""/>
      <w:lvlJc w:val="start"/>
      <w:pPr>
        <w:tabs>
          <w:tab w:val="num" w:pos="0"/>
        </w:tabs>
        <w:ind w:start="7920" w:hanging="360"/>
      </w:pPr>
      <w:rPr>
        <w:rFonts w:ascii="Wingdings" w:hAnsi="Wingdings" w:cs="Wingdings" w:hint="default"/>
      </w:rPr>
    </w:lvl>
  </w:abstractNum>
  <w:abstractNum w:abstractNumId="171">
    <w:lvl w:ilvl="0">
      <w:numFmt w:val="bullet"/>
      <w:lvlText w:val="•"/>
      <w:lvlJc w:val="start"/>
      <w:pPr>
        <w:tabs>
          <w:tab w:val="num" w:pos="0"/>
        </w:tabs>
        <w:ind w:start="2160" w:hanging="360"/>
      </w:pPr>
      <w:rPr>
        <w:rFonts w:ascii="Times New Roman" w:hAnsi="Times New Roman" w:cs="Times New Roman"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1800" w:hanging="360"/>
      </w:pPr>
      <w:rPr>
        <w:rFonts w:ascii="Symbol" w:hAnsi="Symbol" w:cs="Symbol" w:hint="default"/>
      </w:rPr>
    </w:lvl>
    <w:lvl w:ilvl="3">
      <w:start w:val="1"/>
      <w:numFmt w:val="bullet"/>
      <w:lvlText w:val=""/>
      <w:lvlJc w:val="start"/>
      <w:pPr>
        <w:tabs>
          <w:tab w:val="num" w:pos="0"/>
        </w:tabs>
        <w:ind w:start="2520" w:hanging="360"/>
      </w:pPr>
      <w:rPr>
        <w:rFonts w:ascii="Wingdings" w:hAnsi="Wingdings" w:cs="Wingdings" w:hint="default"/>
      </w:rPr>
    </w:lvl>
    <w:lvl w:ilvl="4">
      <w:start w:val="1"/>
      <w:numFmt w:val="bullet"/>
      <w:lvlText w:val="o"/>
      <w:lvlJc w:val="start"/>
      <w:pPr>
        <w:tabs>
          <w:tab w:val="num" w:pos="0"/>
        </w:tabs>
        <w:ind w:start="5040" w:hanging="360"/>
      </w:pPr>
      <w:rPr>
        <w:rFonts w:ascii="Courier New" w:hAnsi="Courier New" w:cs="Courier New" w:hint="default"/>
      </w:rPr>
    </w:lvl>
    <w:lvl w:ilvl="5">
      <w:start w:val="1"/>
      <w:numFmt w:val="bullet"/>
      <w:lvlText w:val=""/>
      <w:lvlJc w:val="start"/>
      <w:pPr>
        <w:tabs>
          <w:tab w:val="num" w:pos="0"/>
        </w:tabs>
        <w:ind w:start="5760" w:hanging="360"/>
      </w:pPr>
      <w:rPr>
        <w:rFonts w:ascii="Wingdings" w:hAnsi="Wingdings" w:cs="Wingdings" w:hint="default"/>
      </w:rPr>
    </w:lvl>
    <w:lvl w:ilvl="6">
      <w:start w:val="1"/>
      <w:numFmt w:val="bullet"/>
      <w:lvlText w:val=""/>
      <w:lvlJc w:val="start"/>
      <w:pPr>
        <w:tabs>
          <w:tab w:val="num" w:pos="0"/>
        </w:tabs>
        <w:ind w:start="6480" w:hanging="360"/>
      </w:pPr>
      <w:rPr>
        <w:rFonts w:ascii="Symbol" w:hAnsi="Symbol" w:cs="Symbol" w:hint="default"/>
      </w:rPr>
    </w:lvl>
    <w:lvl w:ilvl="7">
      <w:start w:val="1"/>
      <w:numFmt w:val="bullet"/>
      <w:lvlText w:val="o"/>
      <w:lvlJc w:val="start"/>
      <w:pPr>
        <w:tabs>
          <w:tab w:val="num" w:pos="0"/>
        </w:tabs>
        <w:ind w:start="7200" w:hanging="360"/>
      </w:pPr>
      <w:rPr>
        <w:rFonts w:ascii="Courier New" w:hAnsi="Courier New" w:cs="Courier New" w:hint="default"/>
      </w:rPr>
    </w:lvl>
    <w:lvl w:ilvl="8">
      <w:start w:val="1"/>
      <w:numFmt w:val="bullet"/>
      <w:lvlText w:val=""/>
      <w:lvlJc w:val="start"/>
      <w:pPr>
        <w:tabs>
          <w:tab w:val="num" w:pos="0"/>
        </w:tabs>
        <w:ind w:start="7920" w:hanging="360"/>
      </w:pPr>
      <w:rPr>
        <w:rFonts w:ascii="Wingdings" w:hAnsi="Wingdings" w:cs="Wingdings" w:hint="default"/>
      </w:rPr>
    </w:lvl>
  </w:abstractNum>
  <w:abstractNum w:abstractNumId="172">
    <w:lvl w:ilvl="0">
      <w:start w:val="1"/>
      <w:numFmt w:val="lowerLetter"/>
      <w:lvlText w:val="%1."/>
      <w:lvlJc w:val="start"/>
      <w:pPr>
        <w:tabs>
          <w:tab w:val="num" w:pos="0"/>
        </w:tabs>
        <w:ind w:start="3240" w:hanging="360"/>
      </w:pPr>
      <w:rPr/>
    </w:lvl>
    <w:lvl w:ilvl="1">
      <w:start w:val="1"/>
      <w:numFmt w:val="lowerLetter"/>
      <w:lvlText w:val="%2."/>
      <w:lvlJc w:val="start"/>
      <w:pPr>
        <w:tabs>
          <w:tab w:val="num" w:pos="0"/>
        </w:tabs>
        <w:ind w:start="3960" w:hanging="360"/>
      </w:pPr>
      <w:rPr/>
    </w:lvl>
    <w:lvl w:ilvl="2">
      <w:start w:val="1"/>
      <w:numFmt w:val="lowerRoman"/>
      <w:lvlText w:val="%3."/>
      <w:lvlJc w:val="end"/>
      <w:pPr>
        <w:tabs>
          <w:tab w:val="num" w:pos="0"/>
        </w:tabs>
        <w:ind w:start="4680" w:hanging="180"/>
      </w:pPr>
      <w:rPr/>
    </w:lvl>
    <w:lvl w:ilvl="3">
      <w:start w:val="1"/>
      <w:numFmt w:val="decimal"/>
      <w:lvlText w:val="%4."/>
      <w:lvlJc w:val="start"/>
      <w:pPr>
        <w:tabs>
          <w:tab w:val="num" w:pos="0"/>
        </w:tabs>
        <w:ind w:start="5400" w:hanging="360"/>
      </w:pPr>
      <w:rPr/>
    </w:lvl>
    <w:lvl w:ilvl="4">
      <w:start w:val="1"/>
      <w:numFmt w:val="lowerLetter"/>
      <w:lvlText w:val="%5."/>
      <w:lvlJc w:val="start"/>
      <w:pPr>
        <w:tabs>
          <w:tab w:val="num" w:pos="0"/>
        </w:tabs>
        <w:ind w:start="6120" w:hanging="360"/>
      </w:pPr>
      <w:rPr/>
    </w:lvl>
    <w:lvl w:ilvl="5">
      <w:start w:val="1"/>
      <w:numFmt w:val="lowerRoman"/>
      <w:lvlText w:val="%6."/>
      <w:lvlJc w:val="end"/>
      <w:pPr>
        <w:tabs>
          <w:tab w:val="num" w:pos="0"/>
        </w:tabs>
        <w:ind w:start="6840" w:hanging="180"/>
      </w:pPr>
      <w:rPr/>
    </w:lvl>
    <w:lvl w:ilvl="6">
      <w:start w:val="1"/>
      <w:numFmt w:val="decimal"/>
      <w:lvlText w:val="%7."/>
      <w:lvlJc w:val="start"/>
      <w:pPr>
        <w:tabs>
          <w:tab w:val="num" w:pos="0"/>
        </w:tabs>
        <w:ind w:start="7560" w:hanging="360"/>
      </w:pPr>
      <w:rPr/>
    </w:lvl>
    <w:lvl w:ilvl="7">
      <w:start w:val="1"/>
      <w:numFmt w:val="lowerLetter"/>
      <w:lvlText w:val="%8."/>
      <w:lvlJc w:val="start"/>
      <w:pPr>
        <w:tabs>
          <w:tab w:val="num" w:pos="0"/>
        </w:tabs>
        <w:ind w:start="8280" w:hanging="360"/>
      </w:pPr>
      <w:rPr/>
    </w:lvl>
    <w:lvl w:ilvl="8">
      <w:start w:val="1"/>
      <w:numFmt w:val="lowerRoman"/>
      <w:lvlText w:val="%9."/>
      <w:lvlJc w:val="end"/>
      <w:pPr>
        <w:tabs>
          <w:tab w:val="num" w:pos="0"/>
        </w:tabs>
        <w:ind w:start="9000" w:hanging="180"/>
      </w:pPr>
      <w:rPr/>
    </w:lvl>
  </w:abstractNum>
  <w:abstractNum w:abstractNumId="173">
    <w:lvl w:ilvl="0">
      <w:start w:val="1"/>
      <w:numFmt w:val="bullet"/>
      <w:lvlText w:val=""/>
      <w:lvlJc w:val="start"/>
      <w:pPr>
        <w:tabs>
          <w:tab w:val="num" w:pos="0"/>
        </w:tabs>
        <w:ind w:start="3960" w:hanging="360"/>
      </w:pPr>
      <w:rPr>
        <w:rFonts w:ascii="Wingdings" w:hAnsi="Wingdings" w:cs="Wingdings" w:hint="default"/>
      </w:rPr>
    </w:lvl>
    <w:lvl w:ilvl="1">
      <w:start w:val="1"/>
      <w:numFmt w:val="bullet"/>
      <w:lvlText w:val="o"/>
      <w:lvlJc w:val="start"/>
      <w:pPr>
        <w:tabs>
          <w:tab w:val="num" w:pos="0"/>
        </w:tabs>
        <w:ind w:start="4680" w:hanging="360"/>
      </w:pPr>
      <w:rPr>
        <w:rFonts w:ascii="Courier New" w:hAnsi="Courier New" w:cs="Courier New" w:hint="default"/>
      </w:rPr>
    </w:lvl>
    <w:lvl w:ilvl="2">
      <w:start w:val="1"/>
      <w:numFmt w:val="bullet"/>
      <w:lvlText w:val=""/>
      <w:lvlJc w:val="start"/>
      <w:pPr>
        <w:tabs>
          <w:tab w:val="num" w:pos="0"/>
        </w:tabs>
        <w:ind w:start="5400" w:hanging="360"/>
      </w:pPr>
      <w:rPr>
        <w:rFonts w:ascii="Wingdings" w:hAnsi="Wingdings" w:cs="Wingdings" w:hint="default"/>
      </w:rPr>
    </w:lvl>
    <w:lvl w:ilvl="3">
      <w:start w:val="1"/>
      <w:numFmt w:val="bullet"/>
      <w:lvlText w:val=""/>
      <w:lvlJc w:val="start"/>
      <w:pPr>
        <w:tabs>
          <w:tab w:val="num" w:pos="0"/>
        </w:tabs>
        <w:ind w:start="6120" w:hanging="360"/>
      </w:pPr>
      <w:rPr>
        <w:rFonts w:ascii="Symbol" w:hAnsi="Symbol" w:cs="Symbol" w:hint="default"/>
      </w:rPr>
    </w:lvl>
    <w:lvl w:ilvl="4">
      <w:start w:val="1"/>
      <w:numFmt w:val="bullet"/>
      <w:lvlText w:val="o"/>
      <w:lvlJc w:val="start"/>
      <w:pPr>
        <w:tabs>
          <w:tab w:val="num" w:pos="0"/>
        </w:tabs>
        <w:ind w:start="6840" w:hanging="360"/>
      </w:pPr>
      <w:rPr>
        <w:rFonts w:ascii="Courier New" w:hAnsi="Courier New" w:cs="Courier New" w:hint="default"/>
      </w:rPr>
    </w:lvl>
    <w:lvl w:ilvl="5">
      <w:start w:val="1"/>
      <w:numFmt w:val="bullet"/>
      <w:lvlText w:val=""/>
      <w:lvlJc w:val="start"/>
      <w:pPr>
        <w:tabs>
          <w:tab w:val="num" w:pos="0"/>
        </w:tabs>
        <w:ind w:start="7560" w:hanging="360"/>
      </w:pPr>
      <w:rPr>
        <w:rFonts w:ascii="Wingdings" w:hAnsi="Wingdings" w:cs="Wingdings" w:hint="default"/>
      </w:rPr>
    </w:lvl>
    <w:lvl w:ilvl="6">
      <w:start w:val="1"/>
      <w:numFmt w:val="bullet"/>
      <w:lvlText w:val=""/>
      <w:lvlJc w:val="start"/>
      <w:pPr>
        <w:tabs>
          <w:tab w:val="num" w:pos="0"/>
        </w:tabs>
        <w:ind w:start="8280" w:hanging="360"/>
      </w:pPr>
      <w:rPr>
        <w:rFonts w:ascii="Symbol" w:hAnsi="Symbol" w:cs="Symbol" w:hint="default"/>
      </w:rPr>
    </w:lvl>
    <w:lvl w:ilvl="7">
      <w:start w:val="1"/>
      <w:numFmt w:val="bullet"/>
      <w:lvlText w:val="o"/>
      <w:lvlJc w:val="start"/>
      <w:pPr>
        <w:tabs>
          <w:tab w:val="num" w:pos="0"/>
        </w:tabs>
        <w:ind w:start="9000" w:hanging="360"/>
      </w:pPr>
      <w:rPr>
        <w:rFonts w:ascii="Courier New" w:hAnsi="Courier New" w:cs="Courier New" w:hint="default"/>
      </w:rPr>
    </w:lvl>
    <w:lvl w:ilvl="8">
      <w:start w:val="1"/>
      <w:numFmt w:val="bullet"/>
      <w:lvlText w:val=""/>
      <w:lvlJc w:val="start"/>
      <w:pPr>
        <w:tabs>
          <w:tab w:val="num" w:pos="0"/>
        </w:tabs>
        <w:ind w:start="9720" w:hanging="360"/>
      </w:pPr>
      <w:rPr>
        <w:rFonts w:ascii="Wingdings" w:hAnsi="Wingdings" w:cs="Wingdings" w:hint="default"/>
      </w:rPr>
    </w:lvl>
  </w:abstractNum>
  <w:abstractNum w:abstractNumId="174">
    <w:lvl w:ilvl="0">
      <w:start w:val="1"/>
      <w:numFmt w:val="bullet"/>
      <w:lvlText w:val=""/>
      <w:lvlJc w:val="start"/>
      <w:pPr>
        <w:tabs>
          <w:tab w:val="num" w:pos="0"/>
        </w:tabs>
        <w:ind w:start="780" w:hanging="360"/>
      </w:pPr>
      <w:rPr>
        <w:rFonts w:ascii="Symbol" w:hAnsi="Symbol" w:cs="Symbol" w:hint="default"/>
      </w:rPr>
    </w:lvl>
    <w:lvl w:ilvl="1">
      <w:start w:val="1"/>
      <w:numFmt w:val="bullet"/>
      <w:lvlText w:val="o"/>
      <w:lvlJc w:val="start"/>
      <w:pPr>
        <w:tabs>
          <w:tab w:val="num" w:pos="0"/>
        </w:tabs>
        <w:ind w:start="1500" w:hanging="360"/>
      </w:pPr>
      <w:rPr>
        <w:rFonts w:ascii="Courier New" w:hAnsi="Courier New" w:cs="Courier New" w:hint="default"/>
      </w:rPr>
    </w:lvl>
    <w:lvl w:ilvl="2">
      <w:start w:val="1"/>
      <w:numFmt w:val="bullet"/>
      <w:lvlText w:val=""/>
      <w:lvlJc w:val="start"/>
      <w:pPr>
        <w:tabs>
          <w:tab w:val="num" w:pos="0"/>
        </w:tabs>
        <w:ind w:start="2220" w:hanging="360"/>
      </w:pPr>
      <w:rPr>
        <w:rFonts w:ascii="Wingdings" w:hAnsi="Wingdings" w:cs="Wingdings" w:hint="default"/>
      </w:rPr>
    </w:lvl>
    <w:lvl w:ilvl="3">
      <w:start w:val="1"/>
      <w:numFmt w:val="bullet"/>
      <w:lvlText w:val=""/>
      <w:lvlJc w:val="start"/>
      <w:pPr>
        <w:tabs>
          <w:tab w:val="num" w:pos="0"/>
        </w:tabs>
        <w:ind w:start="2940" w:hanging="360"/>
      </w:pPr>
      <w:rPr>
        <w:rFonts w:ascii="Symbol" w:hAnsi="Symbol" w:cs="Symbol" w:hint="default"/>
      </w:rPr>
    </w:lvl>
    <w:lvl w:ilvl="4">
      <w:start w:val="1"/>
      <w:numFmt w:val="bullet"/>
      <w:lvlText w:val="o"/>
      <w:lvlJc w:val="start"/>
      <w:pPr>
        <w:tabs>
          <w:tab w:val="num" w:pos="0"/>
        </w:tabs>
        <w:ind w:start="3660" w:hanging="360"/>
      </w:pPr>
      <w:rPr>
        <w:rFonts w:ascii="Courier New" w:hAnsi="Courier New" w:cs="Courier New" w:hint="default"/>
      </w:rPr>
    </w:lvl>
    <w:lvl w:ilvl="5">
      <w:start w:val="1"/>
      <w:numFmt w:val="bullet"/>
      <w:lvlText w:val=""/>
      <w:lvlJc w:val="start"/>
      <w:pPr>
        <w:tabs>
          <w:tab w:val="num" w:pos="0"/>
        </w:tabs>
        <w:ind w:start="4380" w:hanging="360"/>
      </w:pPr>
      <w:rPr>
        <w:rFonts w:ascii="Wingdings" w:hAnsi="Wingdings" w:cs="Wingdings" w:hint="default"/>
      </w:rPr>
    </w:lvl>
    <w:lvl w:ilvl="6">
      <w:start w:val="1"/>
      <w:numFmt w:val="bullet"/>
      <w:lvlText w:val=""/>
      <w:lvlJc w:val="start"/>
      <w:pPr>
        <w:tabs>
          <w:tab w:val="num" w:pos="0"/>
        </w:tabs>
        <w:ind w:start="5100" w:hanging="360"/>
      </w:pPr>
      <w:rPr>
        <w:rFonts w:ascii="Symbol" w:hAnsi="Symbol" w:cs="Symbol" w:hint="default"/>
      </w:rPr>
    </w:lvl>
    <w:lvl w:ilvl="7">
      <w:start w:val="1"/>
      <w:numFmt w:val="bullet"/>
      <w:lvlText w:val="o"/>
      <w:lvlJc w:val="start"/>
      <w:pPr>
        <w:tabs>
          <w:tab w:val="num" w:pos="0"/>
        </w:tabs>
        <w:ind w:start="5820" w:hanging="360"/>
      </w:pPr>
      <w:rPr>
        <w:rFonts w:ascii="Courier New" w:hAnsi="Courier New" w:cs="Courier New" w:hint="default"/>
      </w:rPr>
    </w:lvl>
    <w:lvl w:ilvl="8">
      <w:start w:val="1"/>
      <w:numFmt w:val="bullet"/>
      <w:lvlText w:val=""/>
      <w:lvlJc w:val="start"/>
      <w:pPr>
        <w:tabs>
          <w:tab w:val="num" w:pos="0"/>
        </w:tabs>
        <w:ind w:start="6540" w:hanging="360"/>
      </w:pPr>
      <w:rPr>
        <w:rFonts w:ascii="Wingdings" w:hAnsi="Wingdings" w:cs="Wingdings" w:hint="default"/>
      </w:rPr>
    </w:lvl>
  </w:abstractNum>
  <w:abstractNum w:abstractNumId="17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80">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2">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3">
    <w:lvl w:ilvl="0">
      <w:start w:val="1"/>
      <w:numFmt w:val="bullet"/>
      <w:lvlText w:val=""/>
      <w:lvlJc w:val="start"/>
      <w:pPr>
        <w:tabs>
          <w:tab w:val="num" w:pos="0"/>
        </w:tabs>
        <w:ind w:start="780" w:hanging="360"/>
      </w:pPr>
      <w:rPr>
        <w:rFonts w:ascii="Symbol" w:hAnsi="Symbol" w:cs="Symbol" w:hint="default"/>
      </w:rPr>
    </w:lvl>
    <w:lvl w:ilvl="1">
      <w:start w:val="1"/>
      <w:numFmt w:val="bullet"/>
      <w:lvlText w:val="o"/>
      <w:lvlJc w:val="start"/>
      <w:pPr>
        <w:tabs>
          <w:tab w:val="num" w:pos="0"/>
        </w:tabs>
        <w:ind w:start="1500" w:hanging="360"/>
      </w:pPr>
      <w:rPr>
        <w:rFonts w:ascii="Courier New" w:hAnsi="Courier New" w:cs="Courier New" w:hint="default"/>
      </w:rPr>
    </w:lvl>
    <w:lvl w:ilvl="2">
      <w:start w:val="1"/>
      <w:numFmt w:val="bullet"/>
      <w:lvlText w:val=""/>
      <w:lvlJc w:val="start"/>
      <w:pPr>
        <w:tabs>
          <w:tab w:val="num" w:pos="0"/>
        </w:tabs>
        <w:ind w:start="2220" w:hanging="360"/>
      </w:pPr>
      <w:rPr>
        <w:rFonts w:ascii="Wingdings" w:hAnsi="Wingdings" w:cs="Wingdings" w:hint="default"/>
      </w:rPr>
    </w:lvl>
    <w:lvl w:ilvl="3">
      <w:start w:val="1"/>
      <w:numFmt w:val="bullet"/>
      <w:lvlText w:val=""/>
      <w:lvlJc w:val="start"/>
      <w:pPr>
        <w:tabs>
          <w:tab w:val="num" w:pos="0"/>
        </w:tabs>
        <w:ind w:start="2940" w:hanging="360"/>
      </w:pPr>
      <w:rPr>
        <w:rFonts w:ascii="Symbol" w:hAnsi="Symbol" w:cs="Symbol" w:hint="default"/>
      </w:rPr>
    </w:lvl>
    <w:lvl w:ilvl="4">
      <w:start w:val="1"/>
      <w:numFmt w:val="bullet"/>
      <w:lvlText w:val="o"/>
      <w:lvlJc w:val="start"/>
      <w:pPr>
        <w:tabs>
          <w:tab w:val="num" w:pos="0"/>
        </w:tabs>
        <w:ind w:start="3660" w:hanging="360"/>
      </w:pPr>
      <w:rPr>
        <w:rFonts w:ascii="Courier New" w:hAnsi="Courier New" w:cs="Courier New" w:hint="default"/>
      </w:rPr>
    </w:lvl>
    <w:lvl w:ilvl="5">
      <w:start w:val="1"/>
      <w:numFmt w:val="bullet"/>
      <w:lvlText w:val=""/>
      <w:lvlJc w:val="start"/>
      <w:pPr>
        <w:tabs>
          <w:tab w:val="num" w:pos="0"/>
        </w:tabs>
        <w:ind w:start="4380" w:hanging="360"/>
      </w:pPr>
      <w:rPr>
        <w:rFonts w:ascii="Wingdings" w:hAnsi="Wingdings" w:cs="Wingdings" w:hint="default"/>
      </w:rPr>
    </w:lvl>
    <w:lvl w:ilvl="6">
      <w:start w:val="1"/>
      <w:numFmt w:val="bullet"/>
      <w:lvlText w:val=""/>
      <w:lvlJc w:val="start"/>
      <w:pPr>
        <w:tabs>
          <w:tab w:val="num" w:pos="0"/>
        </w:tabs>
        <w:ind w:start="5100" w:hanging="360"/>
      </w:pPr>
      <w:rPr>
        <w:rFonts w:ascii="Symbol" w:hAnsi="Symbol" w:cs="Symbol" w:hint="default"/>
      </w:rPr>
    </w:lvl>
    <w:lvl w:ilvl="7">
      <w:start w:val="1"/>
      <w:numFmt w:val="bullet"/>
      <w:lvlText w:val="o"/>
      <w:lvlJc w:val="start"/>
      <w:pPr>
        <w:tabs>
          <w:tab w:val="num" w:pos="0"/>
        </w:tabs>
        <w:ind w:start="5820" w:hanging="360"/>
      </w:pPr>
      <w:rPr>
        <w:rFonts w:ascii="Courier New" w:hAnsi="Courier New" w:cs="Courier New" w:hint="default"/>
      </w:rPr>
    </w:lvl>
    <w:lvl w:ilvl="8">
      <w:start w:val="1"/>
      <w:numFmt w:val="bullet"/>
      <w:lvlText w:val=""/>
      <w:lvlJc w:val="start"/>
      <w:pPr>
        <w:tabs>
          <w:tab w:val="num" w:pos="0"/>
        </w:tabs>
        <w:ind w:start="6540" w:hanging="360"/>
      </w:pPr>
      <w:rPr>
        <w:rFonts w:ascii="Wingdings" w:hAnsi="Wingdings" w:cs="Wingdings" w:hint="default"/>
      </w:rPr>
    </w:lvl>
  </w:abstractNum>
  <w:abstractNum w:abstractNumId="18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7">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8">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0">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1">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2">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3">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4">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5">
    <w:lvl w:ilvl="0">
      <w:start w:val="1"/>
      <w:numFmt w:val="lowerRoman"/>
      <w:lvlText w:val="%1."/>
      <w:lvlJc w:val="end"/>
      <w:pPr>
        <w:tabs>
          <w:tab w:val="num" w:pos="0"/>
        </w:tabs>
        <w:ind w:start="360" w:hanging="360"/>
      </w:pPr>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96">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7">
    <w:lvl w:ilvl="0">
      <w:start w:val="1"/>
      <w:numFmt w:val="bullet"/>
      <w:lvlText w:val=""/>
      <w:lvlJc w:val="start"/>
      <w:pPr>
        <w:tabs>
          <w:tab w:val="num" w:pos="0"/>
        </w:tabs>
        <w:ind w:start="36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8">
    <w:lvl w:ilvl="0">
      <w:start w:val="1"/>
      <w:numFmt w:val="lowerRoman"/>
      <w:lvlText w:val="%1."/>
      <w:lvlJc w:val="end"/>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9">
    <w:lvl w:ilvl="0">
      <w:start w:val="1"/>
      <w:numFmt w:val="lowerLetter"/>
      <w:lvlText w:val="%1."/>
      <w:lvlJc w:val="start"/>
      <w:pPr>
        <w:tabs>
          <w:tab w:val="num" w:pos="0"/>
        </w:tabs>
        <w:ind w:start="720" w:hanging="360"/>
      </w:pPr>
      <w:rPr>
        <w:rFonts w:ascii="Calibri" w:hAnsi="Calibri" w:cs="Calibri"/>
        <w:b w:val="false"/>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1">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0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7">
    <w:lvl w:ilvl="0">
      <w:start w:val="1"/>
      <w:numFmt w:val="lowerLetter"/>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8">
    <w:lvl w:ilvl="0">
      <w:start w:val="1"/>
      <w:numFmt w:val="decimal"/>
      <w:lvlText w:val="%1."/>
      <w:lvlJc w:val="start"/>
      <w:pPr>
        <w:tabs>
          <w:tab w:val="num" w:pos="0"/>
        </w:tabs>
        <w:ind w:start="360" w:hanging="360"/>
      </w:pPr>
      <w:rPr>
        <w:rFonts w:cs="Times New Roman"/>
        <w:sz w:val="20"/>
      </w:rPr>
    </w:lvl>
    <w:lvl w:ilvl="1">
      <w:start w:val="1"/>
      <w:numFmt w:val="lowerLetter"/>
      <w:lvlText w:val="%2."/>
      <w:lvlJc w:val="start"/>
      <w:pPr>
        <w:tabs>
          <w:tab w:val="num" w:pos="0"/>
        </w:tabs>
        <w:ind w:start="1080" w:hanging="360"/>
      </w:pPr>
      <w:rPr>
        <w:rFonts w:cs="Times New Roman"/>
      </w:rPr>
    </w:lvl>
    <w:lvl w:ilvl="2">
      <w:start w:val="1"/>
      <w:numFmt w:val="lowerRoman"/>
      <w:lvlText w:val="%3."/>
      <w:lvlJc w:val="end"/>
      <w:pPr>
        <w:tabs>
          <w:tab w:val="num" w:pos="0"/>
        </w:tabs>
        <w:ind w:start="1800" w:hanging="180"/>
      </w:pPr>
      <w:rPr>
        <w:rFonts w:cs="Times New Roman"/>
      </w:rPr>
    </w:lvl>
    <w:lvl w:ilvl="3">
      <w:start w:val="1"/>
      <w:numFmt w:val="decimal"/>
      <w:lvlText w:val="%4."/>
      <w:lvlJc w:val="start"/>
      <w:pPr>
        <w:tabs>
          <w:tab w:val="num" w:pos="0"/>
        </w:tabs>
        <w:ind w:start="2520" w:hanging="360"/>
      </w:pPr>
      <w:rPr>
        <w:rFonts w:cs="Times New Roman"/>
      </w:rPr>
    </w:lvl>
    <w:lvl w:ilvl="4">
      <w:start w:val="1"/>
      <w:numFmt w:val="lowerLetter"/>
      <w:lvlText w:val="%5."/>
      <w:lvlJc w:val="start"/>
      <w:pPr>
        <w:tabs>
          <w:tab w:val="num" w:pos="0"/>
        </w:tabs>
        <w:ind w:start="3240" w:hanging="360"/>
      </w:pPr>
      <w:rPr>
        <w:rFonts w:cs="Times New Roman"/>
      </w:rPr>
    </w:lvl>
    <w:lvl w:ilvl="5">
      <w:start w:val="1"/>
      <w:numFmt w:val="lowerRoman"/>
      <w:lvlText w:val="%6."/>
      <w:lvlJc w:val="end"/>
      <w:pPr>
        <w:tabs>
          <w:tab w:val="num" w:pos="0"/>
        </w:tabs>
        <w:ind w:start="3960" w:hanging="180"/>
      </w:pPr>
      <w:rPr>
        <w:rFonts w:cs="Times New Roman"/>
      </w:rPr>
    </w:lvl>
    <w:lvl w:ilvl="6">
      <w:start w:val="1"/>
      <w:numFmt w:val="decimal"/>
      <w:lvlText w:val="%7."/>
      <w:lvlJc w:val="start"/>
      <w:pPr>
        <w:tabs>
          <w:tab w:val="num" w:pos="0"/>
        </w:tabs>
        <w:ind w:start="4680" w:hanging="360"/>
      </w:pPr>
      <w:rPr>
        <w:rFonts w:cs="Times New Roman"/>
      </w:rPr>
    </w:lvl>
    <w:lvl w:ilvl="7">
      <w:start w:val="1"/>
      <w:numFmt w:val="lowerLetter"/>
      <w:lvlText w:val="%8."/>
      <w:lvlJc w:val="start"/>
      <w:pPr>
        <w:tabs>
          <w:tab w:val="num" w:pos="0"/>
        </w:tabs>
        <w:ind w:start="5400" w:hanging="360"/>
      </w:pPr>
      <w:rPr>
        <w:rFonts w:cs="Times New Roman"/>
      </w:rPr>
    </w:lvl>
    <w:lvl w:ilvl="8">
      <w:start w:val="1"/>
      <w:numFmt w:val="lowerRoman"/>
      <w:lvlText w:val="%9."/>
      <w:lvlJc w:val="end"/>
      <w:pPr>
        <w:tabs>
          <w:tab w:val="num" w:pos="0"/>
        </w:tabs>
        <w:ind w:start="6120" w:hanging="180"/>
      </w:pPr>
      <w:rPr>
        <w:rFonts w:cs="Times New Roman"/>
      </w:rPr>
    </w:lvl>
  </w:abstractNum>
  <w:abstractNum w:abstractNumId="20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0">
    <w:lvl w:ilvl="0">
      <w:start w:val="1"/>
      <w:numFmt w:val="lowerRoman"/>
      <w:lvlText w:val="%1."/>
      <w:lvlJc w:val="end"/>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1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2">
    <w:lvl w:ilvl="0">
      <w:start w:val="1"/>
      <w:numFmt w:val="lowerRoman"/>
      <w:lvlText w:val="%1."/>
      <w:lvlJc w:val="end"/>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1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4">
    <w:lvl w:ilvl="0">
      <w:start w:val="1"/>
      <w:numFmt w:val="lowerRoman"/>
      <w:lvlText w:val="%1."/>
      <w:lvlJc w:val="end"/>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1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7">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18">
    <w:lvl w:ilvl="0">
      <w:start w:val="1"/>
      <w:numFmt w:val="lowerRoman"/>
      <w:lvlText w:val="%1."/>
      <w:lvlJc w:val="end"/>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19">
    <w:lvl w:ilvl="0">
      <w:start w:val="1"/>
      <w:numFmt w:val="lowerRoman"/>
      <w:lvlText w:val="%1."/>
      <w:lvlJc w:val="end"/>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20">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1">
    <w:lvl w:ilvl="0">
      <w:start w:val="1"/>
      <w:numFmt w:val="lowerRoman"/>
      <w:lvlText w:val="%1."/>
      <w:lvlJc w:val="end"/>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222">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2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24">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25">
    <w:lvl w:ilvl="0">
      <w:start w:val="1"/>
      <w:numFmt w:val="lowerRoman"/>
      <w:lvlText w:val="%1."/>
      <w:lvlJc w:val="end"/>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226">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27">
    <w:lvl w:ilvl="0">
      <w:start w:val="1"/>
      <w:numFmt w:val="lowerRoman"/>
      <w:lvlText w:val="%1."/>
      <w:lvlJc w:val="end"/>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28">
    <w:lvl w:ilvl="0">
      <w:start w:val="1"/>
      <w:numFmt w:val="lowerRoman"/>
      <w:lvlText w:val="%1."/>
      <w:lvlJc w:val="end"/>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29">
    <w:lvl w:ilvl="0">
      <w:start w:val="1"/>
      <w:numFmt w:val="lowerRoman"/>
      <w:lvlText w:val="%1."/>
      <w:lvlJc w:val="end"/>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230">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231">
    <w:lvl w:ilvl="0">
      <w:start w:val="1"/>
      <w:numFmt w:val="bullet"/>
      <w:lvlText w:val=""/>
      <w:lvlJc w:val="start"/>
      <w:pPr>
        <w:tabs>
          <w:tab w:val="num" w:pos="0"/>
        </w:tabs>
        <w:ind w:start="540" w:hanging="360"/>
      </w:pPr>
      <w:rPr>
        <w:rFonts w:ascii="Wingdings" w:hAnsi="Wingdings" w:cs="Wingdings" w:hint="default"/>
      </w:rPr>
    </w:lvl>
    <w:lvl w:ilvl="1">
      <w:start w:val="1"/>
      <w:numFmt w:val="bullet"/>
      <w:lvlText w:val="o"/>
      <w:lvlJc w:val="start"/>
      <w:pPr>
        <w:tabs>
          <w:tab w:val="num" w:pos="0"/>
        </w:tabs>
        <w:ind w:start="1260" w:hanging="360"/>
      </w:pPr>
      <w:rPr>
        <w:rFonts w:ascii="Courier New" w:hAnsi="Courier New" w:cs="Courier New" w:hint="default"/>
      </w:rPr>
    </w:lvl>
    <w:lvl w:ilvl="2">
      <w:start w:val="1"/>
      <w:numFmt w:val="bullet"/>
      <w:lvlText w:val=""/>
      <w:lvlJc w:val="start"/>
      <w:pPr>
        <w:tabs>
          <w:tab w:val="num" w:pos="0"/>
        </w:tabs>
        <w:ind w:start="1980" w:hanging="360"/>
      </w:pPr>
      <w:rPr>
        <w:rFonts w:ascii="Wingdings" w:hAnsi="Wingdings" w:cs="Wingdings" w:hint="default"/>
      </w:rPr>
    </w:lvl>
    <w:lvl w:ilvl="3">
      <w:start w:val="1"/>
      <w:numFmt w:val="bullet"/>
      <w:lvlText w:val=""/>
      <w:lvlJc w:val="start"/>
      <w:pPr>
        <w:tabs>
          <w:tab w:val="num" w:pos="0"/>
        </w:tabs>
        <w:ind w:start="2700" w:hanging="360"/>
      </w:pPr>
      <w:rPr>
        <w:rFonts w:ascii="Symbol" w:hAnsi="Symbol" w:cs="Symbol" w:hint="default"/>
      </w:rPr>
    </w:lvl>
    <w:lvl w:ilvl="4">
      <w:start w:val="1"/>
      <w:numFmt w:val="bullet"/>
      <w:lvlText w:val="o"/>
      <w:lvlJc w:val="start"/>
      <w:pPr>
        <w:tabs>
          <w:tab w:val="num" w:pos="0"/>
        </w:tabs>
        <w:ind w:start="3420" w:hanging="360"/>
      </w:pPr>
      <w:rPr>
        <w:rFonts w:ascii="Courier New" w:hAnsi="Courier New" w:cs="Courier New" w:hint="default"/>
      </w:rPr>
    </w:lvl>
    <w:lvl w:ilvl="5">
      <w:start w:val="1"/>
      <w:numFmt w:val="bullet"/>
      <w:lvlText w:val=""/>
      <w:lvlJc w:val="start"/>
      <w:pPr>
        <w:tabs>
          <w:tab w:val="num" w:pos="0"/>
        </w:tabs>
        <w:ind w:start="4140" w:hanging="360"/>
      </w:pPr>
      <w:rPr>
        <w:rFonts w:ascii="Wingdings" w:hAnsi="Wingdings" w:cs="Wingdings" w:hint="default"/>
      </w:rPr>
    </w:lvl>
    <w:lvl w:ilvl="6">
      <w:start w:val="1"/>
      <w:numFmt w:val="bullet"/>
      <w:lvlText w:val=""/>
      <w:lvlJc w:val="start"/>
      <w:pPr>
        <w:tabs>
          <w:tab w:val="num" w:pos="0"/>
        </w:tabs>
        <w:ind w:start="4860" w:hanging="360"/>
      </w:pPr>
      <w:rPr>
        <w:rFonts w:ascii="Symbol" w:hAnsi="Symbol" w:cs="Symbol" w:hint="default"/>
      </w:rPr>
    </w:lvl>
    <w:lvl w:ilvl="7">
      <w:start w:val="1"/>
      <w:numFmt w:val="bullet"/>
      <w:lvlText w:val="o"/>
      <w:lvlJc w:val="start"/>
      <w:pPr>
        <w:tabs>
          <w:tab w:val="num" w:pos="0"/>
        </w:tabs>
        <w:ind w:start="5580" w:hanging="360"/>
      </w:pPr>
      <w:rPr>
        <w:rFonts w:ascii="Courier New" w:hAnsi="Courier New" w:cs="Courier New" w:hint="default"/>
      </w:rPr>
    </w:lvl>
    <w:lvl w:ilvl="8">
      <w:start w:val="1"/>
      <w:numFmt w:val="bullet"/>
      <w:lvlText w:val=""/>
      <w:lvlJc w:val="start"/>
      <w:pPr>
        <w:tabs>
          <w:tab w:val="num" w:pos="0"/>
        </w:tabs>
        <w:ind w:start="6300" w:hanging="360"/>
      </w:pPr>
      <w:rPr>
        <w:rFonts w:ascii="Wingdings" w:hAnsi="Wingdings" w:cs="Wingdings" w:hint="default"/>
      </w:rPr>
    </w:lvl>
  </w:abstractNum>
  <w:abstractNum w:abstractNumId="232">
    <w:lvl w:ilvl="0">
      <w:start w:val="1"/>
      <w:numFmt w:val="lowerRoman"/>
      <w:lvlText w:val="%1."/>
      <w:lvlJc w:val="end"/>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49"/>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3">
    <w:lvl w:ilvl="0">
      <w:start w:val="1"/>
      <w:numFmt w:val="lowerRoman"/>
      <w:lvlText w:val="%1."/>
      <w:lvlJc w:val="end"/>
      <w:pPr>
        <w:tabs>
          <w:tab w:val="num" w:pos="0"/>
        </w:tabs>
        <w:ind w:start="587" w:hanging="360"/>
      </w:pPr>
      <w:rPr/>
    </w:lvl>
    <w:lvl w:ilvl="1">
      <w:start w:val="1"/>
      <w:numFmt w:val="lowerLetter"/>
      <w:lvlText w:val="%2."/>
      <w:lvlJc w:val="start"/>
      <w:pPr>
        <w:tabs>
          <w:tab w:val="num" w:pos="0"/>
        </w:tabs>
        <w:ind w:start="1307" w:hanging="360"/>
      </w:pPr>
      <w:rPr/>
    </w:lvl>
    <w:lvl w:ilvl="2">
      <w:start w:val="1"/>
      <w:numFmt w:val="lowerRoman"/>
      <w:lvlText w:val="%3."/>
      <w:lvlJc w:val="end"/>
      <w:pPr>
        <w:tabs>
          <w:tab w:val="num" w:pos="0"/>
        </w:tabs>
        <w:ind w:start="2027" w:hanging="180"/>
      </w:pPr>
      <w:rPr/>
    </w:lvl>
    <w:lvl w:ilvl="3">
      <w:start w:val="1"/>
      <w:numFmt w:val="decimal"/>
      <w:lvlText w:val="%4."/>
      <w:lvlJc w:val="start"/>
      <w:pPr>
        <w:tabs>
          <w:tab w:val="num" w:pos="0"/>
        </w:tabs>
        <w:ind w:start="2747" w:hanging="360"/>
      </w:pPr>
      <w:rPr/>
    </w:lvl>
    <w:lvl w:ilvl="4">
      <w:start w:val="1"/>
      <w:numFmt w:val="lowerLetter"/>
      <w:lvlText w:val="%5."/>
      <w:lvlJc w:val="start"/>
      <w:pPr>
        <w:tabs>
          <w:tab w:val="num" w:pos="0"/>
        </w:tabs>
        <w:ind w:start="3467" w:hanging="360"/>
      </w:pPr>
      <w:rPr/>
    </w:lvl>
    <w:lvl w:ilvl="5">
      <w:start w:val="1"/>
      <w:numFmt w:val="lowerRoman"/>
      <w:lvlText w:val="%6."/>
      <w:lvlJc w:val="end"/>
      <w:pPr>
        <w:tabs>
          <w:tab w:val="num" w:pos="0"/>
        </w:tabs>
        <w:ind w:start="4187" w:hanging="180"/>
      </w:pPr>
      <w:rPr/>
    </w:lvl>
    <w:lvl w:ilvl="6">
      <w:start w:val="1"/>
      <w:numFmt w:val="decimal"/>
      <w:lvlText w:val="%7."/>
      <w:lvlJc w:val="start"/>
      <w:pPr>
        <w:tabs>
          <w:tab w:val="num" w:pos="0"/>
        </w:tabs>
        <w:ind w:start="4907" w:hanging="360"/>
      </w:pPr>
      <w:rPr/>
    </w:lvl>
    <w:lvl w:ilvl="7">
      <w:start w:val="1"/>
      <w:numFmt w:val="lowerLetter"/>
      <w:lvlText w:val="%8."/>
      <w:lvlJc w:val="start"/>
      <w:pPr>
        <w:tabs>
          <w:tab w:val="num" w:pos="0"/>
        </w:tabs>
        <w:ind w:start="5627" w:hanging="360"/>
      </w:pPr>
      <w:rPr/>
    </w:lvl>
    <w:lvl w:ilvl="8">
      <w:start w:val="1"/>
      <w:numFmt w:val="lowerRoman"/>
      <w:lvlText w:val="%9."/>
      <w:lvlJc w:val="end"/>
      <w:pPr>
        <w:tabs>
          <w:tab w:val="num" w:pos="0"/>
        </w:tabs>
        <w:ind w:start="6347" w:hanging="180"/>
      </w:pPr>
      <w:rPr/>
    </w:lvl>
  </w:abstractNum>
  <w:abstractNum w:abstractNumId="234">
    <w:lvl w:ilvl="0">
      <w:start w:val="1"/>
      <w:numFmt w:val="lowerRoman"/>
      <w:lvlText w:val="%1."/>
      <w:lvlJc w:val="end"/>
      <w:pPr>
        <w:tabs>
          <w:tab w:val="num" w:pos="0"/>
        </w:tabs>
        <w:ind w:start="587" w:hanging="360"/>
      </w:pPr>
      <w:rPr/>
    </w:lvl>
    <w:lvl w:ilvl="1">
      <w:start w:val="1"/>
      <w:numFmt w:val="lowerLetter"/>
      <w:lvlText w:val="%2."/>
      <w:lvlJc w:val="start"/>
      <w:pPr>
        <w:tabs>
          <w:tab w:val="num" w:pos="0"/>
        </w:tabs>
        <w:ind w:start="1307" w:hanging="360"/>
      </w:pPr>
      <w:rPr/>
    </w:lvl>
    <w:lvl w:ilvl="2">
      <w:start w:val="1"/>
      <w:numFmt w:val="lowerRoman"/>
      <w:lvlText w:val="%3."/>
      <w:lvlJc w:val="end"/>
      <w:pPr>
        <w:tabs>
          <w:tab w:val="num" w:pos="0"/>
        </w:tabs>
        <w:ind w:start="2027" w:hanging="180"/>
      </w:pPr>
      <w:rPr/>
    </w:lvl>
    <w:lvl w:ilvl="3">
      <w:start w:val="1"/>
      <w:numFmt w:val="decimal"/>
      <w:lvlText w:val="%4."/>
      <w:lvlJc w:val="start"/>
      <w:pPr>
        <w:tabs>
          <w:tab w:val="num" w:pos="0"/>
        </w:tabs>
        <w:ind w:start="2747" w:hanging="360"/>
      </w:pPr>
      <w:rPr/>
    </w:lvl>
    <w:lvl w:ilvl="4">
      <w:start w:val="1"/>
      <w:numFmt w:val="lowerLetter"/>
      <w:lvlText w:val="%5."/>
      <w:lvlJc w:val="start"/>
      <w:pPr>
        <w:tabs>
          <w:tab w:val="num" w:pos="0"/>
        </w:tabs>
        <w:ind w:start="3467" w:hanging="360"/>
      </w:pPr>
      <w:rPr/>
    </w:lvl>
    <w:lvl w:ilvl="5">
      <w:start w:val="1"/>
      <w:numFmt w:val="lowerRoman"/>
      <w:lvlText w:val="%6."/>
      <w:lvlJc w:val="end"/>
      <w:pPr>
        <w:tabs>
          <w:tab w:val="num" w:pos="0"/>
        </w:tabs>
        <w:ind w:start="4187" w:hanging="180"/>
      </w:pPr>
      <w:rPr/>
    </w:lvl>
    <w:lvl w:ilvl="6">
      <w:start w:val="1"/>
      <w:numFmt w:val="decimal"/>
      <w:lvlText w:val="%7."/>
      <w:lvlJc w:val="start"/>
      <w:pPr>
        <w:tabs>
          <w:tab w:val="num" w:pos="0"/>
        </w:tabs>
        <w:ind w:start="4907" w:hanging="360"/>
      </w:pPr>
      <w:rPr/>
    </w:lvl>
    <w:lvl w:ilvl="7">
      <w:start w:val="1"/>
      <w:numFmt w:val="lowerLetter"/>
      <w:lvlText w:val="%8."/>
      <w:lvlJc w:val="start"/>
      <w:pPr>
        <w:tabs>
          <w:tab w:val="num" w:pos="0"/>
        </w:tabs>
        <w:ind w:start="5627" w:hanging="360"/>
      </w:pPr>
      <w:rPr/>
    </w:lvl>
    <w:lvl w:ilvl="8">
      <w:start w:val="1"/>
      <w:numFmt w:val="lowerRoman"/>
      <w:lvlText w:val="%9."/>
      <w:lvlJc w:val="end"/>
      <w:pPr>
        <w:tabs>
          <w:tab w:val="num" w:pos="0"/>
        </w:tabs>
        <w:ind w:start="6347" w:hanging="180"/>
      </w:pPr>
      <w:rPr/>
    </w:lvl>
  </w:abstractNum>
  <w:abstractNum w:abstractNumId="235">
    <w:lvl w:ilvl="0">
      <w:start w:val="1"/>
      <w:numFmt w:val="lowerRoman"/>
      <w:lvlText w:val="%1."/>
      <w:lvlJc w:val="end"/>
      <w:pPr>
        <w:tabs>
          <w:tab w:val="num" w:pos="0"/>
        </w:tabs>
        <w:ind w:start="587" w:hanging="360"/>
      </w:pPr>
      <w:rPr/>
    </w:lvl>
    <w:lvl w:ilvl="1">
      <w:start w:val="1"/>
      <w:numFmt w:val="lowerLetter"/>
      <w:lvlText w:val="%2."/>
      <w:lvlJc w:val="start"/>
      <w:pPr>
        <w:tabs>
          <w:tab w:val="num" w:pos="0"/>
        </w:tabs>
        <w:ind w:start="1307" w:hanging="360"/>
      </w:pPr>
      <w:rPr/>
    </w:lvl>
    <w:lvl w:ilvl="2">
      <w:start w:val="1"/>
      <w:numFmt w:val="lowerRoman"/>
      <w:lvlText w:val="%3."/>
      <w:lvlJc w:val="end"/>
      <w:pPr>
        <w:tabs>
          <w:tab w:val="num" w:pos="0"/>
        </w:tabs>
        <w:ind w:start="2027" w:hanging="180"/>
      </w:pPr>
      <w:rPr/>
    </w:lvl>
    <w:lvl w:ilvl="3">
      <w:start w:val="1"/>
      <w:numFmt w:val="decimal"/>
      <w:lvlText w:val="%4."/>
      <w:lvlJc w:val="start"/>
      <w:pPr>
        <w:tabs>
          <w:tab w:val="num" w:pos="0"/>
        </w:tabs>
        <w:ind w:start="2747" w:hanging="360"/>
      </w:pPr>
      <w:rPr/>
    </w:lvl>
    <w:lvl w:ilvl="4">
      <w:start w:val="1"/>
      <w:numFmt w:val="lowerLetter"/>
      <w:lvlText w:val="%5."/>
      <w:lvlJc w:val="start"/>
      <w:pPr>
        <w:tabs>
          <w:tab w:val="num" w:pos="0"/>
        </w:tabs>
        <w:ind w:start="3467" w:hanging="360"/>
      </w:pPr>
      <w:rPr/>
    </w:lvl>
    <w:lvl w:ilvl="5">
      <w:start w:val="1"/>
      <w:numFmt w:val="lowerRoman"/>
      <w:lvlText w:val="%6."/>
      <w:lvlJc w:val="end"/>
      <w:pPr>
        <w:tabs>
          <w:tab w:val="num" w:pos="0"/>
        </w:tabs>
        <w:ind w:start="4187" w:hanging="180"/>
      </w:pPr>
      <w:rPr/>
    </w:lvl>
    <w:lvl w:ilvl="6">
      <w:start w:val="1"/>
      <w:numFmt w:val="decimal"/>
      <w:lvlText w:val="%7."/>
      <w:lvlJc w:val="start"/>
      <w:pPr>
        <w:tabs>
          <w:tab w:val="num" w:pos="0"/>
        </w:tabs>
        <w:ind w:start="4907" w:hanging="360"/>
      </w:pPr>
      <w:rPr/>
    </w:lvl>
    <w:lvl w:ilvl="7">
      <w:start w:val="1"/>
      <w:numFmt w:val="lowerLetter"/>
      <w:lvlText w:val="%8."/>
      <w:lvlJc w:val="start"/>
      <w:pPr>
        <w:tabs>
          <w:tab w:val="num" w:pos="0"/>
        </w:tabs>
        <w:ind w:start="5627" w:hanging="360"/>
      </w:pPr>
      <w:rPr/>
    </w:lvl>
    <w:lvl w:ilvl="8">
      <w:start w:val="1"/>
      <w:numFmt w:val="lowerRoman"/>
      <w:lvlText w:val="%9."/>
      <w:lvlJc w:val="end"/>
      <w:pPr>
        <w:tabs>
          <w:tab w:val="num" w:pos="0"/>
        </w:tabs>
        <w:ind w:start="6347" w:hanging="180"/>
      </w:pPr>
      <w:rPr/>
    </w:lvl>
  </w:abstractNum>
  <w:abstractNum w:abstractNumId="236">
    <w:lvl w:ilvl="0">
      <w:start w:val="1"/>
      <w:numFmt w:val="lowerLetter"/>
      <w:lvlText w:val="%1)"/>
      <w:lvlJc w:val="start"/>
      <w:pPr>
        <w:tabs>
          <w:tab w:val="num" w:pos="0"/>
        </w:tabs>
        <w:ind w:start="2880" w:hanging="360"/>
      </w:pPr>
      <w:rPr>
        <w:rFonts w:ascii="Calibri" w:hAnsi="Calibri" w:eastAsia="Calibri" w:cs="Calibri" w:asciiTheme="minorHAnsi" w:cstheme="minorHAnsi" w:hAnsiTheme="minorHAnsi"/>
      </w:rPr>
    </w:lvl>
    <w:lvl w:ilvl="1">
      <w:start w:val="1"/>
      <w:numFmt w:val="lowerLetter"/>
      <w:lvlText w:val="%2."/>
      <w:lvlJc w:val="start"/>
      <w:pPr>
        <w:tabs>
          <w:tab w:val="num" w:pos="0"/>
        </w:tabs>
        <w:ind w:start="3600" w:hanging="360"/>
      </w:pPr>
      <w:rPr/>
    </w:lvl>
    <w:lvl w:ilvl="2">
      <w:start w:val="1"/>
      <w:numFmt w:val="lowerRoman"/>
      <w:lvlText w:val="%3."/>
      <w:lvlJc w:val="end"/>
      <w:pPr>
        <w:tabs>
          <w:tab w:val="num" w:pos="0"/>
        </w:tabs>
        <w:ind w:start="4320" w:hanging="180"/>
      </w:pPr>
      <w:rPr/>
    </w:lvl>
    <w:lvl w:ilvl="3">
      <w:start w:val="1"/>
      <w:numFmt w:val="decimal"/>
      <w:lvlText w:val="%4."/>
      <w:lvlJc w:val="start"/>
      <w:pPr>
        <w:tabs>
          <w:tab w:val="num" w:pos="0"/>
        </w:tabs>
        <w:ind w:start="5040" w:hanging="360"/>
      </w:pPr>
      <w:rPr/>
    </w:lvl>
    <w:lvl w:ilvl="4">
      <w:start w:val="1"/>
      <w:numFmt w:val="lowerLetter"/>
      <w:lvlText w:val="%5."/>
      <w:lvlJc w:val="start"/>
      <w:pPr>
        <w:tabs>
          <w:tab w:val="num" w:pos="0"/>
        </w:tabs>
        <w:ind w:start="5760" w:hanging="360"/>
      </w:pPr>
      <w:rPr/>
    </w:lvl>
    <w:lvl w:ilvl="5">
      <w:start w:val="1"/>
      <w:numFmt w:val="lowerRoman"/>
      <w:lvlText w:val="%6."/>
      <w:lvlJc w:val="end"/>
      <w:pPr>
        <w:tabs>
          <w:tab w:val="num" w:pos="0"/>
        </w:tabs>
        <w:ind w:start="6480" w:hanging="180"/>
      </w:pPr>
      <w:rPr/>
    </w:lvl>
    <w:lvl w:ilvl="6">
      <w:start w:val="1"/>
      <w:numFmt w:val="decimal"/>
      <w:lvlText w:val="%7."/>
      <w:lvlJc w:val="start"/>
      <w:pPr>
        <w:tabs>
          <w:tab w:val="num" w:pos="0"/>
        </w:tabs>
        <w:ind w:start="7200" w:hanging="360"/>
      </w:pPr>
      <w:rPr/>
    </w:lvl>
    <w:lvl w:ilvl="7">
      <w:start w:val="1"/>
      <w:numFmt w:val="lowerLetter"/>
      <w:lvlText w:val="%8."/>
      <w:lvlJc w:val="start"/>
      <w:pPr>
        <w:tabs>
          <w:tab w:val="num" w:pos="0"/>
        </w:tabs>
        <w:ind w:start="7920" w:hanging="360"/>
      </w:pPr>
      <w:rPr/>
    </w:lvl>
    <w:lvl w:ilvl="8">
      <w:start w:val="1"/>
      <w:numFmt w:val="lowerRoman"/>
      <w:lvlText w:val="%9."/>
      <w:lvlJc w:val="end"/>
      <w:pPr>
        <w:tabs>
          <w:tab w:val="num" w:pos="0"/>
        </w:tabs>
        <w:ind w:start="8640" w:hanging="180"/>
      </w:pPr>
      <w:rPr/>
    </w:lvl>
  </w:abstractNum>
  <w:abstractNum w:abstractNumId="23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38">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rFonts w:ascii="Calibri" w:hAnsi="Calibri" w:cs="Calibri" w:asciiTheme="minorHAnsi" w:cstheme="minorHAnsi" w:hAnsiTheme="minorHAnsi"/>
        <w:b/>
        <w:color w:val="auto"/>
        <w:sz w:val="40"/>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239">
    <w:lvl w:ilvl="0">
      <w:start w:val="1"/>
      <w:numFmt w:val="lowerRoman"/>
      <w:lvlText w:val="%1."/>
      <w:lvlJc w:val="end"/>
      <w:pPr>
        <w:tabs>
          <w:tab w:val="num" w:pos="0"/>
        </w:tabs>
        <w:ind w:start="587" w:hanging="360"/>
      </w:pPr>
      <w:rPr/>
    </w:lvl>
    <w:lvl w:ilvl="1">
      <w:start w:val="1"/>
      <w:numFmt w:val="lowerLetter"/>
      <w:lvlText w:val="%2."/>
      <w:lvlJc w:val="start"/>
      <w:pPr>
        <w:tabs>
          <w:tab w:val="num" w:pos="0"/>
        </w:tabs>
        <w:ind w:start="1307" w:hanging="360"/>
      </w:pPr>
      <w:rPr/>
    </w:lvl>
    <w:lvl w:ilvl="2">
      <w:start w:val="1"/>
      <w:numFmt w:val="lowerRoman"/>
      <w:lvlText w:val="%3."/>
      <w:lvlJc w:val="end"/>
      <w:pPr>
        <w:tabs>
          <w:tab w:val="num" w:pos="0"/>
        </w:tabs>
        <w:ind w:start="2027" w:hanging="180"/>
      </w:pPr>
      <w:rPr/>
    </w:lvl>
    <w:lvl w:ilvl="3">
      <w:start w:val="1"/>
      <w:numFmt w:val="decimal"/>
      <w:lvlText w:val="%4."/>
      <w:lvlJc w:val="start"/>
      <w:pPr>
        <w:tabs>
          <w:tab w:val="num" w:pos="0"/>
        </w:tabs>
        <w:ind w:start="2747" w:hanging="360"/>
      </w:pPr>
      <w:rPr/>
    </w:lvl>
    <w:lvl w:ilvl="4">
      <w:start w:val="1"/>
      <w:numFmt w:val="lowerLetter"/>
      <w:lvlText w:val="%5."/>
      <w:lvlJc w:val="start"/>
      <w:pPr>
        <w:tabs>
          <w:tab w:val="num" w:pos="0"/>
        </w:tabs>
        <w:ind w:start="3467" w:hanging="360"/>
      </w:pPr>
      <w:rPr/>
    </w:lvl>
    <w:lvl w:ilvl="5">
      <w:start w:val="1"/>
      <w:numFmt w:val="lowerRoman"/>
      <w:lvlText w:val="%6."/>
      <w:lvlJc w:val="end"/>
      <w:pPr>
        <w:tabs>
          <w:tab w:val="num" w:pos="0"/>
        </w:tabs>
        <w:ind w:start="4187" w:hanging="180"/>
      </w:pPr>
      <w:rPr/>
    </w:lvl>
    <w:lvl w:ilvl="6">
      <w:start w:val="1"/>
      <w:numFmt w:val="decimal"/>
      <w:lvlText w:val="%7."/>
      <w:lvlJc w:val="start"/>
      <w:pPr>
        <w:tabs>
          <w:tab w:val="num" w:pos="0"/>
        </w:tabs>
        <w:ind w:start="4907" w:hanging="360"/>
      </w:pPr>
      <w:rPr/>
    </w:lvl>
    <w:lvl w:ilvl="7">
      <w:start w:val="1"/>
      <w:numFmt w:val="lowerLetter"/>
      <w:lvlText w:val="%8."/>
      <w:lvlJc w:val="start"/>
      <w:pPr>
        <w:tabs>
          <w:tab w:val="num" w:pos="0"/>
        </w:tabs>
        <w:ind w:start="5627" w:hanging="360"/>
      </w:pPr>
      <w:rPr/>
    </w:lvl>
    <w:lvl w:ilvl="8">
      <w:start w:val="1"/>
      <w:numFmt w:val="lowerRoman"/>
      <w:lvlText w:val="%9."/>
      <w:lvlJc w:val="end"/>
      <w:pPr>
        <w:tabs>
          <w:tab w:val="num" w:pos="0"/>
        </w:tabs>
        <w:ind w:start="6347" w:hanging="180"/>
      </w:pPr>
      <w:rPr/>
    </w:lvl>
  </w:abstractNum>
  <w:abstractNum w:abstractNumId="240">
    <w:lvl w:ilvl="0">
      <w:start w:val="1"/>
      <w:numFmt w:val="lowerRoman"/>
      <w:lvlText w:val="%1."/>
      <w:lvlJc w:val="end"/>
      <w:pPr>
        <w:tabs>
          <w:tab w:val="num" w:pos="0"/>
        </w:tabs>
        <w:ind w:start="587" w:hanging="360"/>
      </w:pPr>
      <w:rPr/>
    </w:lvl>
    <w:lvl w:ilvl="1">
      <w:start w:val="1"/>
      <w:numFmt w:val="lowerLetter"/>
      <w:lvlText w:val="%2."/>
      <w:lvlJc w:val="start"/>
      <w:pPr>
        <w:tabs>
          <w:tab w:val="num" w:pos="0"/>
        </w:tabs>
        <w:ind w:start="1307" w:hanging="360"/>
      </w:pPr>
      <w:rPr/>
    </w:lvl>
    <w:lvl w:ilvl="2">
      <w:start w:val="1"/>
      <w:numFmt w:val="lowerRoman"/>
      <w:lvlText w:val="%3."/>
      <w:lvlJc w:val="end"/>
      <w:pPr>
        <w:tabs>
          <w:tab w:val="num" w:pos="0"/>
        </w:tabs>
        <w:ind w:start="2027" w:hanging="180"/>
      </w:pPr>
      <w:rPr/>
    </w:lvl>
    <w:lvl w:ilvl="3">
      <w:start w:val="1"/>
      <w:numFmt w:val="decimal"/>
      <w:lvlText w:val="%4."/>
      <w:lvlJc w:val="start"/>
      <w:pPr>
        <w:tabs>
          <w:tab w:val="num" w:pos="0"/>
        </w:tabs>
        <w:ind w:start="2747" w:hanging="360"/>
      </w:pPr>
      <w:rPr/>
    </w:lvl>
    <w:lvl w:ilvl="4">
      <w:start w:val="1"/>
      <w:numFmt w:val="lowerLetter"/>
      <w:lvlText w:val="%5."/>
      <w:lvlJc w:val="start"/>
      <w:pPr>
        <w:tabs>
          <w:tab w:val="num" w:pos="0"/>
        </w:tabs>
        <w:ind w:start="3467" w:hanging="360"/>
      </w:pPr>
      <w:rPr/>
    </w:lvl>
    <w:lvl w:ilvl="5">
      <w:start w:val="1"/>
      <w:numFmt w:val="lowerRoman"/>
      <w:lvlText w:val="%6."/>
      <w:lvlJc w:val="end"/>
      <w:pPr>
        <w:tabs>
          <w:tab w:val="num" w:pos="0"/>
        </w:tabs>
        <w:ind w:start="4187" w:hanging="180"/>
      </w:pPr>
      <w:rPr/>
    </w:lvl>
    <w:lvl w:ilvl="6">
      <w:start w:val="1"/>
      <w:numFmt w:val="decimal"/>
      <w:lvlText w:val="%7."/>
      <w:lvlJc w:val="start"/>
      <w:pPr>
        <w:tabs>
          <w:tab w:val="num" w:pos="0"/>
        </w:tabs>
        <w:ind w:start="4907" w:hanging="360"/>
      </w:pPr>
      <w:rPr/>
    </w:lvl>
    <w:lvl w:ilvl="7">
      <w:start w:val="1"/>
      <w:numFmt w:val="lowerLetter"/>
      <w:lvlText w:val="%8."/>
      <w:lvlJc w:val="start"/>
      <w:pPr>
        <w:tabs>
          <w:tab w:val="num" w:pos="0"/>
        </w:tabs>
        <w:ind w:start="5627" w:hanging="360"/>
      </w:pPr>
      <w:rPr/>
    </w:lvl>
    <w:lvl w:ilvl="8">
      <w:start w:val="1"/>
      <w:numFmt w:val="lowerRoman"/>
      <w:lvlText w:val="%9."/>
      <w:lvlJc w:val="end"/>
      <w:pPr>
        <w:tabs>
          <w:tab w:val="num" w:pos="0"/>
        </w:tabs>
        <w:ind w:start="6347" w:hanging="180"/>
      </w:pPr>
      <w:rPr/>
    </w:lvl>
  </w:abstractNum>
  <w:abstractNum w:abstractNumId="241">
    <w:lvl w:ilvl="0">
      <w:start w:val="1"/>
      <w:numFmt w:val="lowerRoman"/>
      <w:lvlText w:val="%1."/>
      <w:lvlJc w:val="end"/>
      <w:pPr>
        <w:tabs>
          <w:tab w:val="num" w:pos="0"/>
        </w:tabs>
        <w:ind w:start="587" w:hanging="360"/>
      </w:pPr>
      <w:rPr/>
    </w:lvl>
    <w:lvl w:ilvl="1">
      <w:start w:val="1"/>
      <w:numFmt w:val="lowerLetter"/>
      <w:lvlText w:val="%2."/>
      <w:lvlJc w:val="start"/>
      <w:pPr>
        <w:tabs>
          <w:tab w:val="num" w:pos="0"/>
        </w:tabs>
        <w:ind w:start="1307" w:hanging="360"/>
      </w:pPr>
      <w:rPr/>
    </w:lvl>
    <w:lvl w:ilvl="2">
      <w:start w:val="1"/>
      <w:numFmt w:val="lowerRoman"/>
      <w:lvlText w:val="%3."/>
      <w:lvlJc w:val="end"/>
      <w:pPr>
        <w:tabs>
          <w:tab w:val="num" w:pos="0"/>
        </w:tabs>
        <w:ind w:start="2027" w:hanging="180"/>
      </w:pPr>
      <w:rPr/>
    </w:lvl>
    <w:lvl w:ilvl="3">
      <w:start w:val="1"/>
      <w:numFmt w:val="decimal"/>
      <w:lvlText w:val="%4."/>
      <w:lvlJc w:val="start"/>
      <w:pPr>
        <w:tabs>
          <w:tab w:val="num" w:pos="0"/>
        </w:tabs>
        <w:ind w:start="2747" w:hanging="360"/>
      </w:pPr>
      <w:rPr/>
    </w:lvl>
    <w:lvl w:ilvl="4">
      <w:start w:val="1"/>
      <w:numFmt w:val="lowerLetter"/>
      <w:lvlText w:val="%5."/>
      <w:lvlJc w:val="start"/>
      <w:pPr>
        <w:tabs>
          <w:tab w:val="num" w:pos="0"/>
        </w:tabs>
        <w:ind w:start="3467" w:hanging="360"/>
      </w:pPr>
      <w:rPr/>
    </w:lvl>
    <w:lvl w:ilvl="5">
      <w:start w:val="1"/>
      <w:numFmt w:val="lowerRoman"/>
      <w:lvlText w:val="%6."/>
      <w:lvlJc w:val="end"/>
      <w:pPr>
        <w:tabs>
          <w:tab w:val="num" w:pos="0"/>
        </w:tabs>
        <w:ind w:start="4187" w:hanging="180"/>
      </w:pPr>
      <w:rPr/>
    </w:lvl>
    <w:lvl w:ilvl="6">
      <w:start w:val="1"/>
      <w:numFmt w:val="decimal"/>
      <w:lvlText w:val="%7."/>
      <w:lvlJc w:val="start"/>
      <w:pPr>
        <w:tabs>
          <w:tab w:val="num" w:pos="0"/>
        </w:tabs>
        <w:ind w:start="4907" w:hanging="360"/>
      </w:pPr>
      <w:rPr/>
    </w:lvl>
    <w:lvl w:ilvl="7">
      <w:start w:val="1"/>
      <w:numFmt w:val="lowerLetter"/>
      <w:lvlText w:val="%8."/>
      <w:lvlJc w:val="start"/>
      <w:pPr>
        <w:tabs>
          <w:tab w:val="num" w:pos="0"/>
        </w:tabs>
        <w:ind w:start="5627" w:hanging="360"/>
      </w:pPr>
      <w:rPr/>
    </w:lvl>
    <w:lvl w:ilvl="8">
      <w:start w:val="1"/>
      <w:numFmt w:val="lowerRoman"/>
      <w:lvlText w:val="%9."/>
      <w:lvlJc w:val="end"/>
      <w:pPr>
        <w:tabs>
          <w:tab w:val="num" w:pos="0"/>
        </w:tabs>
        <w:ind w:start="6347" w:hanging="180"/>
      </w:pPr>
      <w:rPr/>
    </w:lvl>
  </w:abstractNum>
  <w:abstractNum w:abstractNumId="242">
    <w:lvl w:ilvl="0">
      <w:start w:val="1"/>
      <w:numFmt w:val="bullet"/>
      <w:lvlText w:val="o"/>
      <w:lvlJc w:val="start"/>
      <w:pPr>
        <w:tabs>
          <w:tab w:val="num" w:pos="0"/>
        </w:tabs>
        <w:ind w:start="360" w:hanging="360"/>
      </w:pPr>
      <w:rPr>
        <w:rFonts w:ascii="Courier New" w:hAnsi="Courier New" w:cs="Courier New"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4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5">
    <w:lvl w:ilvl="0">
      <w:start w:val="1"/>
      <w:numFmt w:val="bullet"/>
      <w:lvlText w:val="o"/>
      <w:lvlJc w:val="start"/>
      <w:pPr>
        <w:tabs>
          <w:tab w:val="num" w:pos="0"/>
        </w:tabs>
        <w:ind w:start="1080" w:hanging="360"/>
      </w:pPr>
      <w:rPr>
        <w:rFonts w:ascii="Courier New" w:hAnsi="Courier New" w:cs="Courier New"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24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8">
    <w:lvl w:ilvl="0">
      <w:start w:val="1"/>
      <w:numFmt w:val="bullet"/>
      <w:lvlText w:val="o"/>
      <w:lvlJc w:val="start"/>
      <w:pPr>
        <w:tabs>
          <w:tab w:val="num" w:pos="0"/>
        </w:tabs>
        <w:ind w:start="1080" w:hanging="360"/>
      </w:pPr>
      <w:rPr>
        <w:rFonts w:ascii="Courier New" w:hAnsi="Courier New" w:cs="Courier New"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249">
    <w:lvl w:ilvl="0">
      <w:start w:val="1"/>
      <w:numFmt w:val="bullet"/>
      <w:lvlText w:val="o"/>
      <w:lvlJc w:val="start"/>
      <w:pPr>
        <w:tabs>
          <w:tab w:val="num" w:pos="0"/>
        </w:tabs>
        <w:ind w:start="1080" w:hanging="360"/>
      </w:pPr>
      <w:rPr>
        <w:rFonts w:ascii="Courier New" w:hAnsi="Courier New" w:cs="Courier New"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250">
    <w:lvl w:ilvl="0">
      <w:start w:val="1"/>
      <w:numFmt w:val="bullet"/>
      <w:lvlText w:val=""/>
      <w:lvlJc w:val="start"/>
      <w:pPr>
        <w:tabs>
          <w:tab w:val="num" w:pos="0"/>
        </w:tabs>
        <w:ind w:start="540" w:hanging="360"/>
      </w:pPr>
      <w:rPr>
        <w:rFonts w:ascii="Wingdings" w:hAnsi="Wingdings" w:cs="Wingdings" w:hint="default"/>
      </w:rPr>
    </w:lvl>
    <w:lvl w:ilvl="1">
      <w:start w:val="1"/>
      <w:numFmt w:val="bullet"/>
      <w:lvlText w:val="o"/>
      <w:lvlJc w:val="start"/>
      <w:pPr>
        <w:tabs>
          <w:tab w:val="num" w:pos="0"/>
        </w:tabs>
        <w:ind w:start="1260" w:hanging="360"/>
      </w:pPr>
      <w:rPr>
        <w:rFonts w:ascii="Courier New" w:hAnsi="Courier New" w:cs="Courier New" w:hint="default"/>
      </w:rPr>
    </w:lvl>
    <w:lvl w:ilvl="2">
      <w:start w:val="1"/>
      <w:numFmt w:val="bullet"/>
      <w:lvlText w:val=""/>
      <w:lvlJc w:val="start"/>
      <w:pPr>
        <w:tabs>
          <w:tab w:val="num" w:pos="0"/>
        </w:tabs>
        <w:ind w:start="1980" w:hanging="360"/>
      </w:pPr>
      <w:rPr>
        <w:rFonts w:ascii="Wingdings" w:hAnsi="Wingdings" w:cs="Wingdings" w:hint="default"/>
      </w:rPr>
    </w:lvl>
    <w:lvl w:ilvl="3">
      <w:start w:val="1"/>
      <w:numFmt w:val="bullet"/>
      <w:lvlText w:val=""/>
      <w:lvlJc w:val="start"/>
      <w:pPr>
        <w:tabs>
          <w:tab w:val="num" w:pos="0"/>
        </w:tabs>
        <w:ind w:start="2700" w:hanging="360"/>
      </w:pPr>
      <w:rPr>
        <w:rFonts w:ascii="Symbol" w:hAnsi="Symbol" w:cs="Symbol" w:hint="default"/>
      </w:rPr>
    </w:lvl>
    <w:lvl w:ilvl="4">
      <w:start w:val="1"/>
      <w:numFmt w:val="bullet"/>
      <w:lvlText w:val="o"/>
      <w:lvlJc w:val="start"/>
      <w:pPr>
        <w:tabs>
          <w:tab w:val="num" w:pos="0"/>
        </w:tabs>
        <w:ind w:start="3420" w:hanging="360"/>
      </w:pPr>
      <w:rPr>
        <w:rFonts w:ascii="Courier New" w:hAnsi="Courier New" w:cs="Courier New" w:hint="default"/>
      </w:rPr>
    </w:lvl>
    <w:lvl w:ilvl="5">
      <w:start w:val="1"/>
      <w:numFmt w:val="bullet"/>
      <w:lvlText w:val=""/>
      <w:lvlJc w:val="start"/>
      <w:pPr>
        <w:tabs>
          <w:tab w:val="num" w:pos="0"/>
        </w:tabs>
        <w:ind w:start="4140" w:hanging="360"/>
      </w:pPr>
      <w:rPr>
        <w:rFonts w:ascii="Wingdings" w:hAnsi="Wingdings" w:cs="Wingdings" w:hint="default"/>
      </w:rPr>
    </w:lvl>
    <w:lvl w:ilvl="6">
      <w:start w:val="1"/>
      <w:numFmt w:val="bullet"/>
      <w:lvlText w:val=""/>
      <w:lvlJc w:val="start"/>
      <w:pPr>
        <w:tabs>
          <w:tab w:val="num" w:pos="0"/>
        </w:tabs>
        <w:ind w:start="4860" w:hanging="360"/>
      </w:pPr>
      <w:rPr>
        <w:rFonts w:ascii="Symbol" w:hAnsi="Symbol" w:cs="Symbol" w:hint="default"/>
      </w:rPr>
    </w:lvl>
    <w:lvl w:ilvl="7">
      <w:start w:val="1"/>
      <w:numFmt w:val="bullet"/>
      <w:lvlText w:val="o"/>
      <w:lvlJc w:val="start"/>
      <w:pPr>
        <w:tabs>
          <w:tab w:val="num" w:pos="0"/>
        </w:tabs>
        <w:ind w:start="5580" w:hanging="360"/>
      </w:pPr>
      <w:rPr>
        <w:rFonts w:ascii="Courier New" w:hAnsi="Courier New" w:cs="Courier New" w:hint="default"/>
      </w:rPr>
    </w:lvl>
    <w:lvl w:ilvl="8">
      <w:start w:val="1"/>
      <w:numFmt w:val="bullet"/>
      <w:lvlText w:val=""/>
      <w:lvlJc w:val="start"/>
      <w:pPr>
        <w:tabs>
          <w:tab w:val="num" w:pos="0"/>
        </w:tabs>
        <w:ind w:start="6300" w:hanging="360"/>
      </w:pPr>
      <w:rPr>
        <w:rFonts w:ascii="Wingdings" w:hAnsi="Wingdings" w:cs="Wingdings" w:hint="default"/>
      </w:rPr>
    </w:lvl>
  </w:abstractNum>
  <w:abstractNum w:abstractNumId="251">
    <w:lvl w:ilvl="0">
      <w:start w:val="1"/>
      <w:numFmt w:val="bullet"/>
      <w:lvlText w:val=""/>
      <w:lvlJc w:val="start"/>
      <w:pPr>
        <w:tabs>
          <w:tab w:val="num" w:pos="0"/>
        </w:tabs>
        <w:ind w:start="540" w:hanging="360"/>
      </w:pPr>
      <w:rPr>
        <w:rFonts w:ascii="Wingdings" w:hAnsi="Wingdings" w:cs="Wingdings" w:hint="default"/>
      </w:rPr>
    </w:lvl>
    <w:lvl w:ilvl="1">
      <w:start w:val="1"/>
      <w:numFmt w:val="bullet"/>
      <w:lvlText w:val=""/>
      <w:lvlJc w:val="start"/>
      <w:pPr>
        <w:tabs>
          <w:tab w:val="num" w:pos="0"/>
        </w:tabs>
        <w:ind w:start="1260" w:hanging="360"/>
      </w:pPr>
      <w:rPr>
        <w:rFonts w:ascii="Wingdings" w:hAnsi="Wingdings" w:cs="Wingdings" w:hint="default"/>
        <w:color w:val="FF0000"/>
        <w:u w:val="none" w:color="FF0000"/>
      </w:rPr>
    </w:lvl>
    <w:lvl w:ilvl="2">
      <w:start w:val="1"/>
      <w:numFmt w:val="bullet"/>
      <w:lvlText w:val=""/>
      <w:lvlJc w:val="start"/>
      <w:pPr>
        <w:tabs>
          <w:tab w:val="num" w:pos="0"/>
        </w:tabs>
        <w:ind w:start="1980" w:hanging="360"/>
      </w:pPr>
      <w:rPr>
        <w:rFonts w:ascii="Wingdings" w:hAnsi="Wingdings" w:cs="Wingdings" w:hint="default"/>
      </w:rPr>
    </w:lvl>
    <w:lvl w:ilvl="3">
      <w:start w:val="1"/>
      <w:numFmt w:val="bullet"/>
      <w:lvlText w:val=""/>
      <w:lvlJc w:val="start"/>
      <w:pPr>
        <w:tabs>
          <w:tab w:val="num" w:pos="0"/>
        </w:tabs>
        <w:ind w:start="2700" w:hanging="360"/>
      </w:pPr>
      <w:rPr>
        <w:rFonts w:ascii="Symbol" w:hAnsi="Symbol" w:cs="Symbol" w:hint="default"/>
      </w:rPr>
    </w:lvl>
    <w:lvl w:ilvl="4">
      <w:start w:val="1"/>
      <w:numFmt w:val="bullet"/>
      <w:lvlText w:val="o"/>
      <w:lvlJc w:val="start"/>
      <w:pPr>
        <w:tabs>
          <w:tab w:val="num" w:pos="0"/>
        </w:tabs>
        <w:ind w:start="3420" w:hanging="360"/>
      </w:pPr>
      <w:rPr>
        <w:rFonts w:ascii="Courier New" w:hAnsi="Courier New" w:cs="Courier New" w:hint="default"/>
      </w:rPr>
    </w:lvl>
    <w:lvl w:ilvl="5">
      <w:start w:val="1"/>
      <w:numFmt w:val="bullet"/>
      <w:lvlText w:val=""/>
      <w:lvlJc w:val="start"/>
      <w:pPr>
        <w:tabs>
          <w:tab w:val="num" w:pos="0"/>
        </w:tabs>
        <w:ind w:start="4140" w:hanging="360"/>
      </w:pPr>
      <w:rPr>
        <w:rFonts w:ascii="Wingdings" w:hAnsi="Wingdings" w:cs="Wingdings" w:hint="default"/>
      </w:rPr>
    </w:lvl>
    <w:lvl w:ilvl="6">
      <w:start w:val="1"/>
      <w:numFmt w:val="bullet"/>
      <w:lvlText w:val=""/>
      <w:lvlJc w:val="start"/>
      <w:pPr>
        <w:tabs>
          <w:tab w:val="num" w:pos="0"/>
        </w:tabs>
        <w:ind w:start="4860" w:hanging="360"/>
      </w:pPr>
      <w:rPr>
        <w:rFonts w:ascii="Symbol" w:hAnsi="Symbol" w:cs="Symbol" w:hint="default"/>
      </w:rPr>
    </w:lvl>
    <w:lvl w:ilvl="7">
      <w:start w:val="1"/>
      <w:numFmt w:val="bullet"/>
      <w:lvlText w:val="o"/>
      <w:lvlJc w:val="start"/>
      <w:pPr>
        <w:tabs>
          <w:tab w:val="num" w:pos="0"/>
        </w:tabs>
        <w:ind w:start="5580" w:hanging="360"/>
      </w:pPr>
      <w:rPr>
        <w:rFonts w:ascii="Courier New" w:hAnsi="Courier New" w:cs="Courier New" w:hint="default"/>
      </w:rPr>
    </w:lvl>
    <w:lvl w:ilvl="8">
      <w:start w:val="1"/>
      <w:numFmt w:val="bullet"/>
      <w:lvlText w:val=""/>
      <w:lvlJc w:val="start"/>
      <w:pPr>
        <w:tabs>
          <w:tab w:val="num" w:pos="0"/>
        </w:tabs>
        <w:ind w:start="6300" w:hanging="360"/>
      </w:pPr>
      <w:rPr>
        <w:rFonts w:ascii="Wingdings" w:hAnsi="Wingdings" w:cs="Wingdings" w:hint="default"/>
      </w:rPr>
    </w:lvl>
  </w:abstractNum>
  <w:abstractNum w:abstractNumId="25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53">
    <w:lvl w:ilvl="0">
      <w:start w:val="1"/>
      <w:numFmt w:val="lowerRoman"/>
      <w:lvlText w:val="%1."/>
      <w:lvlJc w:val="end"/>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54">
    <w:lvl w:ilvl="0">
      <w:start w:val="1"/>
      <w:numFmt w:val="decimal"/>
      <w:lvlText w:val="%1)"/>
      <w:lvlJc w:val="start"/>
      <w:pPr>
        <w:tabs>
          <w:tab w:val="num" w:pos="0"/>
        </w:tabs>
        <w:ind w:start="1800" w:hanging="360"/>
      </w:pPr>
      <w:rPr/>
    </w:lvl>
    <w:lvl w:ilvl="1">
      <w:start w:val="1"/>
      <w:numFmt w:val="lowerRoman"/>
      <w:lvlText w:val="%2."/>
      <w:lvlJc w:val="end"/>
      <w:pPr>
        <w:tabs>
          <w:tab w:val="num" w:pos="0"/>
        </w:tabs>
        <w:ind w:start="2520" w:hanging="360"/>
      </w:pPr>
      <w:rPr/>
    </w:lvl>
    <w:lvl w:ilvl="2">
      <w:start w:val="1"/>
      <w:numFmt w:val="lowerRoman"/>
      <w:lvlText w:val="%3."/>
      <w:lvlJc w:val="end"/>
      <w:pPr>
        <w:tabs>
          <w:tab w:val="num" w:pos="0"/>
        </w:tabs>
        <w:ind w:start="3240" w:hanging="180"/>
      </w:pPr>
      <w:rPr/>
    </w:lvl>
    <w:lvl w:ilvl="3">
      <w:start w:val="1"/>
      <w:numFmt w:val="decimal"/>
      <w:lvlText w:val="%4."/>
      <w:lvlJc w:val="start"/>
      <w:pPr>
        <w:tabs>
          <w:tab w:val="num" w:pos="0"/>
        </w:tabs>
        <w:ind w:start="3960" w:hanging="360"/>
      </w:pPr>
      <w:rPr/>
    </w:lvl>
    <w:lvl w:ilvl="4">
      <w:start w:val="1"/>
      <w:numFmt w:val="lowerLetter"/>
      <w:lvlText w:val="%5."/>
      <w:lvlJc w:val="start"/>
      <w:pPr>
        <w:tabs>
          <w:tab w:val="num" w:pos="0"/>
        </w:tabs>
        <w:ind w:start="4680" w:hanging="360"/>
      </w:pPr>
      <w:rPr/>
    </w:lvl>
    <w:lvl w:ilvl="5">
      <w:start w:val="1"/>
      <w:numFmt w:val="lowerRoman"/>
      <w:lvlText w:val="%6."/>
      <w:lvlJc w:val="end"/>
      <w:pPr>
        <w:tabs>
          <w:tab w:val="num" w:pos="0"/>
        </w:tabs>
        <w:ind w:start="5400" w:hanging="180"/>
      </w:pPr>
      <w:rPr/>
    </w:lvl>
    <w:lvl w:ilvl="6">
      <w:start w:val="1"/>
      <w:numFmt w:val="decimal"/>
      <w:lvlText w:val="%7."/>
      <w:lvlJc w:val="start"/>
      <w:pPr>
        <w:tabs>
          <w:tab w:val="num" w:pos="0"/>
        </w:tabs>
        <w:ind w:start="6120" w:hanging="360"/>
      </w:pPr>
      <w:rPr/>
    </w:lvl>
    <w:lvl w:ilvl="7">
      <w:start w:val="1"/>
      <w:numFmt w:val="lowerLetter"/>
      <w:lvlText w:val="%8."/>
      <w:lvlJc w:val="start"/>
      <w:pPr>
        <w:tabs>
          <w:tab w:val="num" w:pos="0"/>
        </w:tabs>
        <w:ind w:start="6840" w:hanging="360"/>
      </w:pPr>
      <w:rPr/>
    </w:lvl>
    <w:lvl w:ilvl="8">
      <w:start w:val="1"/>
      <w:numFmt w:val="lowerRoman"/>
      <w:lvlText w:val="%9."/>
      <w:lvlJc w:val="end"/>
      <w:pPr>
        <w:tabs>
          <w:tab w:val="num" w:pos="0"/>
        </w:tabs>
        <w:ind w:start="7560" w:hanging="180"/>
      </w:pPr>
      <w:rPr/>
    </w:lvl>
  </w:abstractNum>
  <w:abstractNum w:abstractNumId="255">
    <w:lvl w:ilvl="0">
      <w:start w:val="1"/>
      <w:numFmt w:val="bullet"/>
      <w:lvlText w:val="o"/>
      <w:lvlJc w:val="start"/>
      <w:pPr>
        <w:tabs>
          <w:tab w:val="num" w:pos="0"/>
        </w:tabs>
        <w:ind w:start="1080" w:hanging="360"/>
      </w:pPr>
      <w:rPr>
        <w:rFonts w:ascii="Courier New" w:hAnsi="Courier New" w:cs="Courier New"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256">
    <w:lvl w:ilvl="0">
      <w:start w:val="1"/>
      <w:numFmt w:val="decimal"/>
      <w:lvlText w:val="%1."/>
      <w:lvlJc w:val="start"/>
      <w:pPr>
        <w:tabs>
          <w:tab w:val="num" w:pos="0"/>
        </w:tabs>
        <w:ind w:start="360" w:hanging="360"/>
      </w:pPr>
      <w:rPr>
        <w:b w:val="false"/>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5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8">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9">
    <w:lvl w:ilvl="0">
      <w:start w:val="1"/>
      <w:numFmt w:val="decimal"/>
      <w:lvlText w:val="%1."/>
      <w:lvlJc w:val="start"/>
      <w:pPr>
        <w:tabs>
          <w:tab w:val="num" w:pos="0"/>
        </w:tabs>
        <w:ind w:start="360" w:hanging="360"/>
      </w:pPr>
      <w:rPr/>
    </w:lvl>
    <w:lvl w:ilvl="1">
      <w:start w:val="3"/>
      <w:numFmt w:val="decimal"/>
      <w:isLgl/>
      <w:lvlText w:val="%1.%2"/>
      <w:lvlJc w:val="start"/>
      <w:pPr>
        <w:tabs>
          <w:tab w:val="num" w:pos="0"/>
        </w:tabs>
        <w:ind w:start="2060" w:hanging="1080"/>
      </w:pPr>
      <w:rPr/>
    </w:lvl>
    <w:lvl w:ilvl="2">
      <w:start w:val="1"/>
      <w:numFmt w:val="decimal"/>
      <w:isLgl/>
      <w:lvlText w:val="%1.%2.%3"/>
      <w:lvlJc w:val="start"/>
      <w:pPr>
        <w:tabs>
          <w:tab w:val="num" w:pos="0"/>
        </w:tabs>
        <w:ind w:start="3040" w:hanging="1080"/>
      </w:pPr>
      <w:rPr/>
    </w:lvl>
    <w:lvl w:ilvl="3">
      <w:start w:val="1"/>
      <w:numFmt w:val="decimal"/>
      <w:isLgl/>
      <w:lvlText w:val="%1.%2.%3.%4"/>
      <w:lvlJc w:val="start"/>
      <w:pPr>
        <w:tabs>
          <w:tab w:val="num" w:pos="0"/>
        </w:tabs>
        <w:ind w:start="4020" w:hanging="1080"/>
      </w:pPr>
      <w:rPr/>
    </w:lvl>
    <w:lvl w:ilvl="4">
      <w:start w:val="1"/>
      <w:numFmt w:val="decimal"/>
      <w:isLgl/>
      <w:lvlText w:val="%1.%2.%3.%4.%5"/>
      <w:lvlJc w:val="start"/>
      <w:pPr>
        <w:tabs>
          <w:tab w:val="num" w:pos="0"/>
        </w:tabs>
        <w:ind w:start="5000" w:hanging="1080"/>
      </w:pPr>
      <w:rPr/>
    </w:lvl>
    <w:lvl w:ilvl="5">
      <w:start w:val="1"/>
      <w:numFmt w:val="decimal"/>
      <w:isLgl/>
      <w:lvlText w:val="%1.%2.%3.%4.%5.%6"/>
      <w:lvlJc w:val="start"/>
      <w:pPr>
        <w:tabs>
          <w:tab w:val="num" w:pos="0"/>
        </w:tabs>
        <w:ind w:start="5980" w:hanging="1080"/>
      </w:pPr>
      <w:rPr/>
    </w:lvl>
    <w:lvl w:ilvl="6">
      <w:start w:val="1"/>
      <w:numFmt w:val="decimal"/>
      <w:isLgl/>
      <w:lvlText w:val="%1.%2.%3.%4.%5.%6.%7"/>
      <w:lvlJc w:val="start"/>
      <w:pPr>
        <w:tabs>
          <w:tab w:val="num" w:pos="0"/>
        </w:tabs>
        <w:ind w:start="7320" w:hanging="1440"/>
      </w:pPr>
      <w:rPr/>
    </w:lvl>
    <w:lvl w:ilvl="7">
      <w:start w:val="1"/>
      <w:numFmt w:val="decimal"/>
      <w:isLgl/>
      <w:lvlText w:val="%1.%2.%3.%4.%5.%6.%7.%8"/>
      <w:lvlJc w:val="start"/>
      <w:pPr>
        <w:tabs>
          <w:tab w:val="num" w:pos="0"/>
        </w:tabs>
        <w:ind w:start="8300" w:hanging="1440"/>
      </w:pPr>
      <w:rPr/>
    </w:lvl>
    <w:lvl w:ilvl="8">
      <w:start w:val="1"/>
      <w:numFmt w:val="decimal"/>
      <w:isLgl/>
      <w:lvlText w:val="%1.%2.%3.%4.%5.%6.%7.%8.%9"/>
      <w:lvlJc w:val="start"/>
      <w:pPr>
        <w:tabs>
          <w:tab w:val="num" w:pos="0"/>
        </w:tabs>
        <w:ind w:start="9640" w:hanging="1800"/>
      </w:pPr>
      <w:rPr/>
    </w:lvl>
  </w:abstractNum>
  <w:abstractNum w:abstractNumId="260">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61">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62">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63">
    <w:lvl w:ilvl="0">
      <w:start w:val="1"/>
      <w:numFmt w:val="decimal"/>
      <w:lvlText w:val="%1."/>
      <w:lvlJc w:val="start"/>
      <w:pPr>
        <w:tabs>
          <w:tab w:val="num" w:pos="0"/>
        </w:tabs>
        <w:ind w:start="360" w:hanging="360"/>
      </w:pPr>
      <w:rPr>
        <w:b w:val="false"/>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64">
    <w:lvl w:ilvl="0">
      <w:start w:val="1"/>
      <w:numFmt w:val="bullet"/>
      <w:lvlText w:val=""/>
      <w:lvlJc w:val="start"/>
      <w:pPr>
        <w:tabs>
          <w:tab w:val="num" w:pos="0"/>
        </w:tabs>
        <w:ind w:start="720" w:hanging="360"/>
      </w:pPr>
      <w:rPr>
        <w:rFonts w:ascii="Symbol" w:hAnsi="Symbol" w:cs="Symbol" w:hint="default"/>
        <w:color w:val="auto"/>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65">
    <w:lvl w:ilvl="0">
      <w:start w:val="1"/>
      <w:numFmt w:val="bullet"/>
      <w:lvlText w:val=""/>
      <w:lvlJc w:val="start"/>
      <w:pPr>
        <w:tabs>
          <w:tab w:val="num" w:pos="0"/>
        </w:tabs>
        <w:ind w:start="540" w:hanging="360"/>
      </w:pPr>
      <w:rPr>
        <w:rFonts w:ascii="Wingdings" w:hAnsi="Wingdings" w:cs="Wingdings" w:hint="default"/>
      </w:rPr>
    </w:lvl>
    <w:lvl w:ilvl="1">
      <w:start w:val="1"/>
      <w:numFmt w:val="bullet"/>
      <w:lvlText w:val=""/>
      <w:lvlJc w:val="start"/>
      <w:pPr>
        <w:tabs>
          <w:tab w:val="num" w:pos="0"/>
        </w:tabs>
        <w:ind w:start="1260" w:hanging="360"/>
      </w:pPr>
      <w:rPr>
        <w:rFonts w:ascii="Symbol" w:hAnsi="Symbol" w:cs="Symbol" w:hint="default"/>
        <w:color w:val="auto"/>
        <w:u w:val="none" w:color="FF0000"/>
      </w:rPr>
    </w:lvl>
    <w:lvl w:ilvl="2">
      <w:start w:val="1"/>
      <w:numFmt w:val="bullet"/>
      <w:lvlText w:val=""/>
      <w:lvlJc w:val="start"/>
      <w:pPr>
        <w:tabs>
          <w:tab w:val="num" w:pos="0"/>
        </w:tabs>
        <w:ind w:start="1980" w:hanging="360"/>
      </w:pPr>
      <w:rPr>
        <w:rFonts w:ascii="Wingdings" w:hAnsi="Wingdings" w:cs="Wingdings" w:hint="default"/>
      </w:rPr>
    </w:lvl>
    <w:lvl w:ilvl="3">
      <w:start w:val="1"/>
      <w:numFmt w:val="bullet"/>
      <w:lvlText w:val=""/>
      <w:lvlJc w:val="start"/>
      <w:pPr>
        <w:tabs>
          <w:tab w:val="num" w:pos="0"/>
        </w:tabs>
        <w:ind w:start="2700" w:hanging="360"/>
      </w:pPr>
      <w:rPr>
        <w:rFonts w:ascii="Symbol" w:hAnsi="Symbol" w:cs="Symbol" w:hint="default"/>
      </w:rPr>
    </w:lvl>
    <w:lvl w:ilvl="4">
      <w:start w:val="1"/>
      <w:numFmt w:val="bullet"/>
      <w:lvlText w:val="o"/>
      <w:lvlJc w:val="start"/>
      <w:pPr>
        <w:tabs>
          <w:tab w:val="num" w:pos="0"/>
        </w:tabs>
        <w:ind w:start="3420" w:hanging="360"/>
      </w:pPr>
      <w:rPr>
        <w:rFonts w:ascii="Courier New" w:hAnsi="Courier New" w:cs="Courier New" w:hint="default"/>
      </w:rPr>
    </w:lvl>
    <w:lvl w:ilvl="5">
      <w:start w:val="1"/>
      <w:numFmt w:val="bullet"/>
      <w:lvlText w:val=""/>
      <w:lvlJc w:val="start"/>
      <w:pPr>
        <w:tabs>
          <w:tab w:val="num" w:pos="0"/>
        </w:tabs>
        <w:ind w:start="4140" w:hanging="360"/>
      </w:pPr>
      <w:rPr>
        <w:rFonts w:ascii="Wingdings" w:hAnsi="Wingdings" w:cs="Wingdings" w:hint="default"/>
      </w:rPr>
    </w:lvl>
    <w:lvl w:ilvl="6">
      <w:start w:val="1"/>
      <w:numFmt w:val="bullet"/>
      <w:lvlText w:val=""/>
      <w:lvlJc w:val="start"/>
      <w:pPr>
        <w:tabs>
          <w:tab w:val="num" w:pos="0"/>
        </w:tabs>
        <w:ind w:start="4860" w:hanging="360"/>
      </w:pPr>
      <w:rPr>
        <w:rFonts w:ascii="Symbol" w:hAnsi="Symbol" w:cs="Symbol" w:hint="default"/>
      </w:rPr>
    </w:lvl>
    <w:lvl w:ilvl="7">
      <w:start w:val="1"/>
      <w:numFmt w:val="bullet"/>
      <w:lvlText w:val="o"/>
      <w:lvlJc w:val="start"/>
      <w:pPr>
        <w:tabs>
          <w:tab w:val="num" w:pos="0"/>
        </w:tabs>
        <w:ind w:start="5580" w:hanging="360"/>
      </w:pPr>
      <w:rPr>
        <w:rFonts w:ascii="Courier New" w:hAnsi="Courier New" w:cs="Courier New" w:hint="default"/>
      </w:rPr>
    </w:lvl>
    <w:lvl w:ilvl="8">
      <w:start w:val="1"/>
      <w:numFmt w:val="bullet"/>
      <w:lvlText w:val=""/>
      <w:lvlJc w:val="start"/>
      <w:pPr>
        <w:tabs>
          <w:tab w:val="num" w:pos="0"/>
        </w:tabs>
        <w:ind w:start="6300" w:hanging="360"/>
      </w:pPr>
      <w:rPr>
        <w:rFonts w:ascii="Wingdings" w:hAnsi="Wingdings" w:cs="Wingdings" w:hint="default"/>
      </w:rPr>
    </w:lvl>
  </w:abstractNum>
  <w:abstractNum w:abstractNumId="266">
    <w:lvl w:ilvl="0">
      <w:start w:val="1"/>
      <w:numFmt w:val="bullet"/>
      <w:lvlText w:val=""/>
      <w:lvlJc w:val="start"/>
      <w:pPr>
        <w:tabs>
          <w:tab w:val="num" w:pos="0"/>
        </w:tabs>
        <w:ind w:start="540" w:hanging="360"/>
      </w:pPr>
      <w:rPr>
        <w:rFonts w:ascii="Wingdings" w:hAnsi="Wingdings" w:cs="Wingdings" w:hint="default"/>
      </w:rPr>
    </w:lvl>
    <w:lvl w:ilvl="1">
      <w:start w:val="1"/>
      <w:numFmt w:val="bullet"/>
      <w:lvlText w:val=""/>
      <w:lvlJc w:val="start"/>
      <w:pPr>
        <w:tabs>
          <w:tab w:val="num" w:pos="0"/>
        </w:tabs>
        <w:ind w:start="1260" w:hanging="360"/>
      </w:pPr>
      <w:rPr>
        <w:rFonts w:ascii="Wingdings" w:hAnsi="Wingdings" w:cs="Wingdings" w:hint="default"/>
        <w:color w:val="FF0000"/>
        <w:u w:val="none" w:color="FF0000"/>
      </w:rPr>
    </w:lvl>
    <w:lvl w:ilvl="2">
      <w:start w:val="1"/>
      <w:numFmt w:val="bullet"/>
      <w:lvlText w:val=""/>
      <w:lvlJc w:val="start"/>
      <w:pPr>
        <w:tabs>
          <w:tab w:val="num" w:pos="0"/>
        </w:tabs>
        <w:ind w:start="1980" w:hanging="360"/>
      </w:pPr>
      <w:rPr>
        <w:rFonts w:ascii="Wingdings" w:hAnsi="Wingdings" w:cs="Wingdings" w:hint="default"/>
      </w:rPr>
    </w:lvl>
    <w:lvl w:ilvl="3">
      <w:start w:val="1"/>
      <w:numFmt w:val="bullet"/>
      <w:lvlText w:val=""/>
      <w:lvlJc w:val="start"/>
      <w:pPr>
        <w:tabs>
          <w:tab w:val="num" w:pos="0"/>
        </w:tabs>
        <w:ind w:start="2700" w:hanging="360"/>
      </w:pPr>
      <w:rPr>
        <w:rFonts w:ascii="Symbol" w:hAnsi="Symbol" w:cs="Symbol" w:hint="default"/>
      </w:rPr>
    </w:lvl>
    <w:lvl w:ilvl="4">
      <w:start w:val="1"/>
      <w:numFmt w:val="bullet"/>
      <w:lvlText w:val="o"/>
      <w:lvlJc w:val="start"/>
      <w:pPr>
        <w:tabs>
          <w:tab w:val="num" w:pos="0"/>
        </w:tabs>
        <w:ind w:start="3420" w:hanging="360"/>
      </w:pPr>
      <w:rPr>
        <w:rFonts w:ascii="Courier New" w:hAnsi="Courier New" w:cs="Courier New" w:hint="default"/>
      </w:rPr>
    </w:lvl>
    <w:lvl w:ilvl="5">
      <w:start w:val="1"/>
      <w:numFmt w:val="bullet"/>
      <w:lvlText w:val=""/>
      <w:lvlJc w:val="start"/>
      <w:pPr>
        <w:tabs>
          <w:tab w:val="num" w:pos="0"/>
        </w:tabs>
        <w:ind w:start="4140" w:hanging="360"/>
      </w:pPr>
      <w:rPr>
        <w:rFonts w:ascii="Wingdings" w:hAnsi="Wingdings" w:cs="Wingdings" w:hint="default"/>
      </w:rPr>
    </w:lvl>
    <w:lvl w:ilvl="6">
      <w:start w:val="1"/>
      <w:numFmt w:val="bullet"/>
      <w:lvlText w:val=""/>
      <w:lvlJc w:val="start"/>
      <w:pPr>
        <w:tabs>
          <w:tab w:val="num" w:pos="0"/>
        </w:tabs>
        <w:ind w:start="4860" w:hanging="360"/>
      </w:pPr>
      <w:rPr>
        <w:rFonts w:ascii="Symbol" w:hAnsi="Symbol" w:cs="Symbol" w:hint="default"/>
      </w:rPr>
    </w:lvl>
    <w:lvl w:ilvl="7">
      <w:start w:val="1"/>
      <w:numFmt w:val="bullet"/>
      <w:lvlText w:val="o"/>
      <w:lvlJc w:val="start"/>
      <w:pPr>
        <w:tabs>
          <w:tab w:val="num" w:pos="0"/>
        </w:tabs>
        <w:ind w:start="5580" w:hanging="360"/>
      </w:pPr>
      <w:rPr>
        <w:rFonts w:ascii="Courier New" w:hAnsi="Courier New" w:cs="Courier New" w:hint="default"/>
      </w:rPr>
    </w:lvl>
    <w:lvl w:ilvl="8">
      <w:start w:val="1"/>
      <w:numFmt w:val="bullet"/>
      <w:lvlText w:val=""/>
      <w:lvlJc w:val="start"/>
      <w:pPr>
        <w:tabs>
          <w:tab w:val="num" w:pos="0"/>
        </w:tabs>
        <w:ind w:start="6300" w:hanging="360"/>
      </w:pPr>
      <w:rPr>
        <w:rFonts w:ascii="Wingdings" w:hAnsi="Wingdings" w:cs="Wingdings" w:hint="default"/>
      </w:rPr>
    </w:lvl>
  </w:abstractNum>
  <w:abstractNum w:abstractNumId="267">
    <w:lvl w:ilvl="0">
      <w:start w:val="1"/>
      <w:numFmt w:val="bullet"/>
      <w:lvlText w:val=""/>
      <w:lvlJc w:val="start"/>
      <w:pPr>
        <w:tabs>
          <w:tab w:val="num" w:pos="0"/>
        </w:tabs>
        <w:ind w:start="540" w:hanging="360"/>
      </w:pPr>
      <w:rPr>
        <w:rFonts w:ascii="Wingdings" w:hAnsi="Wingdings" w:cs="Wingdings" w:hint="default"/>
      </w:rPr>
    </w:lvl>
    <w:lvl w:ilvl="1">
      <w:start w:val="1"/>
      <w:numFmt w:val="bullet"/>
      <w:lvlText w:val=""/>
      <w:lvlJc w:val="start"/>
      <w:pPr>
        <w:tabs>
          <w:tab w:val="num" w:pos="0"/>
        </w:tabs>
        <w:ind w:start="1260" w:hanging="360"/>
      </w:pPr>
      <w:rPr>
        <w:rFonts w:ascii="Wingdings" w:hAnsi="Wingdings" w:cs="Wingdings" w:hint="default"/>
        <w:color w:val="FF0000"/>
        <w:u w:val="none" w:color="FF0000"/>
      </w:rPr>
    </w:lvl>
    <w:lvl w:ilvl="2">
      <w:start w:val="1"/>
      <w:numFmt w:val="bullet"/>
      <w:lvlText w:val=""/>
      <w:lvlJc w:val="start"/>
      <w:pPr>
        <w:tabs>
          <w:tab w:val="num" w:pos="0"/>
        </w:tabs>
        <w:ind w:start="1980" w:hanging="360"/>
      </w:pPr>
      <w:rPr>
        <w:rFonts w:ascii="Wingdings" w:hAnsi="Wingdings" w:cs="Wingdings" w:hint="default"/>
      </w:rPr>
    </w:lvl>
    <w:lvl w:ilvl="3">
      <w:start w:val="1"/>
      <w:numFmt w:val="bullet"/>
      <w:lvlText w:val=""/>
      <w:lvlJc w:val="start"/>
      <w:pPr>
        <w:tabs>
          <w:tab w:val="num" w:pos="0"/>
        </w:tabs>
        <w:ind w:start="2700" w:hanging="360"/>
      </w:pPr>
      <w:rPr>
        <w:rFonts w:ascii="Symbol" w:hAnsi="Symbol" w:cs="Symbol" w:hint="default"/>
      </w:rPr>
    </w:lvl>
    <w:lvl w:ilvl="4">
      <w:start w:val="1"/>
      <w:numFmt w:val="bullet"/>
      <w:lvlText w:val="o"/>
      <w:lvlJc w:val="start"/>
      <w:pPr>
        <w:tabs>
          <w:tab w:val="num" w:pos="0"/>
        </w:tabs>
        <w:ind w:start="3420" w:hanging="360"/>
      </w:pPr>
      <w:rPr>
        <w:rFonts w:ascii="Courier New" w:hAnsi="Courier New" w:cs="Courier New" w:hint="default"/>
      </w:rPr>
    </w:lvl>
    <w:lvl w:ilvl="5">
      <w:start w:val="1"/>
      <w:numFmt w:val="bullet"/>
      <w:lvlText w:val=""/>
      <w:lvlJc w:val="start"/>
      <w:pPr>
        <w:tabs>
          <w:tab w:val="num" w:pos="0"/>
        </w:tabs>
        <w:ind w:start="4140" w:hanging="360"/>
      </w:pPr>
      <w:rPr>
        <w:rFonts w:ascii="Wingdings" w:hAnsi="Wingdings" w:cs="Wingdings" w:hint="default"/>
      </w:rPr>
    </w:lvl>
    <w:lvl w:ilvl="6">
      <w:start w:val="1"/>
      <w:numFmt w:val="bullet"/>
      <w:lvlText w:val=""/>
      <w:lvlJc w:val="start"/>
      <w:pPr>
        <w:tabs>
          <w:tab w:val="num" w:pos="0"/>
        </w:tabs>
        <w:ind w:start="4860" w:hanging="360"/>
      </w:pPr>
      <w:rPr>
        <w:rFonts w:ascii="Symbol" w:hAnsi="Symbol" w:cs="Symbol" w:hint="default"/>
      </w:rPr>
    </w:lvl>
    <w:lvl w:ilvl="7">
      <w:start w:val="1"/>
      <w:numFmt w:val="bullet"/>
      <w:lvlText w:val="o"/>
      <w:lvlJc w:val="start"/>
      <w:pPr>
        <w:tabs>
          <w:tab w:val="num" w:pos="0"/>
        </w:tabs>
        <w:ind w:start="5580" w:hanging="360"/>
      </w:pPr>
      <w:rPr>
        <w:rFonts w:ascii="Courier New" w:hAnsi="Courier New" w:cs="Courier New" w:hint="default"/>
      </w:rPr>
    </w:lvl>
    <w:lvl w:ilvl="8">
      <w:start w:val="1"/>
      <w:numFmt w:val="bullet"/>
      <w:lvlText w:val=""/>
      <w:lvlJc w:val="start"/>
      <w:pPr>
        <w:tabs>
          <w:tab w:val="num" w:pos="0"/>
        </w:tabs>
        <w:ind w:start="6300" w:hanging="360"/>
      </w:pPr>
      <w:rPr>
        <w:rFonts w:ascii="Wingdings" w:hAnsi="Wingdings" w:cs="Wingdings" w:hint="default"/>
      </w:rPr>
    </w:lvl>
  </w:abstractNum>
  <w:abstractNum w:abstractNumId="268">
    <w:lvl w:ilvl="0">
      <w:start w:val="1"/>
      <w:numFmt w:val="bullet"/>
      <w:lvlText w:val=""/>
      <w:lvlJc w:val="start"/>
      <w:pPr>
        <w:tabs>
          <w:tab w:val="num" w:pos="0"/>
        </w:tabs>
        <w:ind w:start="540" w:hanging="360"/>
      </w:pPr>
      <w:rPr>
        <w:rFonts w:ascii="Wingdings" w:hAnsi="Wingdings" w:cs="Wingdings" w:hint="default"/>
      </w:rPr>
    </w:lvl>
    <w:lvl w:ilvl="1">
      <w:start w:val="1"/>
      <w:numFmt w:val="bullet"/>
      <w:lvlText w:val=""/>
      <w:lvlJc w:val="start"/>
      <w:pPr>
        <w:tabs>
          <w:tab w:val="num" w:pos="0"/>
        </w:tabs>
        <w:ind w:start="1260" w:hanging="360"/>
      </w:pPr>
      <w:rPr>
        <w:rFonts w:ascii="Wingdings" w:hAnsi="Wingdings" w:cs="Wingdings" w:hint="default"/>
        <w:color w:val="FF0000"/>
        <w:u w:val="none" w:color="FF0000"/>
      </w:rPr>
    </w:lvl>
    <w:lvl w:ilvl="2">
      <w:start w:val="1"/>
      <w:numFmt w:val="bullet"/>
      <w:lvlText w:val=""/>
      <w:lvlJc w:val="start"/>
      <w:pPr>
        <w:tabs>
          <w:tab w:val="num" w:pos="0"/>
        </w:tabs>
        <w:ind w:start="1980" w:hanging="360"/>
      </w:pPr>
      <w:rPr>
        <w:rFonts w:ascii="Wingdings" w:hAnsi="Wingdings" w:cs="Wingdings" w:hint="default"/>
      </w:rPr>
    </w:lvl>
    <w:lvl w:ilvl="3">
      <w:start w:val="1"/>
      <w:numFmt w:val="bullet"/>
      <w:lvlText w:val=""/>
      <w:lvlJc w:val="start"/>
      <w:pPr>
        <w:tabs>
          <w:tab w:val="num" w:pos="0"/>
        </w:tabs>
        <w:ind w:start="2700" w:hanging="360"/>
      </w:pPr>
      <w:rPr>
        <w:rFonts w:ascii="Symbol" w:hAnsi="Symbol" w:cs="Symbol" w:hint="default"/>
      </w:rPr>
    </w:lvl>
    <w:lvl w:ilvl="4">
      <w:start w:val="1"/>
      <w:numFmt w:val="bullet"/>
      <w:lvlText w:val="o"/>
      <w:lvlJc w:val="start"/>
      <w:pPr>
        <w:tabs>
          <w:tab w:val="num" w:pos="0"/>
        </w:tabs>
        <w:ind w:start="3420" w:hanging="360"/>
      </w:pPr>
      <w:rPr>
        <w:rFonts w:ascii="Courier New" w:hAnsi="Courier New" w:cs="Courier New" w:hint="default"/>
      </w:rPr>
    </w:lvl>
    <w:lvl w:ilvl="5">
      <w:start w:val="1"/>
      <w:numFmt w:val="bullet"/>
      <w:lvlText w:val=""/>
      <w:lvlJc w:val="start"/>
      <w:pPr>
        <w:tabs>
          <w:tab w:val="num" w:pos="0"/>
        </w:tabs>
        <w:ind w:start="4140" w:hanging="360"/>
      </w:pPr>
      <w:rPr>
        <w:rFonts w:ascii="Wingdings" w:hAnsi="Wingdings" w:cs="Wingdings" w:hint="default"/>
      </w:rPr>
    </w:lvl>
    <w:lvl w:ilvl="6">
      <w:start w:val="1"/>
      <w:numFmt w:val="bullet"/>
      <w:lvlText w:val=""/>
      <w:lvlJc w:val="start"/>
      <w:pPr>
        <w:tabs>
          <w:tab w:val="num" w:pos="0"/>
        </w:tabs>
        <w:ind w:start="4860" w:hanging="360"/>
      </w:pPr>
      <w:rPr>
        <w:rFonts w:ascii="Symbol" w:hAnsi="Symbol" w:cs="Symbol" w:hint="default"/>
      </w:rPr>
    </w:lvl>
    <w:lvl w:ilvl="7">
      <w:start w:val="1"/>
      <w:numFmt w:val="bullet"/>
      <w:lvlText w:val="o"/>
      <w:lvlJc w:val="start"/>
      <w:pPr>
        <w:tabs>
          <w:tab w:val="num" w:pos="0"/>
        </w:tabs>
        <w:ind w:start="5580" w:hanging="360"/>
      </w:pPr>
      <w:rPr>
        <w:rFonts w:ascii="Courier New" w:hAnsi="Courier New" w:cs="Courier New" w:hint="default"/>
      </w:rPr>
    </w:lvl>
    <w:lvl w:ilvl="8">
      <w:start w:val="1"/>
      <w:numFmt w:val="bullet"/>
      <w:lvlText w:val=""/>
      <w:lvlJc w:val="start"/>
      <w:pPr>
        <w:tabs>
          <w:tab w:val="num" w:pos="0"/>
        </w:tabs>
        <w:ind w:start="6300" w:hanging="360"/>
      </w:pPr>
      <w:rPr>
        <w:rFonts w:ascii="Wingdings" w:hAnsi="Wingdings" w:cs="Wingdings" w:hint="default"/>
      </w:rPr>
    </w:lvl>
  </w:abstractNum>
  <w:abstractNum w:abstractNumId="269">
    <w:lvl w:ilvl="0">
      <w:start w:val="1"/>
      <w:numFmt w:val="decimal"/>
      <w:lvlText w:val="%1."/>
      <w:lvlJc w:val="start"/>
      <w:pPr>
        <w:tabs>
          <w:tab w:val="num" w:pos="0"/>
        </w:tabs>
        <w:ind w:start="720" w:hanging="360"/>
      </w:pPr>
      <w:rPr>
        <w:b w:val="false"/>
        <w:bCs w:val="false"/>
        <w:i w:val="false"/>
        <w:iCs w:val="false"/>
        <w:w w:val="90"/>
        <w:sz w:val="24"/>
        <w:szCs w:val="20"/>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0">
    <w:lvl w:ilvl="0">
      <w:start w:val="1"/>
      <w:numFmt w:val="lowerRoman"/>
      <w:lvlText w:val="%1."/>
      <w:lvlJc w:val="start"/>
      <w:pPr>
        <w:tabs>
          <w:tab w:val="num" w:pos="0"/>
        </w:tabs>
        <w:ind w:start="1080" w:hanging="720"/>
      </w:pPr>
      <w:rPr>
        <w:color w:val="145991"/>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1">
    <w:lvl w:ilvl="0">
      <w:start w:val="1"/>
      <w:numFmt w:val="lowerRoman"/>
      <w:lvlText w:val="%1."/>
      <w:lvlJc w:val="start"/>
      <w:pPr>
        <w:tabs>
          <w:tab w:val="num" w:pos="0"/>
        </w:tabs>
        <w:ind w:start="1080" w:hanging="720"/>
      </w:pPr>
      <w:rPr>
        <w:color w:val="145991"/>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2">
    <w:lvl w:ilvl="0">
      <w:start w:val="1"/>
      <w:numFmt w:val="bullet"/>
      <w:lvlText w:val=""/>
      <w:lvlJc w:val="start"/>
      <w:pPr>
        <w:tabs>
          <w:tab w:val="num" w:pos="0"/>
        </w:tabs>
        <w:ind w:start="720" w:hanging="360"/>
      </w:pPr>
      <w:rPr>
        <w:rFonts w:ascii="Symbol" w:hAnsi="Symbol" w:cs="Symbol" w:hint="default"/>
        <w:color w:val="auto"/>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73">
    <w:lvl w:ilvl="0">
      <w:start w:val="1"/>
      <w:numFmt w:val="bullet"/>
      <w:lvlText w:val=""/>
      <w:lvlJc w:val="start"/>
      <w:pPr>
        <w:tabs>
          <w:tab w:val="num" w:pos="0"/>
        </w:tabs>
        <w:ind w:start="720" w:hanging="360"/>
      </w:pPr>
      <w:rPr>
        <w:rFonts w:ascii="Symbol" w:hAnsi="Symbol" w:cs="Symbol" w:hint="default"/>
        <w:color w:val="auto"/>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74">
    <w:lvl w:ilvl="0">
      <w:start w:val="1"/>
      <w:numFmt w:val="decimal"/>
      <w:lvlText w:val="%1."/>
      <w:lvlJc w:val="start"/>
      <w:pPr>
        <w:tabs>
          <w:tab w:val="num" w:pos="0"/>
        </w:tabs>
        <w:ind w:start="720" w:hanging="360"/>
      </w:pPr>
      <w:rPr>
        <w:sz w:val="24"/>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5">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27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32"/>
    <w:lvlOverride w:ilvl="0">
      <w:startOverride w:val="1"/>
    </w:lvlOverride>
  </w:num>
  <w:num w:numId="278">
    <w:abstractNumId w:val="233"/>
    <w:lvlOverride w:ilvl="0">
      <w:startOverride w:val="1"/>
    </w:lvlOverride>
  </w:num>
  <w:num w:numId="279">
    <w:abstractNumId w:val="234"/>
    <w:lvlOverride w:ilvl="0">
      <w:startOverride w:val="1"/>
    </w:lvlOverride>
  </w:num>
  <w:num w:numId="280">
    <w:abstractNumId w:val="235"/>
    <w:lvlOverride w:ilvl="0">
      <w:startOverride w:val="1"/>
    </w:lvlOverride>
  </w:num>
  <w:num w:numId="281">
    <w:abstractNumId w:val="236"/>
    <w:lvlOverride w:ilvl="0">
      <w:startOverride w:val="1"/>
    </w:lvlOverride>
  </w:num>
  <w:num w:numId="282">
    <w:abstractNumId w:val="42"/>
    <w:lvlOverride w:ilvl="0">
      <w:startOverride w:val="1"/>
    </w:lvlOverride>
  </w:num>
  <w:num w:numId="283">
    <w:abstractNumId w:val="84"/>
    <w:lvlOverride w:ilvl="0">
      <w:startOverride w:val="1"/>
    </w:lvlOverride>
  </w:num>
  <w:num w:numId="284">
    <w:abstractNumId w:val="107"/>
    <w:lvlOverride w:ilvl="0">
      <w:startOverride w:val="1"/>
    </w:lvlOverride>
  </w:num>
  <w:num w:numId="285">
    <w:abstractNumId w:val="168"/>
    <w:lvlOverride w:ilvl="0">
      <w:startOverride w:val="1"/>
    </w:lvlOverride>
  </w:num>
  <w:num w:numId="286">
    <w:abstractNumId w:val="167"/>
    <w:lvlOverride w:ilvl="0">
      <w:startOverride w:val="1"/>
    </w:lvlOverride>
  </w:num>
  <w:num w:numId="287">
    <w:abstractNumId w:val="169"/>
    <w:lvlOverride w:ilvl="0">
      <w:startOverride w:val="1"/>
    </w:lvlOverride>
  </w:num>
  <w:num w:numId="288">
    <w:abstractNumId w:val="172"/>
    <w:lvlOverride w:ilvl="0">
      <w:startOverride w:val="1"/>
    </w:lvlOverride>
  </w:num>
</w:numbering>
</file>

<file path=word/settings.xml><?xml version="1.0" encoding="utf-8"?>
<w:settings xmlns:w="http://schemas.openxmlformats.org/wordprocessingml/2006/main">
  <w:zoom w:percent="120"/>
  <w:trackRevisions/>
  <w:defaultTabStop w:val="720"/>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uiPriority="0"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33efc"/>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qFormat/>
    <w:rsid w:val="00133efc"/>
    <w:pPr>
      <w:keepNext w:val="true"/>
      <w:numPr>
        <w:ilvl w:val="0"/>
        <w:numId w:val="238"/>
      </w:numPr>
      <w:tabs>
        <w:tab w:val="clear" w:pos="720"/>
        <w:tab w:val="left" w:pos="270" w:leader="none"/>
      </w:tabs>
      <w:suppressAutoHyphens w:val="true"/>
      <w:spacing w:lineRule="auto" w:line="240" w:before="0" w:after="120"/>
      <w:jc w:val="both"/>
      <w:outlineLvl w:val="0"/>
    </w:pPr>
    <w:rPr>
      <w:rFonts w:ascii="Calibri" w:hAnsi="Calibri" w:eastAsia="Times New Roman" w:cs="Calibri"/>
      <w:b/>
      <w:bCs/>
      <w:kern w:val="2"/>
      <w:sz w:val="40"/>
      <w:szCs w:val="36"/>
      <w:lang w:val="en-GB" w:eastAsia="ar-SA"/>
    </w:rPr>
  </w:style>
  <w:style w:type="paragraph" w:styleId="Heading2">
    <w:name w:val="heading 2"/>
    <w:basedOn w:val="Normal"/>
    <w:next w:val="Normal"/>
    <w:link w:val="Heading2Char"/>
    <w:unhideWhenUsed/>
    <w:qFormat/>
    <w:rsid w:val="00133efc"/>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qFormat/>
    <w:rsid w:val="00a13806"/>
    <w:pPr>
      <w:keepNext w:val="true"/>
      <w:spacing w:lineRule="auto" w:line="276" w:before="240" w:after="240"/>
      <w:ind w:hanging="720" w:start="720"/>
      <w:jc w:val="both"/>
      <w:outlineLvl w:val="2"/>
    </w:pPr>
    <w:rPr>
      <w:rFonts w:eastAsia="Times New Roman" w:cs="Calibri" w:cstheme="minorHAnsi"/>
      <w:b/>
      <w:bCs/>
      <w:color w:val="C00000"/>
      <w:spacing w:val="2"/>
      <w:sz w:val="32"/>
      <w:szCs w:val="20"/>
    </w:rPr>
  </w:style>
  <w:style w:type="paragraph" w:styleId="Heading4">
    <w:name w:val="heading 4"/>
    <w:basedOn w:val="Normal"/>
    <w:next w:val="Normal"/>
    <w:link w:val="Heading4Char"/>
    <w:uiPriority w:val="9"/>
    <w:qFormat/>
    <w:rsid w:val="00133efc"/>
    <w:pPr>
      <w:keepNext w:val="true"/>
      <w:tabs>
        <w:tab w:val="clear" w:pos="720"/>
        <w:tab w:val="left" w:pos="900" w:leader="none"/>
      </w:tabs>
      <w:suppressAutoHyphens w:val="true"/>
      <w:spacing w:lineRule="auto" w:line="240" w:before="60" w:after="0"/>
      <w:jc w:val="both"/>
      <w:outlineLvl w:val="3"/>
    </w:pPr>
    <w:rPr>
      <w:rFonts w:ascii="Arial" w:hAnsi="Arial" w:eastAsia="Times New Roman" w:cs="Calibri"/>
      <w:b/>
      <w:sz w:val="28"/>
      <w:szCs w:val="24"/>
      <w:lang w:val="en-GB" w:eastAsia="ar-SA"/>
    </w:rPr>
  </w:style>
  <w:style w:type="paragraph" w:styleId="Heading5">
    <w:name w:val="heading 5"/>
    <w:basedOn w:val="Normal"/>
    <w:next w:val="Normal"/>
    <w:link w:val="Heading5Char"/>
    <w:uiPriority w:val="9"/>
    <w:unhideWhenUsed/>
    <w:qFormat/>
    <w:rsid w:val="00133efc"/>
    <w:pPr>
      <w:keepNext w:val="true"/>
      <w:keepLines/>
      <w:spacing w:before="40" w:after="0"/>
      <w:outlineLvl w:val="4"/>
    </w:pPr>
    <w:rPr>
      <w:rFonts w:ascii="Calibri Light" w:hAnsi="Calibri Light" w:eastAsia="" w:cs="" w:asciiTheme="majorHAnsi" w:cstheme="majorBidi" w:eastAsiaTheme="majorEastAsia" w:hAnsiTheme="majorHAnsi"/>
      <w:color w:themeColor="accent1" w:themeShade="bf" w:val="2E74B5"/>
    </w:rPr>
  </w:style>
  <w:style w:type="paragraph" w:styleId="Heading6">
    <w:name w:val="heading 6"/>
    <w:basedOn w:val="Normal"/>
    <w:next w:val="Normal"/>
    <w:link w:val="Heading6Char"/>
    <w:uiPriority w:val="9"/>
    <w:unhideWhenUsed/>
    <w:qFormat/>
    <w:rsid w:val="00133efc"/>
    <w:pPr>
      <w:keepNext w:val="true"/>
      <w:keepLines/>
      <w:suppressAutoHyphens w:val="true"/>
      <w:spacing w:lineRule="auto" w:line="240" w:before="200" w:after="0"/>
      <w:ind w:hanging="1152" w:start="1152"/>
      <w:jc w:val="both"/>
      <w:outlineLvl w:val="5"/>
    </w:pPr>
    <w:rPr>
      <w:rFonts w:ascii="Calibri Light" w:hAnsi="Calibri Light" w:eastAsia="" w:cs="" w:asciiTheme="majorHAnsi" w:cstheme="majorBidi" w:eastAsiaTheme="majorEastAsia" w:hAnsiTheme="majorHAnsi"/>
      <w:i/>
      <w:iCs/>
      <w:color w:themeColor="accent1" w:themeShade="7f" w:val="1F4D78"/>
      <w:sz w:val="21"/>
      <w:szCs w:val="24"/>
      <w:lang w:eastAsia="ar-SA"/>
    </w:rPr>
  </w:style>
  <w:style w:type="paragraph" w:styleId="Heading7">
    <w:name w:val="heading 7"/>
    <w:basedOn w:val="Normal"/>
    <w:next w:val="Normal"/>
    <w:link w:val="Heading7Char"/>
    <w:uiPriority w:val="9"/>
    <w:qFormat/>
    <w:rsid w:val="00133efc"/>
    <w:pPr>
      <w:suppressAutoHyphens w:val="true"/>
      <w:spacing w:lineRule="auto" w:line="240" w:before="240" w:after="60"/>
      <w:ind w:hanging="1296" w:start="1296"/>
      <w:jc w:val="both"/>
      <w:outlineLvl w:val="6"/>
    </w:pPr>
    <w:rPr>
      <w:rFonts w:ascii="Arial" w:hAnsi="Arial" w:eastAsia="Times New Roman" w:cs="Times New Roman"/>
      <w:szCs w:val="24"/>
      <w:lang w:eastAsia="ar-SA"/>
    </w:rPr>
  </w:style>
  <w:style w:type="paragraph" w:styleId="Heading8">
    <w:name w:val="heading 8"/>
    <w:basedOn w:val="Normal"/>
    <w:next w:val="Normal"/>
    <w:link w:val="Heading8Char"/>
    <w:qFormat/>
    <w:rsid w:val="00133efc"/>
    <w:pPr>
      <w:suppressAutoHyphens w:val="true"/>
      <w:spacing w:lineRule="auto" w:line="240" w:before="240" w:after="60"/>
      <w:ind w:hanging="1440" w:start="1440"/>
      <w:jc w:val="both"/>
      <w:outlineLvl w:val="7"/>
    </w:pPr>
    <w:rPr>
      <w:rFonts w:ascii="Arial" w:hAnsi="Arial" w:eastAsia="Times New Roman" w:cs="Times New Roman"/>
      <w:i/>
      <w:iCs/>
      <w:szCs w:val="24"/>
      <w:lang w:eastAsia="ar-SA"/>
    </w:rPr>
  </w:style>
  <w:style w:type="paragraph" w:styleId="Heading9">
    <w:name w:val="heading 9"/>
    <w:basedOn w:val="Normal"/>
    <w:next w:val="Normal"/>
    <w:link w:val="Heading9Char"/>
    <w:qFormat/>
    <w:rsid w:val="00133efc"/>
    <w:pPr>
      <w:suppressAutoHyphens w:val="true"/>
      <w:spacing w:lineRule="auto" w:line="240" w:before="240" w:after="60"/>
      <w:ind w:hanging="1584" w:start="1584"/>
      <w:jc w:val="both"/>
      <w:outlineLvl w:val="8"/>
    </w:pPr>
    <w:rPr>
      <w:rFonts w:ascii="Arial" w:hAnsi="Arial" w:eastAsia="Times New Roman" w:cs="Arial"/>
      <w:lang w:eastAsia="ar-SA"/>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uiPriority w:val="9"/>
    <w:qFormat/>
    <w:rsid w:val="00a13806"/>
    <w:rPr>
      <w:rFonts w:eastAsia="Times New Roman" w:cs="Calibri" w:cstheme="minorHAnsi"/>
      <w:b/>
      <w:bCs/>
      <w:color w:val="C00000"/>
      <w:spacing w:val="2"/>
      <w:sz w:val="32"/>
      <w:szCs w:val="20"/>
    </w:rPr>
  </w:style>
  <w:style w:type="character" w:styleId="Heading1Char" w:customStyle="1">
    <w:name w:val="Heading 1 Char"/>
    <w:basedOn w:val="DefaultParagraphFont"/>
    <w:link w:val="Heading1"/>
    <w:qFormat/>
    <w:rsid w:val="00133efc"/>
    <w:rPr>
      <w:rFonts w:ascii="Calibri" w:hAnsi="Calibri" w:eastAsia="Times New Roman" w:cs="Calibri"/>
      <w:b/>
      <w:bCs/>
      <w:kern w:val="2"/>
      <w:sz w:val="40"/>
      <w:szCs w:val="36"/>
      <w:lang w:val="en-GB" w:eastAsia="ar-SA"/>
    </w:rPr>
  </w:style>
  <w:style w:type="character" w:styleId="Heading2Char" w:customStyle="1">
    <w:name w:val="Heading 2 Char"/>
    <w:basedOn w:val="DefaultParagraphFont"/>
    <w:link w:val="Heading2"/>
    <w:qFormat/>
    <w:rsid w:val="00133efc"/>
    <w:rPr>
      <w:rFonts w:ascii="Calibri Light" w:hAnsi="Calibri Light" w:eastAsia="" w:cs="" w:asciiTheme="majorHAnsi" w:cstheme="majorBidi" w:eastAsiaTheme="majorEastAsia" w:hAnsiTheme="majorHAnsi"/>
      <w:color w:themeColor="accent1" w:themeShade="bf" w:val="2E74B5"/>
      <w:sz w:val="26"/>
      <w:szCs w:val="26"/>
    </w:rPr>
  </w:style>
  <w:style w:type="character" w:styleId="Heading4Char" w:customStyle="1">
    <w:name w:val="Heading 4 Char"/>
    <w:basedOn w:val="DefaultParagraphFont"/>
    <w:link w:val="Heading4"/>
    <w:uiPriority w:val="9"/>
    <w:qFormat/>
    <w:rsid w:val="00133efc"/>
    <w:rPr>
      <w:rFonts w:ascii="Arial" w:hAnsi="Arial" w:eastAsia="Times New Roman" w:cs="Calibri"/>
      <w:b/>
      <w:sz w:val="28"/>
      <w:szCs w:val="24"/>
      <w:lang w:val="en-GB" w:eastAsia="ar-SA"/>
    </w:rPr>
  </w:style>
  <w:style w:type="character" w:styleId="Heading5Char" w:customStyle="1">
    <w:name w:val="Heading 5 Char"/>
    <w:basedOn w:val="DefaultParagraphFont"/>
    <w:link w:val="Heading5"/>
    <w:uiPriority w:val="9"/>
    <w:qFormat/>
    <w:rsid w:val="00133efc"/>
    <w:rPr>
      <w:rFonts w:ascii="Calibri Light" w:hAnsi="Calibri Light" w:eastAsia="" w:cs="" w:asciiTheme="majorHAnsi" w:cstheme="majorBidi" w:eastAsiaTheme="majorEastAsia" w:hAnsiTheme="majorHAnsi"/>
      <w:color w:themeColor="accent1" w:themeShade="bf" w:val="2E74B5"/>
    </w:rPr>
  </w:style>
  <w:style w:type="character" w:styleId="Heading6Char" w:customStyle="1">
    <w:name w:val="Heading 6 Char"/>
    <w:basedOn w:val="DefaultParagraphFont"/>
    <w:link w:val="Heading6"/>
    <w:uiPriority w:val="9"/>
    <w:qFormat/>
    <w:rsid w:val="00133efc"/>
    <w:rPr>
      <w:rFonts w:ascii="Calibri Light" w:hAnsi="Calibri Light" w:eastAsia="" w:cs="" w:asciiTheme="majorHAnsi" w:cstheme="majorBidi" w:eastAsiaTheme="majorEastAsia" w:hAnsiTheme="majorHAnsi"/>
      <w:i/>
      <w:iCs/>
      <w:color w:themeColor="accent1" w:themeShade="7f" w:val="1F4D78"/>
      <w:sz w:val="21"/>
      <w:szCs w:val="24"/>
      <w:lang w:eastAsia="ar-SA"/>
    </w:rPr>
  </w:style>
  <w:style w:type="character" w:styleId="Heading7Char" w:customStyle="1">
    <w:name w:val="Heading 7 Char"/>
    <w:basedOn w:val="DefaultParagraphFont"/>
    <w:link w:val="Heading7"/>
    <w:uiPriority w:val="9"/>
    <w:qFormat/>
    <w:rsid w:val="00133efc"/>
    <w:rPr>
      <w:rFonts w:ascii="Arial" w:hAnsi="Arial" w:eastAsia="Times New Roman" w:cs="Times New Roman"/>
      <w:szCs w:val="24"/>
      <w:lang w:eastAsia="ar-SA"/>
    </w:rPr>
  </w:style>
  <w:style w:type="character" w:styleId="Heading8Char" w:customStyle="1">
    <w:name w:val="Heading 8 Char"/>
    <w:basedOn w:val="DefaultParagraphFont"/>
    <w:link w:val="Heading8"/>
    <w:qFormat/>
    <w:rsid w:val="00133efc"/>
    <w:rPr>
      <w:rFonts w:ascii="Arial" w:hAnsi="Arial" w:eastAsia="Times New Roman" w:cs="Times New Roman"/>
      <w:i/>
      <w:iCs/>
      <w:szCs w:val="24"/>
      <w:lang w:eastAsia="ar-SA"/>
    </w:rPr>
  </w:style>
  <w:style w:type="character" w:styleId="Heading9Char" w:customStyle="1">
    <w:name w:val="Heading 9 Char"/>
    <w:basedOn w:val="DefaultParagraphFont"/>
    <w:link w:val="Heading9"/>
    <w:qFormat/>
    <w:rsid w:val="00133efc"/>
    <w:rPr>
      <w:rFonts w:ascii="Arial" w:hAnsi="Arial" w:eastAsia="Times New Roman" w:cs="Arial"/>
      <w:lang w:eastAsia="ar-SA"/>
    </w:rPr>
  </w:style>
  <w:style w:type="character" w:styleId="ListParagraphChar" w:customStyle="1">
    <w:name w:val="List Paragraph Char"/>
    <w:basedOn w:val="DefaultParagraphFont"/>
    <w:link w:val="ListParagraph"/>
    <w:uiPriority w:val="34"/>
    <w:qFormat/>
    <w:rsid w:val="00133efc"/>
    <w:rPr>
      <w:rFonts w:ascii="Calibri" w:hAnsi="Calibri" w:eastAsia="Calibri" w:cs="Times New Roman"/>
      <w:lang w:eastAsia="ar-SA"/>
    </w:rPr>
  </w:style>
  <w:style w:type="character" w:styleId="FootnoteCharacters">
    <w:name w:val="Footnote Characters"/>
    <w:uiPriority w:val="99"/>
    <w:semiHidden/>
    <w:qFormat/>
    <w:rsid w:val="00133efc"/>
    <w:rPr>
      <w:vertAlign w:val="superscript"/>
    </w:rPr>
  </w:style>
  <w:style w:type="character" w:styleId="FootnoteReference">
    <w:name w:val="footnote reference"/>
    <w:rPr>
      <w:vertAlign w:val="superscript"/>
    </w:rPr>
  </w:style>
  <w:style w:type="character" w:styleId="FootnoteTextChar" w:customStyle="1">
    <w:name w:val="Footnote Text Char"/>
    <w:basedOn w:val="DefaultParagraphFont"/>
    <w:uiPriority w:val="99"/>
    <w:qFormat/>
    <w:rsid w:val="00133efc"/>
    <w:rPr>
      <w:sz w:val="20"/>
      <w:szCs w:val="20"/>
    </w:rPr>
  </w:style>
  <w:style w:type="character" w:styleId="FootnoteTextChar1" w:customStyle="1">
    <w:name w:val="Footnote Text Char1"/>
    <w:basedOn w:val="DefaultParagraphFont"/>
    <w:link w:val="FootnoteText"/>
    <w:qFormat/>
    <w:rsid w:val="00133efc"/>
    <w:rPr>
      <w:rFonts w:ascii="Arial" w:hAnsi="Arial" w:eastAsia="Times New Roman" w:cs="Times New Roman"/>
      <w:sz w:val="20"/>
      <w:szCs w:val="20"/>
      <w:lang w:eastAsia="ar-SA"/>
    </w:rPr>
  </w:style>
  <w:style w:type="character" w:styleId="CommentReference">
    <w:name w:val="annotation reference"/>
    <w:uiPriority w:val="99"/>
    <w:semiHidden/>
    <w:unhideWhenUsed/>
    <w:qFormat/>
    <w:rsid w:val="00133efc"/>
    <w:rPr>
      <w:sz w:val="16"/>
      <w:szCs w:val="16"/>
    </w:rPr>
  </w:style>
  <w:style w:type="character" w:styleId="CommentTextChar" w:customStyle="1">
    <w:name w:val="Comment Text Char"/>
    <w:basedOn w:val="DefaultParagraphFont"/>
    <w:link w:val="CommentText"/>
    <w:uiPriority w:val="99"/>
    <w:qFormat/>
    <w:rsid w:val="00133efc"/>
    <w:rPr>
      <w:rFonts w:ascii="Arial" w:hAnsi="Arial" w:eastAsia="Times New Roman" w:cs="Times New Roman"/>
      <w:sz w:val="20"/>
      <w:szCs w:val="20"/>
      <w:lang w:eastAsia="ar-SA"/>
    </w:rPr>
  </w:style>
  <w:style w:type="character" w:styleId="Strong">
    <w:name w:val="Strong"/>
    <w:basedOn w:val="DefaultParagraphFont"/>
    <w:uiPriority w:val="22"/>
    <w:qFormat/>
    <w:rsid w:val="00133efc"/>
    <w:rPr>
      <w:b/>
      <w:bCs/>
    </w:rPr>
  </w:style>
  <w:style w:type="character" w:styleId="FooterChar" w:customStyle="1">
    <w:name w:val="Footer Char"/>
    <w:basedOn w:val="DefaultParagraphFont"/>
    <w:uiPriority w:val="99"/>
    <w:qFormat/>
    <w:rsid w:val="00133efc"/>
    <w:rPr/>
  </w:style>
  <w:style w:type="character" w:styleId="FooterChar1" w:customStyle="1">
    <w:name w:val="Footer Char1"/>
    <w:basedOn w:val="DefaultParagraphFont"/>
    <w:link w:val="Footer"/>
    <w:uiPriority w:val="99"/>
    <w:qFormat/>
    <w:rsid w:val="00133efc"/>
    <w:rPr>
      <w:rFonts w:ascii="Arial" w:hAnsi="Arial" w:eastAsia="Times New Roman" w:cs="Times New Roman"/>
      <w:sz w:val="21"/>
      <w:szCs w:val="24"/>
      <w:lang w:eastAsia="ar-SA"/>
    </w:rPr>
  </w:style>
  <w:style w:type="character" w:styleId="IntenseReference">
    <w:name w:val="Intense Reference"/>
    <w:basedOn w:val="DefaultParagraphFont"/>
    <w:uiPriority w:val="32"/>
    <w:qFormat/>
    <w:rsid w:val="00133efc"/>
    <w:rPr>
      <w:b/>
      <w:bCs/>
      <w:smallCaps/>
      <w:color w:themeColor="accent2" w:val="ED7D31"/>
      <w:spacing w:val="5"/>
      <w:u w:val="single"/>
    </w:rPr>
  </w:style>
  <w:style w:type="character" w:styleId="chicklets3" w:customStyle="1">
    <w:name w:val="chicklets3"/>
    <w:basedOn w:val="DefaultParagraphFont"/>
    <w:qFormat/>
    <w:rsid w:val="00133efc"/>
    <w:rPr>
      <w:rFonts w:ascii="Verdana" w:hAnsi="Verdana"/>
      <w:sz w:val="19"/>
      <w:szCs w:val="19"/>
    </w:rPr>
  </w:style>
  <w:style w:type="character" w:styleId="Hyperlink">
    <w:name w:val="Hyperlink"/>
    <w:uiPriority w:val="99"/>
    <w:rsid w:val="00133efc"/>
    <w:rPr>
      <w:color w:val="0000FF"/>
      <w:u w:val="single"/>
    </w:rPr>
  </w:style>
  <w:style w:type="character" w:styleId="BodyTextChar" w:customStyle="1">
    <w:name w:val="Body Text Char"/>
    <w:basedOn w:val="DefaultParagraphFont"/>
    <w:qFormat/>
    <w:rsid w:val="00133efc"/>
    <w:rPr>
      <w:rFonts w:ascii="Arial" w:hAnsi="Arial" w:eastAsia="Times New Roman" w:cs="Times New Roman"/>
      <w:sz w:val="21"/>
      <w:szCs w:val="24"/>
      <w:lang w:eastAsia="ar-SA"/>
    </w:rPr>
  </w:style>
  <w:style w:type="character" w:styleId="CaptionChar" w:customStyle="1">
    <w:name w:val="Caption Char"/>
    <w:basedOn w:val="DefaultParagraphFont"/>
    <w:link w:val="Caption"/>
    <w:qFormat/>
    <w:rsid w:val="00133efc"/>
    <w:rPr>
      <w:rFonts w:ascii="Trebuchet MS" w:hAnsi="Trebuchet MS" w:eastAsia="Times New Roman" w:cs="Times New Roman"/>
      <w:i/>
      <w:iCs/>
      <w:sz w:val="18"/>
      <w:szCs w:val="18"/>
      <w:shd w:fill="FFFFFF" w:val="clear"/>
      <w:lang w:eastAsia="ar-SA"/>
    </w:rPr>
  </w:style>
  <w:style w:type="character" w:styleId="BodyTextIndent3Char" w:customStyle="1">
    <w:name w:val="Body Text Indent 3 Char"/>
    <w:basedOn w:val="DefaultParagraphFont"/>
    <w:link w:val="BodyTextIndent3"/>
    <w:uiPriority w:val="99"/>
    <w:semiHidden/>
    <w:qFormat/>
    <w:rsid w:val="00133efc"/>
    <w:rPr>
      <w:sz w:val="16"/>
      <w:szCs w:val="16"/>
    </w:rPr>
  </w:style>
  <w:style w:type="character" w:styleId="style41" w:customStyle="1">
    <w:name w:val="style41"/>
    <w:qFormat/>
    <w:rsid w:val="00133efc"/>
    <w:rPr>
      <w:rFonts w:ascii="Arial" w:hAnsi="Arial" w:cs="Arial"/>
      <w:sz w:val="20"/>
      <w:szCs w:val="20"/>
    </w:rPr>
  </w:style>
  <w:style w:type="character" w:styleId="WW8Num10z1" w:customStyle="1">
    <w:name w:val="WW8Num10z1"/>
    <w:qFormat/>
    <w:rsid w:val="00133efc"/>
    <w:rPr>
      <w:rFonts w:ascii="Courier New" w:hAnsi="Courier New" w:cs="Courier New"/>
    </w:rPr>
  </w:style>
  <w:style w:type="character" w:styleId="BalloonTextChar" w:customStyle="1">
    <w:name w:val="Balloon Text Char"/>
    <w:basedOn w:val="DefaultParagraphFont"/>
    <w:link w:val="BalloonText"/>
    <w:uiPriority w:val="99"/>
    <w:qFormat/>
    <w:rsid w:val="00133efc"/>
    <w:rPr>
      <w:rFonts w:ascii="Segoe UI" w:hAnsi="Segoe UI" w:cs="Segoe UI"/>
      <w:sz w:val="18"/>
      <w:szCs w:val="18"/>
    </w:rPr>
  </w:style>
  <w:style w:type="character" w:styleId="CommentSubjectChar" w:customStyle="1">
    <w:name w:val="Comment Subject Char"/>
    <w:basedOn w:val="CommentTextChar"/>
    <w:link w:val="annotationsubject"/>
    <w:uiPriority w:val="99"/>
    <w:semiHidden/>
    <w:qFormat/>
    <w:rsid w:val="00133efc"/>
    <w:rPr>
      <w:rFonts w:ascii="Arial" w:hAnsi="Arial" w:eastAsia="Times New Roman" w:cs="Times New Roman"/>
      <w:b/>
      <w:bCs/>
      <w:sz w:val="20"/>
      <w:szCs w:val="20"/>
      <w:lang w:eastAsia="ar-SA"/>
    </w:rPr>
  </w:style>
  <w:style w:type="character" w:styleId="HeaderChar" w:customStyle="1">
    <w:name w:val="Header Char"/>
    <w:basedOn w:val="DefaultParagraphFont"/>
    <w:link w:val="Header"/>
    <w:uiPriority w:val="99"/>
    <w:qFormat/>
    <w:rsid w:val="00133efc"/>
    <w:rPr/>
  </w:style>
  <w:style w:type="character" w:styleId="FootnoteChar" w:customStyle="1">
    <w:name w:val="Footnote Char"/>
    <w:link w:val="Footnote"/>
    <w:qFormat/>
    <w:rsid w:val="00133efc"/>
    <w:rPr>
      <w:rFonts w:ascii="Calibri" w:hAnsi="Calibri" w:eastAsia="Calibri" w:cs="Times New Roman"/>
      <w:sz w:val="20"/>
      <w:szCs w:val="20"/>
    </w:rPr>
  </w:style>
  <w:style w:type="character" w:styleId="apple-converted-space" w:customStyle="1">
    <w:name w:val="apple-converted-space"/>
    <w:basedOn w:val="DefaultParagraphFont"/>
    <w:qFormat/>
    <w:rsid w:val="003258e2"/>
    <w:rPr/>
  </w:style>
  <w:style w:type="character" w:styleId="NoSpacingChar" w:customStyle="1">
    <w:name w:val="No Spacing Char"/>
    <w:link w:val="NoSpacing"/>
    <w:uiPriority w:val="1"/>
    <w:qFormat/>
    <w:rsid w:val="003258e2"/>
    <w:rPr>
      <w:rFonts w:ascii="Calibri" w:hAnsi="Calibri" w:eastAsia="Calibri" w:cs="Times New Roman"/>
    </w:rPr>
  </w:style>
  <w:style w:type="character" w:styleId="noexcerpt" w:customStyle="1">
    <w:name w:val="noexcerpt"/>
    <w:basedOn w:val="DefaultParagraphFont"/>
    <w:qFormat/>
    <w:rsid w:val="003258e2"/>
    <w:rPr/>
  </w:style>
  <w:style w:type="character" w:styleId="ipa" w:customStyle="1">
    <w:name w:val="ipa"/>
    <w:basedOn w:val="DefaultParagraphFont"/>
    <w:qFormat/>
    <w:rsid w:val="003258e2"/>
    <w:rPr/>
  </w:style>
  <w:style w:type="character" w:styleId="HTMLCite">
    <w:name w:val="HTML Cite"/>
    <w:uiPriority w:val="99"/>
    <w:semiHidden/>
    <w:unhideWhenUsed/>
    <w:qFormat/>
    <w:rsid w:val="003258e2"/>
    <w:rPr>
      <w:i/>
      <w:iCs/>
    </w:rPr>
  </w:style>
  <w:style w:type="character" w:styleId="FootnoteCharactersuser" w:customStyle="1">
    <w:name w:val="Footnote Characters (user)"/>
    <w:qFormat/>
    <w:rsid w:val="003258e2"/>
    <w:rPr>
      <w:vertAlign w:val="superscript"/>
    </w:rPr>
  </w:style>
  <w:style w:type="character" w:styleId="FollowedHyperlink">
    <w:name w:val="FollowedHyperlink"/>
    <w:uiPriority w:val="99"/>
    <w:semiHidden/>
    <w:unhideWhenUsed/>
    <w:rsid w:val="003258e2"/>
    <w:rPr>
      <w:color w:val="800080"/>
      <w:u w:val="single"/>
    </w:rPr>
  </w:style>
  <w:style w:type="character" w:styleId="Style1Char" w:customStyle="1">
    <w:name w:val="Style1 Char"/>
    <w:link w:val="Style11"/>
    <w:qFormat/>
    <w:rsid w:val="003258e2"/>
    <w:rPr>
      <w:rFonts w:ascii="Arial" w:hAnsi="Arial" w:eastAsia="Times New Roman" w:cs="Times New Roman"/>
      <w:sz w:val="24"/>
      <w:szCs w:val="24"/>
    </w:rPr>
  </w:style>
  <w:style w:type="character" w:styleId="Style3Char" w:customStyle="1">
    <w:name w:val="Style3 Char"/>
    <w:link w:val="Style31"/>
    <w:qFormat/>
    <w:rsid w:val="003258e2"/>
    <w:rPr>
      <w:rFonts w:ascii="Calibri" w:hAnsi="Calibri" w:eastAsia="Calibri" w:cs="Times New Roman"/>
      <w:bCs/>
      <w:i/>
      <w:sz w:val="24"/>
      <w:szCs w:val="24"/>
      <w:u w:val="single"/>
      <w:lang w:val="x-none" w:eastAsia="x-none"/>
    </w:rPr>
  </w:style>
  <w:style w:type="character" w:styleId="Emphasis">
    <w:name w:val="Emphasis"/>
    <w:uiPriority w:val="20"/>
    <w:qFormat/>
    <w:rsid w:val="003258e2"/>
    <w:rPr>
      <w:i/>
      <w:iCs/>
    </w:rPr>
  </w:style>
  <w:style w:type="character" w:styleId="CommentTextChar1" w:customStyle="1">
    <w:name w:val="Comment Text Char1"/>
    <w:uiPriority w:val="99"/>
    <w:semiHidden/>
    <w:qFormat/>
    <w:rsid w:val="003258e2"/>
    <w:rPr>
      <w:rFonts w:ascii="Calibri" w:hAnsi="Calibri" w:eastAsia="Calibri" w:cs="Arial"/>
      <w:sz w:val="20"/>
      <w:szCs w:val="20"/>
    </w:rPr>
  </w:style>
  <w:style w:type="character" w:styleId="CommentSubjectChar1" w:customStyle="1">
    <w:name w:val="Comment Subject Char1"/>
    <w:uiPriority w:val="99"/>
    <w:semiHidden/>
    <w:qFormat/>
    <w:rsid w:val="003258e2"/>
    <w:rPr>
      <w:rFonts w:ascii="Calibri" w:hAnsi="Calibri" w:eastAsia="Calibri" w:cs="Arial"/>
      <w:b/>
      <w:bCs/>
      <w:sz w:val="20"/>
      <w:szCs w:val="20"/>
    </w:rPr>
  </w:style>
  <w:style w:type="character" w:styleId="BalloonTextChar1" w:customStyle="1">
    <w:name w:val="Balloon Text Char1"/>
    <w:uiPriority w:val="99"/>
    <w:semiHidden/>
    <w:qFormat/>
    <w:rsid w:val="003258e2"/>
    <w:rPr>
      <w:rFonts w:ascii="Segoe UI" w:hAnsi="Segoe UI" w:eastAsia="Calibri" w:cs="Segoe UI"/>
      <w:sz w:val="18"/>
      <w:szCs w:val="18"/>
    </w:rPr>
  </w:style>
  <w:style w:type="character" w:styleId="stepnumber" w:customStyle="1">
    <w:name w:val="stepnumber"/>
    <w:qFormat/>
    <w:rsid w:val="003258e2"/>
    <w:rPr/>
  </w:style>
  <w:style w:type="character" w:styleId="mw-headline" w:customStyle="1">
    <w:name w:val="mw-headline"/>
    <w:qFormat/>
    <w:rsid w:val="003258e2"/>
    <w:rPr/>
  </w:style>
  <w:style w:type="character" w:styleId="mw-editsection" w:customStyle="1">
    <w:name w:val="mw-editsection"/>
    <w:qFormat/>
    <w:rsid w:val="003258e2"/>
    <w:rPr/>
  </w:style>
  <w:style w:type="character" w:styleId="mw-editsection-bracket" w:customStyle="1">
    <w:name w:val="mw-editsection-bracket"/>
    <w:qFormat/>
    <w:rsid w:val="003258e2"/>
    <w:rPr/>
  </w:style>
  <w:style w:type="character" w:styleId="IntenseEmphasis">
    <w:name w:val="Intense Emphasis"/>
    <w:uiPriority w:val="21"/>
    <w:qFormat/>
    <w:rsid w:val="003258e2"/>
    <w:rPr>
      <w:b/>
      <w:bCs/>
      <w:i/>
      <w:iCs/>
      <w:color w:val="4F81BD"/>
    </w:rPr>
  </w:style>
  <w:style w:type="character" w:styleId="TitleChar" w:customStyle="1">
    <w:name w:val="Title Char"/>
    <w:basedOn w:val="DefaultParagraphFont"/>
    <w:link w:val="Title"/>
    <w:uiPriority w:val="10"/>
    <w:qFormat/>
    <w:rsid w:val="003258e2"/>
    <w:rPr>
      <w:rFonts w:ascii="Cambria" w:hAnsi="Cambria" w:eastAsia="Times New Roman" w:cs="Times New Roman"/>
      <w:color w:val="17365D"/>
      <w:spacing w:val="5"/>
      <w:kern w:val="2"/>
      <w:sz w:val="52"/>
      <w:szCs w:val="52"/>
    </w:rPr>
  </w:style>
  <w:style w:type="character" w:styleId="SubtitleChar" w:customStyle="1">
    <w:name w:val="Subtitle Char"/>
    <w:basedOn w:val="DefaultParagraphFont"/>
    <w:link w:val="Subtitle"/>
    <w:uiPriority w:val="11"/>
    <w:qFormat/>
    <w:rsid w:val="003258e2"/>
    <w:rPr>
      <w:rFonts w:ascii="Cambria" w:hAnsi="Cambria" w:eastAsia="Times New Roman" w:cs="Times New Roman"/>
      <w:i/>
      <w:iCs/>
      <w:color w:val="4F81BD"/>
      <w:spacing w:val="15"/>
      <w:sz w:val="24"/>
      <w:szCs w:val="24"/>
    </w:rPr>
  </w:style>
  <w:style w:type="character" w:styleId="QuoteChar" w:customStyle="1">
    <w:name w:val="Quote Char"/>
    <w:basedOn w:val="DefaultParagraphFont"/>
    <w:link w:val="Quote"/>
    <w:uiPriority w:val="29"/>
    <w:qFormat/>
    <w:rsid w:val="003258e2"/>
    <w:rPr>
      <w:rFonts w:ascii="Calibri" w:hAnsi="Calibri" w:eastAsia="Calibri" w:cs="Times New Roman"/>
      <w:i/>
      <w:iCs/>
      <w:color w:val="000000"/>
      <w:lang w:val="x-none" w:eastAsia="x-none"/>
    </w:rPr>
  </w:style>
  <w:style w:type="character" w:styleId="IntenseQuoteChar" w:customStyle="1">
    <w:name w:val="Intense Quote Char"/>
    <w:basedOn w:val="DefaultParagraphFont"/>
    <w:link w:val="IntenseQuote"/>
    <w:uiPriority w:val="30"/>
    <w:qFormat/>
    <w:rsid w:val="003258e2"/>
    <w:rPr>
      <w:rFonts w:ascii="Calibri" w:hAnsi="Calibri" w:eastAsia="Calibri" w:cs="Times New Roman"/>
      <w:b/>
      <w:bCs/>
      <w:i/>
      <w:iCs/>
      <w:color w:val="4F81BD"/>
      <w:lang w:val="x-none" w:eastAsia="x-none"/>
    </w:rPr>
  </w:style>
  <w:style w:type="character" w:styleId="SubtleEmphasis">
    <w:name w:val="Subtle Emphasis"/>
    <w:uiPriority w:val="19"/>
    <w:qFormat/>
    <w:rsid w:val="003258e2"/>
    <w:rPr>
      <w:i/>
      <w:iCs/>
      <w:color w:val="808080"/>
    </w:rPr>
  </w:style>
  <w:style w:type="character" w:styleId="SubtleReference">
    <w:name w:val="Subtle Reference"/>
    <w:uiPriority w:val="31"/>
    <w:qFormat/>
    <w:rsid w:val="003258e2"/>
    <w:rPr>
      <w:smallCaps/>
      <w:color w:val="C0504D"/>
      <w:u w:val="single"/>
    </w:rPr>
  </w:style>
  <w:style w:type="character" w:styleId="BookTitle">
    <w:name w:val="Book Title"/>
    <w:uiPriority w:val="33"/>
    <w:qFormat/>
    <w:rsid w:val="003258e2"/>
    <w:rPr>
      <w:b/>
      <w:bCs/>
      <w:smallCaps/>
      <w:spacing w:val="5"/>
    </w:rPr>
  </w:style>
  <w:style w:type="character" w:styleId="hw" w:customStyle="1">
    <w:name w:val="hw"/>
    <w:qFormat/>
    <w:rsid w:val="003258e2"/>
    <w:rPr/>
  </w:style>
  <w:style w:type="character" w:styleId="hwc" w:customStyle="1">
    <w:name w:val="hwc"/>
    <w:qFormat/>
    <w:rsid w:val="003258e2"/>
    <w:rPr/>
  </w:style>
  <w:style w:type="character" w:styleId="description" w:customStyle="1">
    <w:name w:val="description"/>
    <w:qFormat/>
    <w:rsid w:val="003258e2"/>
    <w:rPr/>
  </w:style>
  <w:style w:type="character" w:styleId="speakertitle" w:customStyle="1">
    <w:name w:val="speakertitle"/>
    <w:qFormat/>
    <w:rsid w:val="003258e2"/>
    <w:rPr/>
  </w:style>
  <w:style w:type="character" w:styleId="mini" w:customStyle="1">
    <w:name w:val="mini"/>
    <w:qFormat/>
    <w:rsid w:val="003258e2"/>
    <w:rPr/>
  </w:style>
  <w:style w:type="character" w:styleId="ft18" w:customStyle="1">
    <w:name w:val="ft18"/>
    <w:qFormat/>
    <w:rsid w:val="003258e2"/>
    <w:rPr/>
  </w:style>
  <w:style w:type="character" w:styleId="FontStyle31" w:customStyle="1">
    <w:name w:val="Font Style31"/>
    <w:uiPriority w:val="99"/>
    <w:qFormat/>
    <w:rsid w:val="003258e2"/>
    <w:rPr>
      <w:rFonts w:ascii="Arial" w:hAnsi="Arial" w:cs="Arial"/>
      <w:b/>
      <w:bCs/>
      <w:sz w:val="22"/>
      <w:szCs w:val="22"/>
    </w:rPr>
  </w:style>
  <w:style w:type="character" w:styleId="Style14pt" w:customStyle="1">
    <w:name w:val="Style 14 pt"/>
    <w:qFormat/>
    <w:rsid w:val="003258e2"/>
    <w:rPr>
      <w:rFonts w:ascii="Arial" w:hAnsi="Arial"/>
      <w:b/>
      <w:kern w:val="2"/>
      <w:sz w:val="28"/>
      <w:u w:val="single"/>
    </w:rPr>
  </w:style>
  <w:style w:type="character" w:styleId="WW8Num16z1" w:customStyle="1">
    <w:name w:val="WW8Num16z1"/>
    <w:qFormat/>
    <w:rsid w:val="003258e2"/>
    <w:rPr>
      <w:rFonts w:ascii="Courier New" w:hAnsi="Courier New" w:cs="Courier New"/>
    </w:rPr>
  </w:style>
  <w:style w:type="character" w:styleId="BodyText2Char" w:customStyle="1">
    <w:name w:val="Body Text 2 Char"/>
    <w:basedOn w:val="DefaultParagraphFont"/>
    <w:link w:val="BodyText2"/>
    <w:uiPriority w:val="99"/>
    <w:semiHidden/>
    <w:qFormat/>
    <w:rsid w:val="00752c9c"/>
    <w:rPr/>
  </w:style>
  <w:style w:type="character" w:styleId="IndexLink">
    <w:name w:val="Index Link"/>
    <w:qFormat/>
    <w:rPr/>
  </w:style>
  <w:style w:type="character" w:styleId="LineNumber">
    <w:name w:val="line number"/>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rsid w:val="00133efc"/>
    <w:pPr>
      <w:suppressAutoHyphens w:val="true"/>
      <w:spacing w:lineRule="auto" w:line="240" w:before="0" w:after="120"/>
      <w:jc w:val="both"/>
    </w:pPr>
    <w:rPr>
      <w:rFonts w:ascii="Arial" w:hAnsi="Arial" w:eastAsia="Times New Roman" w:cs="Times New Roman"/>
      <w:sz w:val="21"/>
      <w:szCs w:val="24"/>
      <w:lang w:eastAsia="ar-SA"/>
    </w:rPr>
  </w:style>
  <w:style w:type="paragraph" w:styleId="List">
    <w:name w:val="List"/>
    <w:basedOn w:val="BodyText"/>
    <w:pPr/>
    <w:rPr>
      <w:rFonts w:cs="Noto Sans"/>
    </w:rPr>
  </w:style>
  <w:style w:type="paragraph" w:styleId="Caption">
    <w:name w:val="caption"/>
    <w:basedOn w:val="Normal"/>
    <w:next w:val="Normal"/>
    <w:link w:val="CaptionChar"/>
    <w:qFormat/>
    <w:rsid w:val="00133efc"/>
    <w:pPr>
      <w:shd w:val="clear" w:color="auto" w:fill="FFFFFF"/>
      <w:suppressAutoHyphens w:val="true"/>
      <w:spacing w:lineRule="auto" w:line="240" w:before="120" w:after="120"/>
      <w:jc w:val="both"/>
    </w:pPr>
    <w:rPr>
      <w:rFonts w:ascii="Trebuchet MS" w:hAnsi="Trebuchet MS" w:eastAsia="Times New Roman" w:cs="Times New Roman"/>
      <w:i/>
      <w:iCs/>
      <w:sz w:val="18"/>
      <w:szCs w:val="18"/>
      <w:lang w:eastAsia="ar-SA"/>
    </w:rPr>
  </w:style>
  <w:style w:type="paragraph" w:styleId="Index">
    <w:name w:val="Index"/>
    <w:basedOn w:val="Normal"/>
    <w:qFormat/>
    <w:pPr>
      <w:suppressLineNumbers/>
    </w:pPr>
    <w:rPr>
      <w:rFonts w:cs="Noto Sans"/>
    </w:rPr>
  </w:style>
  <w:style w:type="paragraph" w:styleId="ListParagraph">
    <w:name w:val="List Paragraph"/>
    <w:basedOn w:val="Normal"/>
    <w:link w:val="ListParagraphChar"/>
    <w:uiPriority w:val="34"/>
    <w:qFormat/>
    <w:rsid w:val="00133efc"/>
    <w:pPr>
      <w:suppressAutoHyphens w:val="true"/>
      <w:spacing w:lineRule="auto" w:line="276" w:before="0" w:after="200"/>
      <w:ind w:start="720"/>
    </w:pPr>
    <w:rPr>
      <w:rFonts w:ascii="Calibri" w:hAnsi="Calibri" w:eastAsia="Calibri" w:cs="Times New Roman"/>
      <w:lang w:eastAsia="ar-SA"/>
    </w:rPr>
  </w:style>
  <w:style w:type="paragraph" w:styleId="FootnoteText">
    <w:name w:val="footnote text"/>
    <w:basedOn w:val="Normal"/>
    <w:link w:val="FootnoteTextChar1"/>
    <w:uiPriority w:val="99"/>
    <w:rsid w:val="00133efc"/>
    <w:pPr>
      <w:suppressAutoHyphens w:val="true"/>
      <w:spacing w:lineRule="auto" w:line="240" w:before="120" w:after="120"/>
      <w:jc w:val="both"/>
    </w:pPr>
    <w:rPr>
      <w:rFonts w:ascii="Arial" w:hAnsi="Arial" w:eastAsia="Times New Roman" w:cs="Times New Roman"/>
      <w:sz w:val="20"/>
      <w:szCs w:val="20"/>
      <w:lang w:eastAsia="ar-SA"/>
    </w:rPr>
  </w:style>
  <w:style w:type="paragraph" w:styleId="NormalWeb">
    <w:name w:val="Normal (Web)"/>
    <w:basedOn w:val="Normal"/>
    <w:uiPriority w:val="99"/>
    <w:unhideWhenUsed/>
    <w:qFormat/>
    <w:rsid w:val="00133efc"/>
    <w:pPr>
      <w:spacing w:lineRule="auto" w:line="240" w:beforeAutospacing="1" w:afterAutospacing="1"/>
    </w:pPr>
    <w:rPr>
      <w:rFonts w:ascii="Times New Roman" w:hAnsi="Times New Roman" w:eastAsia="Times New Roman" w:cs="Times New Roman"/>
      <w:sz w:val="24"/>
      <w:szCs w:val="24"/>
    </w:rPr>
  </w:style>
  <w:style w:type="paragraph" w:styleId="CommentText">
    <w:name w:val="annotation text"/>
    <w:basedOn w:val="Normal"/>
    <w:link w:val="CommentTextChar"/>
    <w:uiPriority w:val="99"/>
    <w:unhideWhenUsed/>
    <w:rsid w:val="00133efc"/>
    <w:pPr>
      <w:suppressAutoHyphens w:val="true"/>
      <w:spacing w:lineRule="auto" w:line="240" w:before="120" w:after="120"/>
      <w:jc w:val="both"/>
    </w:pPr>
    <w:rPr>
      <w:rFonts w:ascii="Arial" w:hAnsi="Arial" w:eastAsia="Times New Roman" w:cs="Times New Roman"/>
      <w:sz w:val="20"/>
      <w:szCs w:val="20"/>
      <w:lang w:eastAsia="ar-SA"/>
    </w:rPr>
  </w:style>
  <w:style w:type="paragraph" w:styleId="HeaderandFooter">
    <w:name w:val="Header and Footer"/>
    <w:basedOn w:val="Normal"/>
    <w:qFormat/>
    <w:pPr/>
    <w:rPr/>
  </w:style>
  <w:style w:type="paragraph" w:styleId="Footer">
    <w:name w:val="footer"/>
    <w:basedOn w:val="Normal"/>
    <w:link w:val="FooterChar1"/>
    <w:uiPriority w:val="99"/>
    <w:rsid w:val="00133efc"/>
    <w:pPr>
      <w:suppressAutoHyphens w:val="true"/>
      <w:spacing w:lineRule="auto" w:line="240" w:before="60" w:after="60"/>
      <w:jc w:val="both"/>
    </w:pPr>
    <w:rPr>
      <w:rFonts w:ascii="Arial" w:hAnsi="Arial" w:eastAsia="Times New Roman" w:cs="Times New Roman"/>
      <w:sz w:val="21"/>
      <w:szCs w:val="24"/>
      <w:lang w:eastAsia="ar-SA"/>
    </w:rPr>
  </w:style>
  <w:style w:type="paragraph" w:styleId="Default" w:customStyle="1">
    <w:name w:val="Default"/>
    <w:qFormat/>
    <w:rsid w:val="00133efc"/>
    <w:pPr>
      <w:widowControl/>
      <w:bidi w:val="0"/>
      <w:spacing w:lineRule="auto" w:line="240" w:before="0" w:after="0"/>
      <w:jc w:val="start"/>
    </w:pPr>
    <w:rPr>
      <w:rFonts w:ascii="Arial" w:hAnsi="Arial" w:eastAsia="Times New Roman" w:cs="Arial"/>
      <w:color w:val="000000"/>
      <w:kern w:val="0"/>
      <w:sz w:val="24"/>
      <w:szCs w:val="24"/>
      <w:lang w:val="en-US" w:eastAsia="en-US" w:bidi="ar-SA"/>
    </w:rPr>
  </w:style>
  <w:style w:type="paragraph" w:styleId="CM198" w:customStyle="1">
    <w:name w:val="CM198"/>
    <w:basedOn w:val="Normal"/>
    <w:next w:val="Normal"/>
    <w:uiPriority w:val="99"/>
    <w:qFormat/>
    <w:rsid w:val="00133efc"/>
    <w:pPr>
      <w:widowControl w:val="false"/>
      <w:spacing w:lineRule="auto" w:line="240" w:before="0" w:after="273"/>
    </w:pPr>
    <w:rPr>
      <w:rFonts w:ascii="Arial" w:hAnsi="Arial" w:eastAsia="Times New Roman" w:cs="Arial"/>
      <w:sz w:val="24"/>
      <w:szCs w:val="24"/>
      <w:lang w:val="en-GB" w:eastAsia="en-GB"/>
    </w:rPr>
  </w:style>
  <w:style w:type="paragraph" w:styleId="CM78" w:customStyle="1">
    <w:name w:val="CM78"/>
    <w:basedOn w:val="Normal"/>
    <w:next w:val="Normal"/>
    <w:uiPriority w:val="99"/>
    <w:qFormat/>
    <w:rsid w:val="00133efc"/>
    <w:pPr>
      <w:widowControl w:val="false"/>
      <w:spacing w:lineRule="atLeast" w:line="278" w:before="0" w:after="0"/>
    </w:pPr>
    <w:rPr>
      <w:rFonts w:ascii="Arial" w:hAnsi="Arial" w:eastAsia="Times New Roman" w:cs="Arial"/>
      <w:sz w:val="24"/>
      <w:szCs w:val="24"/>
      <w:lang w:val="en-GB" w:eastAsia="en-GB"/>
    </w:rPr>
  </w:style>
  <w:style w:type="paragraph" w:styleId="Pa2" w:customStyle="1">
    <w:name w:val="Pa2"/>
    <w:basedOn w:val="Normal"/>
    <w:next w:val="Normal"/>
    <w:uiPriority w:val="99"/>
    <w:qFormat/>
    <w:rsid w:val="00133efc"/>
    <w:pPr>
      <w:spacing w:lineRule="atLeast" w:line="201" w:before="0" w:after="0"/>
    </w:pPr>
    <w:rPr>
      <w:rFonts w:ascii="Gill Sans MT" w:hAnsi="Gill Sans MT"/>
      <w:sz w:val="24"/>
      <w:szCs w:val="24"/>
    </w:rPr>
  </w:style>
  <w:style w:type="paragraph" w:styleId="Pa9" w:customStyle="1">
    <w:name w:val="Pa9"/>
    <w:basedOn w:val="Normal"/>
    <w:next w:val="Normal"/>
    <w:uiPriority w:val="99"/>
    <w:qFormat/>
    <w:rsid w:val="00133efc"/>
    <w:pPr>
      <w:spacing w:lineRule="atLeast" w:line="201" w:before="0" w:after="0"/>
    </w:pPr>
    <w:rPr>
      <w:rFonts w:ascii="Gill Sans MT" w:hAnsi="Gill Sans MT"/>
      <w:sz w:val="24"/>
      <w:szCs w:val="24"/>
    </w:rPr>
  </w:style>
  <w:style w:type="paragraph" w:styleId="Pa15" w:customStyle="1">
    <w:name w:val="Pa15"/>
    <w:basedOn w:val="Normal"/>
    <w:next w:val="Normal"/>
    <w:uiPriority w:val="99"/>
    <w:qFormat/>
    <w:rsid w:val="00133efc"/>
    <w:pPr>
      <w:spacing w:lineRule="atLeast" w:line="201" w:before="0" w:after="0"/>
    </w:pPr>
    <w:rPr>
      <w:rFonts w:ascii="Gill Sans MT" w:hAnsi="Gill Sans MT"/>
      <w:sz w:val="24"/>
      <w:szCs w:val="24"/>
    </w:rPr>
  </w:style>
  <w:style w:type="paragraph" w:styleId="style21" w:customStyle="1">
    <w:name w:val="style2"/>
    <w:basedOn w:val="Normal"/>
    <w:qFormat/>
    <w:rsid w:val="00133efc"/>
    <w:pPr>
      <w:spacing w:lineRule="auto" w:line="240" w:beforeAutospacing="1" w:afterAutospacing="1"/>
    </w:pPr>
    <w:rPr>
      <w:rFonts w:ascii="Times New Roman" w:hAnsi="Times New Roman" w:eastAsia="Times New Roman" w:cs="Times New Roman"/>
      <w:sz w:val="24"/>
      <w:szCs w:val="24"/>
    </w:rPr>
  </w:style>
  <w:style w:type="paragraph" w:styleId="BodyTextIndent3">
    <w:name w:val="Body Text Indent 3"/>
    <w:basedOn w:val="Normal"/>
    <w:link w:val="BodyTextIndent3Char"/>
    <w:uiPriority w:val="99"/>
    <w:semiHidden/>
    <w:unhideWhenUsed/>
    <w:qFormat/>
    <w:rsid w:val="00133efc"/>
    <w:pPr>
      <w:spacing w:before="0" w:after="120"/>
      <w:ind w:start="360"/>
    </w:pPr>
    <w:rPr>
      <w:sz w:val="16"/>
      <w:szCs w:val="16"/>
    </w:rPr>
  </w:style>
  <w:style w:type="paragraph" w:styleId="TOC1">
    <w:name w:val="toc 1"/>
    <w:basedOn w:val="Normal"/>
    <w:next w:val="Normal"/>
    <w:uiPriority w:val="39"/>
    <w:rsid w:val="00133efc"/>
    <w:pPr>
      <w:tabs>
        <w:tab w:val="clear" w:pos="720"/>
        <w:tab w:val="left" w:pos="0" w:leader="none"/>
        <w:tab w:val="left" w:pos="360" w:leader="none"/>
        <w:tab w:val="right" w:pos="8100" w:leader="none"/>
        <w:tab w:val="right" w:pos="10128" w:leader="dot"/>
      </w:tabs>
      <w:suppressAutoHyphens w:val="true"/>
      <w:spacing w:lineRule="auto" w:line="240" w:before="240" w:after="240"/>
      <w:ind w:hanging="511" w:start="511" w:end="178"/>
    </w:pPr>
    <w:rPr>
      <w:rFonts w:ascii="Trebuchet MS" w:hAnsi="Trebuchet MS" w:eastAsia="Times New Roman" w:cs="Times New Roman"/>
      <w:b/>
      <w:bCs/>
      <w:color w:val="DD5333"/>
      <w:sz w:val="24"/>
      <w:szCs w:val="24"/>
      <w:lang w:eastAsia="ar-SA"/>
    </w:rPr>
  </w:style>
  <w:style w:type="paragraph" w:styleId="para" w:customStyle="1">
    <w:name w:val="para"/>
    <w:basedOn w:val="Normal"/>
    <w:qFormat/>
    <w:rsid w:val="00133efc"/>
    <w:pPr>
      <w:spacing w:lineRule="auto" w:line="240" w:beforeAutospacing="1" w:after="360"/>
    </w:pPr>
    <w:rPr>
      <w:rFonts w:ascii="Times New Roman" w:hAnsi="Times New Roman" w:eastAsia="Times New Roman" w:cs="Times New Roman"/>
      <w:sz w:val="24"/>
      <w:szCs w:val="24"/>
      <w:lang w:val="en-GB" w:eastAsia="en-GB"/>
    </w:rPr>
  </w:style>
  <w:style w:type="paragraph" w:styleId="BalloonText">
    <w:name w:val="Balloon Text"/>
    <w:basedOn w:val="Normal"/>
    <w:link w:val="BalloonTextChar"/>
    <w:uiPriority w:val="99"/>
    <w:unhideWhenUsed/>
    <w:qFormat/>
    <w:rsid w:val="00133efc"/>
    <w:pPr>
      <w:spacing w:lineRule="auto" w:line="240" w:before="0" w:after="0"/>
    </w:pPr>
    <w:rPr>
      <w:rFonts w:ascii="Segoe UI" w:hAnsi="Segoe UI" w:cs="Segoe UI"/>
      <w:sz w:val="18"/>
      <w:szCs w:val="18"/>
    </w:rPr>
  </w:style>
  <w:style w:type="paragraph" w:styleId="annotationsubject">
    <w:name w:val="annotation subject"/>
    <w:basedOn w:val="CommentText"/>
    <w:next w:val="CommentText"/>
    <w:link w:val="CommentSubjectChar"/>
    <w:uiPriority w:val="99"/>
    <w:semiHidden/>
    <w:unhideWhenUsed/>
    <w:qFormat/>
    <w:rsid w:val="00133efc"/>
    <w:pPr>
      <w:suppressAutoHyphens w:val="false"/>
      <w:spacing w:before="0" w:after="160"/>
      <w:jc w:val="start"/>
    </w:pPr>
    <w:rPr>
      <w:rFonts w:ascii="Calibri" w:hAnsi="Calibri" w:eastAsia="Calibri" w:cs="" w:asciiTheme="minorHAnsi" w:cstheme="minorBidi" w:eastAsiaTheme="minorHAnsi" w:hAnsiTheme="minorHAnsi"/>
      <w:b/>
      <w:bCs/>
      <w:lang w:eastAsia="en-US"/>
    </w:rPr>
  </w:style>
  <w:style w:type="paragraph" w:styleId="Header">
    <w:name w:val="header"/>
    <w:basedOn w:val="Normal"/>
    <w:link w:val="HeaderChar"/>
    <w:uiPriority w:val="99"/>
    <w:unhideWhenUsed/>
    <w:rsid w:val="00133efc"/>
    <w:pPr>
      <w:tabs>
        <w:tab w:val="clear" w:pos="720"/>
        <w:tab w:val="center" w:pos="4680" w:leader="none"/>
        <w:tab w:val="right" w:pos="9360" w:leader="none"/>
      </w:tabs>
      <w:spacing w:lineRule="auto" w:line="240" w:before="0" w:after="0"/>
    </w:pPr>
    <w:rPr/>
  </w:style>
  <w:style w:type="paragraph" w:styleId="Style11" w:customStyle="1">
    <w:name w:val="Style1"/>
    <w:basedOn w:val="Normal"/>
    <w:link w:val="Style1Char"/>
    <w:qFormat/>
    <w:rsid w:val="00133efc"/>
    <w:pPr>
      <w:spacing w:lineRule="auto" w:line="240" w:before="120" w:after="0"/>
      <w:ind w:start="864"/>
      <w:jc w:val="both"/>
    </w:pPr>
    <w:rPr>
      <w:rFonts w:ascii="Arial" w:hAnsi="Arial" w:eastAsia="Times New Roman" w:cs="Times New Roman"/>
      <w:sz w:val="24"/>
      <w:szCs w:val="24"/>
    </w:rPr>
  </w:style>
  <w:style w:type="paragraph" w:styleId="Revision">
    <w:name w:val="Revision"/>
    <w:uiPriority w:val="99"/>
    <w:semiHidden/>
    <w:qFormat/>
    <w:rsid w:val="00133efc"/>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Footnote" w:customStyle="1">
    <w:name w:val="Footnote"/>
    <w:basedOn w:val="FootnoteText"/>
    <w:link w:val="FootnoteChar"/>
    <w:autoRedefine/>
    <w:qFormat/>
    <w:rsid w:val="00133efc"/>
    <w:pPr>
      <w:suppressAutoHyphens w:val="false"/>
      <w:spacing w:before="0" w:after="0"/>
      <w:ind w:hanging="270"/>
      <w:jc w:val="start"/>
    </w:pPr>
    <w:rPr>
      <w:rFonts w:ascii="Calibri" w:hAnsi="Calibri" w:eastAsia="Calibri"/>
      <w:lang w:eastAsia="en-US"/>
    </w:rPr>
  </w:style>
  <w:style w:type="paragraph" w:styleId="IndexHeading">
    <w:name w:val="index heading"/>
    <w:basedOn w:val="Heading"/>
    <w:pPr/>
    <w:rPr/>
  </w:style>
  <w:style w:type="paragraph" w:styleId="TOCHeading">
    <w:name w:val="TOC Heading"/>
    <w:basedOn w:val="Heading1"/>
    <w:next w:val="Normal"/>
    <w:uiPriority w:val="39"/>
    <w:unhideWhenUsed/>
    <w:qFormat/>
    <w:rsid w:val="00133efc"/>
    <w:pPr>
      <w:keepLines/>
      <w:numPr>
        <w:ilvl w:val="0"/>
        <w:numId w:val="0"/>
      </w:numPr>
      <w:tabs>
        <w:tab w:val="clear" w:pos="270"/>
      </w:tabs>
      <w:suppressAutoHyphens w:val="false"/>
      <w:spacing w:lineRule="auto" w:line="259" w:before="240" w:after="0"/>
      <w:jc w:val="start"/>
      <w:outlineLvl w:val="9"/>
    </w:pPr>
    <w:rPr>
      <w:rFonts w:ascii="Calibri Light" w:hAnsi="Calibri Light" w:eastAsia="" w:cs="" w:asciiTheme="majorHAnsi" w:cstheme="majorBidi" w:eastAsiaTheme="majorEastAsia" w:hAnsiTheme="majorHAnsi"/>
      <w:b w:val="false"/>
      <w:bCs w:val="false"/>
      <w:color w:themeColor="accent1" w:themeShade="bf" w:val="2E74B5"/>
      <w:kern w:val="0"/>
      <w:sz w:val="32"/>
      <w:szCs w:val="32"/>
      <w:lang w:val="en-US" w:eastAsia="en-US"/>
    </w:rPr>
  </w:style>
  <w:style w:type="paragraph" w:styleId="TOC3">
    <w:name w:val="toc 3"/>
    <w:basedOn w:val="Normal"/>
    <w:next w:val="Normal"/>
    <w:autoRedefine/>
    <w:uiPriority w:val="39"/>
    <w:unhideWhenUsed/>
    <w:rsid w:val="00133efc"/>
    <w:pPr>
      <w:spacing w:before="0" w:after="100"/>
      <w:ind w:start="440"/>
    </w:pPr>
    <w:rPr/>
  </w:style>
  <w:style w:type="paragraph" w:styleId="TOC2">
    <w:name w:val="toc 2"/>
    <w:basedOn w:val="Normal"/>
    <w:next w:val="Normal"/>
    <w:autoRedefine/>
    <w:uiPriority w:val="39"/>
    <w:unhideWhenUsed/>
    <w:rsid w:val="00133efc"/>
    <w:pPr>
      <w:spacing w:before="0" w:after="100"/>
      <w:ind w:start="220"/>
    </w:pPr>
    <w:rPr/>
  </w:style>
  <w:style w:type="paragraph" w:styleId="TOC4">
    <w:name w:val="toc 4"/>
    <w:basedOn w:val="Normal"/>
    <w:next w:val="Normal"/>
    <w:autoRedefine/>
    <w:uiPriority w:val="39"/>
    <w:unhideWhenUsed/>
    <w:rsid w:val="00133efc"/>
    <w:pPr>
      <w:spacing w:before="0" w:after="100"/>
      <w:ind w:start="660"/>
    </w:pPr>
    <w:rPr/>
  </w:style>
  <w:style w:type="paragraph" w:styleId="TOC5">
    <w:name w:val="toc 5"/>
    <w:basedOn w:val="Normal"/>
    <w:next w:val="Normal"/>
    <w:autoRedefine/>
    <w:uiPriority w:val="39"/>
    <w:unhideWhenUsed/>
    <w:rsid w:val="00133efc"/>
    <w:pPr>
      <w:spacing w:before="0" w:after="100"/>
      <w:ind w:start="880"/>
    </w:pPr>
    <w:rPr/>
  </w:style>
  <w:style w:type="paragraph" w:styleId="TOC6">
    <w:name w:val="toc 6"/>
    <w:basedOn w:val="Normal"/>
    <w:next w:val="Normal"/>
    <w:autoRedefine/>
    <w:uiPriority w:val="39"/>
    <w:unhideWhenUsed/>
    <w:rsid w:val="00133efc"/>
    <w:pPr>
      <w:spacing w:before="0" w:after="100"/>
      <w:ind w:start="1100"/>
    </w:pPr>
    <w:rPr>
      <w:rFonts w:eastAsia="" w:eastAsiaTheme="minorEastAsia"/>
    </w:rPr>
  </w:style>
  <w:style w:type="paragraph" w:styleId="TOC7">
    <w:name w:val="toc 7"/>
    <w:basedOn w:val="Normal"/>
    <w:next w:val="Normal"/>
    <w:autoRedefine/>
    <w:uiPriority w:val="39"/>
    <w:unhideWhenUsed/>
    <w:rsid w:val="00133efc"/>
    <w:pPr>
      <w:spacing w:before="0" w:after="100"/>
      <w:ind w:start="1320"/>
    </w:pPr>
    <w:rPr>
      <w:rFonts w:eastAsia="" w:eastAsiaTheme="minorEastAsia"/>
    </w:rPr>
  </w:style>
  <w:style w:type="paragraph" w:styleId="TOC8">
    <w:name w:val="toc 8"/>
    <w:basedOn w:val="Normal"/>
    <w:next w:val="Normal"/>
    <w:autoRedefine/>
    <w:uiPriority w:val="39"/>
    <w:unhideWhenUsed/>
    <w:rsid w:val="00133efc"/>
    <w:pPr>
      <w:spacing w:before="0" w:after="100"/>
      <w:ind w:start="1540"/>
    </w:pPr>
    <w:rPr>
      <w:rFonts w:eastAsia="" w:eastAsiaTheme="minorEastAsia"/>
    </w:rPr>
  </w:style>
  <w:style w:type="paragraph" w:styleId="TOC9">
    <w:name w:val="toc 9"/>
    <w:basedOn w:val="Normal"/>
    <w:next w:val="Normal"/>
    <w:autoRedefine/>
    <w:uiPriority w:val="39"/>
    <w:unhideWhenUsed/>
    <w:rsid w:val="00133efc"/>
    <w:pPr>
      <w:spacing w:before="0" w:after="100"/>
      <w:ind w:start="1760"/>
    </w:pPr>
    <w:rPr>
      <w:rFonts w:eastAsia="" w:eastAsiaTheme="minorEastAsia"/>
    </w:rPr>
  </w:style>
  <w:style w:type="paragraph" w:styleId="ecxmsonormal" w:customStyle="1">
    <w:name w:val="ecxmsonormal"/>
    <w:basedOn w:val="Normal"/>
    <w:qFormat/>
    <w:rsid w:val="003258e2"/>
    <w:pPr>
      <w:spacing w:lineRule="auto" w:line="240" w:beforeAutospacing="1" w:afterAutospacing="1"/>
    </w:pPr>
    <w:rPr>
      <w:rFonts w:ascii="Times New Roman" w:hAnsi="Times New Roman" w:eastAsia="Times New Roman" w:cs="Times New Roman"/>
      <w:sz w:val="24"/>
      <w:szCs w:val="24"/>
    </w:rPr>
  </w:style>
  <w:style w:type="paragraph" w:styleId="ecxmsolistparagraph" w:customStyle="1">
    <w:name w:val="ecxmsolistparagraph"/>
    <w:basedOn w:val="Normal"/>
    <w:qFormat/>
    <w:rsid w:val="003258e2"/>
    <w:pPr>
      <w:spacing w:lineRule="auto" w:line="240" w:beforeAutospacing="1" w:afterAutospacing="1"/>
    </w:pPr>
    <w:rPr>
      <w:rFonts w:ascii="Times New Roman" w:hAnsi="Times New Roman" w:eastAsia="Times New Roman" w:cs="Times New Roman"/>
      <w:sz w:val="24"/>
      <w:szCs w:val="24"/>
    </w:rPr>
  </w:style>
  <w:style w:type="paragraph" w:styleId="NoSpacing">
    <w:name w:val="No Spacing"/>
    <w:link w:val="NoSpacingChar"/>
    <w:uiPriority w:val="1"/>
    <w:qFormat/>
    <w:rsid w:val="003258e2"/>
    <w:pPr>
      <w:widowControl/>
      <w:bidi w:val="0"/>
      <w:spacing w:lineRule="auto" w:line="240" w:before="0" w:after="0"/>
      <w:jc w:val="start"/>
    </w:pPr>
    <w:rPr>
      <w:rFonts w:ascii="Calibri" w:hAnsi="Calibri" w:eastAsia="Calibri" w:cs="Times New Roman" w:asciiTheme="minorHAnsi" w:eastAsiaTheme="minorHAnsi" w:hAnsiTheme="minorHAnsi"/>
      <w:color w:val="auto"/>
      <w:kern w:val="0"/>
      <w:sz w:val="22"/>
      <w:szCs w:val="22"/>
      <w:lang w:val="en-US" w:eastAsia="en-US" w:bidi="ar-SA"/>
    </w:rPr>
  </w:style>
  <w:style w:type="paragraph" w:styleId="Index1">
    <w:name w:val="index 1"/>
    <w:basedOn w:val="Normal"/>
    <w:next w:val="Normal"/>
    <w:autoRedefine/>
    <w:uiPriority w:val="99"/>
    <w:semiHidden/>
    <w:unhideWhenUsed/>
    <w:rsid w:val="003258e2"/>
    <w:pPr>
      <w:suppressAutoHyphens w:val="true"/>
      <w:spacing w:lineRule="auto" w:line="240" w:before="120" w:after="120"/>
      <w:ind w:hanging="210" w:start="210"/>
      <w:jc w:val="both"/>
    </w:pPr>
    <w:rPr>
      <w:rFonts w:ascii="Arial" w:hAnsi="Arial" w:eastAsia="Times New Roman" w:cs="Times New Roman"/>
      <w:sz w:val="21"/>
      <w:szCs w:val="24"/>
      <w:lang w:eastAsia="ar-SA"/>
    </w:rPr>
  </w:style>
  <w:style w:type="paragraph" w:styleId="CM34" w:customStyle="1">
    <w:name w:val="CM34"/>
    <w:basedOn w:val="Normal"/>
    <w:next w:val="Normal"/>
    <w:uiPriority w:val="99"/>
    <w:qFormat/>
    <w:rsid w:val="003258e2"/>
    <w:pPr>
      <w:widowControl w:val="false"/>
      <w:spacing w:lineRule="auto" w:line="240" w:before="0" w:after="1135"/>
    </w:pPr>
    <w:rPr>
      <w:rFonts w:ascii="JGMND G+ Helvetica" w:hAnsi="JGMND G+ Helvetica" w:eastAsia="Times New Roman" w:cs="JGMND G+ Helvetica"/>
      <w:sz w:val="24"/>
      <w:szCs w:val="24"/>
    </w:rPr>
  </w:style>
  <w:style w:type="paragraph" w:styleId="Style31" w:customStyle="1">
    <w:name w:val="Style3"/>
    <w:basedOn w:val="Caption"/>
    <w:link w:val="Style3Char"/>
    <w:qFormat/>
    <w:rsid w:val="003258e2"/>
    <w:pPr>
      <w:shd w:val="clear" w:color="auto" w:fill="auto"/>
      <w:suppressAutoHyphens w:val="false"/>
      <w:spacing w:before="0" w:after="200"/>
      <w:jc w:val="center"/>
    </w:pPr>
    <w:rPr>
      <w:rFonts w:ascii="Calibri" w:hAnsi="Calibri" w:eastAsia="Calibri"/>
      <w:bCs/>
      <w:iCs w:val="false"/>
      <w:sz w:val="24"/>
      <w:szCs w:val="24"/>
      <w:u w:val="single"/>
      <w:lang w:val="x-none" w:eastAsia="x-none"/>
    </w:rPr>
  </w:style>
  <w:style w:type="paragraph" w:styleId="Style12" w:customStyle="1">
    <w:name w:val="Style 1"/>
    <w:uiPriority w:val="99"/>
    <w:qFormat/>
    <w:rsid w:val="003258e2"/>
    <w:pPr>
      <w:widowControl w:val="false"/>
      <w:bidi w:val="0"/>
      <w:spacing w:lineRule="auto" w:line="240" w:before="0" w:after="0"/>
      <w:jc w:val="start"/>
    </w:pPr>
    <w:rPr>
      <w:rFonts w:ascii="Times New Roman" w:hAnsi="Times New Roman" w:eastAsia="Times New Roman" w:cs="Times New Roman"/>
      <w:color w:val="auto"/>
      <w:kern w:val="0"/>
      <w:sz w:val="20"/>
      <w:szCs w:val="20"/>
      <w:lang w:val="en-US" w:eastAsia="en-US" w:bidi="ar-SA"/>
    </w:rPr>
  </w:style>
  <w:style w:type="paragraph" w:styleId="Pa13" w:customStyle="1">
    <w:name w:val="Pa13"/>
    <w:basedOn w:val="Normal"/>
    <w:next w:val="Normal"/>
    <w:uiPriority w:val="99"/>
    <w:qFormat/>
    <w:rsid w:val="003258e2"/>
    <w:pPr>
      <w:spacing w:lineRule="atLeast" w:line="241" w:before="0" w:after="0"/>
    </w:pPr>
    <w:rPr>
      <w:rFonts w:ascii="FGXCJI+Humanist777BT-RomanB" w:hAnsi="FGXCJI+Humanist777BT-RomanB" w:eastAsia="Calibri" w:cs="Times New Roman"/>
      <w:sz w:val="24"/>
      <w:szCs w:val="24"/>
    </w:rPr>
  </w:style>
  <w:style w:type="paragraph" w:styleId="CM69" w:customStyle="1">
    <w:name w:val="CM69"/>
    <w:basedOn w:val="Normal"/>
    <w:next w:val="Normal"/>
    <w:uiPriority w:val="99"/>
    <w:qFormat/>
    <w:rsid w:val="003258e2"/>
    <w:pPr>
      <w:widowControl w:val="false"/>
      <w:spacing w:lineRule="auto" w:line="240" w:before="0" w:after="128"/>
    </w:pPr>
    <w:rPr>
      <w:rFonts w:ascii="Times New Roman" w:hAnsi="Times New Roman" w:eastAsia="Times New Roman" w:cs="Times New Roman"/>
      <w:sz w:val="24"/>
      <w:szCs w:val="24"/>
    </w:rPr>
  </w:style>
  <w:style w:type="paragraph" w:styleId="CM16" w:customStyle="1">
    <w:name w:val="CM16"/>
    <w:basedOn w:val="Default"/>
    <w:next w:val="Default"/>
    <w:uiPriority w:val="99"/>
    <w:qFormat/>
    <w:rsid w:val="003258e2"/>
    <w:pPr>
      <w:widowControl w:val="false"/>
      <w:spacing w:lineRule="atLeast" w:line="280"/>
    </w:pPr>
    <w:rPr>
      <w:rFonts w:ascii="MAMHN H+ Century Schoolbook" w:hAnsi="MAMHN H+ Century Schoolbook" w:cs="MAMHN H+ Century Schoolbook"/>
      <w:color w:val="auto"/>
    </w:rPr>
  </w:style>
  <w:style w:type="paragraph" w:styleId="HeadingB" w:customStyle="1">
    <w:name w:val="Heading B"/>
    <w:basedOn w:val="Normal"/>
    <w:qFormat/>
    <w:rsid w:val="003258e2"/>
    <w:pPr>
      <w:widowControl w:val="false"/>
      <w:spacing w:lineRule="auto" w:line="240" w:before="0" w:after="0"/>
    </w:pPr>
    <w:rPr>
      <w:rFonts w:ascii="Arial" w:hAnsi="Arial" w:eastAsia="Times New Roman" w:cs="Times New Roman"/>
      <w:b/>
      <w:sz w:val="24"/>
      <w:szCs w:val="20"/>
      <w:lang w:val="en-GB"/>
    </w:rPr>
  </w:style>
  <w:style w:type="paragraph" w:styleId="wbtsimplenor123" w:customStyle="1">
    <w:name w:val="wbtsimplenor123"/>
    <w:basedOn w:val="Normal"/>
    <w:qFormat/>
    <w:rsid w:val="003258e2"/>
    <w:pPr>
      <w:spacing w:lineRule="auto" w:line="240" w:beforeAutospacing="1" w:afterAutospacing="1"/>
    </w:pPr>
    <w:rPr>
      <w:rFonts w:ascii="Times New Roman" w:hAnsi="Times New Roman" w:eastAsia="Times New Roman" w:cs="Times New Roman"/>
      <w:sz w:val="24"/>
      <w:szCs w:val="24"/>
    </w:rPr>
  </w:style>
  <w:style w:type="paragraph" w:styleId="1stLevel" w:customStyle="1">
    <w:name w:val="1st Level"/>
    <w:basedOn w:val="Normal"/>
    <w:qFormat/>
    <w:rsid w:val="003258e2"/>
    <w:pPr>
      <w:spacing w:lineRule="auto" w:line="240" w:before="120" w:after="120"/>
      <w:jc w:val="lowKashida"/>
    </w:pPr>
    <w:rPr>
      <w:rFonts w:ascii="Tahoma" w:hAnsi="Tahoma" w:eastAsia="Calibri" w:cs="Tahoma"/>
      <w:sz w:val="20"/>
      <w:szCs w:val="20"/>
      <w:lang w:val="en-GB"/>
    </w:rPr>
  </w:style>
  <w:style w:type="paragraph" w:styleId="copy" w:customStyle="1">
    <w:name w:val="copy"/>
    <w:basedOn w:val="Normal"/>
    <w:qFormat/>
    <w:rsid w:val="003258e2"/>
    <w:pPr>
      <w:spacing w:lineRule="auto" w:line="240" w:beforeAutospacing="1" w:afterAutospacing="1"/>
    </w:pPr>
    <w:rPr>
      <w:rFonts w:ascii="Times New Roman" w:hAnsi="Times New Roman" w:eastAsia="Calibri" w:cs="Times New Roman"/>
      <w:sz w:val="24"/>
      <w:szCs w:val="24"/>
    </w:rPr>
  </w:style>
  <w:style w:type="paragraph" w:styleId="Title">
    <w:name w:val="Title"/>
    <w:next w:val="Normal"/>
    <w:link w:val="TitleChar"/>
    <w:uiPriority w:val="10"/>
    <w:qFormat/>
    <w:rsid w:val="003258e2"/>
    <w:pPr>
      <w:widowControl/>
      <w:pBdr>
        <w:bottom w:val="single" w:sz="8" w:space="4" w:color="4F81BD"/>
      </w:pBdr>
      <w:bidi w:val="0"/>
      <w:spacing w:lineRule="auto" w:line="240" w:before="0" w:after="300"/>
      <w:contextualSpacing/>
      <w:jc w:val="start"/>
    </w:pPr>
    <w:rPr>
      <w:rFonts w:ascii="Cambria" w:hAnsi="Cambria" w:eastAsia="Times New Roman" w:cs="Times New Roman"/>
      <w:color w:val="17365D"/>
      <w:spacing w:val="5"/>
      <w:kern w:val="2"/>
      <w:sz w:val="52"/>
      <w:szCs w:val="52"/>
      <w:lang w:val="en-US" w:eastAsia="en-US" w:bidi="ar-SA"/>
    </w:rPr>
  </w:style>
  <w:style w:type="paragraph" w:styleId="Subtitle">
    <w:name w:val="Subtitle"/>
    <w:next w:val="Normal"/>
    <w:link w:val="SubtitleChar"/>
    <w:uiPriority w:val="11"/>
    <w:qFormat/>
    <w:rsid w:val="003258e2"/>
    <w:pPr>
      <w:widowControl/>
      <w:bidi w:val="0"/>
      <w:spacing w:lineRule="auto" w:line="276" w:before="0" w:after="200"/>
      <w:jc w:val="start"/>
    </w:pPr>
    <w:rPr>
      <w:rFonts w:ascii="Cambria" w:hAnsi="Cambria" w:eastAsia="Times New Roman" w:cs="Times New Roman"/>
      <w:i/>
      <w:iCs/>
      <w:color w:val="4F81BD"/>
      <w:spacing w:val="15"/>
      <w:kern w:val="0"/>
      <w:sz w:val="24"/>
      <w:szCs w:val="24"/>
      <w:lang w:val="en-US" w:eastAsia="en-US" w:bidi="ar-SA"/>
    </w:rPr>
  </w:style>
  <w:style w:type="paragraph" w:styleId="Quote">
    <w:name w:val="Quote"/>
    <w:basedOn w:val="Normal"/>
    <w:next w:val="Normal"/>
    <w:link w:val="QuoteChar"/>
    <w:uiPriority w:val="29"/>
    <w:qFormat/>
    <w:rsid w:val="003258e2"/>
    <w:pPr>
      <w:spacing w:lineRule="auto" w:line="276" w:before="0" w:after="200"/>
    </w:pPr>
    <w:rPr>
      <w:rFonts w:ascii="Calibri" w:hAnsi="Calibri" w:eastAsia="Calibri" w:cs="Times New Roman"/>
      <w:i/>
      <w:iCs/>
      <w:color w:val="000000"/>
      <w:lang w:val="x-none" w:eastAsia="x-none"/>
    </w:rPr>
  </w:style>
  <w:style w:type="paragraph" w:styleId="IntenseQuote">
    <w:name w:val="Intense Quote"/>
    <w:basedOn w:val="Normal"/>
    <w:next w:val="Normal"/>
    <w:link w:val="IntenseQuoteChar"/>
    <w:uiPriority w:val="30"/>
    <w:qFormat/>
    <w:rsid w:val="003258e2"/>
    <w:pPr>
      <w:pBdr>
        <w:bottom w:val="single" w:sz="4" w:space="4" w:color="4F81BD"/>
      </w:pBdr>
      <w:spacing w:lineRule="auto" w:line="276" w:before="200" w:after="280"/>
      <w:ind w:start="936" w:end="936"/>
    </w:pPr>
    <w:rPr>
      <w:rFonts w:ascii="Calibri" w:hAnsi="Calibri" w:eastAsia="Calibri" w:cs="Times New Roman"/>
      <w:b/>
      <w:bCs/>
      <w:i/>
      <w:iCs/>
      <w:color w:val="4F81BD"/>
      <w:lang w:val="x-none" w:eastAsia="x-none"/>
    </w:rPr>
  </w:style>
  <w:style w:type="paragraph" w:styleId="abs" w:customStyle="1">
    <w:name w:val="abs"/>
    <w:basedOn w:val="Normal"/>
    <w:qFormat/>
    <w:rsid w:val="003258e2"/>
    <w:pPr>
      <w:spacing w:lineRule="auto" w:line="240" w:beforeAutospacing="1" w:afterAutospacing="1"/>
    </w:pPr>
    <w:rPr>
      <w:rFonts w:ascii="Times New Roman" w:hAnsi="Times New Roman" w:eastAsia="Times New Roman" w:cs="Times New Roman"/>
      <w:sz w:val="24"/>
      <w:szCs w:val="24"/>
    </w:rPr>
  </w:style>
  <w:style w:type="paragraph" w:styleId="p7" w:customStyle="1">
    <w:name w:val="p7"/>
    <w:basedOn w:val="Normal"/>
    <w:qFormat/>
    <w:rsid w:val="003258e2"/>
    <w:pPr>
      <w:spacing w:lineRule="auto" w:line="240" w:beforeAutospacing="1" w:afterAutospacing="1"/>
    </w:pPr>
    <w:rPr>
      <w:rFonts w:ascii="Times New Roman" w:hAnsi="Times New Roman" w:eastAsia="Times New Roman" w:cs="Times New Roman"/>
      <w:sz w:val="24"/>
      <w:szCs w:val="24"/>
    </w:rPr>
  </w:style>
  <w:style w:type="paragraph" w:styleId="p11" w:customStyle="1">
    <w:name w:val="p11"/>
    <w:basedOn w:val="Normal"/>
    <w:qFormat/>
    <w:rsid w:val="003258e2"/>
    <w:pPr>
      <w:spacing w:lineRule="auto" w:line="240" w:beforeAutospacing="1" w:afterAutospacing="1"/>
    </w:pPr>
    <w:rPr>
      <w:rFonts w:ascii="Times New Roman" w:hAnsi="Times New Roman" w:eastAsia="Times New Roman" w:cs="Times New Roman"/>
      <w:sz w:val="24"/>
      <w:szCs w:val="24"/>
    </w:rPr>
  </w:style>
  <w:style w:type="paragraph" w:styleId="p15" w:customStyle="1">
    <w:name w:val="p15"/>
    <w:basedOn w:val="Normal"/>
    <w:qFormat/>
    <w:rsid w:val="003258e2"/>
    <w:pPr>
      <w:spacing w:lineRule="auto" w:line="240" w:beforeAutospacing="1" w:afterAutospacing="1"/>
    </w:pPr>
    <w:rPr>
      <w:rFonts w:ascii="Times New Roman" w:hAnsi="Times New Roman" w:eastAsia="Times New Roman" w:cs="Times New Roman"/>
      <w:sz w:val="24"/>
      <w:szCs w:val="24"/>
    </w:rPr>
  </w:style>
  <w:style w:type="paragraph" w:styleId="p16" w:customStyle="1">
    <w:name w:val="p16"/>
    <w:basedOn w:val="Normal"/>
    <w:qFormat/>
    <w:rsid w:val="003258e2"/>
    <w:pPr>
      <w:spacing w:lineRule="auto" w:line="240" w:beforeAutospacing="1" w:afterAutospacing="1"/>
    </w:pPr>
    <w:rPr>
      <w:rFonts w:ascii="Times New Roman" w:hAnsi="Times New Roman" w:eastAsia="Times New Roman" w:cs="Times New Roman"/>
      <w:sz w:val="24"/>
      <w:szCs w:val="24"/>
    </w:rPr>
  </w:style>
  <w:style w:type="paragraph" w:styleId="p13" w:customStyle="1">
    <w:name w:val="p13"/>
    <w:basedOn w:val="Normal"/>
    <w:qFormat/>
    <w:rsid w:val="003258e2"/>
    <w:pPr>
      <w:spacing w:lineRule="auto" w:line="240" w:beforeAutospacing="1" w:afterAutospacing="1"/>
    </w:pPr>
    <w:rPr>
      <w:rFonts w:ascii="Times New Roman" w:hAnsi="Times New Roman" w:eastAsia="Times New Roman" w:cs="Times New Roman"/>
      <w:sz w:val="24"/>
      <w:szCs w:val="24"/>
    </w:rPr>
  </w:style>
  <w:style w:type="paragraph" w:styleId="BodyText2">
    <w:name w:val="Body Text 2"/>
    <w:basedOn w:val="Normal"/>
    <w:link w:val="BodyText2Char"/>
    <w:uiPriority w:val="99"/>
    <w:semiHidden/>
    <w:unhideWhenUsed/>
    <w:qFormat/>
    <w:rsid w:val="00752c9c"/>
    <w:pPr>
      <w:spacing w:lineRule="auto" w:line="480" w:before="0" w:after="120"/>
    </w:pPr>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OutlineList1">
    <w:name w:val="Outline List 1"/>
    <w:semiHidden/>
    <w:qFormat/>
    <w:rsid w:val="003258e2"/>
  </w:style>
  <w:style w:type="numbering" w:styleId="NoList1" w:customStyle="1">
    <w:name w:val="No List1"/>
    <w:uiPriority w:val="99"/>
    <w:semiHidden/>
    <w:unhideWhenUsed/>
    <w:qFormat/>
    <w:rsid w:val="003258e2"/>
  </w:style>
  <w:style w:type="numbering" w:styleId="NoList2" w:customStyle="1">
    <w:name w:val="No List2"/>
    <w:uiPriority w:val="99"/>
    <w:semiHidden/>
    <w:unhideWhenUsed/>
    <w:qFormat/>
    <w:rsid w:val="003258e2"/>
  </w:style>
  <w:style w:type="numbering" w:styleId="NoList3" w:customStyle="1">
    <w:name w:val="No List3"/>
    <w:uiPriority w:val="99"/>
    <w:semiHidden/>
    <w:unhideWhenUsed/>
    <w:qFormat/>
    <w:rsid w:val="003258e2"/>
  </w:style>
  <w:style w:type="numbering" w:styleId="NoList4" w:customStyle="1">
    <w:name w:val="No List4"/>
    <w:uiPriority w:val="99"/>
    <w:semiHidden/>
    <w:unhideWhenUsed/>
    <w:qFormat/>
    <w:rsid w:val="003258e2"/>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33e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MediumShading2-Accent1">
    <w:name w:val="Medium Shading 2 Accent 1"/>
    <w:basedOn w:val="TableNormal"/>
    <w:uiPriority w:val="64"/>
    <w:rsid w:val="003258e2"/>
    <w:pPr>
      <w:spacing w:after="0" w:line="240" w:lineRule="auto"/>
    </w:pPr>
    <w:rPr>
      <w:sz w:val="20"/>
      <w:szCs w:val="2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tblPr/>
      <w:tcPr>
        <w:tcBorders>
          <w:top w:val="single" w:color="auto" w:sz="18" w:space="0"/>
          <w:left w:val="nil"/>
          <w:bottom w:val="single" w:color="auto" w:sz="18" w:space="0"/>
          <w:right w:val="nil"/>
          <w:insideH w:val="nil"/>
          <w:insideV w:val="nil"/>
        </w:tcBorders>
      </w:tcPr>
    </w:tblStylePr>
  </w:style>
  <w:style w:type="table" w:styleId="ColorfulShading-Accent2">
    <w:name w:val="Colorful Shading Accent 2"/>
    <w:basedOn w:val="TableNormal"/>
    <w:uiPriority w:val="71"/>
    <w:rsid w:val="003258e2"/>
    <w:pPr>
      <w:spacing w:after="0" w:line="240" w:lineRule="auto"/>
    </w:pPr>
    <w:rPr>
      <w:sz w:val="20"/>
      <w:szCs w:val="20"/>
    </w:rPr>
    <w:tblPr>
      <w:tblStyleRowBandSize w:val="1"/>
      <w:tblStyleColBandSize w:val="1"/>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772C2A"/>
      </w:tcPr>
    </w:tblStylePr>
    <w:tblStylePr w:type="firstCol">
      <w:rPr/>
      <w:tblPr/>
      <w:tcPr>
        <w:tcBorders>
          <w:top w:val="nil"/>
          <w:left w:val="nil"/>
          <w:bottom w:val="nil"/>
          <w:right w:val="nil"/>
          <w:insideH w:val="single" w:color="772C2A" w:sz="4" w:space="0"/>
          <w:insideV w:val="nil"/>
        </w:tcBorders>
        <w:shd w:val="clear" w:color="auto" w:fill="772C2A"/>
      </w:tcPr>
    </w:tblStylePr>
    <w:tblStylePr w:type="lastCol">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tblPr/>
    </w:tblStylePr>
    <w:tblStylePr w:type="nwCell">
      <w:rPr/>
      <w:tblPr/>
    </w:tblStylePr>
  </w:style>
  <w:style w:type="table" w:customStyle="1" w:styleId="TableGrid1">
    <w:name w:val="Table Grid1"/>
    <w:basedOn w:val="TableNormal"/>
    <w:uiPriority w:val="39"/>
    <w:rsid w:val="003258e2"/>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ediumShading2-Accent11">
    <w:name w:val="Medium Shading 2 - Accent 11"/>
    <w:basedOn w:val="TableNormal"/>
    <w:uiPriority w:val="64"/>
    <w:rsid w:val="003258e2"/>
    <w:pPr>
      <w:spacing w:after="0" w:line="240" w:lineRule="auto"/>
    </w:pPr>
    <w:rPr>
      <w:sz w:val="20"/>
      <w:szCs w:val="2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tblPr/>
      <w:tcPr>
        <w:tcBorders>
          <w:top w:val="single" w:color="auto" w:sz="18" w:space="0"/>
          <w:left w:val="nil"/>
          <w:bottom w:val="single" w:color="auto" w:sz="18" w:space="0"/>
          <w:right w:val="nil"/>
          <w:insideH w:val="nil"/>
          <w:insideV w:val="nil"/>
        </w:tcBorders>
      </w:tcPr>
    </w:tblStylePr>
  </w:style>
  <w:style w:type="table" w:customStyle="1" w:styleId="MediumShading2-Accent12">
    <w:name w:val="Medium Shading 2 - Accent 12"/>
    <w:basedOn w:val="TableNormal"/>
    <w:uiPriority w:val="64"/>
    <w:rsid w:val="003258e2"/>
    <w:pPr>
      <w:spacing w:after="0" w:line="240" w:lineRule="auto"/>
    </w:pPr>
    <w:rPr>
      <w:sz w:val="20"/>
      <w:szCs w:val="2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tblPr/>
      <w:tcPr>
        <w:tcBorders>
          <w:top w:val="single" w:color="auto" w:sz="18" w:space="0"/>
          <w:left w:val="nil"/>
          <w:bottom w:val="single" w:color="auto" w:sz="18" w:space="0"/>
          <w:right w:val="nil"/>
          <w:insideH w:val="nil"/>
          <w:insideV w:val="nil"/>
        </w:tcBorders>
      </w:tcPr>
    </w:tblStylePr>
  </w:style>
  <w:style w:type="table" w:customStyle="1" w:styleId="MediumShading2-Accent13">
    <w:name w:val="Medium Shading 2 - Accent 13"/>
    <w:basedOn w:val="TableNormal"/>
    <w:uiPriority w:val="64"/>
    <w:rsid w:val="003258e2"/>
    <w:pPr>
      <w:spacing w:after="0" w:line="240" w:lineRule="auto"/>
    </w:pPr>
    <w:rPr>
      <w:sz w:val="20"/>
      <w:szCs w:val="2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tblPr/>
      <w:tcPr>
        <w:tcBorders>
          <w:top w:val="single" w:color="auto" w:sz="18" w:space="0"/>
          <w:left w:val="nil"/>
          <w:bottom w:val="single" w:color="auto" w:sz="18" w:space="0"/>
          <w:right w:val="nil"/>
          <w:insideH w:val="nil"/>
          <w:insideV w:val="nil"/>
        </w:tcBorders>
      </w:tcPr>
    </w:tblStylePr>
  </w:style>
  <w:style w:type="table" w:customStyle="1" w:styleId="MediumShading2-Accent14">
    <w:name w:val="Medium Shading 2 - Accent 14"/>
    <w:basedOn w:val="TableNormal"/>
    <w:uiPriority w:val="64"/>
    <w:rsid w:val="003258e2"/>
    <w:pPr>
      <w:spacing w:after="0" w:line="240" w:lineRule="auto"/>
    </w:pPr>
    <w:rPr>
      <w:sz w:val="20"/>
      <w:szCs w:val="2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tblPr/>
      <w:tcPr>
        <w:tcBorders>
          <w:top w:val="single" w:color="auto" w:sz="18" w:space="0"/>
          <w:left w:val="nil"/>
          <w:bottom w:val="single" w:color="auto" w:sz="18" w:space="0"/>
          <w:right w:val="nil"/>
          <w:insideH w:val="nil"/>
          <w:insideV w:val="nil"/>
        </w:tcBorders>
      </w:tcPr>
    </w:tblStylePr>
  </w:style>
  <w:style w:type="table" w:customStyle="1" w:styleId="TableGrid2">
    <w:name w:val="Table Grid2"/>
    <w:basedOn w:val="TableNormal"/>
    <w:uiPriority w:val="39"/>
    <w:rsid w:val="003258e2"/>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3">
    <w:name w:val="Table Grid3"/>
    <w:basedOn w:val="TableNormal"/>
    <w:uiPriority w:val="39"/>
    <w:rsid w:val="003258e2"/>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4">
    <w:name w:val="Table Grid4"/>
    <w:basedOn w:val="TableNormal"/>
    <w:uiPriority w:val="39"/>
    <w:rsid w:val="003258e2"/>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5">
    <w:name w:val="Table Grid5"/>
    <w:basedOn w:val="TableNormal"/>
    <w:uiPriority w:val="39"/>
    <w:rsid w:val="003258e2"/>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6">
    <w:name w:val="Table Grid6"/>
    <w:basedOn w:val="TableNormal"/>
    <w:uiPriority w:val="39"/>
    <w:rsid w:val="003258e2"/>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7">
    <w:name w:val="Table Grid7"/>
    <w:basedOn w:val="TableNormal"/>
    <w:uiPriority w:val="39"/>
    <w:rsid w:val="003258e2"/>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8">
    <w:name w:val="Table Grid8"/>
    <w:basedOn w:val="TableNormal"/>
    <w:uiPriority w:val="39"/>
    <w:rsid w:val="003258e2"/>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9">
    <w:name w:val="Table Grid9"/>
    <w:basedOn w:val="TableNormal"/>
    <w:uiPriority w:val="39"/>
    <w:rsid w:val="003258e2"/>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0">
    <w:name w:val="Table Grid10"/>
    <w:basedOn w:val="TableNormal"/>
    <w:uiPriority w:val="39"/>
    <w:rsid w:val="003258e2"/>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1">
    <w:name w:val="Table Grid11"/>
    <w:basedOn w:val="TableNormal"/>
    <w:uiPriority w:val="39"/>
    <w:rsid w:val="003258e2"/>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2">
    <w:name w:val="Table Grid12"/>
    <w:basedOn w:val="TableNormal"/>
    <w:uiPriority w:val="39"/>
    <w:rsid w:val="003258e2"/>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3">
    <w:name w:val="Table Grid13"/>
    <w:basedOn w:val="TableNormal"/>
    <w:uiPriority w:val="39"/>
    <w:rsid w:val="003258e2"/>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4">
    <w:name w:val="Table Grid14"/>
    <w:basedOn w:val="TableNormal"/>
    <w:uiPriority w:val="39"/>
    <w:rsid w:val="003258e2"/>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5">
    <w:name w:val="Table Grid15"/>
    <w:basedOn w:val="TableNormal"/>
    <w:uiPriority w:val="39"/>
    <w:rsid w:val="003258e2"/>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phc.org.pk/licensingRegistration.aspx" TargetMode="External"/><Relationship Id="rId3" Type="http://schemas.openxmlformats.org/officeDocument/2006/relationships/hyperlink" Target="http://spq.umich.edu/" TargetMode="External"/><Relationship Id="rId4" Type="http://schemas.openxmlformats.org/officeDocument/2006/relationships/hyperlink" Target="http://www.med.umich.edu/i/policies/umh/toc.html" TargetMode="External"/><Relationship Id="rId5" Type="http://schemas.openxmlformats.org/officeDocument/2006/relationships/image" Target="media/image1.jpeg"/><Relationship Id="rId6" Type="http://schemas.openxmlformats.org/officeDocument/2006/relationships/image" Target="media/image1.jpeg"/><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diagramData" Target="diagrams/data18.xml"/><Relationship Id="rId13" Type="http://schemas.openxmlformats.org/officeDocument/2006/relationships/diagramLayout" Target="diagrams/layout18.xml"/><Relationship Id="rId14" Type="http://schemas.openxmlformats.org/officeDocument/2006/relationships/diagramQuickStyle" Target="diagrams/quickStyle18.xml"/><Relationship Id="rId15" Type="http://schemas.openxmlformats.org/officeDocument/2006/relationships/diagramColors" Target="diagrams/colors18.xml"/><Relationship Id="rId16" Type="http://schemas.microsoft.com/office/2007/relationships/diagramDrawing" Target="diagrams/drawing18.xml"/><Relationship Id="rId17" Type="http://schemas.openxmlformats.org/officeDocument/2006/relationships/hyperlink" Target="../../../../../G:/ANNEX-F.docx" TargetMode="External"/><Relationship Id="rId18" Type="http://schemas.openxmlformats.org/officeDocument/2006/relationships/hyperlink" Target="../../../../../G:/ANNEX-G..docx" TargetMode="External"/><Relationship Id="rId19" Type="http://schemas.openxmlformats.org/officeDocument/2006/relationships/hyperlink" Target="../../../../../G:/ANNEX-H..docx" TargetMode="External"/><Relationship Id="rId20" Type="http://schemas.openxmlformats.org/officeDocument/2006/relationships/hyperlink" Target="../../../../../G:/ANNEX-J..docx" TargetMode="External"/><Relationship Id="rId21" Type="http://schemas.openxmlformats.org/officeDocument/2006/relationships/hyperlink" Target="../../../../../G:/ANNEX-B.docx" TargetMode="External"/><Relationship Id="rId22" Type="http://schemas.openxmlformats.org/officeDocument/2006/relationships/hyperlink" Target="../../../../../G:/ANNEX-B.docx" TargetMode="External"/><Relationship Id="rId23" Type="http://schemas.openxmlformats.org/officeDocument/2006/relationships/hyperlink" Target="http://en.wikipedia.org/wiki/Job_performance" TargetMode="External"/><Relationship Id="rId24" Type="http://schemas.openxmlformats.org/officeDocument/2006/relationships/hyperlink" Target="http://en.wikipedia.org/wiki/Employee" TargetMode="External"/><Relationship Id="rId25" Type="http://schemas.openxmlformats.org/officeDocument/2006/relationships/hyperlink" Target="http://en.wikipedia.org/wiki/Evaluation" TargetMode="External"/><Relationship Id="rId26" Type="http://schemas.openxmlformats.org/officeDocument/2006/relationships/hyperlink" Target="http://en.wikipedia.org/wiki/Project_triangle" TargetMode="External"/><Relationship Id="rId27" Type="http://schemas.openxmlformats.org/officeDocument/2006/relationships/hyperlink" Target="http://en.wikipedia.org/wiki/Career_development" TargetMode="External"/><Relationship Id="rId28" Type="http://schemas.openxmlformats.org/officeDocument/2006/relationships/hyperlink" Target="http://en.wikipedia.org/wiki/Productivity" TargetMode="External"/><Relationship Id="rId29" Type="http://schemas.openxmlformats.org/officeDocument/2006/relationships/hyperlink" Target="http://en.wikipedia.org/wiki/Career_development" TargetMode="External"/><Relationship Id="rId30" Type="http://schemas.openxmlformats.org/officeDocument/2006/relationships/image" Target="media/image5.png"/><Relationship Id="rId31" Type="http://schemas.openxmlformats.org/officeDocument/2006/relationships/hyperlink" Target="http://www.investorwords.com/4094/record.html" TargetMode="External"/><Relationship Id="rId32" Type="http://schemas.openxmlformats.org/officeDocument/2006/relationships/image" Target="media/image6.png"/><Relationship Id="rId33" Type="http://schemas.openxmlformats.org/officeDocument/2006/relationships/image" Target="media/image7.jpeg"/><Relationship Id="rId34" Type="http://schemas.openxmlformats.org/officeDocument/2006/relationships/hyperlink" Target="../../../../../C:/Users/mukhtar.ahmed.PHC.000/Desktop/Cat-II%20Training%20Presentation/Lab%20Sample.jpg" TargetMode="External"/><Relationship Id="rId35" Type="http://schemas.openxmlformats.org/officeDocument/2006/relationships/image" Target="media/image8.jpeg"/><Relationship Id="rId36" Type="http://schemas.openxmlformats.org/officeDocument/2006/relationships/image" Target="media/image9.jpeg"/><Relationship Id="rId37" Type="http://schemas.openxmlformats.org/officeDocument/2006/relationships/image" Target="media/image9.jpeg"/><Relationship Id="rId38" Type="http://schemas.openxmlformats.org/officeDocument/2006/relationships/image" Target="media/image10.jpeg"/><Relationship Id="rId39" Type="http://schemas.openxmlformats.org/officeDocument/2006/relationships/image" Target="media/image11.jpeg"/><Relationship Id="rId40" Type="http://schemas.openxmlformats.org/officeDocument/2006/relationships/image" Target="media/image12.jpeg"/><Relationship Id="rId41" Type="http://schemas.openxmlformats.org/officeDocument/2006/relationships/image" Target="media/image13.jpeg"/><Relationship Id="rId42" Type="http://schemas.openxmlformats.org/officeDocument/2006/relationships/image" Target="media/image14.jpeg"/><Relationship Id="rId43" Type="http://schemas.openxmlformats.org/officeDocument/2006/relationships/image" Target="media/image15.jpeg"/><Relationship Id="rId44" Type="http://schemas.openxmlformats.org/officeDocument/2006/relationships/image" Target="media/image16.jpeg"/><Relationship Id="rId45" Type="http://schemas.openxmlformats.org/officeDocument/2006/relationships/image" Target="media/image17.jpeg"/><Relationship Id="rId46" Type="http://schemas.openxmlformats.org/officeDocument/2006/relationships/diagramData" Target="diagrams/data33.xml"/><Relationship Id="rId47" Type="http://schemas.openxmlformats.org/officeDocument/2006/relationships/diagramLayout" Target="diagrams/layout33.xml"/><Relationship Id="rId48" Type="http://schemas.openxmlformats.org/officeDocument/2006/relationships/diagramQuickStyle" Target="diagrams/quickStyle33.xml"/><Relationship Id="rId49" Type="http://schemas.openxmlformats.org/officeDocument/2006/relationships/diagramColors" Target="diagrams/colors33.xml"/><Relationship Id="rId50" Type="http://schemas.microsoft.com/office/2007/relationships/diagramDrawing" Target="diagrams/drawing33.xml"/><Relationship Id="rId51" Type="http://schemas.openxmlformats.org/officeDocument/2006/relationships/image" Target="media/image18.jpeg"/><Relationship Id="rId52" Type="http://schemas.openxmlformats.org/officeDocument/2006/relationships/hyperlink" Target="http://www.arvsequipments.net/biomadical-waste-bin.html" TargetMode="External"/><Relationship Id="rId53" Type="http://schemas.openxmlformats.org/officeDocument/2006/relationships/image" Target="media/image19.wmf"/><Relationship Id="rId54" Type="http://schemas.openxmlformats.org/officeDocument/2006/relationships/image" Target="media/image20.jpeg"/><Relationship Id="rId55" Type="http://schemas.openxmlformats.org/officeDocument/2006/relationships/image" Target="media/image20.jpeg"/><Relationship Id="rId56" Type="http://schemas.openxmlformats.org/officeDocument/2006/relationships/image" Target="media/image21.gif"/><Relationship Id="rId57" Type="http://schemas.openxmlformats.org/officeDocument/2006/relationships/image" Target="media/image22.jpeg"/><Relationship Id="rId58" Type="http://schemas.openxmlformats.org/officeDocument/2006/relationships/hyperlink" Target="https://rintes.co.uk/services/specialist-delivery/" TargetMode="External"/><Relationship Id="rId59" Type="http://schemas.openxmlformats.org/officeDocument/2006/relationships/hyperlink" Target="../../../../../G:/ANNEX-C.docx" TargetMode="External"/><Relationship Id="rId60" Type="http://schemas.openxmlformats.org/officeDocument/2006/relationships/hyperlink" Target="http://www.pmdc.org.pk/LinkClick.aspx?fileticket=7AY1%2Fco4suQ%3D&amp;tabid=292&amp;mid=850" TargetMode="External"/><Relationship Id="rId61" Type="http://schemas.openxmlformats.org/officeDocument/2006/relationships/hyperlink" Target="http://www.pmdc.org.pk/LinkClick.aspx?fileticket=a8Uzv7NVyX4%3D&amp;tabid=292&amp;mid=850" TargetMode="External"/><Relationship Id="rId62" Type="http://schemas.openxmlformats.org/officeDocument/2006/relationships/hyperlink" Target="http://www.na.gov.pk/uploads/documents/1352964021_588.pdf" TargetMode="External"/><Relationship Id="rId63" Type="http://schemas.openxmlformats.org/officeDocument/2006/relationships/hyperlink" Target="http://punjablaws.gov.pk/laws/2460.html" TargetMode="External"/><Relationship Id="rId64" Type="http://schemas.openxmlformats.org/officeDocument/2006/relationships/hyperlink" Target="http://punjablaws.gov.pk/laws/2434.html" TargetMode="External"/><Relationship Id="rId65" Type="http://schemas.openxmlformats.org/officeDocument/2006/relationships/hyperlink" Target="http://punjablaws.gov.pk/laws/497.html" TargetMode="External"/><Relationship Id="rId66" Type="http://schemas.openxmlformats.org/officeDocument/2006/relationships/hyperlink" Target="http://www.healthkp.gov.pk/downloads/Management%20cadre.pdf" TargetMode="External"/><Relationship Id="rId67" Type="http://schemas.openxmlformats.org/officeDocument/2006/relationships/hyperlink" Target="http://punjablaws.gov.pk/laws/492.html" TargetMode="External"/><Relationship Id="rId68" Type="http://schemas.openxmlformats.org/officeDocument/2006/relationships/hyperlink" Target="http://punjablaws.gov.pk/laws/477.html" TargetMode="External"/><Relationship Id="rId69" Type="http://schemas.openxmlformats.org/officeDocument/2006/relationships/hyperlink" Target="http://punjablaws.gov.pk/laws/478.html" TargetMode="External"/><Relationship Id="rId70" Type="http://schemas.openxmlformats.org/officeDocument/2006/relationships/hyperlink" Target="http://www.punjablaws.punjab.gov.pk/public/dr/INJURED%20PERSONS%20(%20MEDICAL%20AID%20)%20ACT,%202004.doc.pdf" TargetMode="External"/><Relationship Id="rId71" Type="http://schemas.openxmlformats.org/officeDocument/2006/relationships/hyperlink" Target="http://punjablaws.gov.pk/laws/463.html" TargetMode="External"/><Relationship Id="rId72" Type="http://schemas.openxmlformats.org/officeDocument/2006/relationships/hyperlink" Target="http://punjablaws.gov.pk/laws/446.html" TargetMode="External"/><Relationship Id="rId73" Type="http://schemas.openxmlformats.org/officeDocument/2006/relationships/hyperlink" Target="http://www.hec.gov.pk/MediaPublication/HECPublication/Documents/455_HECOrdinance.pdf" TargetMode="External"/><Relationship Id="rId74" Type="http://schemas.openxmlformats.org/officeDocument/2006/relationships/hyperlink" Target="http://punjablaws.punjab.gov.pk/public/dr/THE%20BOILERS%20AND%20PRESSURE%20VESSELS%20ORDINANCE,%202002.doc.pdf" TargetMode="External"/><Relationship Id="rId75" Type="http://schemas.openxmlformats.org/officeDocument/2006/relationships/hyperlink" Target="http://punjablaws.gov.pk/laws/2192a.html" TargetMode="External"/><Relationship Id="rId76" Type="http://schemas.openxmlformats.org/officeDocument/2006/relationships/hyperlink" Target="http://www.fmu.gov.pk/docs/laws/Control%20of%20Narcotic%20Substances%20Act.pdf" TargetMode="External"/><Relationship Id="rId77" Type="http://schemas.openxmlformats.org/officeDocument/2006/relationships/hyperlink" Target="http://punjablaws.gov.pk/laws/386.html" TargetMode="External"/><Relationship Id="rId78" Type="http://schemas.openxmlformats.org/officeDocument/2006/relationships/hyperlink" Target="http://www.pmdc.org.pk/LinkClick.aspx?fileticket=2tywGfuonwM%3D&amp;tabid=102&amp;mid=588" TargetMode="External"/><Relationship Id="rId79" Type="http://schemas.openxmlformats.org/officeDocument/2006/relationships/hyperlink" Target="http://www.healthkp.gov.pk/downloads/Druglabeling.pdf" TargetMode="External"/><Relationship Id="rId80" Type="http://schemas.openxmlformats.org/officeDocument/2006/relationships/hyperlink" Target="http://punjablaws.gov.pk/laws/356.html" TargetMode="External"/><Relationship Id="rId81" Type="http://schemas.openxmlformats.org/officeDocument/2006/relationships/hyperlink" Target="http://www.punjablaws.punjab.gov.pk/public/dr/THE%20MEDICAL%20AND%20DENTAL%20DEGREES%20ORDINANCE,%201982.doc.pdf" TargetMode="External"/><Relationship Id="rId82" Type="http://schemas.openxmlformats.org/officeDocument/2006/relationships/hyperlink" Target="http://punjablaws.punjab.gov.pk/public/dr/DISABLED%20PERSONS,%20(EMPLOYMENT%20AND%20REHABILITATION)%20ORDINANCE,%201981.doc.pdf" TargetMode="External"/><Relationship Id="rId83" Type="http://schemas.openxmlformats.org/officeDocument/2006/relationships/hyperlink" Target="http://punjablaws.gov.pk/laws/334.html" TargetMode="External"/><Relationship Id="rId84" Type="http://schemas.openxmlformats.org/officeDocument/2006/relationships/hyperlink" Target="http://www.dra.gov.pk/gop/index.php?q=aHR0cDovLzE5Mi4xNjguNzAuMTM2L2RyYXAvdXNlcmZpbGVzMS9maWxlL2RvY3MvVGhlRHJ1Z3NBY3QxOTc2LnBkZg%3D%3D" TargetMode="External"/><Relationship Id="rId85" Type="http://schemas.openxmlformats.org/officeDocument/2006/relationships/hyperlink" Target="http://punjablaws.gov.pk/laws/286.html" TargetMode="External"/><Relationship Id="rId86" Type="http://schemas.openxmlformats.org/officeDocument/2006/relationships/hyperlink" Target="http://www.punjablaws.punjab.gov.pk/public/dr/THE%20PAKISTAN%20NURSING%20COUNCIL%20ACT,%201973.doc.pdf" TargetMode="External"/><Relationship Id="rId87" Type="http://schemas.openxmlformats.org/officeDocument/2006/relationships/hyperlink" Target="http://punjablaws.gov.pk/laws/267.html" TargetMode="External"/><Relationship Id="rId88" Type="http://schemas.openxmlformats.org/officeDocument/2006/relationships/hyperlink" Target="http://punjablaws.gov.pk/laws/250.html" TargetMode="External"/><Relationship Id="rId89" Type="http://schemas.openxmlformats.org/officeDocument/2006/relationships/hyperlink" Target="http://punjablaws.gov.pk/laws/255.html" TargetMode="External"/><Relationship Id="rId90" Type="http://schemas.openxmlformats.org/officeDocument/2006/relationships/hyperlink" Target="http://punjablaws.gov.pk/laws/212.html" TargetMode="External"/><Relationship Id="rId91" Type="http://schemas.openxmlformats.org/officeDocument/2006/relationships/hyperlink" Target="http://www.pmdc.org.pk/LinkClick.aspx?fileticket=j9LEQikCYbs%3D&amp;tabid=102&amp;mid=588" TargetMode="External"/><Relationship Id="rId92" Type="http://schemas.openxmlformats.org/officeDocument/2006/relationships/hyperlink" Target="http://punjablaws.punjab.gov.pk/public/dr/THE%20PUNJAB%20GOVERNMENT%20LANDS%20AND%20BUILDINGS%20(RECOVERY%20OF%20POSSESSION)%20ORDINANCE,%201966.doc.pdf" TargetMode="External"/><Relationship Id="rId93" Type="http://schemas.openxmlformats.org/officeDocument/2006/relationships/hyperlink" Target="http://www.punjablaws.punjab.gov.pk/public/dr/UNANI,%20AYURVEDIC%20AND%20HOMOEOPATHIC%20PRACTITIONERS%20ACT,%201965.doc.pdf" TargetMode="External"/><Relationship Id="rId94" Type="http://schemas.openxmlformats.org/officeDocument/2006/relationships/hyperlink" Target="http://www.punjablaws.punjab.gov.pk/public/dr/THE%20PUNJAB%20REGULATION%20AND%20CONTROL%20OF%20LOUDSPEAKERS%20AND%20SOUND%20AMPLIFIERS%20ORDINANCE,%201965.doc.pdf" TargetMode="External"/><Relationship Id="rId95" Type="http://schemas.openxmlformats.org/officeDocument/2006/relationships/hyperlink" Target="http://punjablaws.gov.pk/laws/187.html" TargetMode="External"/><Relationship Id="rId96" Type="http://schemas.openxmlformats.org/officeDocument/2006/relationships/hyperlink" Target="http://www.punjablaws.punjab.gov.pk/public/dr/WEST%20PAKISTAN%20HAZARDOUS%20OCCUPATIONS%20(LEAD)%20RULES,%201963.doc.pdf" TargetMode="External"/><Relationship Id="rId97" Type="http://schemas.openxmlformats.org/officeDocument/2006/relationships/hyperlink" Target="http://punjablaws.gov.pk/laws/117.html" TargetMode="External"/><Relationship Id="rId98" Type="http://schemas.openxmlformats.org/officeDocument/2006/relationships/hyperlink" Target="http://www.punjablaws.punjab.gov.pk/public/dr/THE%20PUNJAB%20PROHIBITION%20OF%20SMOKING%20IN%20CINEMA%20HOUSES%20ORDINANCE,%201960.doc.pdf" TargetMode="External"/><Relationship Id="rId99" Type="http://schemas.openxmlformats.org/officeDocument/2006/relationships/hyperlink" Target="http://punjablaws.gov.pk/laws/105.html" TargetMode="External"/><Relationship Id="rId100" Type="http://schemas.openxmlformats.org/officeDocument/2006/relationships/hyperlink" Target="http://punjablaws.gov.pk/laws/95.html" TargetMode="External"/><Relationship Id="rId101" Type="http://schemas.openxmlformats.org/officeDocument/2006/relationships/hyperlink" Target="http://punjablaws.gov.pk/laws/91.html" TargetMode="External"/><Relationship Id="rId102" Type="http://schemas.openxmlformats.org/officeDocument/2006/relationships/hyperlink" Target="http://punjablaws.gov.pk/laws/98.html" TargetMode="External"/><Relationship Id="rId103" Type="http://schemas.openxmlformats.org/officeDocument/2006/relationships/hyperlink" Target="http://punjablaws.gov.pk/laws/83.html" TargetMode="External"/><Relationship Id="rId104" Type="http://schemas.openxmlformats.org/officeDocument/2006/relationships/hyperlink" Target="http://punjablaws.gov.pk/laws/90.html" TargetMode="External"/><Relationship Id="rId105" Type="http://schemas.openxmlformats.org/officeDocument/2006/relationships/hyperlink" Target="http://punjablaws.gov.pk/laws/76.html" TargetMode="External"/><Relationship Id="rId106" Type="http://schemas.openxmlformats.org/officeDocument/2006/relationships/hyperlink" Target="http://punjablaws.gov.pk/laws/58.html" TargetMode="External"/><Relationship Id="rId107" Type="http://schemas.openxmlformats.org/officeDocument/2006/relationships/hyperlink" Target="http://www.ma-law.org.pk/pdflaw/FACTORIES%20ACT%201934.pdf" TargetMode="External"/><Relationship Id="rId108" Type="http://schemas.openxmlformats.org/officeDocument/2006/relationships/hyperlink" Target="http://www.punjablaws.punjab.gov.pk/public/dr/THE%20WORKMENS%20COMPENSATION%20ACT,%201923.doc.pdf" TargetMode="External"/><Relationship Id="rId109" Type="http://schemas.openxmlformats.org/officeDocument/2006/relationships/hyperlink" Target="http://www.punjablaws.punjab.gov.pk/public/dr/MINES%20ACT,%201923.doc.pdf" TargetMode="External"/><Relationship Id="rId110" Type="http://schemas.openxmlformats.org/officeDocument/2006/relationships/hyperlink" Target="http://punjablaws.gov.pk/laws/4.html" TargetMode="External"/><Relationship Id="rId111" Type="http://schemas.openxmlformats.org/officeDocument/2006/relationships/hyperlink" Target="http://punjablaws.gov.pk/laws/2.html" TargetMode="External"/><Relationship Id="rId112" Type="http://schemas.openxmlformats.org/officeDocument/2006/relationships/image" Target="media/image23.png"/><Relationship Id="rId113" Type="http://schemas.openxmlformats.org/officeDocument/2006/relationships/header" Target="header1.xml"/><Relationship Id="rId114" Type="http://schemas.openxmlformats.org/officeDocument/2006/relationships/header" Target="header2.xml"/><Relationship Id="rId115" Type="http://schemas.openxmlformats.org/officeDocument/2006/relationships/header" Target="header3.xml"/><Relationship Id="rId116" Type="http://schemas.openxmlformats.org/officeDocument/2006/relationships/footer" Target="footer1.xml"/><Relationship Id="rId117" Type="http://schemas.openxmlformats.org/officeDocument/2006/relationships/footer" Target="footer2.xml"/><Relationship Id="rId118" Type="http://schemas.openxmlformats.org/officeDocument/2006/relationships/footer" Target="footer3.xml"/><Relationship Id="rId119" Type="http://schemas.openxmlformats.org/officeDocument/2006/relationships/footnotes" Target="footnotes.xml"/><Relationship Id="rId120" Type="http://schemas.openxmlformats.org/officeDocument/2006/relationships/comments" Target="comments.xml"/><Relationship Id="rId121" Type="http://schemas.openxmlformats.org/officeDocument/2006/relationships/numbering" Target="numbering.xml"/><Relationship Id="rId122" Type="http://schemas.openxmlformats.org/officeDocument/2006/relationships/fontTable" Target="fontTable.xml"/><Relationship Id="rId123" Type="http://schemas.openxmlformats.org/officeDocument/2006/relationships/settings" Target="settings.xml"/><Relationship Id="rId124" Type="http://schemas.openxmlformats.org/officeDocument/2006/relationships/theme" Target="theme/theme1.xml"/><Relationship Id="rId125" Type="http://schemas.openxmlformats.org/officeDocument/2006/relationships/customXml" Target="../customXml/item1.xml"/>
</Relationships>
</file>

<file path=word/diagrams/colors1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8.xml><?xml version="1.0" encoding="utf-8"?>
<dgm:dataModel xmlns:dgm="http://schemas.openxmlformats.org/drawingml/2006/diagram" xmlns:a="http://schemas.openxmlformats.org/drawingml/2006/main">
  <dgm:ptLst>
    <dgm:pt modelId="{ACED762D-336A-4FD5-A01B-7831C7FF34D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05F1B32-3094-405A-8D38-F2A7A154A415}">
      <dgm:prSet phldrT="[Text]" custT="1"/>
      <dgm:spPr>
        <a:xfrm>
          <a:off x="2272490" y="1713316"/>
          <a:ext cx="1185961" cy="282042"/>
        </a:xfrm>
        <a:prstGeom prst="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200">
              <a:solidFill>
                <a:sysClr val="window" lastClr="FFFFFF"/>
              </a:solidFill>
              <a:latin typeface="Calibri" panose="020F0502020204030204"/>
              <a:ea typeface="+mn-ea"/>
              <a:cs typeface="+mn-cs"/>
            </a:rPr>
            <a:t>SECTION HEADS</a:t>
          </a:r>
        </a:p>
      </dgm:t>
    </dgm:pt>
    <dgm:pt modelId="{4B56BA92-4754-43CF-A79D-50BD80366CA5}" type="parTrans" cxnId="{9F47DD85-5319-4950-96B3-7023AB320341}">
      <dgm:prSet/>
      <dgm:spPr>
        <a:xfrm>
          <a:off x="2819750" y="1594858"/>
          <a:ext cx="91440" cy="118457"/>
        </a:xfrm>
        <a:custGeom>
          <a:avLst/>
          <a:gdLst/>
          <a:ahLst/>
          <a:cxnLst/>
          <a:rect l="0" t="0" r="0" b="0"/>
          <a:pathLst>
            <a:path>
              <a:moveTo>
                <a:pt x="45720" y="0"/>
              </a:moveTo>
              <a:lnTo>
                <a:pt x="45720" y="118457"/>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D17EA8B9-1371-4DDB-B2EC-EF79A341BBEE}" type="sibTrans" cxnId="{9F47DD85-5319-4950-96B3-7023AB320341}">
      <dgm:prSet/>
      <dgm:spPr/>
      <dgm:t>
        <a:bodyPr/>
        <a:lstStyle/>
        <a:p>
          <a:endParaRPr lang="en-US"/>
        </a:p>
      </dgm:t>
    </dgm:pt>
    <dgm:pt modelId="{91BAA241-74A6-4139-A7FB-F9CBAD65BB8F}">
      <dgm:prSet phldrT="[Text]" custT="1"/>
      <dgm:spPr>
        <a:xfrm>
          <a:off x="2208" y="2113817"/>
          <a:ext cx="1113667" cy="353520"/>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100">
              <a:solidFill>
                <a:sysClr val="window" lastClr="FFFFFF"/>
              </a:solidFill>
              <a:latin typeface="Calibri" panose="020F0502020204030204"/>
              <a:ea typeface="+mn-ea"/>
              <a:cs typeface="+mn-cs"/>
            </a:rPr>
            <a:t>MICROBIOLOGY</a:t>
          </a:r>
        </a:p>
      </dgm:t>
    </dgm:pt>
    <dgm:pt modelId="{6E52C611-61F1-4353-883C-BFAA4513B951}" type="parTrans" cxnId="{01903748-8CF0-4EAC-81FF-0E2169BE05A5}">
      <dgm:prSet/>
      <dgm:spPr>
        <a:xfrm>
          <a:off x="559042" y="1995359"/>
          <a:ext cx="2306428" cy="118457"/>
        </a:xfrm>
        <a:custGeom>
          <a:avLst/>
          <a:gdLst/>
          <a:ahLst/>
          <a:cxnLst/>
          <a:rect l="0" t="0" r="0" b="0"/>
          <a:pathLst>
            <a:path>
              <a:moveTo>
                <a:pt x="2306428" y="0"/>
              </a:moveTo>
              <a:lnTo>
                <a:pt x="2306428" y="59228"/>
              </a:lnTo>
              <a:lnTo>
                <a:pt x="0" y="59228"/>
              </a:lnTo>
              <a:lnTo>
                <a:pt x="0" y="118457"/>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sz="1200"/>
        </a:p>
      </dgm:t>
    </dgm:pt>
    <dgm:pt modelId="{B0A57B2D-6C0A-4F89-AD35-980A09EE8C71}" type="sibTrans" cxnId="{01903748-8CF0-4EAC-81FF-0E2169BE05A5}">
      <dgm:prSet/>
      <dgm:spPr/>
      <dgm:t>
        <a:bodyPr/>
        <a:lstStyle/>
        <a:p>
          <a:endParaRPr lang="en-US"/>
        </a:p>
      </dgm:t>
    </dgm:pt>
    <dgm:pt modelId="{D0091FE5-B6D8-49BB-A233-F16CECDBC97C}">
      <dgm:prSet phldrT="[Text]" custT="1"/>
      <dgm:spPr>
        <a:xfrm>
          <a:off x="1234333" y="2113817"/>
          <a:ext cx="976228" cy="334911"/>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100">
              <a:solidFill>
                <a:sysClr val="window" lastClr="FFFFFF"/>
              </a:solidFill>
              <a:latin typeface="Calibri" panose="020F0502020204030204"/>
              <a:ea typeface="+mn-ea"/>
              <a:cs typeface="+mn-cs"/>
            </a:rPr>
            <a:t>BIOCHEMISTRY</a:t>
          </a:r>
        </a:p>
      </dgm:t>
    </dgm:pt>
    <dgm:pt modelId="{DB6A4E1E-B43F-4FE1-B436-D1313DDBF23F}" type="parTrans" cxnId="{C34BC996-2036-41BE-A046-C4A26514B4DB}">
      <dgm:prSet/>
      <dgm:spPr>
        <a:xfrm>
          <a:off x="1722448" y="1995359"/>
          <a:ext cx="1143022" cy="118457"/>
        </a:xfrm>
        <a:custGeom>
          <a:avLst/>
          <a:gdLst/>
          <a:ahLst/>
          <a:cxnLst/>
          <a:rect l="0" t="0" r="0" b="0"/>
          <a:pathLst>
            <a:path>
              <a:moveTo>
                <a:pt x="1143022" y="0"/>
              </a:moveTo>
              <a:lnTo>
                <a:pt x="1143022" y="59228"/>
              </a:lnTo>
              <a:lnTo>
                <a:pt x="0" y="59228"/>
              </a:lnTo>
              <a:lnTo>
                <a:pt x="0" y="118457"/>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sz="1200"/>
        </a:p>
      </dgm:t>
    </dgm:pt>
    <dgm:pt modelId="{2FA58386-2B45-453F-84A0-82D6C77D8FCF}" type="sibTrans" cxnId="{C34BC996-2036-41BE-A046-C4A26514B4DB}">
      <dgm:prSet/>
      <dgm:spPr/>
      <dgm:t>
        <a:bodyPr/>
        <a:lstStyle/>
        <a:p>
          <a:endParaRPr lang="en-US"/>
        </a:p>
      </dgm:t>
    </dgm:pt>
    <dgm:pt modelId="{BC30352D-9E2E-45CA-9748-077EA3AAE3F4}">
      <dgm:prSet phldrT="[Text]" custT="1"/>
      <dgm:spPr>
        <a:xfrm>
          <a:off x="2385739" y="2107956"/>
          <a:ext cx="964935" cy="306839"/>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100">
              <a:solidFill>
                <a:sysClr val="window" lastClr="FFFFFF"/>
              </a:solidFill>
              <a:latin typeface="Calibri" panose="020F0502020204030204"/>
              <a:ea typeface="+mn-ea"/>
              <a:cs typeface="+mn-cs"/>
            </a:rPr>
            <a:t>IMMUNOLOGY</a:t>
          </a:r>
        </a:p>
      </dgm:t>
    </dgm:pt>
    <dgm:pt modelId="{FAC20F8E-5E52-4026-8CC0-1E0DFCE97A4A}" type="parTrans" cxnId="{3E0F97DE-03E4-4F28-B852-6591DBB0A50B}">
      <dgm:prSet/>
      <dgm:spPr>
        <a:xfrm>
          <a:off x="2819750" y="1995359"/>
          <a:ext cx="91440" cy="112597"/>
        </a:xfrm>
        <a:custGeom>
          <a:avLst/>
          <a:gdLst/>
          <a:ahLst/>
          <a:cxnLst/>
          <a:rect l="0" t="0" r="0" b="0"/>
          <a:pathLst>
            <a:path>
              <a:moveTo>
                <a:pt x="45720" y="0"/>
              </a:moveTo>
              <a:lnTo>
                <a:pt x="45720" y="53368"/>
              </a:lnTo>
              <a:lnTo>
                <a:pt x="48455" y="53368"/>
              </a:lnTo>
              <a:lnTo>
                <a:pt x="48455" y="112597"/>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sz="1200"/>
        </a:p>
      </dgm:t>
    </dgm:pt>
    <dgm:pt modelId="{93467597-2A23-4AE5-B149-B2A5EED79860}" type="sibTrans" cxnId="{3E0F97DE-03E4-4F28-B852-6591DBB0A50B}">
      <dgm:prSet/>
      <dgm:spPr/>
      <dgm:t>
        <a:bodyPr/>
        <a:lstStyle/>
        <a:p>
          <a:endParaRPr lang="en-US"/>
        </a:p>
      </dgm:t>
    </dgm:pt>
    <dgm:pt modelId="{0EE953C2-83BA-4408-ABE5-65B08FEDC5D7}">
      <dgm:prSet custT="1"/>
      <dgm:spPr>
        <a:xfrm>
          <a:off x="3443850" y="2134570"/>
          <a:ext cx="1081988" cy="326365"/>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100">
              <a:solidFill>
                <a:sysClr val="window" lastClr="FFFFFF"/>
              </a:solidFill>
              <a:latin typeface="Calibri" panose="020F0502020204030204"/>
              <a:ea typeface="+mn-ea"/>
              <a:cs typeface="+mn-cs"/>
            </a:rPr>
            <a:t>HAEMATOLOGY</a:t>
          </a:r>
        </a:p>
      </dgm:t>
    </dgm:pt>
    <dgm:pt modelId="{EF16CCDA-0EEE-4235-AE47-514D0FAB4B3A}" type="parTrans" cxnId="{B9A82B00-C443-4700-A417-9283C0DB6137}">
      <dgm:prSet/>
      <dgm:spPr>
        <a:xfrm>
          <a:off x="2865470" y="1995359"/>
          <a:ext cx="1119373" cy="139210"/>
        </a:xfrm>
        <a:custGeom>
          <a:avLst/>
          <a:gdLst/>
          <a:ahLst/>
          <a:cxnLst/>
          <a:rect l="0" t="0" r="0" b="0"/>
          <a:pathLst>
            <a:path>
              <a:moveTo>
                <a:pt x="0" y="0"/>
              </a:moveTo>
              <a:lnTo>
                <a:pt x="0" y="79981"/>
              </a:lnTo>
              <a:lnTo>
                <a:pt x="1119373" y="79981"/>
              </a:lnTo>
              <a:lnTo>
                <a:pt x="1119373" y="139210"/>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sz="1200"/>
        </a:p>
      </dgm:t>
    </dgm:pt>
    <dgm:pt modelId="{CF9FD984-C649-4A26-A53B-1B1A34222E65}" type="sibTrans" cxnId="{B9A82B00-C443-4700-A417-9283C0DB6137}">
      <dgm:prSet/>
      <dgm:spPr/>
      <dgm:t>
        <a:bodyPr/>
        <a:lstStyle/>
        <a:p>
          <a:endParaRPr lang="en-US"/>
        </a:p>
      </dgm:t>
    </dgm:pt>
    <dgm:pt modelId="{A06F52DA-B48D-4E37-A13E-E7E004A68AB0}">
      <dgm:prSet custT="1"/>
      <dgm:spPr>
        <a:xfrm>
          <a:off x="4888117" y="2126619"/>
          <a:ext cx="1115873" cy="33592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100">
              <a:solidFill>
                <a:sysClr val="window" lastClr="FFFFFF"/>
              </a:solidFill>
              <a:latin typeface="Calibri" panose="020F0502020204030204"/>
              <a:ea typeface="+mn-ea"/>
              <a:cs typeface="+mn-cs"/>
            </a:rPr>
            <a:t>HISTOPATHOLOGY</a:t>
          </a:r>
        </a:p>
      </dgm:t>
    </dgm:pt>
    <dgm:pt modelId="{D408CFA1-8B64-412B-878C-D148E615C1E0}" type="parTrans" cxnId="{99DDDA7D-F51F-4826-9277-48874C100081}">
      <dgm:prSet/>
      <dgm:spPr>
        <a:xfrm>
          <a:off x="2865470" y="1995359"/>
          <a:ext cx="2580582" cy="131259"/>
        </a:xfrm>
        <a:custGeom>
          <a:avLst/>
          <a:gdLst/>
          <a:ahLst/>
          <a:cxnLst/>
          <a:rect l="0" t="0" r="0" b="0"/>
          <a:pathLst>
            <a:path>
              <a:moveTo>
                <a:pt x="0" y="0"/>
              </a:moveTo>
              <a:lnTo>
                <a:pt x="0" y="72030"/>
              </a:lnTo>
              <a:lnTo>
                <a:pt x="2580582" y="72030"/>
              </a:lnTo>
              <a:lnTo>
                <a:pt x="2580582" y="131259"/>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sz="1200"/>
        </a:p>
      </dgm:t>
    </dgm:pt>
    <dgm:pt modelId="{04A8A25C-0BFC-4888-BCEF-97AFB76F2685}" type="sibTrans" cxnId="{99DDDA7D-F51F-4826-9277-48874C100081}">
      <dgm:prSet/>
      <dgm:spPr/>
      <dgm:t>
        <a:bodyPr/>
        <a:lstStyle/>
        <a:p>
          <a:endParaRPr lang="en-US"/>
        </a:p>
      </dgm:t>
    </dgm:pt>
    <dgm:pt modelId="{E3060E96-5731-4CB1-BCD8-2454B2461ECC}">
      <dgm:prSet custT="1"/>
      <dgm:spPr>
        <a:xfrm>
          <a:off x="934638" y="2539115"/>
          <a:ext cx="3753699" cy="227030"/>
        </a:xfrm>
        <a:prstGeom prst="rect">
          <a:avLst/>
        </a:prstGeom>
        <a:solidFill>
          <a:srgbClr val="FFFF00"/>
        </a:solidFill>
        <a:ln w="12700" cap="flat" cmpd="sng" algn="ctr">
          <a:solidFill>
            <a:sysClr val="window" lastClr="FFFFFF">
              <a:hueOff val="0"/>
              <a:satOff val="0"/>
              <a:lumOff val="0"/>
              <a:alphaOff val="0"/>
            </a:sysClr>
          </a:solidFill>
          <a:prstDash val="solid"/>
          <a:miter lim="800000"/>
        </a:ln>
        <a:effectLst/>
      </dgm:spPr>
      <dgm:t>
        <a:bodyPr/>
        <a:lstStyle/>
        <a:p>
          <a:r>
            <a:rPr lang="en-US" sz="1100">
              <a:solidFill>
                <a:sysClr val="windowText" lastClr="000000"/>
              </a:solidFill>
              <a:latin typeface="Calibri" panose="020F0502020204030204"/>
              <a:ea typeface="+mn-ea"/>
              <a:cs typeface="+mn-cs"/>
            </a:rPr>
            <a:t>LAB TECHNICIAN     /    ASSISTANT    /     PHLEBOTOMISTS </a:t>
          </a:r>
        </a:p>
      </dgm:t>
    </dgm:pt>
    <dgm:pt modelId="{E5DF73BE-55D9-4C5A-9065-D994741CBECB}" type="parTrans" cxnId="{FA4BE7A1-4DFB-4359-81AC-08A2B7A08491}">
      <dgm:prSet/>
      <dgm:spPr>
        <a:xfrm>
          <a:off x="2765768" y="2414796"/>
          <a:ext cx="91440" cy="124318"/>
        </a:xfrm>
        <a:custGeom>
          <a:avLst/>
          <a:gdLst/>
          <a:ahLst/>
          <a:cxnLst/>
          <a:rect l="0" t="0" r="0" b="0"/>
          <a:pathLst>
            <a:path>
              <a:moveTo>
                <a:pt x="102438" y="0"/>
              </a:moveTo>
              <a:lnTo>
                <a:pt x="102438" y="65089"/>
              </a:lnTo>
              <a:lnTo>
                <a:pt x="45720" y="65089"/>
              </a:lnTo>
              <a:lnTo>
                <a:pt x="45720" y="124318"/>
              </a:lnTo>
            </a:path>
          </a:pathLst>
        </a:custGeom>
        <a:noFill/>
        <a:ln w="12700" cap="flat" cmpd="sng" algn="ctr">
          <a:noFill/>
          <a:prstDash val="solid"/>
          <a:miter lim="800000"/>
        </a:ln>
        <a:effectLst/>
      </dgm:spPr>
      <dgm:t>
        <a:bodyPr/>
        <a:lstStyle/>
        <a:p>
          <a:endParaRPr lang="en-US" sz="1200"/>
        </a:p>
      </dgm:t>
    </dgm:pt>
    <dgm:pt modelId="{FEBB2091-6228-4573-BD30-678D381AE637}" type="sibTrans" cxnId="{FA4BE7A1-4DFB-4359-81AC-08A2B7A08491}">
      <dgm:prSet/>
      <dgm:spPr/>
      <dgm:t>
        <a:bodyPr/>
        <a:lstStyle/>
        <a:p>
          <a:endParaRPr lang="en-US"/>
        </a:p>
      </dgm:t>
    </dgm:pt>
    <dgm:pt modelId="{ADB2A35B-8B13-45A7-AC96-C75A8EEE3D1C}">
      <dgm:prSet custT="1"/>
      <dgm:spPr>
        <a:xfrm>
          <a:off x="899987" y="2901006"/>
          <a:ext cx="4286043" cy="311981"/>
        </a:xfrm>
        <a:prstGeom prst="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100">
              <a:solidFill>
                <a:sysClr val="window" lastClr="FFFFFF"/>
              </a:solidFill>
              <a:latin typeface="Calibri" panose="020F0502020204030204"/>
              <a:ea typeface="+mn-ea"/>
              <a:cs typeface="+mn-cs"/>
            </a:rPr>
            <a:t>RECEPTIONIST   /   DATA ENTRY OPERATOR   /   WM STAFF   /   SECURITY</a:t>
          </a:r>
        </a:p>
      </dgm:t>
    </dgm:pt>
    <dgm:pt modelId="{CA1578F6-165E-4F7D-9108-474A1134957D}" type="parTrans" cxnId="{C8529627-CFCB-46C7-B2C9-9097A00210D5}">
      <dgm:prSet/>
      <dgm:spPr>
        <a:xfrm>
          <a:off x="899987" y="2766145"/>
          <a:ext cx="410020" cy="290852"/>
        </a:xfrm>
        <a:custGeom>
          <a:avLst/>
          <a:gdLst/>
          <a:ahLst/>
          <a:cxnLst/>
          <a:rect l="0" t="0" r="0" b="0"/>
          <a:pathLst>
            <a:path>
              <a:moveTo>
                <a:pt x="410020" y="0"/>
              </a:moveTo>
              <a:lnTo>
                <a:pt x="0" y="290852"/>
              </a:lnTo>
            </a:path>
          </a:pathLst>
        </a:custGeom>
        <a:noFill/>
        <a:ln w="12700" cap="flat" cmpd="sng" algn="ctr">
          <a:noFill/>
          <a:prstDash val="solid"/>
          <a:miter lim="800000"/>
        </a:ln>
        <a:effectLst/>
      </dgm:spPr>
      <dgm:t>
        <a:bodyPr/>
        <a:lstStyle/>
        <a:p>
          <a:endParaRPr lang="en-US"/>
        </a:p>
      </dgm:t>
    </dgm:pt>
    <dgm:pt modelId="{503E507C-304F-4F38-A6D1-0837BABD1920}" type="sibTrans" cxnId="{C8529627-CFCB-46C7-B2C9-9097A00210D5}">
      <dgm:prSet/>
      <dgm:spPr/>
      <dgm:t>
        <a:bodyPr/>
        <a:lstStyle/>
        <a:p>
          <a:endParaRPr lang="en-US"/>
        </a:p>
      </dgm:t>
    </dgm:pt>
    <dgm:pt modelId="{52B5DDAA-8A42-470F-8395-F0AEC237B877}">
      <dgm:prSet custT="1"/>
      <dgm:spPr>
        <a:xfrm>
          <a:off x="1688780" y="1312816"/>
          <a:ext cx="2353380" cy="282042"/>
        </a:xfrm>
        <a:prstGeom prst="rect">
          <a:avLst/>
        </a:prstGeom>
        <a:solidFill>
          <a:sysClr val="windowText" lastClr="000000"/>
        </a:solidFill>
        <a:ln w="12700" cap="flat" cmpd="sng" algn="ctr">
          <a:solidFill>
            <a:sysClr val="window" lastClr="FFFFFF">
              <a:hueOff val="0"/>
              <a:satOff val="0"/>
              <a:lumOff val="0"/>
              <a:alphaOff val="0"/>
            </a:sysClr>
          </a:solidFill>
          <a:prstDash val="solid"/>
          <a:miter lim="800000"/>
        </a:ln>
        <a:effectLst/>
      </dgm:spPr>
      <dgm:t>
        <a:bodyPr/>
        <a:lstStyle/>
        <a:p>
          <a:r>
            <a:rPr lang="en-US" sz="800">
              <a:solidFill>
                <a:sysClr val="window" lastClr="FFFFFF"/>
              </a:solidFill>
              <a:latin typeface="Calibri" panose="020F0502020204030204"/>
              <a:ea typeface="+mn-ea"/>
              <a:cs typeface="+mn-cs"/>
            </a:rPr>
            <a:t>TECHNICAL DIRECTOR / EXECUTIVE DIRECTOR</a:t>
          </a:r>
        </a:p>
      </dgm:t>
    </dgm:pt>
    <dgm:pt modelId="{E79BD490-ABB5-4055-B487-8CFFEF8FEE1A}" type="parTrans" cxnId="{F8FAE04D-CFAD-4C73-AD49-42255911ADA4}">
      <dgm:prSet/>
      <dgm:spPr>
        <a:xfrm>
          <a:off x="2819750" y="1194358"/>
          <a:ext cx="91440" cy="118457"/>
        </a:xfrm>
        <a:custGeom>
          <a:avLst/>
          <a:gdLst/>
          <a:ahLst/>
          <a:cxnLst/>
          <a:rect l="0" t="0" r="0" b="0"/>
          <a:pathLst>
            <a:path>
              <a:moveTo>
                <a:pt x="45720" y="0"/>
              </a:moveTo>
              <a:lnTo>
                <a:pt x="45720" y="118457"/>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C2E57D43-E99E-4A7C-92D2-5AA1DB78B8C5}" type="sibTrans" cxnId="{F8FAE04D-CFAD-4C73-AD49-42255911ADA4}">
      <dgm:prSet/>
      <dgm:spPr/>
      <dgm:t>
        <a:bodyPr/>
        <a:lstStyle/>
        <a:p>
          <a:endParaRPr lang="en-US"/>
        </a:p>
      </dgm:t>
    </dgm:pt>
    <dgm:pt modelId="{8FD67298-6545-405C-8D0E-D0E39466239D}">
      <dgm:prSet custT="1"/>
      <dgm:spPr>
        <a:xfrm>
          <a:off x="1405361" y="912315"/>
          <a:ext cx="2920218" cy="282042"/>
        </a:xfrm>
        <a:prstGeom prst="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200">
              <a:solidFill>
                <a:sysClr val="window" lastClr="FFFFFF"/>
              </a:solidFill>
              <a:latin typeface="Calibri" panose="020F0502020204030204"/>
              <a:ea typeface="+mn-ea"/>
              <a:cs typeface="+mn-cs"/>
            </a:rPr>
            <a:t>CHEIF EXECUITIVE / BOARD OF DIRECTORS</a:t>
          </a:r>
        </a:p>
      </dgm:t>
    </dgm:pt>
    <dgm:pt modelId="{96347BF2-F23D-4BA8-A689-0AEFC418319C}" type="sibTrans" cxnId="{C8E27843-A1F4-41AB-8C00-EF54D8768449}">
      <dgm:prSet/>
      <dgm:spPr/>
      <dgm:t>
        <a:bodyPr/>
        <a:lstStyle/>
        <a:p>
          <a:endParaRPr lang="en-US"/>
        </a:p>
      </dgm:t>
    </dgm:pt>
    <dgm:pt modelId="{92310A30-1A36-4810-AA3C-ED2874814852}" type="parTrans" cxnId="{C8E27843-A1F4-41AB-8C00-EF54D8768449}">
      <dgm:prSet/>
      <dgm:spPr>
        <a:xfrm>
          <a:off x="2819750" y="793857"/>
          <a:ext cx="91440" cy="118457"/>
        </a:xfrm>
        <a:custGeom>
          <a:avLst/>
          <a:gdLst/>
          <a:ahLst/>
          <a:cxnLst/>
          <a:rect l="0" t="0" r="0" b="0"/>
          <a:pathLst>
            <a:path>
              <a:moveTo>
                <a:pt x="45720" y="0"/>
              </a:moveTo>
              <a:lnTo>
                <a:pt x="45720" y="118457"/>
              </a:lnTo>
            </a:path>
          </a:pathLst>
        </a:custGeom>
        <a:noFill/>
        <a:ln w="12700" cap="flat" cmpd="sng" algn="ctr">
          <a:noFill/>
          <a:prstDash val="solid"/>
          <a:miter lim="800000"/>
        </a:ln>
        <a:effectLst/>
      </dgm:spPr>
      <dgm:t>
        <a:bodyPr/>
        <a:lstStyle/>
        <a:p>
          <a:endParaRPr lang="en-US"/>
        </a:p>
      </dgm:t>
    </dgm:pt>
    <dgm:pt modelId="{4C792D71-8AA1-4C60-AACE-DF419146EF69}">
      <dgm:prSet custT="1"/>
      <dgm:spPr>
        <a:xfrm>
          <a:off x="1518438" y="511815"/>
          <a:ext cx="2694065" cy="282042"/>
        </a:xfrm>
        <a:prstGeom prst="rect">
          <a:avLst/>
        </a:prstGeom>
        <a:noFill/>
        <a:ln w="12700" cap="flat" cmpd="sng" algn="ctr">
          <a:solidFill>
            <a:sysClr val="window" lastClr="FFFFFF">
              <a:hueOff val="0"/>
              <a:satOff val="0"/>
              <a:lumOff val="0"/>
              <a:alphaOff val="0"/>
            </a:sysClr>
          </a:solidFill>
          <a:prstDash val="solid"/>
          <a:miter lim="800000"/>
        </a:ln>
        <a:effectLst/>
      </dgm:spPr>
      <dgm:t>
        <a:bodyPr/>
        <a:lstStyle/>
        <a:p>
          <a:r>
            <a:rPr lang="en-US" sz="1200" b="1">
              <a:solidFill>
                <a:sysClr val="windowText" lastClr="000000"/>
              </a:solidFill>
              <a:latin typeface="Calibri" panose="020F0502020204030204"/>
              <a:ea typeface="+mn-ea"/>
              <a:cs typeface="+mn-cs"/>
            </a:rPr>
            <a:t>SAMPLE LABORATORY ORGANOGRAM</a:t>
          </a:r>
        </a:p>
      </dgm:t>
    </dgm:pt>
    <dgm:pt modelId="{4CCB511F-ED3C-4B40-97D2-912FEB25B5B7}" type="parTrans" cxnId="{12D61475-BAB1-413F-94C8-483908556739}">
      <dgm:prSet/>
      <dgm:spPr/>
      <dgm:t>
        <a:bodyPr/>
        <a:lstStyle/>
        <a:p>
          <a:endParaRPr lang="en-US"/>
        </a:p>
      </dgm:t>
    </dgm:pt>
    <dgm:pt modelId="{3254F390-B487-4681-85B8-148AC6E97440}" type="sibTrans" cxnId="{12D61475-BAB1-413F-94C8-483908556739}">
      <dgm:prSet/>
      <dgm:spPr/>
      <dgm:t>
        <a:bodyPr/>
        <a:lstStyle/>
        <a:p>
          <a:endParaRPr lang="en-US"/>
        </a:p>
      </dgm:t>
    </dgm:pt>
    <dgm:pt modelId="{746F6107-5A42-4FC3-A29A-9A3E35929693}" type="pres">
      <dgm:prSet presAssocID="{ACED762D-336A-4FD5-A01B-7831C7FF34D3}" presName="hierChild1" presStyleCnt="0">
        <dgm:presLayoutVars>
          <dgm:orgChart val="1"/>
          <dgm:chPref val="1"/>
          <dgm:dir/>
          <dgm:animOne val="branch"/>
          <dgm:animLvl val="lvl"/>
          <dgm:resizeHandles/>
        </dgm:presLayoutVars>
      </dgm:prSet>
      <dgm:spPr/>
      <dgm:t>
        <a:bodyPr/>
        <a:lstStyle/>
        <a:p>
          <a:endParaRPr lang="en-US"/>
        </a:p>
      </dgm:t>
    </dgm:pt>
    <dgm:pt modelId="{285A52AF-DD34-4F84-898D-C50FB15B8FE7}" type="pres">
      <dgm:prSet presAssocID="{4C792D71-8AA1-4C60-AACE-DF419146EF69}" presName="hierRoot1" presStyleCnt="0">
        <dgm:presLayoutVars>
          <dgm:hierBranch val="init"/>
        </dgm:presLayoutVars>
      </dgm:prSet>
      <dgm:spPr/>
    </dgm:pt>
    <dgm:pt modelId="{C02A0D02-52C6-401E-A8EF-DCB9C33CD07E}" type="pres">
      <dgm:prSet presAssocID="{4C792D71-8AA1-4C60-AACE-DF419146EF69}" presName="rootComposite1" presStyleCnt="0"/>
      <dgm:spPr/>
    </dgm:pt>
    <dgm:pt modelId="{41F8FF15-E2D7-48CA-A822-3DC0118E92AF}" type="pres">
      <dgm:prSet presAssocID="{4C792D71-8AA1-4C60-AACE-DF419146EF69}" presName="rootText1" presStyleLbl="node0" presStyleIdx="0" presStyleCnt="1" custScaleX="477599">
        <dgm:presLayoutVars>
          <dgm:chPref val="3"/>
        </dgm:presLayoutVars>
      </dgm:prSet>
      <dgm:spPr/>
      <dgm:t>
        <a:bodyPr/>
        <a:lstStyle/>
        <a:p>
          <a:endParaRPr lang="en-US"/>
        </a:p>
      </dgm:t>
    </dgm:pt>
    <dgm:pt modelId="{D4DCBFF3-1D99-4B41-99C0-C750E6BE4C66}" type="pres">
      <dgm:prSet presAssocID="{4C792D71-8AA1-4C60-AACE-DF419146EF69}" presName="rootConnector1" presStyleLbl="node1" presStyleIdx="0" presStyleCnt="0"/>
      <dgm:spPr/>
      <dgm:t>
        <a:bodyPr/>
        <a:lstStyle/>
        <a:p>
          <a:endParaRPr lang="en-US"/>
        </a:p>
      </dgm:t>
    </dgm:pt>
    <dgm:pt modelId="{4061452E-5E4B-42C4-8AAF-FCE62864BED1}" type="pres">
      <dgm:prSet presAssocID="{4C792D71-8AA1-4C60-AACE-DF419146EF69}" presName="hierChild2" presStyleCnt="0"/>
      <dgm:spPr/>
    </dgm:pt>
    <dgm:pt modelId="{34CAA067-36DE-4B49-A78F-75AAABCE25AC}" type="pres">
      <dgm:prSet presAssocID="{92310A30-1A36-4810-AA3C-ED2874814852}" presName="Name37" presStyleLbl="parChTrans1D2" presStyleIdx="0" presStyleCnt="1"/>
      <dgm:spPr/>
      <dgm:t>
        <a:bodyPr/>
        <a:lstStyle/>
        <a:p>
          <a:endParaRPr lang="en-US"/>
        </a:p>
      </dgm:t>
    </dgm:pt>
    <dgm:pt modelId="{A2926F02-7380-4F69-A39F-A3FC519646EC}" type="pres">
      <dgm:prSet presAssocID="{8FD67298-6545-405C-8D0E-D0E39466239D}" presName="hierRoot2" presStyleCnt="0">
        <dgm:presLayoutVars>
          <dgm:hierBranch val="init"/>
        </dgm:presLayoutVars>
      </dgm:prSet>
      <dgm:spPr/>
    </dgm:pt>
    <dgm:pt modelId="{B1B6F4A2-0DF8-4D07-994E-FF4AAE728ADE}" type="pres">
      <dgm:prSet presAssocID="{8FD67298-6545-405C-8D0E-D0E39466239D}" presName="rootComposite" presStyleCnt="0"/>
      <dgm:spPr/>
    </dgm:pt>
    <dgm:pt modelId="{599D336D-8D1C-4650-A226-3DEBD5E99CBE}" type="pres">
      <dgm:prSet presAssocID="{8FD67298-6545-405C-8D0E-D0E39466239D}" presName="rootText" presStyleLbl="node2" presStyleIdx="0" presStyleCnt="1" custScaleX="517691">
        <dgm:presLayoutVars>
          <dgm:chPref val="3"/>
        </dgm:presLayoutVars>
      </dgm:prSet>
      <dgm:spPr/>
      <dgm:t>
        <a:bodyPr/>
        <a:lstStyle/>
        <a:p>
          <a:endParaRPr lang="en-US"/>
        </a:p>
      </dgm:t>
    </dgm:pt>
    <dgm:pt modelId="{DB0AB2D3-6C26-492E-89F2-446ED46FA58A}" type="pres">
      <dgm:prSet presAssocID="{8FD67298-6545-405C-8D0E-D0E39466239D}" presName="rootConnector" presStyleLbl="node2" presStyleIdx="0" presStyleCnt="1"/>
      <dgm:spPr/>
      <dgm:t>
        <a:bodyPr/>
        <a:lstStyle/>
        <a:p>
          <a:endParaRPr lang="en-US"/>
        </a:p>
      </dgm:t>
    </dgm:pt>
    <dgm:pt modelId="{4608FB85-9FAA-4048-80C7-396299F510A4}" type="pres">
      <dgm:prSet presAssocID="{8FD67298-6545-405C-8D0E-D0E39466239D}" presName="hierChild4" presStyleCnt="0"/>
      <dgm:spPr/>
    </dgm:pt>
    <dgm:pt modelId="{674FAC85-FC95-49CC-820B-7E6ADE356FB5}" type="pres">
      <dgm:prSet presAssocID="{E79BD490-ABB5-4055-B487-8CFFEF8FEE1A}" presName="Name37" presStyleLbl="parChTrans1D3" presStyleIdx="0" presStyleCnt="1"/>
      <dgm:spPr/>
      <dgm:t>
        <a:bodyPr/>
        <a:lstStyle/>
        <a:p>
          <a:endParaRPr lang="en-US"/>
        </a:p>
      </dgm:t>
    </dgm:pt>
    <dgm:pt modelId="{181D8D4F-0F8D-45FD-A989-7BAAE4CDAB17}" type="pres">
      <dgm:prSet presAssocID="{52B5DDAA-8A42-470F-8395-F0AEC237B877}" presName="hierRoot2" presStyleCnt="0">
        <dgm:presLayoutVars>
          <dgm:hierBranch val="init"/>
        </dgm:presLayoutVars>
      </dgm:prSet>
      <dgm:spPr/>
    </dgm:pt>
    <dgm:pt modelId="{F91CB028-8E14-48A5-A1F3-6FEBDD8E8EF4}" type="pres">
      <dgm:prSet presAssocID="{52B5DDAA-8A42-470F-8395-F0AEC237B877}" presName="rootComposite" presStyleCnt="0"/>
      <dgm:spPr/>
    </dgm:pt>
    <dgm:pt modelId="{7C29F4AC-45DC-4B75-894D-666D62A23B88}" type="pres">
      <dgm:prSet presAssocID="{52B5DDAA-8A42-470F-8395-F0AEC237B877}" presName="rootText" presStyleLbl="node3" presStyleIdx="0" presStyleCnt="1" custScaleX="417203">
        <dgm:presLayoutVars>
          <dgm:chPref val="3"/>
        </dgm:presLayoutVars>
      </dgm:prSet>
      <dgm:spPr/>
      <dgm:t>
        <a:bodyPr/>
        <a:lstStyle/>
        <a:p>
          <a:endParaRPr lang="en-US"/>
        </a:p>
      </dgm:t>
    </dgm:pt>
    <dgm:pt modelId="{2D1E7575-2C5C-4A58-9223-3F7FE7FC8969}" type="pres">
      <dgm:prSet presAssocID="{52B5DDAA-8A42-470F-8395-F0AEC237B877}" presName="rootConnector" presStyleLbl="node3" presStyleIdx="0" presStyleCnt="1"/>
      <dgm:spPr/>
      <dgm:t>
        <a:bodyPr/>
        <a:lstStyle/>
        <a:p>
          <a:endParaRPr lang="en-US"/>
        </a:p>
      </dgm:t>
    </dgm:pt>
    <dgm:pt modelId="{85FFBB0C-401F-4034-B2FE-49547280B8D9}" type="pres">
      <dgm:prSet presAssocID="{52B5DDAA-8A42-470F-8395-F0AEC237B877}" presName="hierChild4" presStyleCnt="0"/>
      <dgm:spPr/>
    </dgm:pt>
    <dgm:pt modelId="{33AFF558-7610-4A49-9323-DE6A6DECB2D2}" type="pres">
      <dgm:prSet presAssocID="{4B56BA92-4754-43CF-A79D-50BD80366CA5}" presName="Name37" presStyleLbl="parChTrans1D4" presStyleIdx="0" presStyleCnt="8"/>
      <dgm:spPr/>
      <dgm:t>
        <a:bodyPr/>
        <a:lstStyle/>
        <a:p>
          <a:endParaRPr lang="en-US"/>
        </a:p>
      </dgm:t>
    </dgm:pt>
    <dgm:pt modelId="{ED9CBB06-DD91-47C0-845C-DE296C4932F8}" type="pres">
      <dgm:prSet presAssocID="{805F1B32-3094-405A-8D38-F2A7A154A415}" presName="hierRoot2" presStyleCnt="0">
        <dgm:presLayoutVars>
          <dgm:hierBranch val="init"/>
        </dgm:presLayoutVars>
      </dgm:prSet>
      <dgm:spPr/>
    </dgm:pt>
    <dgm:pt modelId="{AB7277E0-AA9E-45CB-8ED1-70CBDE8471A4}" type="pres">
      <dgm:prSet presAssocID="{805F1B32-3094-405A-8D38-F2A7A154A415}" presName="rootComposite" presStyleCnt="0"/>
      <dgm:spPr/>
    </dgm:pt>
    <dgm:pt modelId="{1E834780-DFEE-43F3-BE93-C895A8FAACEB}" type="pres">
      <dgm:prSet presAssocID="{805F1B32-3094-405A-8D38-F2A7A154A415}" presName="rootText" presStyleLbl="node4" presStyleIdx="0" presStyleCnt="8" custScaleX="210245">
        <dgm:presLayoutVars>
          <dgm:chPref val="3"/>
        </dgm:presLayoutVars>
      </dgm:prSet>
      <dgm:spPr/>
      <dgm:t>
        <a:bodyPr/>
        <a:lstStyle/>
        <a:p>
          <a:endParaRPr lang="en-US"/>
        </a:p>
      </dgm:t>
    </dgm:pt>
    <dgm:pt modelId="{1259953E-D5E7-4366-A434-F5C243B6B999}" type="pres">
      <dgm:prSet presAssocID="{805F1B32-3094-405A-8D38-F2A7A154A415}" presName="rootConnector" presStyleLbl="node4" presStyleIdx="0" presStyleCnt="8"/>
      <dgm:spPr/>
      <dgm:t>
        <a:bodyPr/>
        <a:lstStyle/>
        <a:p>
          <a:endParaRPr lang="en-US"/>
        </a:p>
      </dgm:t>
    </dgm:pt>
    <dgm:pt modelId="{8C049234-F529-4A37-84C7-EB5BACB8E80C}" type="pres">
      <dgm:prSet presAssocID="{805F1B32-3094-405A-8D38-F2A7A154A415}" presName="hierChild4" presStyleCnt="0"/>
      <dgm:spPr/>
    </dgm:pt>
    <dgm:pt modelId="{76546D67-511D-4B97-AC7E-2A4EAAF096AC}" type="pres">
      <dgm:prSet presAssocID="{6E52C611-61F1-4353-883C-BFAA4513B951}" presName="Name37" presStyleLbl="parChTrans1D4" presStyleIdx="1" presStyleCnt="8"/>
      <dgm:spPr/>
      <dgm:t>
        <a:bodyPr/>
        <a:lstStyle/>
        <a:p>
          <a:endParaRPr lang="en-US"/>
        </a:p>
      </dgm:t>
    </dgm:pt>
    <dgm:pt modelId="{1933807A-CDD5-4F15-9288-2D8279905E48}" type="pres">
      <dgm:prSet presAssocID="{91BAA241-74A6-4139-A7FB-F9CBAD65BB8F}" presName="hierRoot2" presStyleCnt="0">
        <dgm:presLayoutVars>
          <dgm:hierBranch val="init"/>
        </dgm:presLayoutVars>
      </dgm:prSet>
      <dgm:spPr/>
    </dgm:pt>
    <dgm:pt modelId="{325EC5CB-6C53-4B58-AFB7-48F76B16BE0F}" type="pres">
      <dgm:prSet presAssocID="{91BAA241-74A6-4139-A7FB-F9CBAD65BB8F}" presName="rootComposite" presStyleCnt="0"/>
      <dgm:spPr/>
    </dgm:pt>
    <dgm:pt modelId="{49657A41-9C8C-474E-9978-E9F349B3E9C9}" type="pres">
      <dgm:prSet presAssocID="{91BAA241-74A6-4139-A7FB-F9CBAD65BB8F}" presName="rootText" presStyleLbl="node4" presStyleIdx="1" presStyleCnt="8" custScaleX="197429" custScaleY="125343">
        <dgm:presLayoutVars>
          <dgm:chPref val="3"/>
        </dgm:presLayoutVars>
      </dgm:prSet>
      <dgm:spPr>
        <a:prstGeom prst="roundRect">
          <a:avLst/>
        </a:prstGeom>
      </dgm:spPr>
      <dgm:t>
        <a:bodyPr/>
        <a:lstStyle/>
        <a:p>
          <a:endParaRPr lang="en-US"/>
        </a:p>
      </dgm:t>
    </dgm:pt>
    <dgm:pt modelId="{750947EE-CB1C-4CDD-8649-5DFEF65101CF}" type="pres">
      <dgm:prSet presAssocID="{91BAA241-74A6-4139-A7FB-F9CBAD65BB8F}" presName="rootConnector" presStyleLbl="node4" presStyleIdx="1" presStyleCnt="8"/>
      <dgm:spPr/>
      <dgm:t>
        <a:bodyPr/>
        <a:lstStyle/>
        <a:p>
          <a:endParaRPr lang="en-US"/>
        </a:p>
      </dgm:t>
    </dgm:pt>
    <dgm:pt modelId="{C3A1C6D8-E3A8-46DA-9995-D65408B76E9E}" type="pres">
      <dgm:prSet presAssocID="{91BAA241-74A6-4139-A7FB-F9CBAD65BB8F}" presName="hierChild4" presStyleCnt="0"/>
      <dgm:spPr/>
    </dgm:pt>
    <dgm:pt modelId="{A4D72F29-AF4D-48FD-B999-104E027F0463}" type="pres">
      <dgm:prSet presAssocID="{91BAA241-74A6-4139-A7FB-F9CBAD65BB8F}" presName="hierChild5" presStyleCnt="0"/>
      <dgm:spPr/>
    </dgm:pt>
    <dgm:pt modelId="{79F9F69C-A879-474A-AFFF-5BAF7C224016}" type="pres">
      <dgm:prSet presAssocID="{DB6A4E1E-B43F-4FE1-B436-D1313DDBF23F}" presName="Name37" presStyleLbl="parChTrans1D4" presStyleIdx="2" presStyleCnt="8"/>
      <dgm:spPr/>
      <dgm:t>
        <a:bodyPr/>
        <a:lstStyle/>
        <a:p>
          <a:endParaRPr lang="en-US"/>
        </a:p>
      </dgm:t>
    </dgm:pt>
    <dgm:pt modelId="{DC4CB35F-E93E-44B9-A40B-19DD3E226CED}" type="pres">
      <dgm:prSet presAssocID="{D0091FE5-B6D8-49BB-A233-F16CECDBC97C}" presName="hierRoot2" presStyleCnt="0">
        <dgm:presLayoutVars>
          <dgm:hierBranch val="init"/>
        </dgm:presLayoutVars>
      </dgm:prSet>
      <dgm:spPr/>
    </dgm:pt>
    <dgm:pt modelId="{C2C5FB90-6FEB-45BE-B51C-096BFE4E4646}" type="pres">
      <dgm:prSet presAssocID="{D0091FE5-B6D8-49BB-A233-F16CECDBC97C}" presName="rootComposite" presStyleCnt="0"/>
      <dgm:spPr/>
    </dgm:pt>
    <dgm:pt modelId="{7F96B4D7-57F1-47C9-8961-68B76D7119C7}" type="pres">
      <dgm:prSet presAssocID="{D0091FE5-B6D8-49BB-A233-F16CECDBC97C}" presName="rootText" presStyleLbl="node4" presStyleIdx="2" presStyleCnt="8" custScaleX="173064" custScaleY="118745">
        <dgm:presLayoutVars>
          <dgm:chPref val="3"/>
        </dgm:presLayoutVars>
      </dgm:prSet>
      <dgm:spPr>
        <a:prstGeom prst="roundRect">
          <a:avLst/>
        </a:prstGeom>
      </dgm:spPr>
      <dgm:t>
        <a:bodyPr/>
        <a:lstStyle/>
        <a:p>
          <a:endParaRPr lang="en-US"/>
        </a:p>
      </dgm:t>
    </dgm:pt>
    <dgm:pt modelId="{E360F316-9A07-4D04-9E0B-ED7AA1F45843}" type="pres">
      <dgm:prSet presAssocID="{D0091FE5-B6D8-49BB-A233-F16CECDBC97C}" presName="rootConnector" presStyleLbl="node4" presStyleIdx="2" presStyleCnt="8"/>
      <dgm:spPr/>
      <dgm:t>
        <a:bodyPr/>
        <a:lstStyle/>
        <a:p>
          <a:endParaRPr lang="en-US"/>
        </a:p>
      </dgm:t>
    </dgm:pt>
    <dgm:pt modelId="{CA279BF8-1607-4C8E-9441-AD0AC4216D45}" type="pres">
      <dgm:prSet presAssocID="{D0091FE5-B6D8-49BB-A233-F16CECDBC97C}" presName="hierChild4" presStyleCnt="0"/>
      <dgm:spPr/>
    </dgm:pt>
    <dgm:pt modelId="{20D3713A-5BDE-4BC3-B79C-73E6012D4F1A}" type="pres">
      <dgm:prSet presAssocID="{D0091FE5-B6D8-49BB-A233-F16CECDBC97C}" presName="hierChild5" presStyleCnt="0"/>
      <dgm:spPr/>
    </dgm:pt>
    <dgm:pt modelId="{ACB5A128-9EFA-4234-BC0D-F6DB15F8518A}" type="pres">
      <dgm:prSet presAssocID="{FAC20F8E-5E52-4026-8CC0-1E0DFCE97A4A}" presName="Name37" presStyleLbl="parChTrans1D4" presStyleIdx="3" presStyleCnt="8"/>
      <dgm:spPr/>
      <dgm:t>
        <a:bodyPr/>
        <a:lstStyle/>
        <a:p>
          <a:endParaRPr lang="en-US"/>
        </a:p>
      </dgm:t>
    </dgm:pt>
    <dgm:pt modelId="{8289F2E2-F651-43B4-8637-29DCEC74067B}" type="pres">
      <dgm:prSet presAssocID="{BC30352D-9E2E-45CA-9748-077EA3AAE3F4}" presName="hierRoot2" presStyleCnt="0">
        <dgm:presLayoutVars>
          <dgm:hierBranch val="init"/>
        </dgm:presLayoutVars>
      </dgm:prSet>
      <dgm:spPr/>
    </dgm:pt>
    <dgm:pt modelId="{DEC40DA8-8885-4E51-AFB7-949968888D2D}" type="pres">
      <dgm:prSet presAssocID="{BC30352D-9E2E-45CA-9748-077EA3AAE3F4}" presName="rootComposite" presStyleCnt="0"/>
      <dgm:spPr/>
    </dgm:pt>
    <dgm:pt modelId="{6D394E61-9A12-497E-BDC1-688E115C9287}" type="pres">
      <dgm:prSet presAssocID="{BC30352D-9E2E-45CA-9748-077EA3AAE3F4}" presName="rootText" presStyleLbl="node4" presStyleIdx="3" presStyleCnt="8" custScaleX="171062" custScaleY="108792" custLinFactNeighborX="10055" custLinFactNeighborY="-2078">
        <dgm:presLayoutVars>
          <dgm:chPref val="3"/>
        </dgm:presLayoutVars>
      </dgm:prSet>
      <dgm:spPr>
        <a:prstGeom prst="roundRect">
          <a:avLst/>
        </a:prstGeom>
      </dgm:spPr>
      <dgm:t>
        <a:bodyPr/>
        <a:lstStyle/>
        <a:p>
          <a:endParaRPr lang="en-US"/>
        </a:p>
      </dgm:t>
    </dgm:pt>
    <dgm:pt modelId="{516824B0-9CEC-4197-B841-760AB7931169}" type="pres">
      <dgm:prSet presAssocID="{BC30352D-9E2E-45CA-9748-077EA3AAE3F4}" presName="rootConnector" presStyleLbl="node4" presStyleIdx="3" presStyleCnt="8"/>
      <dgm:spPr/>
      <dgm:t>
        <a:bodyPr/>
        <a:lstStyle/>
        <a:p>
          <a:endParaRPr lang="en-US"/>
        </a:p>
      </dgm:t>
    </dgm:pt>
    <dgm:pt modelId="{6AA42D99-4AE4-457A-8884-B54F1B94881F}" type="pres">
      <dgm:prSet presAssocID="{BC30352D-9E2E-45CA-9748-077EA3AAE3F4}" presName="hierChild4" presStyleCnt="0"/>
      <dgm:spPr/>
    </dgm:pt>
    <dgm:pt modelId="{53CBF0C4-B0D4-4508-B77F-81F0C15C4E24}" type="pres">
      <dgm:prSet presAssocID="{E5DF73BE-55D9-4C5A-9065-D994741CBECB}" presName="Name37" presStyleLbl="parChTrans1D4" presStyleIdx="4" presStyleCnt="8"/>
      <dgm:spPr/>
      <dgm:t>
        <a:bodyPr/>
        <a:lstStyle/>
        <a:p>
          <a:endParaRPr lang="en-US"/>
        </a:p>
      </dgm:t>
    </dgm:pt>
    <dgm:pt modelId="{99C30D7E-62D9-4EE9-8AA4-828F6F33E26E}" type="pres">
      <dgm:prSet presAssocID="{E3060E96-5731-4CB1-BCD8-2454B2461ECC}" presName="hierRoot2" presStyleCnt="0">
        <dgm:presLayoutVars>
          <dgm:hierBranch val="r"/>
        </dgm:presLayoutVars>
      </dgm:prSet>
      <dgm:spPr/>
    </dgm:pt>
    <dgm:pt modelId="{B688EC99-F4B0-48FC-9EF1-0617D11116B7}" type="pres">
      <dgm:prSet presAssocID="{E3060E96-5731-4CB1-BCD8-2454B2461ECC}" presName="rootComposite" presStyleCnt="0"/>
      <dgm:spPr/>
    </dgm:pt>
    <dgm:pt modelId="{0458E1C6-4B0E-4056-8C01-0CA4BBC28FA2}" type="pres">
      <dgm:prSet presAssocID="{E3060E96-5731-4CB1-BCD8-2454B2461ECC}" presName="rootText" presStyleLbl="node4" presStyleIdx="4" presStyleCnt="8" custScaleX="665449" custScaleY="80495">
        <dgm:presLayoutVars>
          <dgm:chPref val="3"/>
        </dgm:presLayoutVars>
      </dgm:prSet>
      <dgm:spPr/>
      <dgm:t>
        <a:bodyPr/>
        <a:lstStyle/>
        <a:p>
          <a:endParaRPr lang="en-US"/>
        </a:p>
      </dgm:t>
    </dgm:pt>
    <dgm:pt modelId="{C81F89C0-BE42-4ED3-A173-E518F2E09550}" type="pres">
      <dgm:prSet presAssocID="{E3060E96-5731-4CB1-BCD8-2454B2461ECC}" presName="rootConnector" presStyleLbl="node4" presStyleIdx="4" presStyleCnt="8"/>
      <dgm:spPr/>
      <dgm:t>
        <a:bodyPr/>
        <a:lstStyle/>
        <a:p>
          <a:endParaRPr lang="en-US"/>
        </a:p>
      </dgm:t>
    </dgm:pt>
    <dgm:pt modelId="{DC854707-E657-4BF6-84DE-6A897F216D22}" type="pres">
      <dgm:prSet presAssocID="{E3060E96-5731-4CB1-BCD8-2454B2461ECC}" presName="hierChild4" presStyleCnt="0"/>
      <dgm:spPr/>
    </dgm:pt>
    <dgm:pt modelId="{BB42267F-9158-424B-9774-9DEE1214865B}" type="pres">
      <dgm:prSet presAssocID="{CA1578F6-165E-4F7D-9108-474A1134957D}" presName="Name50" presStyleLbl="parChTrans1D4" presStyleIdx="5" presStyleCnt="8"/>
      <dgm:spPr/>
      <dgm:t>
        <a:bodyPr/>
        <a:lstStyle/>
        <a:p>
          <a:endParaRPr lang="en-US"/>
        </a:p>
      </dgm:t>
    </dgm:pt>
    <dgm:pt modelId="{DC9EC1F0-DFD5-4F84-9B20-756B887820C3}" type="pres">
      <dgm:prSet presAssocID="{ADB2A35B-8B13-45A7-AC96-C75A8EEE3D1C}" presName="hierRoot2" presStyleCnt="0">
        <dgm:presLayoutVars>
          <dgm:hierBranch val="init"/>
        </dgm:presLayoutVars>
      </dgm:prSet>
      <dgm:spPr/>
    </dgm:pt>
    <dgm:pt modelId="{0BB2E8CC-B764-4B03-B601-E3468FDBFB63}" type="pres">
      <dgm:prSet presAssocID="{ADB2A35B-8B13-45A7-AC96-C75A8EEE3D1C}" presName="rootComposite" presStyleCnt="0"/>
      <dgm:spPr/>
    </dgm:pt>
    <dgm:pt modelId="{4AC05C62-E302-4BFC-BBAD-EB626365888B}" type="pres">
      <dgm:prSet presAssocID="{ADB2A35B-8B13-45A7-AC96-C75A8EEE3D1C}" presName="rootText" presStyleLbl="node4" presStyleIdx="5" presStyleCnt="8" custScaleX="759822" custScaleY="110615" custLinFactX="-72505" custLinFactNeighborX="-100000" custLinFactNeighborY="5816">
        <dgm:presLayoutVars>
          <dgm:chPref val="3"/>
        </dgm:presLayoutVars>
      </dgm:prSet>
      <dgm:spPr/>
      <dgm:t>
        <a:bodyPr/>
        <a:lstStyle/>
        <a:p>
          <a:endParaRPr lang="en-US"/>
        </a:p>
      </dgm:t>
    </dgm:pt>
    <dgm:pt modelId="{2FA7202C-F6C3-4E55-9704-46714F2476AB}" type="pres">
      <dgm:prSet presAssocID="{ADB2A35B-8B13-45A7-AC96-C75A8EEE3D1C}" presName="rootConnector" presStyleLbl="node4" presStyleIdx="5" presStyleCnt="8"/>
      <dgm:spPr/>
      <dgm:t>
        <a:bodyPr/>
        <a:lstStyle/>
        <a:p>
          <a:endParaRPr lang="en-US"/>
        </a:p>
      </dgm:t>
    </dgm:pt>
    <dgm:pt modelId="{30B63691-D750-47D8-9312-58F575CE7E11}" type="pres">
      <dgm:prSet presAssocID="{ADB2A35B-8B13-45A7-AC96-C75A8EEE3D1C}" presName="hierChild4" presStyleCnt="0"/>
      <dgm:spPr/>
    </dgm:pt>
    <dgm:pt modelId="{7EAE868B-C8FF-40C3-954A-06AD05490803}" type="pres">
      <dgm:prSet presAssocID="{ADB2A35B-8B13-45A7-AC96-C75A8EEE3D1C}" presName="hierChild5" presStyleCnt="0"/>
      <dgm:spPr/>
    </dgm:pt>
    <dgm:pt modelId="{569CF125-1EF6-4023-94C5-3B5996DDE45E}" type="pres">
      <dgm:prSet presAssocID="{E3060E96-5731-4CB1-BCD8-2454B2461ECC}" presName="hierChild5" presStyleCnt="0"/>
      <dgm:spPr/>
    </dgm:pt>
    <dgm:pt modelId="{973195C0-52DB-4380-8189-C3E5BE453C98}" type="pres">
      <dgm:prSet presAssocID="{BC30352D-9E2E-45CA-9748-077EA3AAE3F4}" presName="hierChild5" presStyleCnt="0"/>
      <dgm:spPr/>
    </dgm:pt>
    <dgm:pt modelId="{EC931D4C-946D-4C44-9ABC-673DA0C8FEF0}" type="pres">
      <dgm:prSet presAssocID="{EF16CCDA-0EEE-4235-AE47-514D0FAB4B3A}" presName="Name37" presStyleLbl="parChTrans1D4" presStyleIdx="6" presStyleCnt="8"/>
      <dgm:spPr/>
      <dgm:t>
        <a:bodyPr/>
        <a:lstStyle/>
        <a:p>
          <a:endParaRPr lang="en-US"/>
        </a:p>
      </dgm:t>
    </dgm:pt>
    <dgm:pt modelId="{6B935EA1-1F83-405A-BAF0-BA64391E1504}" type="pres">
      <dgm:prSet presAssocID="{0EE953C2-83BA-4408-ABE5-65B08FEDC5D7}" presName="hierRoot2" presStyleCnt="0">
        <dgm:presLayoutVars>
          <dgm:hierBranch val="init"/>
        </dgm:presLayoutVars>
      </dgm:prSet>
      <dgm:spPr/>
    </dgm:pt>
    <dgm:pt modelId="{C36C6826-12A6-42CA-9205-1A6DF2794738}" type="pres">
      <dgm:prSet presAssocID="{0EE953C2-83BA-4408-ABE5-65B08FEDC5D7}" presName="rootComposite" presStyleCnt="0"/>
      <dgm:spPr/>
    </dgm:pt>
    <dgm:pt modelId="{9B8FD153-245F-4D92-B9A3-7F935C8D6830}" type="pres">
      <dgm:prSet presAssocID="{0EE953C2-83BA-4408-ABE5-65B08FEDC5D7}" presName="rootText" presStyleLbl="node4" presStyleIdx="6" presStyleCnt="8" custScaleX="191813" custScaleY="115715" custLinFactNeighborX="5573" custLinFactNeighborY="7358">
        <dgm:presLayoutVars>
          <dgm:chPref val="3"/>
        </dgm:presLayoutVars>
      </dgm:prSet>
      <dgm:spPr>
        <a:prstGeom prst="roundRect">
          <a:avLst/>
        </a:prstGeom>
      </dgm:spPr>
      <dgm:t>
        <a:bodyPr/>
        <a:lstStyle/>
        <a:p>
          <a:endParaRPr lang="en-US"/>
        </a:p>
      </dgm:t>
    </dgm:pt>
    <dgm:pt modelId="{DA183F32-D9A2-4150-8AC0-6FECBF790B4F}" type="pres">
      <dgm:prSet presAssocID="{0EE953C2-83BA-4408-ABE5-65B08FEDC5D7}" presName="rootConnector" presStyleLbl="node4" presStyleIdx="6" presStyleCnt="8"/>
      <dgm:spPr/>
      <dgm:t>
        <a:bodyPr/>
        <a:lstStyle/>
        <a:p>
          <a:endParaRPr lang="en-US"/>
        </a:p>
      </dgm:t>
    </dgm:pt>
    <dgm:pt modelId="{4BCEC7AE-F3E5-4CFA-A061-C8725D03558F}" type="pres">
      <dgm:prSet presAssocID="{0EE953C2-83BA-4408-ABE5-65B08FEDC5D7}" presName="hierChild4" presStyleCnt="0"/>
      <dgm:spPr/>
    </dgm:pt>
    <dgm:pt modelId="{0BF72407-E5A8-4E4F-AB98-408F24930CF8}" type="pres">
      <dgm:prSet presAssocID="{0EE953C2-83BA-4408-ABE5-65B08FEDC5D7}" presName="hierChild5" presStyleCnt="0"/>
      <dgm:spPr/>
    </dgm:pt>
    <dgm:pt modelId="{2476B4D8-DABD-4887-B513-46F970BDD78F}" type="pres">
      <dgm:prSet presAssocID="{D408CFA1-8B64-412B-878C-D148E615C1E0}" presName="Name37" presStyleLbl="parChTrans1D4" presStyleIdx="7" presStyleCnt="8"/>
      <dgm:spPr/>
      <dgm:t>
        <a:bodyPr/>
        <a:lstStyle/>
        <a:p>
          <a:endParaRPr lang="en-US"/>
        </a:p>
      </dgm:t>
    </dgm:pt>
    <dgm:pt modelId="{FC67B7B6-9AAD-47C9-B7AD-6891A4BFE9FE}" type="pres">
      <dgm:prSet presAssocID="{A06F52DA-B48D-4E37-A13E-E7E004A68AB0}" presName="hierRoot2" presStyleCnt="0">
        <dgm:presLayoutVars>
          <dgm:hierBranch val="init"/>
        </dgm:presLayoutVars>
      </dgm:prSet>
      <dgm:spPr/>
    </dgm:pt>
    <dgm:pt modelId="{26286D19-B8A7-4DBE-8533-A1B72102B81B}" type="pres">
      <dgm:prSet presAssocID="{A06F52DA-B48D-4E37-A13E-E7E004A68AB0}" presName="rootComposite" presStyleCnt="0"/>
      <dgm:spPr/>
    </dgm:pt>
    <dgm:pt modelId="{5B28F4E7-2824-42FD-B62A-9090A7D11737}" type="pres">
      <dgm:prSet presAssocID="{A06F52DA-B48D-4E37-A13E-E7E004A68AB0}" presName="rootText" presStyleLbl="node4" presStyleIdx="7" presStyleCnt="8" custScaleX="197820" custScaleY="119104" custLinFactNeighborX="48797" custLinFactNeighborY="4539">
        <dgm:presLayoutVars>
          <dgm:chPref val="3"/>
        </dgm:presLayoutVars>
      </dgm:prSet>
      <dgm:spPr>
        <a:prstGeom prst="roundRect">
          <a:avLst/>
        </a:prstGeom>
      </dgm:spPr>
      <dgm:t>
        <a:bodyPr/>
        <a:lstStyle/>
        <a:p>
          <a:endParaRPr lang="en-US"/>
        </a:p>
      </dgm:t>
    </dgm:pt>
    <dgm:pt modelId="{4FFE3843-D7EF-487C-9EB8-3CF943C8A237}" type="pres">
      <dgm:prSet presAssocID="{A06F52DA-B48D-4E37-A13E-E7E004A68AB0}" presName="rootConnector" presStyleLbl="node4" presStyleIdx="7" presStyleCnt="8"/>
      <dgm:spPr/>
      <dgm:t>
        <a:bodyPr/>
        <a:lstStyle/>
        <a:p>
          <a:endParaRPr lang="en-US"/>
        </a:p>
      </dgm:t>
    </dgm:pt>
    <dgm:pt modelId="{2B73B377-BCA6-41C7-9AA2-713936BFBC50}" type="pres">
      <dgm:prSet presAssocID="{A06F52DA-B48D-4E37-A13E-E7E004A68AB0}" presName="hierChild4" presStyleCnt="0"/>
      <dgm:spPr/>
    </dgm:pt>
    <dgm:pt modelId="{6D7A3C07-67F1-4FF9-BB07-D78E01A8225B}" type="pres">
      <dgm:prSet presAssocID="{A06F52DA-B48D-4E37-A13E-E7E004A68AB0}" presName="hierChild5" presStyleCnt="0"/>
      <dgm:spPr/>
    </dgm:pt>
    <dgm:pt modelId="{EF0E834E-349C-4049-80E8-8D27C88E1AE7}" type="pres">
      <dgm:prSet presAssocID="{805F1B32-3094-405A-8D38-F2A7A154A415}" presName="hierChild5" presStyleCnt="0"/>
      <dgm:spPr/>
    </dgm:pt>
    <dgm:pt modelId="{2EAB94E9-1A5E-40EA-95DE-468E602F4DD1}" type="pres">
      <dgm:prSet presAssocID="{52B5DDAA-8A42-470F-8395-F0AEC237B877}" presName="hierChild5" presStyleCnt="0"/>
      <dgm:spPr/>
    </dgm:pt>
    <dgm:pt modelId="{1A2794F5-0F9A-4BE2-BF94-C63931F41991}" type="pres">
      <dgm:prSet presAssocID="{8FD67298-6545-405C-8D0E-D0E39466239D}" presName="hierChild5" presStyleCnt="0"/>
      <dgm:spPr/>
    </dgm:pt>
    <dgm:pt modelId="{EDA93BA5-D78A-44C1-96E0-F14A06443AC2}" type="pres">
      <dgm:prSet presAssocID="{4C792D71-8AA1-4C60-AACE-DF419146EF69}" presName="hierChild3" presStyleCnt="0"/>
      <dgm:spPr/>
    </dgm:pt>
  </dgm:ptLst>
  <dgm:cxnLst>
    <dgm:cxn modelId="{01903748-8CF0-4EAC-81FF-0E2169BE05A5}" srcId="{805F1B32-3094-405A-8D38-F2A7A154A415}" destId="{91BAA241-74A6-4139-A7FB-F9CBAD65BB8F}" srcOrd="0" destOrd="0" parTransId="{6E52C611-61F1-4353-883C-BFAA4513B951}" sibTransId="{B0A57B2D-6C0A-4F89-AD35-980A09EE8C71}"/>
    <dgm:cxn modelId="{C8E27843-A1F4-41AB-8C00-EF54D8768449}" srcId="{4C792D71-8AA1-4C60-AACE-DF419146EF69}" destId="{8FD67298-6545-405C-8D0E-D0E39466239D}" srcOrd="0" destOrd="0" parTransId="{92310A30-1A36-4810-AA3C-ED2874814852}" sibTransId="{96347BF2-F23D-4BA8-A689-0AEFC418319C}"/>
    <dgm:cxn modelId="{E9F9806D-3D70-4CD8-9737-2AA79F1EECA7}" type="presOf" srcId="{D0091FE5-B6D8-49BB-A233-F16CECDBC97C}" destId="{E360F316-9A07-4D04-9E0B-ED7AA1F45843}" srcOrd="1" destOrd="0" presId="urn:microsoft.com/office/officeart/2005/8/layout/orgChart1"/>
    <dgm:cxn modelId="{B4499779-9416-4246-A1B4-2C48B1C3BAA9}" type="presOf" srcId="{E3060E96-5731-4CB1-BCD8-2454B2461ECC}" destId="{0458E1C6-4B0E-4056-8C01-0CA4BBC28FA2}" srcOrd="0" destOrd="0" presId="urn:microsoft.com/office/officeart/2005/8/layout/orgChart1"/>
    <dgm:cxn modelId="{99DDDA7D-F51F-4826-9277-48874C100081}" srcId="{805F1B32-3094-405A-8D38-F2A7A154A415}" destId="{A06F52DA-B48D-4E37-A13E-E7E004A68AB0}" srcOrd="4" destOrd="0" parTransId="{D408CFA1-8B64-412B-878C-D148E615C1E0}" sibTransId="{04A8A25C-0BFC-4888-BCEF-97AFB76F2685}"/>
    <dgm:cxn modelId="{95D0658B-9FE3-4459-BD6F-498AAAA6BD4C}" type="presOf" srcId="{805F1B32-3094-405A-8D38-F2A7A154A415}" destId="{1259953E-D5E7-4366-A434-F5C243B6B999}" srcOrd="1" destOrd="0" presId="urn:microsoft.com/office/officeart/2005/8/layout/orgChart1"/>
    <dgm:cxn modelId="{976EB9A4-7B13-4FCB-BD43-17364B92A487}" type="presOf" srcId="{CA1578F6-165E-4F7D-9108-474A1134957D}" destId="{BB42267F-9158-424B-9774-9DEE1214865B}" srcOrd="0" destOrd="0" presId="urn:microsoft.com/office/officeart/2005/8/layout/orgChart1"/>
    <dgm:cxn modelId="{BFA74E11-0456-4B0F-9BB3-536561E2A554}" type="presOf" srcId="{0EE953C2-83BA-4408-ABE5-65B08FEDC5D7}" destId="{DA183F32-D9A2-4150-8AC0-6FECBF790B4F}" srcOrd="1" destOrd="0" presId="urn:microsoft.com/office/officeart/2005/8/layout/orgChart1"/>
    <dgm:cxn modelId="{C9646930-A944-49BD-8079-8DCFB53ABAD6}" type="presOf" srcId="{D408CFA1-8B64-412B-878C-D148E615C1E0}" destId="{2476B4D8-DABD-4887-B513-46F970BDD78F}" srcOrd="0" destOrd="0" presId="urn:microsoft.com/office/officeart/2005/8/layout/orgChart1"/>
    <dgm:cxn modelId="{F362BA5F-5C88-4EFD-9ACB-0CC2D58869F7}" type="presOf" srcId="{BC30352D-9E2E-45CA-9748-077EA3AAE3F4}" destId="{516824B0-9CEC-4197-B841-760AB7931169}" srcOrd="1" destOrd="0" presId="urn:microsoft.com/office/officeart/2005/8/layout/orgChart1"/>
    <dgm:cxn modelId="{6831DDC2-8F4B-4AE8-9C8A-023F42D45A4D}" type="presOf" srcId="{92310A30-1A36-4810-AA3C-ED2874814852}" destId="{34CAA067-36DE-4B49-A78F-75AAABCE25AC}" srcOrd="0" destOrd="0" presId="urn:microsoft.com/office/officeart/2005/8/layout/orgChart1"/>
    <dgm:cxn modelId="{560F5372-A16E-41B2-9297-91FF74A66189}" type="presOf" srcId="{52B5DDAA-8A42-470F-8395-F0AEC237B877}" destId="{7C29F4AC-45DC-4B75-894D-666D62A23B88}" srcOrd="0" destOrd="0" presId="urn:microsoft.com/office/officeart/2005/8/layout/orgChart1"/>
    <dgm:cxn modelId="{6DF8EB96-0B86-4A09-A22F-021B82E9E18E}" type="presOf" srcId="{4B56BA92-4754-43CF-A79D-50BD80366CA5}" destId="{33AFF558-7610-4A49-9323-DE6A6DECB2D2}" srcOrd="0" destOrd="0" presId="urn:microsoft.com/office/officeart/2005/8/layout/orgChart1"/>
    <dgm:cxn modelId="{8C8A30D1-0499-4F48-9C59-7499FADA0B85}" type="presOf" srcId="{ADB2A35B-8B13-45A7-AC96-C75A8EEE3D1C}" destId="{4AC05C62-E302-4BFC-BBAD-EB626365888B}" srcOrd="0" destOrd="0" presId="urn:microsoft.com/office/officeart/2005/8/layout/orgChart1"/>
    <dgm:cxn modelId="{CF5435DB-D1F5-4DDC-BAE2-7172ED825EDC}" type="presOf" srcId="{91BAA241-74A6-4139-A7FB-F9CBAD65BB8F}" destId="{49657A41-9C8C-474E-9978-E9F349B3E9C9}" srcOrd="0" destOrd="0" presId="urn:microsoft.com/office/officeart/2005/8/layout/orgChart1"/>
    <dgm:cxn modelId="{256E94DF-0D4F-40FD-BCFA-3B35AFE9924A}" type="presOf" srcId="{8FD67298-6545-405C-8D0E-D0E39466239D}" destId="{DB0AB2D3-6C26-492E-89F2-446ED46FA58A}" srcOrd="1" destOrd="0" presId="urn:microsoft.com/office/officeart/2005/8/layout/orgChart1"/>
    <dgm:cxn modelId="{4EF7B699-37B7-48B0-BDCC-5B76530D8BAF}" type="presOf" srcId="{ACED762D-336A-4FD5-A01B-7831C7FF34D3}" destId="{746F6107-5A42-4FC3-A29A-9A3E35929693}" srcOrd="0" destOrd="0" presId="urn:microsoft.com/office/officeart/2005/8/layout/orgChart1"/>
    <dgm:cxn modelId="{9C93D405-00A5-4E09-8C1B-7A1CFE679E13}" type="presOf" srcId="{E5DF73BE-55D9-4C5A-9065-D994741CBECB}" destId="{53CBF0C4-B0D4-4508-B77F-81F0C15C4E24}" srcOrd="0" destOrd="0" presId="urn:microsoft.com/office/officeart/2005/8/layout/orgChart1"/>
    <dgm:cxn modelId="{64E3D80D-F3D1-4D96-9DD2-8E15F076FC01}" type="presOf" srcId="{8FD67298-6545-405C-8D0E-D0E39466239D}" destId="{599D336D-8D1C-4650-A226-3DEBD5E99CBE}" srcOrd="0" destOrd="0" presId="urn:microsoft.com/office/officeart/2005/8/layout/orgChart1"/>
    <dgm:cxn modelId="{FA4BE7A1-4DFB-4359-81AC-08A2B7A08491}" srcId="{BC30352D-9E2E-45CA-9748-077EA3AAE3F4}" destId="{E3060E96-5731-4CB1-BCD8-2454B2461ECC}" srcOrd="0" destOrd="0" parTransId="{E5DF73BE-55D9-4C5A-9065-D994741CBECB}" sibTransId="{FEBB2091-6228-4573-BD30-678D381AE637}"/>
    <dgm:cxn modelId="{B9A82B00-C443-4700-A417-9283C0DB6137}" srcId="{805F1B32-3094-405A-8D38-F2A7A154A415}" destId="{0EE953C2-83BA-4408-ABE5-65B08FEDC5D7}" srcOrd="3" destOrd="0" parTransId="{EF16CCDA-0EEE-4235-AE47-514D0FAB4B3A}" sibTransId="{CF9FD984-C649-4A26-A53B-1B1A34222E65}"/>
    <dgm:cxn modelId="{108A127B-3B1B-4679-BBCD-B4825321F268}" type="presOf" srcId="{4C792D71-8AA1-4C60-AACE-DF419146EF69}" destId="{D4DCBFF3-1D99-4B41-99C0-C750E6BE4C66}" srcOrd="1" destOrd="0" presId="urn:microsoft.com/office/officeart/2005/8/layout/orgChart1"/>
    <dgm:cxn modelId="{F8FAE04D-CFAD-4C73-AD49-42255911ADA4}" srcId="{8FD67298-6545-405C-8D0E-D0E39466239D}" destId="{52B5DDAA-8A42-470F-8395-F0AEC237B877}" srcOrd="0" destOrd="0" parTransId="{E79BD490-ABB5-4055-B487-8CFFEF8FEE1A}" sibTransId="{C2E57D43-E99E-4A7C-92D2-5AA1DB78B8C5}"/>
    <dgm:cxn modelId="{D2EE9ED6-E0E9-493F-A69E-DA5F7428FBE7}" type="presOf" srcId="{DB6A4E1E-B43F-4FE1-B436-D1313DDBF23F}" destId="{79F9F69C-A879-474A-AFFF-5BAF7C224016}" srcOrd="0" destOrd="0" presId="urn:microsoft.com/office/officeart/2005/8/layout/orgChart1"/>
    <dgm:cxn modelId="{2377DB00-A219-485C-9924-02E523E4C853}" type="presOf" srcId="{FAC20F8E-5E52-4026-8CC0-1E0DFCE97A4A}" destId="{ACB5A128-9EFA-4234-BC0D-F6DB15F8518A}" srcOrd="0" destOrd="0" presId="urn:microsoft.com/office/officeart/2005/8/layout/orgChart1"/>
    <dgm:cxn modelId="{12D61475-BAB1-413F-94C8-483908556739}" srcId="{ACED762D-336A-4FD5-A01B-7831C7FF34D3}" destId="{4C792D71-8AA1-4C60-AACE-DF419146EF69}" srcOrd="0" destOrd="0" parTransId="{4CCB511F-ED3C-4B40-97D2-912FEB25B5B7}" sibTransId="{3254F390-B487-4681-85B8-148AC6E97440}"/>
    <dgm:cxn modelId="{7D3B0EB8-7592-450C-BA59-65BE7EC398D9}" type="presOf" srcId="{A06F52DA-B48D-4E37-A13E-E7E004A68AB0}" destId="{5B28F4E7-2824-42FD-B62A-9090A7D11737}" srcOrd="0" destOrd="0" presId="urn:microsoft.com/office/officeart/2005/8/layout/orgChart1"/>
    <dgm:cxn modelId="{35DDCD3D-E812-4B8B-A23C-2103B56388D9}" type="presOf" srcId="{A06F52DA-B48D-4E37-A13E-E7E004A68AB0}" destId="{4FFE3843-D7EF-487C-9EB8-3CF943C8A237}" srcOrd="1" destOrd="0" presId="urn:microsoft.com/office/officeart/2005/8/layout/orgChart1"/>
    <dgm:cxn modelId="{E6963F8D-EC71-4B3B-9EBC-EBEC370BD9DA}" type="presOf" srcId="{0EE953C2-83BA-4408-ABE5-65B08FEDC5D7}" destId="{9B8FD153-245F-4D92-B9A3-7F935C8D6830}" srcOrd="0" destOrd="0" presId="urn:microsoft.com/office/officeart/2005/8/layout/orgChart1"/>
    <dgm:cxn modelId="{DA20AD6D-3ADF-4A20-AA7F-876403424F4E}" type="presOf" srcId="{6E52C611-61F1-4353-883C-BFAA4513B951}" destId="{76546D67-511D-4B97-AC7E-2A4EAAF096AC}" srcOrd="0" destOrd="0" presId="urn:microsoft.com/office/officeart/2005/8/layout/orgChart1"/>
    <dgm:cxn modelId="{9F47DD85-5319-4950-96B3-7023AB320341}" srcId="{52B5DDAA-8A42-470F-8395-F0AEC237B877}" destId="{805F1B32-3094-405A-8D38-F2A7A154A415}" srcOrd="0" destOrd="0" parTransId="{4B56BA92-4754-43CF-A79D-50BD80366CA5}" sibTransId="{D17EA8B9-1371-4DDB-B2EC-EF79A341BBEE}"/>
    <dgm:cxn modelId="{1E05AC29-1D09-4445-881F-94ACA8649CEE}" type="presOf" srcId="{E3060E96-5731-4CB1-BCD8-2454B2461ECC}" destId="{C81F89C0-BE42-4ED3-A173-E518F2E09550}" srcOrd="1" destOrd="0" presId="urn:microsoft.com/office/officeart/2005/8/layout/orgChart1"/>
    <dgm:cxn modelId="{7C18CD3E-31CB-4801-9272-B9A68A55BFE4}" type="presOf" srcId="{52B5DDAA-8A42-470F-8395-F0AEC237B877}" destId="{2D1E7575-2C5C-4A58-9223-3F7FE7FC8969}" srcOrd="1" destOrd="0" presId="urn:microsoft.com/office/officeart/2005/8/layout/orgChart1"/>
    <dgm:cxn modelId="{C8529627-CFCB-46C7-B2C9-9097A00210D5}" srcId="{E3060E96-5731-4CB1-BCD8-2454B2461ECC}" destId="{ADB2A35B-8B13-45A7-AC96-C75A8EEE3D1C}" srcOrd="0" destOrd="0" parTransId="{CA1578F6-165E-4F7D-9108-474A1134957D}" sibTransId="{503E507C-304F-4F38-A6D1-0837BABD1920}"/>
    <dgm:cxn modelId="{E988CF99-9909-4161-8586-8A06DBABBE2F}" type="presOf" srcId="{D0091FE5-B6D8-49BB-A233-F16CECDBC97C}" destId="{7F96B4D7-57F1-47C9-8961-68B76D7119C7}" srcOrd="0" destOrd="0" presId="urn:microsoft.com/office/officeart/2005/8/layout/orgChart1"/>
    <dgm:cxn modelId="{DAC91F3F-94BD-4F9A-B8D9-1DC8E15B8B5B}" type="presOf" srcId="{4C792D71-8AA1-4C60-AACE-DF419146EF69}" destId="{41F8FF15-E2D7-48CA-A822-3DC0118E92AF}" srcOrd="0" destOrd="0" presId="urn:microsoft.com/office/officeart/2005/8/layout/orgChart1"/>
    <dgm:cxn modelId="{E34A731C-9A5B-4879-977D-AF247EB054D0}" type="presOf" srcId="{EF16CCDA-0EEE-4235-AE47-514D0FAB4B3A}" destId="{EC931D4C-946D-4C44-9ABC-673DA0C8FEF0}" srcOrd="0" destOrd="0" presId="urn:microsoft.com/office/officeart/2005/8/layout/orgChart1"/>
    <dgm:cxn modelId="{F5F49E05-FA03-4AD5-9D1B-36248BFF5DC2}" type="presOf" srcId="{E79BD490-ABB5-4055-B487-8CFFEF8FEE1A}" destId="{674FAC85-FC95-49CC-820B-7E6ADE356FB5}" srcOrd="0" destOrd="0" presId="urn:microsoft.com/office/officeart/2005/8/layout/orgChart1"/>
    <dgm:cxn modelId="{93FDB77D-EA50-4507-9C8C-5528B56A510A}" type="presOf" srcId="{ADB2A35B-8B13-45A7-AC96-C75A8EEE3D1C}" destId="{2FA7202C-F6C3-4E55-9704-46714F2476AB}" srcOrd="1" destOrd="0" presId="urn:microsoft.com/office/officeart/2005/8/layout/orgChart1"/>
    <dgm:cxn modelId="{4F97380C-A432-4335-8864-3C49816A2CC6}" type="presOf" srcId="{91BAA241-74A6-4139-A7FB-F9CBAD65BB8F}" destId="{750947EE-CB1C-4CDD-8649-5DFEF65101CF}" srcOrd="1" destOrd="0" presId="urn:microsoft.com/office/officeart/2005/8/layout/orgChart1"/>
    <dgm:cxn modelId="{3E0F97DE-03E4-4F28-B852-6591DBB0A50B}" srcId="{805F1B32-3094-405A-8D38-F2A7A154A415}" destId="{BC30352D-9E2E-45CA-9748-077EA3AAE3F4}" srcOrd="2" destOrd="0" parTransId="{FAC20F8E-5E52-4026-8CC0-1E0DFCE97A4A}" sibTransId="{93467597-2A23-4AE5-B149-B2A5EED79860}"/>
    <dgm:cxn modelId="{3E6E2E29-B849-4002-967D-8CB7E32FB7B6}" type="presOf" srcId="{BC30352D-9E2E-45CA-9748-077EA3AAE3F4}" destId="{6D394E61-9A12-497E-BDC1-688E115C9287}" srcOrd="0" destOrd="0" presId="urn:microsoft.com/office/officeart/2005/8/layout/orgChart1"/>
    <dgm:cxn modelId="{C34BC996-2036-41BE-A046-C4A26514B4DB}" srcId="{805F1B32-3094-405A-8D38-F2A7A154A415}" destId="{D0091FE5-B6D8-49BB-A233-F16CECDBC97C}" srcOrd="1" destOrd="0" parTransId="{DB6A4E1E-B43F-4FE1-B436-D1313DDBF23F}" sibTransId="{2FA58386-2B45-453F-84A0-82D6C77D8FCF}"/>
    <dgm:cxn modelId="{4612F0E5-C1D3-47FD-916E-4F7979837BF0}" type="presOf" srcId="{805F1B32-3094-405A-8D38-F2A7A154A415}" destId="{1E834780-DFEE-43F3-BE93-C895A8FAACEB}" srcOrd="0" destOrd="0" presId="urn:microsoft.com/office/officeart/2005/8/layout/orgChart1"/>
    <dgm:cxn modelId="{A854C606-9F43-44A4-9AF2-22E027E6C29D}" type="presParOf" srcId="{746F6107-5A42-4FC3-A29A-9A3E35929693}" destId="{285A52AF-DD34-4F84-898D-C50FB15B8FE7}" srcOrd="0" destOrd="0" presId="urn:microsoft.com/office/officeart/2005/8/layout/orgChart1"/>
    <dgm:cxn modelId="{D41184F3-206D-452F-811E-C7C5EFF1A3C0}" type="presParOf" srcId="{285A52AF-DD34-4F84-898D-C50FB15B8FE7}" destId="{C02A0D02-52C6-401E-A8EF-DCB9C33CD07E}" srcOrd="0" destOrd="0" presId="urn:microsoft.com/office/officeart/2005/8/layout/orgChart1"/>
    <dgm:cxn modelId="{46995DF5-3FD7-465B-831F-24350BDD4987}" type="presParOf" srcId="{C02A0D02-52C6-401E-A8EF-DCB9C33CD07E}" destId="{41F8FF15-E2D7-48CA-A822-3DC0118E92AF}" srcOrd="0" destOrd="0" presId="urn:microsoft.com/office/officeart/2005/8/layout/orgChart1"/>
    <dgm:cxn modelId="{1B682BBC-A893-4C72-9410-AE544A41A954}" type="presParOf" srcId="{C02A0D02-52C6-401E-A8EF-DCB9C33CD07E}" destId="{D4DCBFF3-1D99-4B41-99C0-C750E6BE4C66}" srcOrd="1" destOrd="0" presId="urn:microsoft.com/office/officeart/2005/8/layout/orgChart1"/>
    <dgm:cxn modelId="{3AEB65FB-86FD-462B-8456-DB1703BC5E7A}" type="presParOf" srcId="{285A52AF-DD34-4F84-898D-C50FB15B8FE7}" destId="{4061452E-5E4B-42C4-8AAF-FCE62864BED1}" srcOrd="1" destOrd="0" presId="urn:microsoft.com/office/officeart/2005/8/layout/orgChart1"/>
    <dgm:cxn modelId="{695BAA10-CC4B-4495-89FD-C8E813E6B417}" type="presParOf" srcId="{4061452E-5E4B-42C4-8AAF-FCE62864BED1}" destId="{34CAA067-36DE-4B49-A78F-75AAABCE25AC}" srcOrd="0" destOrd="0" presId="urn:microsoft.com/office/officeart/2005/8/layout/orgChart1"/>
    <dgm:cxn modelId="{6E2D77B3-72BA-45F0-A425-218CE4810578}" type="presParOf" srcId="{4061452E-5E4B-42C4-8AAF-FCE62864BED1}" destId="{A2926F02-7380-4F69-A39F-A3FC519646EC}" srcOrd="1" destOrd="0" presId="urn:microsoft.com/office/officeart/2005/8/layout/orgChart1"/>
    <dgm:cxn modelId="{DCD50957-E600-4615-8D67-92EAE2C8D23A}" type="presParOf" srcId="{A2926F02-7380-4F69-A39F-A3FC519646EC}" destId="{B1B6F4A2-0DF8-4D07-994E-FF4AAE728ADE}" srcOrd="0" destOrd="0" presId="urn:microsoft.com/office/officeart/2005/8/layout/orgChart1"/>
    <dgm:cxn modelId="{439D4468-4D2E-4542-99C2-96C7BC9E9593}" type="presParOf" srcId="{B1B6F4A2-0DF8-4D07-994E-FF4AAE728ADE}" destId="{599D336D-8D1C-4650-A226-3DEBD5E99CBE}" srcOrd="0" destOrd="0" presId="urn:microsoft.com/office/officeart/2005/8/layout/orgChart1"/>
    <dgm:cxn modelId="{2358EDA9-D8C7-4D11-87F1-F78D6268C3C6}" type="presParOf" srcId="{B1B6F4A2-0DF8-4D07-994E-FF4AAE728ADE}" destId="{DB0AB2D3-6C26-492E-89F2-446ED46FA58A}" srcOrd="1" destOrd="0" presId="urn:microsoft.com/office/officeart/2005/8/layout/orgChart1"/>
    <dgm:cxn modelId="{66DD448D-951D-4F74-86CA-667FA4C3A162}" type="presParOf" srcId="{A2926F02-7380-4F69-A39F-A3FC519646EC}" destId="{4608FB85-9FAA-4048-80C7-396299F510A4}" srcOrd="1" destOrd="0" presId="urn:microsoft.com/office/officeart/2005/8/layout/orgChart1"/>
    <dgm:cxn modelId="{FCA4C9CD-4B21-487F-B598-EA271CDDCAA5}" type="presParOf" srcId="{4608FB85-9FAA-4048-80C7-396299F510A4}" destId="{674FAC85-FC95-49CC-820B-7E6ADE356FB5}" srcOrd="0" destOrd="0" presId="urn:microsoft.com/office/officeart/2005/8/layout/orgChart1"/>
    <dgm:cxn modelId="{126C0F82-D998-40CA-B5D2-0271AEA21D03}" type="presParOf" srcId="{4608FB85-9FAA-4048-80C7-396299F510A4}" destId="{181D8D4F-0F8D-45FD-A989-7BAAE4CDAB17}" srcOrd="1" destOrd="0" presId="urn:microsoft.com/office/officeart/2005/8/layout/orgChart1"/>
    <dgm:cxn modelId="{B972A962-B684-48EC-A444-C7646B10AEF6}" type="presParOf" srcId="{181D8D4F-0F8D-45FD-A989-7BAAE4CDAB17}" destId="{F91CB028-8E14-48A5-A1F3-6FEBDD8E8EF4}" srcOrd="0" destOrd="0" presId="urn:microsoft.com/office/officeart/2005/8/layout/orgChart1"/>
    <dgm:cxn modelId="{5BBF23FE-CB2B-47A7-90C0-DE1D7654FDC2}" type="presParOf" srcId="{F91CB028-8E14-48A5-A1F3-6FEBDD8E8EF4}" destId="{7C29F4AC-45DC-4B75-894D-666D62A23B88}" srcOrd="0" destOrd="0" presId="urn:microsoft.com/office/officeart/2005/8/layout/orgChart1"/>
    <dgm:cxn modelId="{897222DD-2567-4694-B4F9-D90F9C089457}" type="presParOf" srcId="{F91CB028-8E14-48A5-A1F3-6FEBDD8E8EF4}" destId="{2D1E7575-2C5C-4A58-9223-3F7FE7FC8969}" srcOrd="1" destOrd="0" presId="urn:microsoft.com/office/officeart/2005/8/layout/orgChart1"/>
    <dgm:cxn modelId="{4B30978A-C3D1-435D-A3A8-BAAD66C37ED2}" type="presParOf" srcId="{181D8D4F-0F8D-45FD-A989-7BAAE4CDAB17}" destId="{85FFBB0C-401F-4034-B2FE-49547280B8D9}" srcOrd="1" destOrd="0" presId="urn:microsoft.com/office/officeart/2005/8/layout/orgChart1"/>
    <dgm:cxn modelId="{AF6F4F9B-3758-4D6D-9AF4-17FF6DD7136F}" type="presParOf" srcId="{85FFBB0C-401F-4034-B2FE-49547280B8D9}" destId="{33AFF558-7610-4A49-9323-DE6A6DECB2D2}" srcOrd="0" destOrd="0" presId="urn:microsoft.com/office/officeart/2005/8/layout/orgChart1"/>
    <dgm:cxn modelId="{9A2D10E5-C133-48AE-8B7F-DD8699AAB08F}" type="presParOf" srcId="{85FFBB0C-401F-4034-B2FE-49547280B8D9}" destId="{ED9CBB06-DD91-47C0-845C-DE296C4932F8}" srcOrd="1" destOrd="0" presId="urn:microsoft.com/office/officeart/2005/8/layout/orgChart1"/>
    <dgm:cxn modelId="{892D2FD0-E3AA-4B29-B3BA-324BF408EFFA}" type="presParOf" srcId="{ED9CBB06-DD91-47C0-845C-DE296C4932F8}" destId="{AB7277E0-AA9E-45CB-8ED1-70CBDE8471A4}" srcOrd="0" destOrd="0" presId="urn:microsoft.com/office/officeart/2005/8/layout/orgChart1"/>
    <dgm:cxn modelId="{DC73240C-AB02-4724-89F5-B84F304FB01C}" type="presParOf" srcId="{AB7277E0-AA9E-45CB-8ED1-70CBDE8471A4}" destId="{1E834780-DFEE-43F3-BE93-C895A8FAACEB}" srcOrd="0" destOrd="0" presId="urn:microsoft.com/office/officeart/2005/8/layout/orgChart1"/>
    <dgm:cxn modelId="{EDBEA92D-F7AB-43CB-8D40-60F856162A8C}" type="presParOf" srcId="{AB7277E0-AA9E-45CB-8ED1-70CBDE8471A4}" destId="{1259953E-D5E7-4366-A434-F5C243B6B999}" srcOrd="1" destOrd="0" presId="urn:microsoft.com/office/officeart/2005/8/layout/orgChart1"/>
    <dgm:cxn modelId="{99954F5C-E49D-451E-8223-9C67E33E5BC7}" type="presParOf" srcId="{ED9CBB06-DD91-47C0-845C-DE296C4932F8}" destId="{8C049234-F529-4A37-84C7-EB5BACB8E80C}" srcOrd="1" destOrd="0" presId="urn:microsoft.com/office/officeart/2005/8/layout/orgChart1"/>
    <dgm:cxn modelId="{4A774DC3-0AC3-4B07-A534-C687BA04FF65}" type="presParOf" srcId="{8C049234-F529-4A37-84C7-EB5BACB8E80C}" destId="{76546D67-511D-4B97-AC7E-2A4EAAF096AC}" srcOrd="0" destOrd="0" presId="urn:microsoft.com/office/officeart/2005/8/layout/orgChart1"/>
    <dgm:cxn modelId="{99002C10-A660-48F8-AC7D-64EF3CCCA987}" type="presParOf" srcId="{8C049234-F529-4A37-84C7-EB5BACB8E80C}" destId="{1933807A-CDD5-4F15-9288-2D8279905E48}" srcOrd="1" destOrd="0" presId="urn:microsoft.com/office/officeart/2005/8/layout/orgChart1"/>
    <dgm:cxn modelId="{424592E9-0CE1-4C7A-BC71-5E484E551155}" type="presParOf" srcId="{1933807A-CDD5-4F15-9288-2D8279905E48}" destId="{325EC5CB-6C53-4B58-AFB7-48F76B16BE0F}" srcOrd="0" destOrd="0" presId="urn:microsoft.com/office/officeart/2005/8/layout/orgChart1"/>
    <dgm:cxn modelId="{1F7BFD4A-C71C-4223-BF45-E43FDAD261B6}" type="presParOf" srcId="{325EC5CB-6C53-4B58-AFB7-48F76B16BE0F}" destId="{49657A41-9C8C-474E-9978-E9F349B3E9C9}" srcOrd="0" destOrd="0" presId="urn:microsoft.com/office/officeart/2005/8/layout/orgChart1"/>
    <dgm:cxn modelId="{0D3BCC5B-D596-423C-B3C9-583AD4541A23}" type="presParOf" srcId="{325EC5CB-6C53-4B58-AFB7-48F76B16BE0F}" destId="{750947EE-CB1C-4CDD-8649-5DFEF65101CF}" srcOrd="1" destOrd="0" presId="urn:microsoft.com/office/officeart/2005/8/layout/orgChart1"/>
    <dgm:cxn modelId="{4E0E4044-5B2D-43CF-BD30-1EDC1C15A354}" type="presParOf" srcId="{1933807A-CDD5-4F15-9288-2D8279905E48}" destId="{C3A1C6D8-E3A8-46DA-9995-D65408B76E9E}" srcOrd="1" destOrd="0" presId="urn:microsoft.com/office/officeart/2005/8/layout/orgChart1"/>
    <dgm:cxn modelId="{4B7B9B41-3CB3-43AB-A76A-C6565E76E6C1}" type="presParOf" srcId="{1933807A-CDD5-4F15-9288-2D8279905E48}" destId="{A4D72F29-AF4D-48FD-B999-104E027F0463}" srcOrd="2" destOrd="0" presId="urn:microsoft.com/office/officeart/2005/8/layout/orgChart1"/>
    <dgm:cxn modelId="{08805971-2978-4F8D-A201-C6A1B0BDAC72}" type="presParOf" srcId="{8C049234-F529-4A37-84C7-EB5BACB8E80C}" destId="{79F9F69C-A879-474A-AFFF-5BAF7C224016}" srcOrd="2" destOrd="0" presId="urn:microsoft.com/office/officeart/2005/8/layout/orgChart1"/>
    <dgm:cxn modelId="{A139C054-2401-4A2B-92B1-CE9236207ADA}" type="presParOf" srcId="{8C049234-F529-4A37-84C7-EB5BACB8E80C}" destId="{DC4CB35F-E93E-44B9-A40B-19DD3E226CED}" srcOrd="3" destOrd="0" presId="urn:microsoft.com/office/officeart/2005/8/layout/orgChart1"/>
    <dgm:cxn modelId="{4DF82CCB-8D70-49FC-80BC-A6929390D669}" type="presParOf" srcId="{DC4CB35F-E93E-44B9-A40B-19DD3E226CED}" destId="{C2C5FB90-6FEB-45BE-B51C-096BFE4E4646}" srcOrd="0" destOrd="0" presId="urn:microsoft.com/office/officeart/2005/8/layout/orgChart1"/>
    <dgm:cxn modelId="{57700A30-09D8-4A14-9BB3-45937A20F02F}" type="presParOf" srcId="{C2C5FB90-6FEB-45BE-B51C-096BFE4E4646}" destId="{7F96B4D7-57F1-47C9-8961-68B76D7119C7}" srcOrd="0" destOrd="0" presId="urn:microsoft.com/office/officeart/2005/8/layout/orgChart1"/>
    <dgm:cxn modelId="{1D913624-E49E-47F6-96A6-AD240E42734D}" type="presParOf" srcId="{C2C5FB90-6FEB-45BE-B51C-096BFE4E4646}" destId="{E360F316-9A07-4D04-9E0B-ED7AA1F45843}" srcOrd="1" destOrd="0" presId="urn:microsoft.com/office/officeart/2005/8/layout/orgChart1"/>
    <dgm:cxn modelId="{9189134B-DFED-4E02-BAF6-8C1A78F1DBAC}" type="presParOf" srcId="{DC4CB35F-E93E-44B9-A40B-19DD3E226CED}" destId="{CA279BF8-1607-4C8E-9441-AD0AC4216D45}" srcOrd="1" destOrd="0" presId="urn:microsoft.com/office/officeart/2005/8/layout/orgChart1"/>
    <dgm:cxn modelId="{9D09D015-E3F5-42B3-83B0-CDD151202AE8}" type="presParOf" srcId="{DC4CB35F-E93E-44B9-A40B-19DD3E226CED}" destId="{20D3713A-5BDE-4BC3-B79C-73E6012D4F1A}" srcOrd="2" destOrd="0" presId="urn:microsoft.com/office/officeart/2005/8/layout/orgChart1"/>
    <dgm:cxn modelId="{B060D7E1-3A26-4E87-8B96-9236677E67B2}" type="presParOf" srcId="{8C049234-F529-4A37-84C7-EB5BACB8E80C}" destId="{ACB5A128-9EFA-4234-BC0D-F6DB15F8518A}" srcOrd="4" destOrd="0" presId="urn:microsoft.com/office/officeart/2005/8/layout/orgChart1"/>
    <dgm:cxn modelId="{DA57EED5-1E12-4B96-85E4-5730B3B3A441}" type="presParOf" srcId="{8C049234-F529-4A37-84C7-EB5BACB8E80C}" destId="{8289F2E2-F651-43B4-8637-29DCEC74067B}" srcOrd="5" destOrd="0" presId="urn:microsoft.com/office/officeart/2005/8/layout/orgChart1"/>
    <dgm:cxn modelId="{E81B49C6-B98B-4100-833A-0C9ED2EB1C7E}" type="presParOf" srcId="{8289F2E2-F651-43B4-8637-29DCEC74067B}" destId="{DEC40DA8-8885-4E51-AFB7-949968888D2D}" srcOrd="0" destOrd="0" presId="urn:microsoft.com/office/officeart/2005/8/layout/orgChart1"/>
    <dgm:cxn modelId="{E621A317-14FE-420C-9C1F-50EC6A4F9FAC}" type="presParOf" srcId="{DEC40DA8-8885-4E51-AFB7-949968888D2D}" destId="{6D394E61-9A12-497E-BDC1-688E115C9287}" srcOrd="0" destOrd="0" presId="urn:microsoft.com/office/officeart/2005/8/layout/orgChart1"/>
    <dgm:cxn modelId="{9D938D77-8618-4C65-8B9E-7CC2BA229B4A}" type="presParOf" srcId="{DEC40DA8-8885-4E51-AFB7-949968888D2D}" destId="{516824B0-9CEC-4197-B841-760AB7931169}" srcOrd="1" destOrd="0" presId="urn:microsoft.com/office/officeart/2005/8/layout/orgChart1"/>
    <dgm:cxn modelId="{07D77BD5-CC55-4258-A809-136ED729F061}" type="presParOf" srcId="{8289F2E2-F651-43B4-8637-29DCEC74067B}" destId="{6AA42D99-4AE4-457A-8884-B54F1B94881F}" srcOrd="1" destOrd="0" presId="urn:microsoft.com/office/officeart/2005/8/layout/orgChart1"/>
    <dgm:cxn modelId="{3C63FE73-6A91-435A-B978-EA12F61D4E4C}" type="presParOf" srcId="{6AA42D99-4AE4-457A-8884-B54F1B94881F}" destId="{53CBF0C4-B0D4-4508-B77F-81F0C15C4E24}" srcOrd="0" destOrd="0" presId="urn:microsoft.com/office/officeart/2005/8/layout/orgChart1"/>
    <dgm:cxn modelId="{89788A46-1A5A-4C19-BC3D-273E8EED9D48}" type="presParOf" srcId="{6AA42D99-4AE4-457A-8884-B54F1B94881F}" destId="{99C30D7E-62D9-4EE9-8AA4-828F6F33E26E}" srcOrd="1" destOrd="0" presId="urn:microsoft.com/office/officeart/2005/8/layout/orgChart1"/>
    <dgm:cxn modelId="{0B97CF6E-7EE2-4197-BCF0-2F1D1127DE1C}" type="presParOf" srcId="{99C30D7E-62D9-4EE9-8AA4-828F6F33E26E}" destId="{B688EC99-F4B0-48FC-9EF1-0617D11116B7}" srcOrd="0" destOrd="0" presId="urn:microsoft.com/office/officeart/2005/8/layout/orgChart1"/>
    <dgm:cxn modelId="{1D7CD4D9-72E4-487E-A6B4-828062BC0919}" type="presParOf" srcId="{B688EC99-F4B0-48FC-9EF1-0617D11116B7}" destId="{0458E1C6-4B0E-4056-8C01-0CA4BBC28FA2}" srcOrd="0" destOrd="0" presId="urn:microsoft.com/office/officeart/2005/8/layout/orgChart1"/>
    <dgm:cxn modelId="{1639708A-4849-413C-BF0B-B27C42C9D063}" type="presParOf" srcId="{B688EC99-F4B0-48FC-9EF1-0617D11116B7}" destId="{C81F89C0-BE42-4ED3-A173-E518F2E09550}" srcOrd="1" destOrd="0" presId="urn:microsoft.com/office/officeart/2005/8/layout/orgChart1"/>
    <dgm:cxn modelId="{0FE6B649-A00D-4D6F-BC29-93EB7BCD3F13}" type="presParOf" srcId="{99C30D7E-62D9-4EE9-8AA4-828F6F33E26E}" destId="{DC854707-E657-4BF6-84DE-6A897F216D22}" srcOrd="1" destOrd="0" presId="urn:microsoft.com/office/officeart/2005/8/layout/orgChart1"/>
    <dgm:cxn modelId="{F965B7B9-8C9E-4F45-9B0E-453C2E54FCE4}" type="presParOf" srcId="{DC854707-E657-4BF6-84DE-6A897F216D22}" destId="{BB42267F-9158-424B-9774-9DEE1214865B}" srcOrd="0" destOrd="0" presId="urn:microsoft.com/office/officeart/2005/8/layout/orgChart1"/>
    <dgm:cxn modelId="{11FA1908-43BC-4234-B429-E23A843C20DC}" type="presParOf" srcId="{DC854707-E657-4BF6-84DE-6A897F216D22}" destId="{DC9EC1F0-DFD5-4F84-9B20-756B887820C3}" srcOrd="1" destOrd="0" presId="urn:microsoft.com/office/officeart/2005/8/layout/orgChart1"/>
    <dgm:cxn modelId="{936B6BEB-3119-4F01-93F2-04B8D6B61E0B}" type="presParOf" srcId="{DC9EC1F0-DFD5-4F84-9B20-756B887820C3}" destId="{0BB2E8CC-B764-4B03-B601-E3468FDBFB63}" srcOrd="0" destOrd="0" presId="urn:microsoft.com/office/officeart/2005/8/layout/orgChart1"/>
    <dgm:cxn modelId="{BF0DF2F8-FA01-44EE-8002-3E6BBA67E7C4}" type="presParOf" srcId="{0BB2E8CC-B764-4B03-B601-E3468FDBFB63}" destId="{4AC05C62-E302-4BFC-BBAD-EB626365888B}" srcOrd="0" destOrd="0" presId="urn:microsoft.com/office/officeart/2005/8/layout/orgChart1"/>
    <dgm:cxn modelId="{8C636321-07C5-47BA-950F-C3F9E97D1A97}" type="presParOf" srcId="{0BB2E8CC-B764-4B03-B601-E3468FDBFB63}" destId="{2FA7202C-F6C3-4E55-9704-46714F2476AB}" srcOrd="1" destOrd="0" presId="urn:microsoft.com/office/officeart/2005/8/layout/orgChart1"/>
    <dgm:cxn modelId="{CE9F0A43-4E01-4264-ACB2-1BE73E33A8A4}" type="presParOf" srcId="{DC9EC1F0-DFD5-4F84-9B20-756B887820C3}" destId="{30B63691-D750-47D8-9312-58F575CE7E11}" srcOrd="1" destOrd="0" presId="urn:microsoft.com/office/officeart/2005/8/layout/orgChart1"/>
    <dgm:cxn modelId="{9044BB99-6BB2-47DE-81DA-AB920450E806}" type="presParOf" srcId="{DC9EC1F0-DFD5-4F84-9B20-756B887820C3}" destId="{7EAE868B-C8FF-40C3-954A-06AD05490803}" srcOrd="2" destOrd="0" presId="urn:microsoft.com/office/officeart/2005/8/layout/orgChart1"/>
    <dgm:cxn modelId="{8B2BA7B0-31BE-4566-B610-8FC81A30CDBC}" type="presParOf" srcId="{99C30D7E-62D9-4EE9-8AA4-828F6F33E26E}" destId="{569CF125-1EF6-4023-94C5-3B5996DDE45E}" srcOrd="2" destOrd="0" presId="urn:microsoft.com/office/officeart/2005/8/layout/orgChart1"/>
    <dgm:cxn modelId="{822A8E5E-AAD3-490C-8192-6C4A056D85B1}" type="presParOf" srcId="{8289F2E2-F651-43B4-8637-29DCEC74067B}" destId="{973195C0-52DB-4380-8189-C3E5BE453C98}" srcOrd="2" destOrd="0" presId="urn:microsoft.com/office/officeart/2005/8/layout/orgChart1"/>
    <dgm:cxn modelId="{7F595AA5-2721-434A-92EC-92A573851AEC}" type="presParOf" srcId="{8C049234-F529-4A37-84C7-EB5BACB8E80C}" destId="{EC931D4C-946D-4C44-9ABC-673DA0C8FEF0}" srcOrd="6" destOrd="0" presId="urn:microsoft.com/office/officeart/2005/8/layout/orgChart1"/>
    <dgm:cxn modelId="{1FCFFB6B-0CC6-4802-BE4A-18C6535A4CB4}" type="presParOf" srcId="{8C049234-F529-4A37-84C7-EB5BACB8E80C}" destId="{6B935EA1-1F83-405A-BAF0-BA64391E1504}" srcOrd="7" destOrd="0" presId="urn:microsoft.com/office/officeart/2005/8/layout/orgChart1"/>
    <dgm:cxn modelId="{AD4E26A9-8D90-45E0-9A15-94061EF5131D}" type="presParOf" srcId="{6B935EA1-1F83-405A-BAF0-BA64391E1504}" destId="{C36C6826-12A6-42CA-9205-1A6DF2794738}" srcOrd="0" destOrd="0" presId="urn:microsoft.com/office/officeart/2005/8/layout/orgChart1"/>
    <dgm:cxn modelId="{0A8345E4-4BCD-4099-9CD0-13150901F429}" type="presParOf" srcId="{C36C6826-12A6-42CA-9205-1A6DF2794738}" destId="{9B8FD153-245F-4D92-B9A3-7F935C8D6830}" srcOrd="0" destOrd="0" presId="urn:microsoft.com/office/officeart/2005/8/layout/orgChart1"/>
    <dgm:cxn modelId="{55A4A3F8-6D3E-4040-AAA2-200A4866EAD9}" type="presParOf" srcId="{C36C6826-12A6-42CA-9205-1A6DF2794738}" destId="{DA183F32-D9A2-4150-8AC0-6FECBF790B4F}" srcOrd="1" destOrd="0" presId="urn:microsoft.com/office/officeart/2005/8/layout/orgChart1"/>
    <dgm:cxn modelId="{649341C7-55F7-4E25-93B2-69FE96D38066}" type="presParOf" srcId="{6B935EA1-1F83-405A-BAF0-BA64391E1504}" destId="{4BCEC7AE-F3E5-4CFA-A061-C8725D03558F}" srcOrd="1" destOrd="0" presId="urn:microsoft.com/office/officeart/2005/8/layout/orgChart1"/>
    <dgm:cxn modelId="{4579F3BB-9E3F-4A66-9ABE-C84B21898E22}" type="presParOf" srcId="{6B935EA1-1F83-405A-BAF0-BA64391E1504}" destId="{0BF72407-E5A8-4E4F-AB98-408F24930CF8}" srcOrd="2" destOrd="0" presId="urn:microsoft.com/office/officeart/2005/8/layout/orgChart1"/>
    <dgm:cxn modelId="{2ED2E0E1-5F7A-48B5-BF2D-FFB12647F458}" type="presParOf" srcId="{8C049234-F529-4A37-84C7-EB5BACB8E80C}" destId="{2476B4D8-DABD-4887-B513-46F970BDD78F}" srcOrd="8" destOrd="0" presId="urn:microsoft.com/office/officeart/2005/8/layout/orgChart1"/>
    <dgm:cxn modelId="{CC147187-A476-4D9C-8A48-928DFBFBC934}" type="presParOf" srcId="{8C049234-F529-4A37-84C7-EB5BACB8E80C}" destId="{FC67B7B6-9AAD-47C9-B7AD-6891A4BFE9FE}" srcOrd="9" destOrd="0" presId="urn:microsoft.com/office/officeart/2005/8/layout/orgChart1"/>
    <dgm:cxn modelId="{176DF8E5-E3B0-4D50-BFE7-B8A69806B822}" type="presParOf" srcId="{FC67B7B6-9AAD-47C9-B7AD-6891A4BFE9FE}" destId="{26286D19-B8A7-4DBE-8533-A1B72102B81B}" srcOrd="0" destOrd="0" presId="urn:microsoft.com/office/officeart/2005/8/layout/orgChart1"/>
    <dgm:cxn modelId="{3B2FA641-4BBA-444B-B904-8336B8FCFB66}" type="presParOf" srcId="{26286D19-B8A7-4DBE-8533-A1B72102B81B}" destId="{5B28F4E7-2824-42FD-B62A-9090A7D11737}" srcOrd="0" destOrd="0" presId="urn:microsoft.com/office/officeart/2005/8/layout/orgChart1"/>
    <dgm:cxn modelId="{7B91DD70-D916-4FDC-8015-8CA424AA3651}" type="presParOf" srcId="{26286D19-B8A7-4DBE-8533-A1B72102B81B}" destId="{4FFE3843-D7EF-487C-9EB8-3CF943C8A237}" srcOrd="1" destOrd="0" presId="urn:microsoft.com/office/officeart/2005/8/layout/orgChart1"/>
    <dgm:cxn modelId="{E2EC252C-3BBB-4E52-8CE1-0C476322A67B}" type="presParOf" srcId="{FC67B7B6-9AAD-47C9-B7AD-6891A4BFE9FE}" destId="{2B73B377-BCA6-41C7-9AA2-713936BFBC50}" srcOrd="1" destOrd="0" presId="urn:microsoft.com/office/officeart/2005/8/layout/orgChart1"/>
    <dgm:cxn modelId="{48A62324-2212-4F1E-8439-83A5F4493BE5}" type="presParOf" srcId="{FC67B7B6-9AAD-47C9-B7AD-6891A4BFE9FE}" destId="{6D7A3C07-67F1-4FF9-BB07-D78E01A8225B}" srcOrd="2" destOrd="0" presId="urn:microsoft.com/office/officeart/2005/8/layout/orgChart1"/>
    <dgm:cxn modelId="{DD9A202C-DF45-436D-9602-7476DB5C69B0}" type="presParOf" srcId="{ED9CBB06-DD91-47C0-845C-DE296C4932F8}" destId="{EF0E834E-349C-4049-80E8-8D27C88E1AE7}" srcOrd="2" destOrd="0" presId="urn:microsoft.com/office/officeart/2005/8/layout/orgChart1"/>
    <dgm:cxn modelId="{8C349898-F4EB-4045-BF56-5B30D03928F3}" type="presParOf" srcId="{181D8D4F-0F8D-45FD-A989-7BAAE4CDAB17}" destId="{2EAB94E9-1A5E-40EA-95DE-468E602F4DD1}" srcOrd="2" destOrd="0" presId="urn:microsoft.com/office/officeart/2005/8/layout/orgChart1"/>
    <dgm:cxn modelId="{2B0FE670-851F-4690-AFCA-74FE38CCEB09}" type="presParOf" srcId="{A2926F02-7380-4F69-A39F-A3FC519646EC}" destId="{1A2794F5-0F9A-4BE2-BF94-C63931F41991}" srcOrd="2" destOrd="0" presId="urn:microsoft.com/office/officeart/2005/8/layout/orgChart1"/>
    <dgm:cxn modelId="{4DE116E5-6D6D-4E5E-8412-87801DDC551C}" type="presParOf" srcId="{285A52AF-DD34-4F84-898D-C50FB15B8FE7}" destId="{EDA93BA5-D78A-44C1-96E0-F14A06443AC2}" srcOrd="2" destOrd="0" presId="urn:microsoft.com/office/officeart/2005/8/layout/orgChart1"/>
  </dgm:cxnLst>
  <dgm:bg>
    <a:effectLst>
      <a:softEdge rad="38100"/>
    </a:effect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3.xml><?xml version="1.0" encoding="utf-8"?>
<dgm:dataModel xmlns:dgm="http://schemas.openxmlformats.org/drawingml/2006/diagram" xmlns:a="http://schemas.openxmlformats.org/drawingml/2006/main">
  <dgm:ptLst>
    <dgm:pt modelId="{191D67E7-4E70-4528-B582-614502D8A460}" type="doc">
      <dgm:prSet loTypeId="urn:microsoft.com/office/officeart/2005/8/layout/cycle4" loCatId="relationship" qsTypeId="urn:microsoft.com/office/officeart/2005/8/quickstyle/simple1" qsCatId="simple" csTypeId="urn:microsoft.com/office/officeart/2005/8/colors/accent1_2" csCatId="accent1" phldr="1"/>
      <dgm:spPr/>
      <dgm:t>
        <a:bodyPr/>
        <a:lstStyle/>
        <a:p>
          <a:endParaRPr lang="en-US"/>
        </a:p>
      </dgm:t>
    </dgm:pt>
    <dgm:pt modelId="{A5A6CBEC-0B69-43D4-8D6F-4EF4CE3DBE19}">
      <dgm:prSet phldrT="[Text]" custT="1"/>
      <dgm:spPr>
        <a:xfrm>
          <a:off x="833011" y="783481"/>
          <a:ext cx="1610900" cy="1610900"/>
        </a:xfrm>
        <a:prstGeom prst="pieWedge">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100">
              <a:solidFill>
                <a:sysClr val="window" lastClr="FFFFFF"/>
              </a:solidFill>
              <a:latin typeface="Calibri" panose="020F0502020204030204"/>
              <a:ea typeface="+mn-ea"/>
              <a:cs typeface="+mn-cs"/>
            </a:rPr>
            <a:t>OPERATION</a:t>
          </a:r>
        </a:p>
      </dgm:t>
    </dgm:pt>
    <dgm:pt modelId="{3D4E8BC0-1711-4996-949D-EF6D793D9ED4}" type="parTrans" cxnId="{4FE11AD1-E1BA-40A5-B450-AE8C163C7C1A}">
      <dgm:prSet/>
      <dgm:spPr/>
      <dgm:t>
        <a:bodyPr/>
        <a:lstStyle/>
        <a:p>
          <a:endParaRPr lang="en-US" sz="1050"/>
        </a:p>
      </dgm:t>
    </dgm:pt>
    <dgm:pt modelId="{D1970A95-E8CA-433F-B9F1-36C381E43AC8}" type="sibTrans" cxnId="{4FE11AD1-E1BA-40A5-B450-AE8C163C7C1A}">
      <dgm:prSet/>
      <dgm:spPr/>
      <dgm:t>
        <a:bodyPr/>
        <a:lstStyle/>
        <a:p>
          <a:endParaRPr lang="en-US" sz="1050"/>
        </a:p>
      </dgm:t>
    </dgm:pt>
    <dgm:pt modelId="{D7A2BA13-5E4F-41F9-8A88-D7EDBFD6433F}">
      <dgm:prSet phldrT="[Text]" custT="1"/>
      <dgm:spPr>
        <a:xfrm>
          <a:off x="0" y="568477"/>
          <a:ext cx="1088920" cy="1605858"/>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r>
            <a:rPr lang="en-US" sz="800">
              <a:solidFill>
                <a:sysClr val="windowText" lastClr="000000">
                  <a:hueOff val="0"/>
                  <a:satOff val="0"/>
                  <a:lumOff val="0"/>
                  <a:alphaOff val="0"/>
                </a:sysClr>
              </a:solidFill>
              <a:latin typeface="Calibri" panose="020F0502020204030204"/>
              <a:ea typeface="+mn-ea"/>
              <a:cs typeface="+mn-cs"/>
            </a:rPr>
            <a:t>Regression Testing</a:t>
          </a:r>
        </a:p>
      </dgm:t>
    </dgm:pt>
    <dgm:pt modelId="{483EA7D1-B685-4C89-A89C-DD017D8A7BB0}" type="parTrans" cxnId="{8BCD3C13-0AFE-4A66-AB02-032A560FA211}">
      <dgm:prSet/>
      <dgm:spPr/>
      <dgm:t>
        <a:bodyPr/>
        <a:lstStyle/>
        <a:p>
          <a:endParaRPr lang="en-US" sz="1050"/>
        </a:p>
      </dgm:t>
    </dgm:pt>
    <dgm:pt modelId="{F2C65447-9F11-4494-B22C-748E2FFE340C}" type="sibTrans" cxnId="{8BCD3C13-0AFE-4A66-AB02-032A560FA211}">
      <dgm:prSet/>
      <dgm:spPr/>
      <dgm:t>
        <a:bodyPr/>
        <a:lstStyle/>
        <a:p>
          <a:endParaRPr lang="en-US" sz="1050"/>
        </a:p>
      </dgm:t>
    </dgm:pt>
    <dgm:pt modelId="{D93D0F73-0B78-493F-8E70-D14F3546901A}">
      <dgm:prSet phldrT="[Text]" custT="1"/>
      <dgm:spPr>
        <a:xfrm rot="5400000">
          <a:off x="2509893" y="775056"/>
          <a:ext cx="1610900" cy="1610900"/>
        </a:xfrm>
        <a:prstGeom prst="pieWedge">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100">
              <a:solidFill>
                <a:sysClr val="window" lastClr="FFFFFF"/>
              </a:solidFill>
              <a:latin typeface="Calibri" panose="020F0502020204030204"/>
              <a:ea typeface="+mn-ea"/>
              <a:cs typeface="+mn-cs"/>
            </a:rPr>
            <a:t>DESIGN</a:t>
          </a:r>
        </a:p>
      </dgm:t>
    </dgm:pt>
    <dgm:pt modelId="{39620629-E99B-4049-A2D5-BEE09DBD4A5E}" type="parTrans" cxnId="{AC6A17CD-DA9C-4244-B4B6-2B9541243E73}">
      <dgm:prSet/>
      <dgm:spPr/>
      <dgm:t>
        <a:bodyPr/>
        <a:lstStyle/>
        <a:p>
          <a:endParaRPr lang="en-US" sz="1050"/>
        </a:p>
      </dgm:t>
    </dgm:pt>
    <dgm:pt modelId="{2F39557F-3CE6-4805-A576-0412C4D2062E}" type="sibTrans" cxnId="{AC6A17CD-DA9C-4244-B4B6-2B9541243E73}">
      <dgm:prSet/>
      <dgm:spPr/>
      <dgm:t>
        <a:bodyPr/>
        <a:lstStyle/>
        <a:p>
          <a:endParaRPr lang="en-US" sz="1050"/>
        </a:p>
      </dgm:t>
    </dgm:pt>
    <dgm:pt modelId="{E5C46687-B328-4479-9665-8F54E40F627C}">
      <dgm:prSet phldrT="[Text]" custT="1"/>
      <dgm:spPr>
        <a:xfrm>
          <a:off x="3831942" y="550161"/>
          <a:ext cx="1113437" cy="1867233"/>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r>
            <a:rPr lang="en-US" sz="800">
              <a:solidFill>
                <a:sysClr val="windowText" lastClr="000000">
                  <a:hueOff val="0"/>
                  <a:satOff val="0"/>
                  <a:lumOff val="0"/>
                  <a:alphaOff val="0"/>
                </a:sysClr>
              </a:solidFill>
              <a:latin typeface="Calibri" panose="020F0502020204030204"/>
              <a:ea typeface="+mn-ea"/>
              <a:cs typeface="+mn-cs"/>
            </a:rPr>
            <a:t>Test Planning</a:t>
          </a:r>
        </a:p>
      </dgm:t>
    </dgm:pt>
    <dgm:pt modelId="{046B63C5-F1E7-4785-B435-A6C4499D78BA}" type="parTrans" cxnId="{9D282B97-2E94-45AF-A803-9DCCFB1F808E}">
      <dgm:prSet/>
      <dgm:spPr/>
      <dgm:t>
        <a:bodyPr/>
        <a:lstStyle/>
        <a:p>
          <a:endParaRPr lang="en-US" sz="1050"/>
        </a:p>
      </dgm:t>
    </dgm:pt>
    <dgm:pt modelId="{17B354BD-7ECA-44EE-A346-FC62F125B5CD}" type="sibTrans" cxnId="{9D282B97-2E94-45AF-A803-9DCCFB1F808E}">
      <dgm:prSet/>
      <dgm:spPr/>
      <dgm:t>
        <a:bodyPr/>
        <a:lstStyle/>
        <a:p>
          <a:endParaRPr lang="en-US" sz="1050"/>
        </a:p>
      </dgm:t>
    </dgm:pt>
    <dgm:pt modelId="{A979E53E-C375-4EA3-A2CB-7511F1CC922F}">
      <dgm:prSet phldrT="[Text]" custT="1"/>
      <dgm:spPr>
        <a:xfrm rot="10800000">
          <a:off x="2509893" y="2460363"/>
          <a:ext cx="1610900" cy="1610900"/>
        </a:xfrm>
        <a:prstGeom prst="pieWedge">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100">
              <a:solidFill>
                <a:sysClr val="window" lastClr="FFFFFF"/>
              </a:solidFill>
              <a:latin typeface="Calibri" panose="020F0502020204030204"/>
              <a:ea typeface="+mn-ea"/>
              <a:cs typeface="+mn-cs"/>
            </a:rPr>
            <a:t>CODING</a:t>
          </a:r>
        </a:p>
      </dgm:t>
    </dgm:pt>
    <dgm:pt modelId="{0D74DBDE-75B7-48BC-81AE-9E9ADC04C7DA}" type="parTrans" cxnId="{242B1457-E626-4178-9968-77E119B4798A}">
      <dgm:prSet/>
      <dgm:spPr/>
      <dgm:t>
        <a:bodyPr/>
        <a:lstStyle/>
        <a:p>
          <a:endParaRPr lang="en-US" sz="1050"/>
        </a:p>
      </dgm:t>
    </dgm:pt>
    <dgm:pt modelId="{255EDFBF-D353-4A3E-AE34-32AD12D01DF4}" type="sibTrans" cxnId="{242B1457-E626-4178-9968-77E119B4798A}">
      <dgm:prSet/>
      <dgm:spPr/>
      <dgm:t>
        <a:bodyPr/>
        <a:lstStyle/>
        <a:p>
          <a:endParaRPr lang="en-US" sz="1050"/>
        </a:p>
      </dgm:t>
    </dgm:pt>
    <dgm:pt modelId="{391223F8-4C91-4AC1-808C-9C240074F745}">
      <dgm:prSet phldrT="[Text]" custT="1"/>
      <dgm:spPr>
        <a:xfrm>
          <a:off x="3824959" y="2453342"/>
          <a:ext cx="1120420" cy="1945937"/>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pPr algn="l"/>
          <a:r>
            <a:rPr lang="en-US" sz="800">
              <a:solidFill>
                <a:sysClr val="windowText" lastClr="000000">
                  <a:hueOff val="0"/>
                  <a:satOff val="0"/>
                  <a:lumOff val="0"/>
                  <a:alphaOff val="0"/>
                </a:sysClr>
              </a:solidFill>
              <a:latin typeface="Calibri" panose="020F0502020204030204"/>
              <a:ea typeface="+mn-ea"/>
              <a:cs typeface="+mn-cs"/>
            </a:rPr>
            <a:t>Static Analysis</a:t>
          </a:r>
        </a:p>
      </dgm:t>
    </dgm:pt>
    <dgm:pt modelId="{76282BD8-6964-4751-9945-85D3DDD777A6}" type="parTrans" cxnId="{9D1FF056-45D1-445B-A386-C210F198E7F2}">
      <dgm:prSet/>
      <dgm:spPr/>
      <dgm:t>
        <a:bodyPr/>
        <a:lstStyle/>
        <a:p>
          <a:endParaRPr lang="en-US" sz="1050"/>
        </a:p>
      </dgm:t>
    </dgm:pt>
    <dgm:pt modelId="{1AAD3ECD-8420-4DD3-A512-3390B1057457}" type="sibTrans" cxnId="{9D1FF056-45D1-445B-A386-C210F198E7F2}">
      <dgm:prSet/>
      <dgm:spPr/>
      <dgm:t>
        <a:bodyPr/>
        <a:lstStyle/>
        <a:p>
          <a:endParaRPr lang="en-US" sz="1050"/>
        </a:p>
      </dgm:t>
    </dgm:pt>
    <dgm:pt modelId="{17E5DF06-908A-4521-B5A0-01CFD93A249C}">
      <dgm:prSet phldrT="[Text]" custT="1"/>
      <dgm:spPr>
        <a:xfrm rot="16200000">
          <a:off x="824586" y="2460363"/>
          <a:ext cx="1610900" cy="1610900"/>
        </a:xfrm>
        <a:prstGeom prst="pieWedge">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100">
              <a:solidFill>
                <a:sysClr val="window" lastClr="FFFFFF"/>
              </a:solidFill>
              <a:latin typeface="Calibri" panose="020F0502020204030204"/>
              <a:ea typeface="+mn-ea"/>
              <a:cs typeface="+mn-cs"/>
            </a:rPr>
            <a:t>INTEGRATION</a:t>
          </a:r>
        </a:p>
      </dgm:t>
    </dgm:pt>
    <dgm:pt modelId="{F2B43223-4DE3-41FF-8419-718482A7E4FE}" type="parTrans" cxnId="{C6B2941D-920F-4686-9CFE-3AD2AF5FD0E7}">
      <dgm:prSet/>
      <dgm:spPr/>
      <dgm:t>
        <a:bodyPr/>
        <a:lstStyle/>
        <a:p>
          <a:endParaRPr lang="en-US" sz="1050"/>
        </a:p>
      </dgm:t>
    </dgm:pt>
    <dgm:pt modelId="{6CFEFBF0-5FC4-446D-B85F-4950664B6721}" type="sibTrans" cxnId="{C6B2941D-920F-4686-9CFE-3AD2AF5FD0E7}">
      <dgm:prSet/>
      <dgm:spPr/>
      <dgm:t>
        <a:bodyPr/>
        <a:lstStyle/>
        <a:p>
          <a:endParaRPr lang="en-US" sz="1050"/>
        </a:p>
      </dgm:t>
    </dgm:pt>
    <dgm:pt modelId="{86C318D0-49BB-4E83-9651-778FB08F8851}">
      <dgm:prSet phldrT="[Text]" custT="1"/>
      <dgm:spPr>
        <a:xfrm>
          <a:off x="0" y="2234825"/>
          <a:ext cx="1092945" cy="2202491"/>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r>
            <a:rPr lang="en-US" sz="800">
              <a:solidFill>
                <a:sysClr val="windowText" lastClr="000000">
                  <a:hueOff val="0"/>
                  <a:satOff val="0"/>
                  <a:lumOff val="0"/>
                  <a:alphaOff val="0"/>
                </a:sysClr>
              </a:solidFill>
              <a:latin typeface="Calibri" panose="020F0502020204030204"/>
              <a:ea typeface="+mn-ea"/>
              <a:cs typeface="+mn-cs"/>
            </a:rPr>
            <a:t>Unit Testing</a:t>
          </a:r>
        </a:p>
      </dgm:t>
    </dgm:pt>
    <dgm:pt modelId="{758C8331-CCAD-46CE-89D2-ED785EE285FE}" type="parTrans" cxnId="{97F1C2BE-17D9-4541-A13D-CBC3CDFA0BB2}">
      <dgm:prSet/>
      <dgm:spPr/>
      <dgm:t>
        <a:bodyPr/>
        <a:lstStyle/>
        <a:p>
          <a:endParaRPr lang="en-US" sz="1050"/>
        </a:p>
      </dgm:t>
    </dgm:pt>
    <dgm:pt modelId="{3EE37CDE-C6B7-4AD9-A2DB-9F8E7743BBC2}" type="sibTrans" cxnId="{97F1C2BE-17D9-4541-A13D-CBC3CDFA0BB2}">
      <dgm:prSet/>
      <dgm:spPr/>
      <dgm:t>
        <a:bodyPr/>
        <a:lstStyle/>
        <a:p>
          <a:endParaRPr lang="en-US" sz="1050"/>
        </a:p>
      </dgm:t>
    </dgm:pt>
    <dgm:pt modelId="{0011BE93-A856-4B90-A031-5994B72840F0}">
      <dgm:prSet phldrT="[Text]" custT="1"/>
      <dgm:spPr>
        <a:xfrm>
          <a:off x="0" y="568477"/>
          <a:ext cx="1088920" cy="1605858"/>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r>
            <a:rPr lang="en-US" sz="800">
              <a:solidFill>
                <a:sysClr val="windowText" lastClr="000000">
                  <a:hueOff val="0"/>
                  <a:satOff val="0"/>
                  <a:lumOff val="0"/>
                  <a:alphaOff val="0"/>
                </a:sysClr>
              </a:solidFill>
              <a:latin typeface="Calibri" panose="020F0502020204030204"/>
              <a:ea typeface="+mn-ea"/>
              <a:cs typeface="+mn-cs"/>
            </a:rPr>
            <a:t>Documentation-Test Coverage Analysis</a:t>
          </a:r>
        </a:p>
      </dgm:t>
    </dgm:pt>
    <dgm:pt modelId="{91E111E6-13FD-491D-B6A0-4BDC45F77C00}" type="parTrans" cxnId="{D49937C0-34CC-4589-8DC2-03664656EE06}">
      <dgm:prSet/>
      <dgm:spPr/>
      <dgm:t>
        <a:bodyPr/>
        <a:lstStyle/>
        <a:p>
          <a:endParaRPr lang="en-US" sz="1050"/>
        </a:p>
      </dgm:t>
    </dgm:pt>
    <dgm:pt modelId="{935C38FB-B9E6-4F48-A635-F8583673184E}" type="sibTrans" cxnId="{D49937C0-34CC-4589-8DC2-03664656EE06}">
      <dgm:prSet/>
      <dgm:spPr/>
      <dgm:t>
        <a:bodyPr/>
        <a:lstStyle/>
        <a:p>
          <a:endParaRPr lang="en-US" sz="1050"/>
        </a:p>
      </dgm:t>
    </dgm:pt>
    <dgm:pt modelId="{4763C3B4-2B21-4160-98F1-9F0500ED9AF7}">
      <dgm:prSet phldrT="[Text]" custT="1"/>
      <dgm:spPr>
        <a:xfrm>
          <a:off x="0" y="568477"/>
          <a:ext cx="1088920" cy="1605858"/>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r>
            <a:rPr lang="en-US" sz="800">
              <a:solidFill>
                <a:sysClr val="windowText" lastClr="000000">
                  <a:hueOff val="0"/>
                  <a:satOff val="0"/>
                  <a:lumOff val="0"/>
                  <a:alphaOff val="0"/>
                </a:sysClr>
              </a:solidFill>
              <a:latin typeface="Calibri" panose="020F0502020204030204"/>
              <a:ea typeface="+mn-ea"/>
              <a:cs typeface="+mn-cs"/>
            </a:rPr>
            <a:t>Functional and Load Testing</a:t>
          </a:r>
        </a:p>
      </dgm:t>
    </dgm:pt>
    <dgm:pt modelId="{232D5F5F-D0EE-4D9D-A0F1-D4957C9BB4C0}" type="parTrans" cxnId="{14B07C94-1433-4001-A7F5-78B32FED1135}">
      <dgm:prSet/>
      <dgm:spPr/>
      <dgm:t>
        <a:bodyPr/>
        <a:lstStyle/>
        <a:p>
          <a:endParaRPr lang="en-US" sz="1050"/>
        </a:p>
      </dgm:t>
    </dgm:pt>
    <dgm:pt modelId="{AB70DABD-2C5C-462C-8E35-A131E2BFB0A8}" type="sibTrans" cxnId="{14B07C94-1433-4001-A7F5-78B32FED1135}">
      <dgm:prSet/>
      <dgm:spPr/>
      <dgm:t>
        <a:bodyPr/>
        <a:lstStyle/>
        <a:p>
          <a:endParaRPr lang="en-US" sz="1050"/>
        </a:p>
      </dgm:t>
    </dgm:pt>
    <dgm:pt modelId="{A620A9F1-5A7F-466B-8F23-73D67BD434F3}">
      <dgm:prSet phldrT="[Text]" custT="1"/>
      <dgm:spPr>
        <a:xfrm>
          <a:off x="3831942" y="550161"/>
          <a:ext cx="1113437" cy="1867233"/>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r>
            <a:rPr lang="en-US" sz="800">
              <a:solidFill>
                <a:sysClr val="windowText" lastClr="000000">
                  <a:hueOff val="0"/>
                  <a:satOff val="0"/>
                  <a:lumOff val="0"/>
                  <a:alphaOff val="0"/>
                </a:sysClr>
              </a:solidFill>
              <a:latin typeface="Calibri" panose="020F0502020204030204"/>
              <a:ea typeface="+mn-ea"/>
              <a:cs typeface="+mn-cs"/>
            </a:rPr>
            <a:t>Unit Test Design</a:t>
          </a:r>
        </a:p>
      </dgm:t>
    </dgm:pt>
    <dgm:pt modelId="{329CB2A4-E81B-47E1-8DCA-F519932142A0}" type="parTrans" cxnId="{29B1CD54-4F66-40B4-84C0-C5ABFAD1FEDC}">
      <dgm:prSet/>
      <dgm:spPr/>
      <dgm:t>
        <a:bodyPr/>
        <a:lstStyle/>
        <a:p>
          <a:endParaRPr lang="en-US" sz="1050"/>
        </a:p>
      </dgm:t>
    </dgm:pt>
    <dgm:pt modelId="{B2799072-CABD-492F-9CCE-B3F31184D66B}" type="sibTrans" cxnId="{29B1CD54-4F66-40B4-84C0-C5ABFAD1FEDC}">
      <dgm:prSet/>
      <dgm:spPr/>
      <dgm:t>
        <a:bodyPr/>
        <a:lstStyle/>
        <a:p>
          <a:endParaRPr lang="en-US" sz="1050"/>
        </a:p>
      </dgm:t>
    </dgm:pt>
    <dgm:pt modelId="{AFDB3CB5-8077-4611-B524-011BC8DC86F0}">
      <dgm:prSet phldrT="[Text]" custT="1"/>
      <dgm:spPr>
        <a:xfrm>
          <a:off x="3831942" y="550161"/>
          <a:ext cx="1113437" cy="1867233"/>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r>
            <a:rPr lang="en-US" sz="800">
              <a:solidFill>
                <a:sysClr val="windowText" lastClr="000000">
                  <a:hueOff val="0"/>
                  <a:satOff val="0"/>
                  <a:lumOff val="0"/>
                  <a:alphaOff val="0"/>
                </a:sysClr>
              </a:solidFill>
              <a:latin typeface="Calibri" panose="020F0502020204030204"/>
              <a:ea typeface="+mn-ea"/>
              <a:cs typeface="+mn-cs"/>
            </a:rPr>
            <a:t>No Communication Gap Within the Team</a:t>
          </a:r>
        </a:p>
      </dgm:t>
    </dgm:pt>
    <dgm:pt modelId="{50753914-5A8B-4377-93BC-7FE1119C160A}" type="parTrans" cxnId="{5394D80A-E05B-4C47-9807-D1882BDBAB31}">
      <dgm:prSet/>
      <dgm:spPr/>
      <dgm:t>
        <a:bodyPr/>
        <a:lstStyle/>
        <a:p>
          <a:endParaRPr lang="en-US" sz="1050"/>
        </a:p>
      </dgm:t>
    </dgm:pt>
    <dgm:pt modelId="{66DCE108-8B31-4658-9F4B-08A367456456}" type="sibTrans" cxnId="{5394D80A-E05B-4C47-9807-D1882BDBAB31}">
      <dgm:prSet/>
      <dgm:spPr/>
      <dgm:t>
        <a:bodyPr/>
        <a:lstStyle/>
        <a:p>
          <a:endParaRPr lang="en-US" sz="1050"/>
        </a:p>
      </dgm:t>
    </dgm:pt>
    <dgm:pt modelId="{E9C28BC8-2E61-4D95-BE73-E0EB4F137FB4}">
      <dgm:prSet phldrT="[Text]" custT="1"/>
      <dgm:spPr>
        <a:xfrm>
          <a:off x="3831942" y="550161"/>
          <a:ext cx="1113437" cy="1867233"/>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endParaRPr lang="en-US" sz="800">
            <a:solidFill>
              <a:sysClr val="windowText" lastClr="000000">
                <a:hueOff val="0"/>
                <a:satOff val="0"/>
                <a:lumOff val="0"/>
                <a:alphaOff val="0"/>
              </a:sysClr>
            </a:solidFill>
            <a:latin typeface="Calibri" panose="020F0502020204030204"/>
            <a:ea typeface="+mn-ea"/>
            <a:cs typeface="+mn-cs"/>
          </a:endParaRPr>
        </a:p>
      </dgm:t>
    </dgm:pt>
    <dgm:pt modelId="{74A44F1A-FEBA-4A02-B85A-E24F88BE4A9B}" type="parTrans" cxnId="{E3E266D5-F6DE-4813-8CF4-1449AB84AC04}">
      <dgm:prSet/>
      <dgm:spPr/>
      <dgm:t>
        <a:bodyPr/>
        <a:lstStyle/>
        <a:p>
          <a:endParaRPr lang="en-US" sz="1050"/>
        </a:p>
      </dgm:t>
    </dgm:pt>
    <dgm:pt modelId="{B62ED86E-4EDD-43E6-8346-DAF72AE0EE19}" type="sibTrans" cxnId="{E3E266D5-F6DE-4813-8CF4-1449AB84AC04}">
      <dgm:prSet/>
      <dgm:spPr/>
      <dgm:t>
        <a:bodyPr/>
        <a:lstStyle/>
        <a:p>
          <a:endParaRPr lang="en-US" sz="1050"/>
        </a:p>
      </dgm:t>
    </dgm:pt>
    <dgm:pt modelId="{9C7331DE-E36A-4F27-B5BE-07A3C595787D}">
      <dgm:prSet phldrT="[Text]" custT="1"/>
      <dgm:spPr>
        <a:xfrm>
          <a:off x="3831942" y="550161"/>
          <a:ext cx="1113437" cy="1867233"/>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r>
            <a:rPr lang="en-US" sz="800">
              <a:solidFill>
                <a:sysClr val="windowText" lastClr="000000">
                  <a:hueOff val="0"/>
                  <a:satOff val="0"/>
                  <a:lumOff val="0"/>
                  <a:alphaOff val="0"/>
                </a:sysClr>
              </a:solidFill>
              <a:latin typeface="Calibri" panose="020F0502020204030204"/>
              <a:ea typeface="+mn-ea"/>
              <a:cs typeface="+mn-cs"/>
            </a:rPr>
            <a:t>Test Completion Criteria</a:t>
          </a:r>
        </a:p>
      </dgm:t>
    </dgm:pt>
    <dgm:pt modelId="{0D544628-28A1-42E5-9C0D-A47837CA209D}" type="parTrans" cxnId="{DC0F4F50-CA26-4CE1-A928-7683996EE1CC}">
      <dgm:prSet/>
      <dgm:spPr/>
      <dgm:t>
        <a:bodyPr/>
        <a:lstStyle/>
        <a:p>
          <a:endParaRPr lang="en-US" sz="1050"/>
        </a:p>
      </dgm:t>
    </dgm:pt>
    <dgm:pt modelId="{B119E0A5-12EF-4D28-B2F2-667255D241EA}" type="sibTrans" cxnId="{DC0F4F50-CA26-4CE1-A928-7683996EE1CC}">
      <dgm:prSet/>
      <dgm:spPr/>
      <dgm:t>
        <a:bodyPr/>
        <a:lstStyle/>
        <a:p>
          <a:endParaRPr lang="en-US" sz="1050"/>
        </a:p>
      </dgm:t>
    </dgm:pt>
    <dgm:pt modelId="{BFB74670-906B-4B38-BB06-25C2C8991432}">
      <dgm:prSet phldrT="[Text]" custT="1"/>
      <dgm:spPr>
        <a:xfrm>
          <a:off x="3831942" y="550161"/>
          <a:ext cx="1113437" cy="1867233"/>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r>
            <a:rPr lang="en-US" sz="800">
              <a:solidFill>
                <a:sysClr val="windowText" lastClr="000000">
                  <a:hueOff val="0"/>
                  <a:satOff val="0"/>
                  <a:lumOff val="0"/>
                  <a:alphaOff val="0"/>
                </a:sysClr>
              </a:solidFill>
              <a:latin typeface="Calibri" panose="020F0502020204030204"/>
              <a:ea typeface="+mn-ea"/>
              <a:cs typeface="+mn-cs"/>
            </a:rPr>
            <a:t>Static Analysis Tool Design</a:t>
          </a:r>
        </a:p>
      </dgm:t>
    </dgm:pt>
    <dgm:pt modelId="{C4C709A5-AC57-41BA-B220-072D28D64457}" type="parTrans" cxnId="{409017D8-246F-433D-9FEE-4FB723B4CF0B}">
      <dgm:prSet/>
      <dgm:spPr/>
      <dgm:t>
        <a:bodyPr/>
        <a:lstStyle/>
        <a:p>
          <a:endParaRPr lang="en-US" sz="1050"/>
        </a:p>
      </dgm:t>
    </dgm:pt>
    <dgm:pt modelId="{D8184F1C-5062-4496-A23B-682EF6504219}" type="sibTrans" cxnId="{409017D8-246F-433D-9FEE-4FB723B4CF0B}">
      <dgm:prSet/>
      <dgm:spPr/>
      <dgm:t>
        <a:bodyPr/>
        <a:lstStyle/>
        <a:p>
          <a:endParaRPr lang="en-US" sz="1050"/>
        </a:p>
      </dgm:t>
    </dgm:pt>
    <dgm:pt modelId="{23D2AC03-59A6-4D17-B651-54BB5C282356}">
      <dgm:prSet phldrT="[Text]" custT="1"/>
      <dgm:spPr>
        <a:xfrm>
          <a:off x="0" y="2234825"/>
          <a:ext cx="1092945" cy="2202491"/>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r>
            <a:rPr lang="en-US" sz="800">
              <a:solidFill>
                <a:sysClr val="windowText" lastClr="000000">
                  <a:hueOff val="0"/>
                  <a:satOff val="0"/>
                  <a:lumOff val="0"/>
                  <a:alphaOff val="0"/>
                </a:sysClr>
              </a:solidFill>
              <a:latin typeface="Calibri" panose="020F0502020204030204"/>
              <a:ea typeface="+mn-ea"/>
              <a:cs typeface="+mn-cs"/>
            </a:rPr>
            <a:t>System Testing</a:t>
          </a:r>
        </a:p>
      </dgm:t>
    </dgm:pt>
    <dgm:pt modelId="{D1E40979-9625-4AC6-82B9-D1447CA99B80}" type="parTrans" cxnId="{FF2F0989-FD30-413C-ABA7-5F151980C30D}">
      <dgm:prSet/>
      <dgm:spPr/>
      <dgm:t>
        <a:bodyPr/>
        <a:lstStyle/>
        <a:p>
          <a:endParaRPr lang="en-US" sz="1050"/>
        </a:p>
      </dgm:t>
    </dgm:pt>
    <dgm:pt modelId="{95185F10-C807-4930-B648-D9822CF93213}" type="sibTrans" cxnId="{FF2F0989-FD30-413C-ABA7-5F151980C30D}">
      <dgm:prSet/>
      <dgm:spPr/>
      <dgm:t>
        <a:bodyPr/>
        <a:lstStyle/>
        <a:p>
          <a:endParaRPr lang="en-US" sz="1050"/>
        </a:p>
      </dgm:t>
    </dgm:pt>
    <dgm:pt modelId="{380F9FB9-F3FB-4457-9EC5-9FFEE6649EE1}">
      <dgm:prSet phldrT="[Text]" custT="1"/>
      <dgm:spPr>
        <a:xfrm>
          <a:off x="0" y="2234825"/>
          <a:ext cx="1092945" cy="2202491"/>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r>
            <a:rPr lang="en-US" sz="800">
              <a:solidFill>
                <a:sysClr val="windowText" lastClr="000000">
                  <a:hueOff val="0"/>
                  <a:satOff val="0"/>
                  <a:lumOff val="0"/>
                  <a:alphaOff val="0"/>
                </a:sysClr>
              </a:solidFill>
              <a:latin typeface="Calibri" panose="020F0502020204030204"/>
              <a:ea typeface="+mn-ea"/>
              <a:cs typeface="+mn-cs"/>
            </a:rPr>
            <a:t>Run-Time Error Detection</a:t>
          </a:r>
        </a:p>
      </dgm:t>
    </dgm:pt>
    <dgm:pt modelId="{E118D377-9E97-4B36-A25E-4F03AF555A11}" type="parTrans" cxnId="{4E9FD839-0BCB-4669-9E07-17990D6537F7}">
      <dgm:prSet/>
      <dgm:spPr/>
      <dgm:t>
        <a:bodyPr/>
        <a:lstStyle/>
        <a:p>
          <a:endParaRPr lang="en-US" sz="1050"/>
        </a:p>
      </dgm:t>
    </dgm:pt>
    <dgm:pt modelId="{7E2187ED-A4AE-4160-82FB-58E280919492}" type="sibTrans" cxnId="{4E9FD839-0BCB-4669-9E07-17990D6537F7}">
      <dgm:prSet/>
      <dgm:spPr/>
      <dgm:t>
        <a:bodyPr/>
        <a:lstStyle/>
        <a:p>
          <a:endParaRPr lang="en-US" sz="1050"/>
        </a:p>
      </dgm:t>
    </dgm:pt>
    <dgm:pt modelId="{3A421542-F443-41E3-975D-C20BF11C4A4D}">
      <dgm:prSet phldrT="[Text]" custT="1"/>
      <dgm:spPr>
        <a:xfrm>
          <a:off x="0" y="2234825"/>
          <a:ext cx="1092945" cy="2202491"/>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endParaRPr lang="en-US" sz="800">
            <a:solidFill>
              <a:sysClr val="windowText" lastClr="000000">
                <a:hueOff val="0"/>
                <a:satOff val="0"/>
                <a:lumOff val="0"/>
                <a:alphaOff val="0"/>
              </a:sysClr>
            </a:solidFill>
            <a:latin typeface="Calibri" panose="020F0502020204030204"/>
            <a:ea typeface="+mn-ea"/>
            <a:cs typeface="+mn-cs"/>
          </a:endParaRPr>
        </a:p>
      </dgm:t>
    </dgm:pt>
    <dgm:pt modelId="{34E8EA45-9402-4E84-9C60-5D31E501CB6D}" type="parTrans" cxnId="{A703ACB0-A36C-497A-AB0B-D24B8E4A56C9}">
      <dgm:prSet/>
      <dgm:spPr/>
      <dgm:t>
        <a:bodyPr/>
        <a:lstStyle/>
        <a:p>
          <a:endParaRPr lang="en-US" sz="1050"/>
        </a:p>
      </dgm:t>
    </dgm:pt>
    <dgm:pt modelId="{989BA633-59E8-4E8E-9472-7985283CCE8B}" type="sibTrans" cxnId="{A703ACB0-A36C-497A-AB0B-D24B8E4A56C9}">
      <dgm:prSet/>
      <dgm:spPr/>
      <dgm:t>
        <a:bodyPr/>
        <a:lstStyle/>
        <a:p>
          <a:endParaRPr lang="en-US" sz="1050"/>
        </a:p>
      </dgm:t>
    </dgm:pt>
    <dgm:pt modelId="{6E3D5B89-C294-4EA7-A500-B4F312E02BE4}">
      <dgm:prSet phldrT="[Text]" custT="1"/>
      <dgm:spPr>
        <a:xfrm>
          <a:off x="0" y="2234825"/>
          <a:ext cx="1092945" cy="2202491"/>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r>
            <a:rPr lang="en-US" sz="800">
              <a:solidFill>
                <a:sysClr val="windowText" lastClr="000000">
                  <a:hueOff val="0"/>
                  <a:satOff val="0"/>
                  <a:lumOff val="0"/>
                  <a:alphaOff val="0"/>
                </a:sysClr>
              </a:solidFill>
              <a:latin typeface="Calibri" panose="020F0502020204030204"/>
              <a:ea typeface="+mn-ea"/>
              <a:cs typeface="+mn-cs"/>
            </a:rPr>
            <a:t>Functional and Load Testing</a:t>
          </a:r>
        </a:p>
      </dgm:t>
    </dgm:pt>
    <dgm:pt modelId="{E7A30597-4927-4F86-AC63-9D5BEA9FD516}" type="parTrans" cxnId="{EEA87D2B-5BEA-4A7A-86ED-4DA943FEE2C5}">
      <dgm:prSet/>
      <dgm:spPr/>
      <dgm:t>
        <a:bodyPr/>
        <a:lstStyle/>
        <a:p>
          <a:endParaRPr lang="en-US" sz="1050"/>
        </a:p>
      </dgm:t>
    </dgm:pt>
    <dgm:pt modelId="{1DC768B5-28CD-47CE-9954-E5BC514B02A3}" type="sibTrans" cxnId="{EEA87D2B-5BEA-4A7A-86ED-4DA943FEE2C5}">
      <dgm:prSet/>
      <dgm:spPr/>
      <dgm:t>
        <a:bodyPr/>
        <a:lstStyle/>
        <a:p>
          <a:endParaRPr lang="en-US" sz="1050"/>
        </a:p>
      </dgm:t>
    </dgm:pt>
    <dgm:pt modelId="{2DF3DF58-8868-420C-83BA-29AD07140210}">
      <dgm:prSet phldrT="[Text]" custT="1"/>
      <dgm:spPr>
        <a:xfrm>
          <a:off x="0" y="2234825"/>
          <a:ext cx="1092945" cy="2202491"/>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r>
            <a:rPr lang="en-US" sz="800">
              <a:solidFill>
                <a:sysClr val="windowText" lastClr="000000">
                  <a:hueOff val="0"/>
                  <a:satOff val="0"/>
                  <a:lumOff val="0"/>
                  <a:alphaOff val="0"/>
                </a:sysClr>
              </a:solidFill>
              <a:latin typeface="Calibri" panose="020F0502020204030204"/>
              <a:ea typeface="+mn-ea"/>
              <a:cs typeface="+mn-cs"/>
            </a:rPr>
            <a:t>Documentation-Test Coverage Analysis</a:t>
          </a:r>
        </a:p>
      </dgm:t>
    </dgm:pt>
    <dgm:pt modelId="{88B887E5-C171-4BC5-904E-BA0064F500B1}" type="parTrans" cxnId="{019316D3-9108-4AE0-AEF6-70D689F68796}">
      <dgm:prSet/>
      <dgm:spPr/>
      <dgm:t>
        <a:bodyPr/>
        <a:lstStyle/>
        <a:p>
          <a:endParaRPr lang="en-US" sz="1050"/>
        </a:p>
      </dgm:t>
    </dgm:pt>
    <dgm:pt modelId="{A5607525-92C6-4131-8AB0-78534B5ECF4A}" type="sibTrans" cxnId="{019316D3-9108-4AE0-AEF6-70D689F68796}">
      <dgm:prSet/>
      <dgm:spPr/>
      <dgm:t>
        <a:bodyPr/>
        <a:lstStyle/>
        <a:p>
          <a:endParaRPr lang="en-US" sz="1050"/>
        </a:p>
      </dgm:t>
    </dgm:pt>
    <dgm:pt modelId="{CA8B6833-DEF3-4256-9CE2-74C133F1D717}">
      <dgm:prSet phldrT="[Text]" custT="1"/>
      <dgm:spPr>
        <a:xfrm>
          <a:off x="3824959" y="2453342"/>
          <a:ext cx="1120420" cy="1945937"/>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pPr algn="l"/>
          <a:r>
            <a:rPr lang="en-US" sz="800">
              <a:solidFill>
                <a:sysClr val="windowText" lastClr="000000">
                  <a:hueOff val="0"/>
                  <a:satOff val="0"/>
                  <a:lumOff val="0"/>
                  <a:alphaOff val="0"/>
                </a:sysClr>
              </a:solidFill>
              <a:latin typeface="Calibri" panose="020F0502020204030204"/>
              <a:ea typeface="+mn-ea"/>
              <a:cs typeface="+mn-cs"/>
            </a:rPr>
            <a:t>Unit Testing</a:t>
          </a:r>
        </a:p>
      </dgm:t>
    </dgm:pt>
    <dgm:pt modelId="{AAE1720C-44E9-4802-AEB7-2FD1E96D8323}" type="parTrans" cxnId="{C172937C-AC30-4F22-BB5D-B288A1E3211E}">
      <dgm:prSet/>
      <dgm:spPr/>
      <dgm:t>
        <a:bodyPr/>
        <a:lstStyle/>
        <a:p>
          <a:endParaRPr lang="en-US" sz="1050"/>
        </a:p>
      </dgm:t>
    </dgm:pt>
    <dgm:pt modelId="{1013C412-886A-415B-AF6A-0883DE25B941}" type="sibTrans" cxnId="{C172937C-AC30-4F22-BB5D-B288A1E3211E}">
      <dgm:prSet/>
      <dgm:spPr/>
      <dgm:t>
        <a:bodyPr/>
        <a:lstStyle/>
        <a:p>
          <a:endParaRPr lang="en-US" sz="1050"/>
        </a:p>
      </dgm:t>
    </dgm:pt>
    <dgm:pt modelId="{5F697F22-B600-4CD9-A7FD-2BA09BF35102}">
      <dgm:prSet phldrT="[Text]" custT="1"/>
      <dgm:spPr>
        <a:xfrm>
          <a:off x="3824959" y="2453342"/>
          <a:ext cx="1120420" cy="1945937"/>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pPr algn="l"/>
          <a:r>
            <a:rPr lang="en-US" sz="800">
              <a:solidFill>
                <a:sysClr val="windowText" lastClr="000000">
                  <a:hueOff val="0"/>
                  <a:satOff val="0"/>
                  <a:lumOff val="0"/>
                  <a:alphaOff val="0"/>
                </a:sysClr>
              </a:solidFill>
              <a:latin typeface="Calibri" panose="020F0502020204030204"/>
              <a:ea typeface="+mn-ea"/>
              <a:cs typeface="+mn-cs"/>
            </a:rPr>
            <a:t>Run-Time Error Detection</a:t>
          </a:r>
        </a:p>
      </dgm:t>
    </dgm:pt>
    <dgm:pt modelId="{467BB94A-AA77-4E96-AFB3-69226914C7B5}" type="parTrans" cxnId="{2AA7FCD3-8A7B-41E0-B9BA-2CCEAD30C7F0}">
      <dgm:prSet/>
      <dgm:spPr/>
      <dgm:t>
        <a:bodyPr/>
        <a:lstStyle/>
        <a:p>
          <a:endParaRPr lang="en-US" sz="1050"/>
        </a:p>
      </dgm:t>
    </dgm:pt>
    <dgm:pt modelId="{7C453D5B-A135-4D7E-B7E3-4D236B76AF11}" type="sibTrans" cxnId="{2AA7FCD3-8A7B-41E0-B9BA-2CCEAD30C7F0}">
      <dgm:prSet/>
      <dgm:spPr/>
      <dgm:t>
        <a:bodyPr/>
        <a:lstStyle/>
        <a:p>
          <a:endParaRPr lang="en-US" sz="1050"/>
        </a:p>
      </dgm:t>
    </dgm:pt>
    <dgm:pt modelId="{145420A5-2E62-41CD-BC16-C70F383BBC88}">
      <dgm:prSet phldrT="[Text]" custT="1"/>
      <dgm:spPr>
        <a:xfrm>
          <a:off x="3824959" y="2453342"/>
          <a:ext cx="1120420" cy="1945937"/>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pPr algn="ctr"/>
          <a:r>
            <a:rPr lang="en-US" sz="800">
              <a:solidFill>
                <a:sysClr val="windowText" lastClr="000000">
                  <a:hueOff val="0"/>
                  <a:satOff val="0"/>
                  <a:lumOff val="0"/>
                  <a:alphaOff val="0"/>
                </a:sysClr>
              </a:solidFill>
              <a:latin typeface="Calibri" panose="020F0502020204030204"/>
              <a:ea typeface="+mn-ea"/>
              <a:cs typeface="+mn-cs"/>
            </a:rPr>
            <a:t>Test Coverage Analysis</a:t>
          </a:r>
        </a:p>
      </dgm:t>
    </dgm:pt>
    <dgm:pt modelId="{1D88AB7D-6D8C-4FFD-BEA2-2AABAC9ADCC7}" type="parTrans" cxnId="{6474133E-1F8A-4157-8A09-3D77434E32F4}">
      <dgm:prSet/>
      <dgm:spPr/>
      <dgm:t>
        <a:bodyPr/>
        <a:lstStyle/>
        <a:p>
          <a:endParaRPr lang="en-US" sz="1050"/>
        </a:p>
      </dgm:t>
    </dgm:pt>
    <dgm:pt modelId="{AFD9EB80-BDA3-4771-988B-13218CE0AF67}" type="sibTrans" cxnId="{6474133E-1F8A-4157-8A09-3D77434E32F4}">
      <dgm:prSet/>
      <dgm:spPr/>
      <dgm:t>
        <a:bodyPr/>
        <a:lstStyle/>
        <a:p>
          <a:endParaRPr lang="en-US" sz="1050"/>
        </a:p>
      </dgm:t>
    </dgm:pt>
    <dgm:pt modelId="{DC8AF0E8-82B5-45A5-A75F-E01126B2D508}">
      <dgm:prSet/>
      <dgm:spPr/>
      <dgm:t>
        <a:bodyPr/>
        <a:lstStyle/>
        <a:p>
          <a:endParaRPr lang="en-US" sz="1200"/>
        </a:p>
      </dgm:t>
    </dgm:pt>
    <dgm:pt modelId="{76B91B6F-C4E4-45BE-B598-B6136F926F56}" type="parTrans" cxnId="{BA4627CE-0BD1-472C-9535-2086B0259A8B}">
      <dgm:prSet/>
      <dgm:spPr/>
      <dgm:t>
        <a:bodyPr/>
        <a:lstStyle/>
        <a:p>
          <a:endParaRPr lang="en-US"/>
        </a:p>
      </dgm:t>
    </dgm:pt>
    <dgm:pt modelId="{395B9DAD-B70E-4675-BF48-9E2D5CC4617D}" type="sibTrans" cxnId="{BA4627CE-0BD1-472C-9535-2086B0259A8B}">
      <dgm:prSet/>
      <dgm:spPr/>
      <dgm:t>
        <a:bodyPr/>
        <a:lstStyle/>
        <a:p>
          <a:endParaRPr lang="en-US"/>
        </a:p>
      </dgm:t>
    </dgm:pt>
    <dgm:pt modelId="{AB5B6996-55C1-4945-B3BB-1A9D9ECF33B2}">
      <dgm:prSet/>
      <dgm:spPr/>
      <dgm:t>
        <a:bodyPr/>
        <a:lstStyle/>
        <a:p>
          <a:endParaRPr lang="en-US" sz="1200"/>
        </a:p>
      </dgm:t>
    </dgm:pt>
    <dgm:pt modelId="{D7BE1D25-D053-4931-AFD2-080E519B35B3}" type="parTrans" cxnId="{F057B736-F1CB-4105-BFD5-202E8F7DA57F}">
      <dgm:prSet/>
      <dgm:spPr/>
      <dgm:t>
        <a:bodyPr/>
        <a:lstStyle/>
        <a:p>
          <a:endParaRPr lang="en-US"/>
        </a:p>
      </dgm:t>
    </dgm:pt>
    <dgm:pt modelId="{5E88A896-80CC-4889-989D-AC0584E214A8}" type="sibTrans" cxnId="{F057B736-F1CB-4105-BFD5-202E8F7DA57F}">
      <dgm:prSet/>
      <dgm:spPr/>
      <dgm:t>
        <a:bodyPr/>
        <a:lstStyle/>
        <a:p>
          <a:endParaRPr lang="en-US"/>
        </a:p>
      </dgm:t>
    </dgm:pt>
    <dgm:pt modelId="{5D7A6B19-FD71-42AA-B401-837C0DF5361E}">
      <dgm:prSet/>
      <dgm:spPr/>
      <dgm:t>
        <a:bodyPr/>
        <a:lstStyle/>
        <a:p>
          <a:endParaRPr lang="en-US" sz="1200"/>
        </a:p>
      </dgm:t>
    </dgm:pt>
    <dgm:pt modelId="{79BAB909-5CFC-4C3E-B1E5-EA1B2209655B}" type="parTrans" cxnId="{7FE1E9BA-0248-473F-8723-AA7EC11D63FA}">
      <dgm:prSet/>
      <dgm:spPr/>
      <dgm:t>
        <a:bodyPr/>
        <a:lstStyle/>
        <a:p>
          <a:endParaRPr lang="en-US"/>
        </a:p>
      </dgm:t>
    </dgm:pt>
    <dgm:pt modelId="{C6D09C53-4EEE-4132-9892-9C6AE630AC2C}" type="sibTrans" cxnId="{7FE1E9BA-0248-473F-8723-AA7EC11D63FA}">
      <dgm:prSet/>
      <dgm:spPr/>
      <dgm:t>
        <a:bodyPr/>
        <a:lstStyle/>
        <a:p>
          <a:endParaRPr lang="en-US"/>
        </a:p>
      </dgm:t>
    </dgm:pt>
    <dgm:pt modelId="{0CAB1627-C16E-4753-BAA8-2993E9E34C98}">
      <dgm:prSet/>
      <dgm:spPr/>
      <dgm:t>
        <a:bodyPr/>
        <a:lstStyle/>
        <a:p>
          <a:endParaRPr lang="en-US" sz="1200"/>
        </a:p>
      </dgm:t>
    </dgm:pt>
    <dgm:pt modelId="{575FD26D-D7C6-4255-A74D-4642CCDEFD52}" type="parTrans" cxnId="{121DF619-962A-4DEB-9973-614EC8F6F5B1}">
      <dgm:prSet/>
      <dgm:spPr/>
      <dgm:t>
        <a:bodyPr/>
        <a:lstStyle/>
        <a:p>
          <a:endParaRPr lang="en-US"/>
        </a:p>
      </dgm:t>
    </dgm:pt>
    <dgm:pt modelId="{74FF0858-D32F-4295-9EB4-3AFC2F45913A}" type="sibTrans" cxnId="{121DF619-962A-4DEB-9973-614EC8F6F5B1}">
      <dgm:prSet/>
      <dgm:spPr/>
      <dgm:t>
        <a:bodyPr/>
        <a:lstStyle/>
        <a:p>
          <a:endParaRPr lang="en-US"/>
        </a:p>
      </dgm:t>
    </dgm:pt>
    <dgm:pt modelId="{CABDACD6-FFD8-4D4B-B57A-5939E99F5306}">
      <dgm:prSet/>
      <dgm:spPr/>
      <dgm:t>
        <a:bodyPr/>
        <a:lstStyle/>
        <a:p>
          <a:endParaRPr lang="en-US" sz="1200"/>
        </a:p>
      </dgm:t>
    </dgm:pt>
    <dgm:pt modelId="{17A30359-98DC-47E7-9896-5BDFB7C8275A}" type="parTrans" cxnId="{2D546258-7B38-4A7A-9150-96DADD2632CC}">
      <dgm:prSet/>
      <dgm:spPr/>
      <dgm:t>
        <a:bodyPr/>
        <a:lstStyle/>
        <a:p>
          <a:endParaRPr lang="en-US"/>
        </a:p>
      </dgm:t>
    </dgm:pt>
    <dgm:pt modelId="{CEF6E258-C823-4F48-9AC2-3E0EB42309BA}" type="sibTrans" cxnId="{2D546258-7B38-4A7A-9150-96DADD2632CC}">
      <dgm:prSet/>
      <dgm:spPr/>
      <dgm:t>
        <a:bodyPr/>
        <a:lstStyle/>
        <a:p>
          <a:endParaRPr lang="en-US"/>
        </a:p>
      </dgm:t>
    </dgm:pt>
    <dgm:pt modelId="{92BA9D0B-28E5-4E05-82D3-E86D9E3BBB5E}">
      <dgm:prSet/>
      <dgm:spPr/>
      <dgm:t>
        <a:bodyPr/>
        <a:lstStyle/>
        <a:p>
          <a:endParaRPr lang="en-US" sz="1200"/>
        </a:p>
      </dgm:t>
    </dgm:pt>
    <dgm:pt modelId="{92E10230-0332-40C7-A66C-496E191E5E74}" type="parTrans" cxnId="{F9D308D0-7B6A-4D1A-8E14-42DEB80C4950}">
      <dgm:prSet/>
      <dgm:spPr/>
      <dgm:t>
        <a:bodyPr/>
        <a:lstStyle/>
        <a:p>
          <a:endParaRPr lang="en-US"/>
        </a:p>
      </dgm:t>
    </dgm:pt>
    <dgm:pt modelId="{1F85FEDE-E4A9-4CA9-AF12-1F8B46C81658}" type="sibTrans" cxnId="{F9D308D0-7B6A-4D1A-8E14-42DEB80C4950}">
      <dgm:prSet/>
      <dgm:spPr/>
      <dgm:t>
        <a:bodyPr/>
        <a:lstStyle/>
        <a:p>
          <a:endParaRPr lang="en-US"/>
        </a:p>
      </dgm:t>
    </dgm:pt>
    <dgm:pt modelId="{70D99AF1-8182-4904-B85D-1A4347DEB23C}">
      <dgm:prSet/>
      <dgm:spPr/>
      <dgm:t>
        <a:bodyPr/>
        <a:lstStyle/>
        <a:p>
          <a:endParaRPr lang="en-US" sz="1400"/>
        </a:p>
      </dgm:t>
    </dgm:pt>
    <dgm:pt modelId="{3635F7DF-3CB0-4377-B896-B906F3C79AA5}" type="parTrans" cxnId="{D2A435E3-50B9-434D-900C-F8DA05D5F874}">
      <dgm:prSet/>
      <dgm:spPr/>
      <dgm:t>
        <a:bodyPr/>
        <a:lstStyle/>
        <a:p>
          <a:endParaRPr lang="en-US"/>
        </a:p>
      </dgm:t>
    </dgm:pt>
    <dgm:pt modelId="{8AF6EFBB-0A87-474E-85CF-7B67874EA483}" type="sibTrans" cxnId="{D2A435E3-50B9-434D-900C-F8DA05D5F874}">
      <dgm:prSet/>
      <dgm:spPr/>
      <dgm:t>
        <a:bodyPr/>
        <a:lstStyle/>
        <a:p>
          <a:endParaRPr lang="en-US"/>
        </a:p>
      </dgm:t>
    </dgm:pt>
    <dgm:pt modelId="{79DAB630-7484-4144-A4F8-83A8BA485BEE}" type="pres">
      <dgm:prSet presAssocID="{191D67E7-4E70-4528-B582-614502D8A460}" presName="cycleMatrixDiagram" presStyleCnt="0">
        <dgm:presLayoutVars>
          <dgm:chMax val="1"/>
          <dgm:dir/>
          <dgm:animLvl val="lvl"/>
          <dgm:resizeHandles val="exact"/>
        </dgm:presLayoutVars>
      </dgm:prSet>
      <dgm:spPr/>
      <dgm:t>
        <a:bodyPr/>
        <a:lstStyle/>
        <a:p>
          <a:endParaRPr lang="en-US"/>
        </a:p>
      </dgm:t>
    </dgm:pt>
    <dgm:pt modelId="{350DBD39-7BF8-4562-8CD8-641B1F42509A}" type="pres">
      <dgm:prSet presAssocID="{191D67E7-4E70-4528-B582-614502D8A460}" presName="children" presStyleCnt="0"/>
      <dgm:spPr/>
    </dgm:pt>
    <dgm:pt modelId="{C8DC691D-46EE-42D6-83E9-B9FBC5628F5A}" type="pres">
      <dgm:prSet presAssocID="{191D67E7-4E70-4528-B582-614502D8A460}" presName="child1group" presStyleCnt="0"/>
      <dgm:spPr/>
    </dgm:pt>
    <dgm:pt modelId="{23CB4951-BC52-40FB-B663-C71200622D52}" type="pres">
      <dgm:prSet presAssocID="{191D67E7-4E70-4528-B582-614502D8A460}" presName="child1" presStyleLbl="bgAcc1" presStyleIdx="0" presStyleCnt="4" custScaleX="59250" custScaleY="134889" custLinFactNeighborX="-48707" custLinFactNeighborY="24945"/>
      <dgm:spPr/>
      <dgm:t>
        <a:bodyPr/>
        <a:lstStyle/>
        <a:p>
          <a:endParaRPr lang="en-US"/>
        </a:p>
      </dgm:t>
    </dgm:pt>
    <dgm:pt modelId="{E265B176-4AD3-4D6F-8513-CE697E838820}" type="pres">
      <dgm:prSet presAssocID="{191D67E7-4E70-4528-B582-614502D8A460}" presName="child1Text" presStyleLbl="bgAcc1" presStyleIdx="0" presStyleCnt="4">
        <dgm:presLayoutVars>
          <dgm:bulletEnabled val="1"/>
        </dgm:presLayoutVars>
      </dgm:prSet>
      <dgm:spPr/>
      <dgm:t>
        <a:bodyPr/>
        <a:lstStyle/>
        <a:p>
          <a:endParaRPr lang="en-US"/>
        </a:p>
      </dgm:t>
    </dgm:pt>
    <dgm:pt modelId="{0A248C7E-A8A8-43AB-836D-F9A300E58052}" type="pres">
      <dgm:prSet presAssocID="{191D67E7-4E70-4528-B582-614502D8A460}" presName="child2group" presStyleCnt="0"/>
      <dgm:spPr/>
    </dgm:pt>
    <dgm:pt modelId="{4B30F51B-86A7-4C8F-9FB9-F9248B4F213D}" type="pres">
      <dgm:prSet presAssocID="{191D67E7-4E70-4528-B582-614502D8A460}" presName="child2" presStyleLbl="bgAcc1" presStyleIdx="1" presStyleCnt="4" custScaleX="60584" custScaleY="156844" custLinFactNeighborX="35369" custLinFactNeighborY="34384"/>
      <dgm:spPr/>
      <dgm:t>
        <a:bodyPr/>
        <a:lstStyle/>
        <a:p>
          <a:endParaRPr lang="en-US"/>
        </a:p>
      </dgm:t>
    </dgm:pt>
    <dgm:pt modelId="{CE68F9E4-6F73-42E4-9305-9F1A91094241}" type="pres">
      <dgm:prSet presAssocID="{191D67E7-4E70-4528-B582-614502D8A460}" presName="child2Text" presStyleLbl="bgAcc1" presStyleIdx="1" presStyleCnt="4">
        <dgm:presLayoutVars>
          <dgm:bulletEnabled val="1"/>
        </dgm:presLayoutVars>
      </dgm:prSet>
      <dgm:spPr/>
      <dgm:t>
        <a:bodyPr/>
        <a:lstStyle/>
        <a:p>
          <a:endParaRPr lang="en-US"/>
        </a:p>
      </dgm:t>
    </dgm:pt>
    <dgm:pt modelId="{3B9CAC9A-0B54-4B09-BB6C-A7BF7EE93B0C}" type="pres">
      <dgm:prSet presAssocID="{191D67E7-4E70-4528-B582-614502D8A460}" presName="child3group" presStyleCnt="0"/>
      <dgm:spPr/>
    </dgm:pt>
    <dgm:pt modelId="{23409E25-5EF5-43C4-ACCD-E452580F7CAF}" type="pres">
      <dgm:prSet presAssocID="{191D67E7-4E70-4528-B582-614502D8A460}" presName="child3" presStyleLbl="bgAcc1" presStyleIdx="2" presStyleCnt="4" custScaleX="60964" custScaleY="163455" custLinFactNeighborX="36886" custLinFactNeighborY="-14947"/>
      <dgm:spPr/>
      <dgm:t>
        <a:bodyPr/>
        <a:lstStyle/>
        <a:p>
          <a:endParaRPr lang="en-US"/>
        </a:p>
      </dgm:t>
    </dgm:pt>
    <dgm:pt modelId="{0DA4ABD9-2B8F-4F46-9B4E-353DA7A0359F}" type="pres">
      <dgm:prSet presAssocID="{191D67E7-4E70-4528-B582-614502D8A460}" presName="child3Text" presStyleLbl="bgAcc1" presStyleIdx="2" presStyleCnt="4">
        <dgm:presLayoutVars>
          <dgm:bulletEnabled val="1"/>
        </dgm:presLayoutVars>
      </dgm:prSet>
      <dgm:spPr/>
      <dgm:t>
        <a:bodyPr/>
        <a:lstStyle/>
        <a:p>
          <a:endParaRPr lang="en-US"/>
        </a:p>
      </dgm:t>
    </dgm:pt>
    <dgm:pt modelId="{3803F35D-5AB6-4100-9B29-F1A5F70C5A95}" type="pres">
      <dgm:prSet presAssocID="{191D67E7-4E70-4528-B582-614502D8A460}" presName="child4group" presStyleCnt="0"/>
      <dgm:spPr/>
    </dgm:pt>
    <dgm:pt modelId="{AD089358-C7F0-413C-A203-F92AB9D478A0}" type="pres">
      <dgm:prSet presAssocID="{191D67E7-4E70-4528-B582-614502D8A460}" presName="child4" presStyleLbl="bgAcc1" presStyleIdx="3" presStyleCnt="4" custScaleX="59469" custScaleY="185005" custLinFactNeighborX="-46191" custLinFactNeighborY="-22527"/>
      <dgm:spPr/>
      <dgm:t>
        <a:bodyPr/>
        <a:lstStyle/>
        <a:p>
          <a:endParaRPr lang="en-US"/>
        </a:p>
      </dgm:t>
    </dgm:pt>
    <dgm:pt modelId="{6F7A5B85-7A27-4C53-B1C7-695034E8D170}" type="pres">
      <dgm:prSet presAssocID="{191D67E7-4E70-4528-B582-614502D8A460}" presName="child4Text" presStyleLbl="bgAcc1" presStyleIdx="3" presStyleCnt="4">
        <dgm:presLayoutVars>
          <dgm:bulletEnabled val="1"/>
        </dgm:presLayoutVars>
      </dgm:prSet>
      <dgm:spPr/>
      <dgm:t>
        <a:bodyPr/>
        <a:lstStyle/>
        <a:p>
          <a:endParaRPr lang="en-US"/>
        </a:p>
      </dgm:t>
    </dgm:pt>
    <dgm:pt modelId="{D2BDEEDB-B841-44B5-9D1F-16993933E7F4}" type="pres">
      <dgm:prSet presAssocID="{191D67E7-4E70-4528-B582-614502D8A460}" presName="childPlaceholder" presStyleCnt="0"/>
      <dgm:spPr/>
    </dgm:pt>
    <dgm:pt modelId="{3224A363-BEFD-4D08-B0D3-3B40946DF112}" type="pres">
      <dgm:prSet presAssocID="{191D67E7-4E70-4528-B582-614502D8A460}" presName="circle" presStyleCnt="0"/>
      <dgm:spPr/>
    </dgm:pt>
    <dgm:pt modelId="{81AF5B56-1CCB-4088-AA8A-3B95222734B1}" type="pres">
      <dgm:prSet presAssocID="{191D67E7-4E70-4528-B582-614502D8A460}" presName="quadrant1" presStyleLbl="node1" presStyleIdx="0" presStyleCnt="4" custLinFactNeighborX="523" custLinFactNeighborY="523">
        <dgm:presLayoutVars>
          <dgm:chMax val="1"/>
          <dgm:bulletEnabled val="1"/>
        </dgm:presLayoutVars>
      </dgm:prSet>
      <dgm:spPr/>
      <dgm:t>
        <a:bodyPr/>
        <a:lstStyle/>
        <a:p>
          <a:endParaRPr lang="en-US"/>
        </a:p>
      </dgm:t>
    </dgm:pt>
    <dgm:pt modelId="{C23A8957-86A8-449C-BFA5-01BB6CBF94CE}" type="pres">
      <dgm:prSet presAssocID="{191D67E7-4E70-4528-B582-614502D8A460}" presName="quadrant2" presStyleLbl="node1" presStyleIdx="1" presStyleCnt="4">
        <dgm:presLayoutVars>
          <dgm:chMax val="1"/>
          <dgm:bulletEnabled val="1"/>
        </dgm:presLayoutVars>
      </dgm:prSet>
      <dgm:spPr/>
      <dgm:t>
        <a:bodyPr/>
        <a:lstStyle/>
        <a:p>
          <a:endParaRPr lang="en-US"/>
        </a:p>
      </dgm:t>
    </dgm:pt>
    <dgm:pt modelId="{E1A38019-89FF-4C2F-8589-7A4076F828E3}" type="pres">
      <dgm:prSet presAssocID="{191D67E7-4E70-4528-B582-614502D8A460}" presName="quadrant3" presStyleLbl="node1" presStyleIdx="2" presStyleCnt="4">
        <dgm:presLayoutVars>
          <dgm:chMax val="1"/>
          <dgm:bulletEnabled val="1"/>
        </dgm:presLayoutVars>
      </dgm:prSet>
      <dgm:spPr/>
      <dgm:t>
        <a:bodyPr/>
        <a:lstStyle/>
        <a:p>
          <a:endParaRPr lang="en-US"/>
        </a:p>
      </dgm:t>
    </dgm:pt>
    <dgm:pt modelId="{63F97F72-0622-49C4-AFD0-CC69768227FB}" type="pres">
      <dgm:prSet presAssocID="{191D67E7-4E70-4528-B582-614502D8A460}" presName="quadrant4" presStyleLbl="node1" presStyleIdx="3" presStyleCnt="4">
        <dgm:presLayoutVars>
          <dgm:chMax val="1"/>
          <dgm:bulletEnabled val="1"/>
        </dgm:presLayoutVars>
      </dgm:prSet>
      <dgm:spPr/>
      <dgm:t>
        <a:bodyPr/>
        <a:lstStyle/>
        <a:p>
          <a:endParaRPr lang="en-US"/>
        </a:p>
      </dgm:t>
    </dgm:pt>
    <dgm:pt modelId="{D0B1029A-FA1F-407A-8B14-5E95C0112BC0}" type="pres">
      <dgm:prSet presAssocID="{191D67E7-4E70-4528-B582-614502D8A460}" presName="quadrantPlaceholder" presStyleCnt="0"/>
      <dgm:spPr/>
    </dgm:pt>
    <dgm:pt modelId="{5200BD0D-0EB0-4E22-8546-1C4A9088EB20}" type="pres">
      <dgm:prSet presAssocID="{191D67E7-4E70-4528-B582-614502D8A460}" presName="center1" presStyleLbl="fgShp" presStyleIdx="0" presStyleCnt="2" custScaleX="305523" custScaleY="203420"/>
      <dgm:spPr>
        <a:xfrm>
          <a:off x="1623048" y="1838239"/>
          <a:ext cx="1699283" cy="983824"/>
        </a:xfrm>
        <a:prstGeom prst="circularArrow">
          <a:avLst/>
        </a:prstGeom>
        <a:solidFill>
          <a:srgbClr val="5B9BD5">
            <a:tint val="6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en-US"/>
        </a:p>
      </dgm:t>
    </dgm:pt>
    <dgm:pt modelId="{48FEFF74-ED2E-44EB-BE22-348E30E2FF42}" type="pres">
      <dgm:prSet presAssocID="{191D67E7-4E70-4528-B582-614502D8A460}" presName="center2" presStyleLbl="fgShp" presStyleIdx="1" presStyleCnt="2" custScaleX="318625" custScaleY="199083"/>
      <dgm:spPr>
        <a:xfrm rot="10800000">
          <a:off x="1586612" y="2034743"/>
          <a:ext cx="1772155" cy="962849"/>
        </a:xfrm>
        <a:prstGeom prst="circularArrow">
          <a:avLst/>
        </a:prstGeom>
        <a:solidFill>
          <a:srgbClr val="5B9BD5">
            <a:tint val="6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en-US"/>
        </a:p>
      </dgm:t>
    </dgm:pt>
  </dgm:ptLst>
  <dgm:cxnLst>
    <dgm:cxn modelId="{CC6C5EB9-0DA9-4444-8081-39CC3C1CA973}" type="presOf" srcId="{191D67E7-4E70-4528-B582-614502D8A460}" destId="{79DAB630-7484-4144-A4F8-83A8BA485BEE}" srcOrd="0" destOrd="0" presId="urn:microsoft.com/office/officeart/2005/8/layout/cycle4"/>
    <dgm:cxn modelId="{B119A3E0-2193-420A-B42D-AE31BF799F5B}" type="presOf" srcId="{5F697F22-B600-4CD9-A7FD-2BA09BF35102}" destId="{23409E25-5EF5-43C4-ACCD-E452580F7CAF}" srcOrd="0" destOrd="2" presId="urn:microsoft.com/office/officeart/2005/8/layout/cycle4"/>
    <dgm:cxn modelId="{F9D308D0-7B6A-4D1A-8E14-42DEB80C4950}" srcId="{191D67E7-4E70-4528-B582-614502D8A460}" destId="{92BA9D0B-28E5-4E05-82D3-E86D9E3BBB5E}" srcOrd="9" destOrd="0" parTransId="{92E10230-0332-40C7-A66C-496E191E5E74}" sibTransId="{1F85FEDE-E4A9-4CA9-AF12-1F8B46C81658}"/>
    <dgm:cxn modelId="{59176254-BA5B-4098-A6F8-327B160EA1DE}" type="presOf" srcId="{E5C46687-B328-4479-9665-8F54E40F627C}" destId="{CE68F9E4-6F73-42E4-9305-9F1A91094241}" srcOrd="1" destOrd="0" presId="urn:microsoft.com/office/officeart/2005/8/layout/cycle4"/>
    <dgm:cxn modelId="{FFA0F36E-5CCE-43FF-BDA5-BAF29D0003E6}" type="presOf" srcId="{17E5DF06-908A-4521-B5A0-01CFD93A249C}" destId="{63F97F72-0622-49C4-AFD0-CC69768227FB}" srcOrd="0" destOrd="0" presId="urn:microsoft.com/office/officeart/2005/8/layout/cycle4"/>
    <dgm:cxn modelId="{1BF6429E-074A-4C9A-B303-88F169B33536}" type="presOf" srcId="{E9C28BC8-2E61-4D95-BE73-E0EB4F137FB4}" destId="{4B30F51B-86A7-4C8F-9FB9-F9248B4F213D}" srcOrd="0" destOrd="5" presId="urn:microsoft.com/office/officeart/2005/8/layout/cycle4"/>
    <dgm:cxn modelId="{6357E518-20C7-426C-B964-B1D4B1F6097E}" type="presOf" srcId="{5F697F22-B600-4CD9-A7FD-2BA09BF35102}" destId="{0DA4ABD9-2B8F-4F46-9B4E-353DA7A0359F}" srcOrd="1" destOrd="2" presId="urn:microsoft.com/office/officeart/2005/8/layout/cycle4"/>
    <dgm:cxn modelId="{7EDA640C-8074-481E-AAF0-541B15D3529D}" type="presOf" srcId="{AFDB3CB5-8077-4611-B524-011BC8DC86F0}" destId="{CE68F9E4-6F73-42E4-9305-9F1A91094241}" srcOrd="1" destOrd="2" presId="urn:microsoft.com/office/officeart/2005/8/layout/cycle4"/>
    <dgm:cxn modelId="{29B1CD54-4F66-40B4-84C0-C5ABFAD1FEDC}" srcId="{D93D0F73-0B78-493F-8E70-D14F3546901A}" destId="{A620A9F1-5A7F-466B-8F23-73D67BD434F3}" srcOrd="1" destOrd="0" parTransId="{329CB2A4-E81B-47E1-8DCA-F519932142A0}" sibTransId="{B2799072-CABD-492F-9CCE-B3F31184D66B}"/>
    <dgm:cxn modelId="{97F1C2BE-17D9-4541-A13D-CBC3CDFA0BB2}" srcId="{17E5DF06-908A-4521-B5A0-01CFD93A249C}" destId="{86C318D0-49BB-4E83-9651-778FB08F8851}" srcOrd="0" destOrd="0" parTransId="{758C8331-CCAD-46CE-89D2-ED785EE285FE}" sibTransId="{3EE37CDE-C6B7-4AD9-A2DB-9F8E7743BBC2}"/>
    <dgm:cxn modelId="{A89E62C1-A21E-4E78-ABF1-A44713EC83BA}" type="presOf" srcId="{86C318D0-49BB-4E83-9651-778FB08F8851}" destId="{6F7A5B85-7A27-4C53-B1C7-695034E8D170}" srcOrd="1" destOrd="0" presId="urn:microsoft.com/office/officeart/2005/8/layout/cycle4"/>
    <dgm:cxn modelId="{3448D3D1-274D-4B3A-921A-8C5A8C5E9B0F}" type="presOf" srcId="{6E3D5B89-C294-4EA7-A500-B4F312E02BE4}" destId="{AD089358-C7F0-413C-A203-F92AB9D478A0}" srcOrd="0" destOrd="3" presId="urn:microsoft.com/office/officeart/2005/8/layout/cycle4"/>
    <dgm:cxn modelId="{D57642F9-49D7-4C22-A7F4-A2D7E5442406}" type="presOf" srcId="{391223F8-4C91-4AC1-808C-9C240074F745}" destId="{23409E25-5EF5-43C4-ACCD-E452580F7CAF}" srcOrd="0" destOrd="0" presId="urn:microsoft.com/office/officeart/2005/8/layout/cycle4"/>
    <dgm:cxn modelId="{AC6A17CD-DA9C-4244-B4B6-2B9541243E73}" srcId="{191D67E7-4E70-4528-B582-614502D8A460}" destId="{D93D0F73-0B78-493F-8E70-D14F3546901A}" srcOrd="1" destOrd="0" parTransId="{39620629-E99B-4049-A2D5-BEE09DBD4A5E}" sibTransId="{2F39557F-3CE6-4805-A576-0412C4D2062E}"/>
    <dgm:cxn modelId="{E3E266D5-F6DE-4813-8CF4-1449AB84AC04}" srcId="{D93D0F73-0B78-493F-8E70-D14F3546901A}" destId="{E9C28BC8-2E61-4D95-BE73-E0EB4F137FB4}" srcOrd="5" destOrd="0" parTransId="{74A44F1A-FEBA-4A02-B85A-E24F88BE4A9B}" sibTransId="{B62ED86E-4EDD-43E6-8346-DAF72AE0EE19}"/>
    <dgm:cxn modelId="{27F6C811-5F3A-499A-8E07-75A7FDA09A3B}" type="presOf" srcId="{23D2AC03-59A6-4D17-B651-54BB5C282356}" destId="{6F7A5B85-7A27-4C53-B1C7-695034E8D170}" srcOrd="1" destOrd="1" presId="urn:microsoft.com/office/officeart/2005/8/layout/cycle4"/>
    <dgm:cxn modelId="{44D8F57D-1951-4E14-A8DE-0F051BFCB117}" type="presOf" srcId="{9C7331DE-E36A-4F27-B5BE-07A3C595787D}" destId="{CE68F9E4-6F73-42E4-9305-9F1A91094241}" srcOrd="1" destOrd="3" presId="urn:microsoft.com/office/officeart/2005/8/layout/cycle4"/>
    <dgm:cxn modelId="{9D282B97-2E94-45AF-A803-9DCCFB1F808E}" srcId="{D93D0F73-0B78-493F-8E70-D14F3546901A}" destId="{E5C46687-B328-4479-9665-8F54E40F627C}" srcOrd="0" destOrd="0" parTransId="{046B63C5-F1E7-4785-B435-A6C4499D78BA}" sibTransId="{17B354BD-7ECA-44EE-A346-FC62F125B5CD}"/>
    <dgm:cxn modelId="{C6B2941D-920F-4686-9CFE-3AD2AF5FD0E7}" srcId="{191D67E7-4E70-4528-B582-614502D8A460}" destId="{17E5DF06-908A-4521-B5A0-01CFD93A249C}" srcOrd="3" destOrd="0" parTransId="{F2B43223-4DE3-41FF-8419-718482A7E4FE}" sibTransId="{6CFEFBF0-5FC4-446D-B85F-4950664B6721}"/>
    <dgm:cxn modelId="{121DF619-962A-4DEB-9973-614EC8F6F5B1}" srcId="{191D67E7-4E70-4528-B582-614502D8A460}" destId="{0CAB1627-C16E-4753-BAA8-2993E9E34C98}" srcOrd="7" destOrd="0" parTransId="{575FD26D-D7C6-4255-A74D-4642CCDEFD52}" sibTransId="{74FF0858-D32F-4295-9EB4-3AFC2F45913A}"/>
    <dgm:cxn modelId="{A703ACB0-A36C-497A-AB0B-D24B8E4A56C9}" srcId="{17E5DF06-908A-4521-B5A0-01CFD93A249C}" destId="{3A421542-F443-41E3-975D-C20BF11C4A4D}" srcOrd="5" destOrd="0" parTransId="{34E8EA45-9402-4E84-9C60-5D31E501CB6D}" sibTransId="{989BA633-59E8-4E8E-9472-7985283CCE8B}"/>
    <dgm:cxn modelId="{F057B736-F1CB-4105-BFD5-202E8F7DA57F}" srcId="{191D67E7-4E70-4528-B582-614502D8A460}" destId="{AB5B6996-55C1-4945-B3BB-1A9D9ECF33B2}" srcOrd="5" destOrd="0" parTransId="{D7BE1D25-D053-4931-AFD2-080E519B35B3}" sibTransId="{5E88A896-80CC-4889-989D-AC0584E214A8}"/>
    <dgm:cxn modelId="{2AA7FCD3-8A7B-41E0-B9BA-2CCEAD30C7F0}" srcId="{A979E53E-C375-4EA3-A2CB-7511F1CC922F}" destId="{5F697F22-B600-4CD9-A7FD-2BA09BF35102}" srcOrd="2" destOrd="0" parTransId="{467BB94A-AA77-4E96-AFB3-69226914C7B5}" sibTransId="{7C453D5B-A135-4D7E-B7E3-4D236B76AF11}"/>
    <dgm:cxn modelId="{456BC180-265F-4203-BD4D-6A24601FD84D}" type="presOf" srcId="{D7A2BA13-5E4F-41F9-8A88-D7EDBFD6433F}" destId="{E265B176-4AD3-4D6F-8513-CE697E838820}" srcOrd="1" destOrd="0" presId="urn:microsoft.com/office/officeart/2005/8/layout/cycle4"/>
    <dgm:cxn modelId="{409017D8-246F-433D-9FEE-4FB723B4CF0B}" srcId="{D93D0F73-0B78-493F-8E70-D14F3546901A}" destId="{BFB74670-906B-4B38-BB06-25C2C8991432}" srcOrd="4" destOrd="0" parTransId="{C4C709A5-AC57-41BA-B220-072D28D64457}" sibTransId="{D8184F1C-5062-4496-A23B-682EF6504219}"/>
    <dgm:cxn modelId="{12DFDB41-FE63-488B-A2C3-93388800B58E}" type="presOf" srcId="{D93D0F73-0B78-493F-8E70-D14F3546901A}" destId="{C23A8957-86A8-449C-BFA5-01BB6CBF94CE}" srcOrd="0" destOrd="0" presId="urn:microsoft.com/office/officeart/2005/8/layout/cycle4"/>
    <dgm:cxn modelId="{242B1457-E626-4178-9968-77E119B4798A}" srcId="{191D67E7-4E70-4528-B582-614502D8A460}" destId="{A979E53E-C375-4EA3-A2CB-7511F1CC922F}" srcOrd="2" destOrd="0" parTransId="{0D74DBDE-75B7-48BC-81AE-9E9ADC04C7DA}" sibTransId="{255EDFBF-D353-4A3E-AE34-32AD12D01DF4}"/>
    <dgm:cxn modelId="{996360B7-DFB1-4116-892E-BF626B259C4C}" type="presOf" srcId="{3A421542-F443-41E3-975D-C20BF11C4A4D}" destId="{6F7A5B85-7A27-4C53-B1C7-695034E8D170}" srcOrd="1" destOrd="5" presId="urn:microsoft.com/office/officeart/2005/8/layout/cycle4"/>
    <dgm:cxn modelId="{F51E1774-402E-41E6-9223-DEC84D2D4724}" type="presOf" srcId="{A620A9F1-5A7F-466B-8F23-73D67BD434F3}" destId="{CE68F9E4-6F73-42E4-9305-9F1A91094241}" srcOrd="1" destOrd="1" presId="urn:microsoft.com/office/officeart/2005/8/layout/cycle4"/>
    <dgm:cxn modelId="{A895C040-3BFD-4371-8BFB-CA8D18CEAABC}" type="presOf" srcId="{A5A6CBEC-0B69-43D4-8D6F-4EF4CE3DBE19}" destId="{81AF5B56-1CCB-4088-AA8A-3B95222734B1}" srcOrd="0" destOrd="0" presId="urn:microsoft.com/office/officeart/2005/8/layout/cycle4"/>
    <dgm:cxn modelId="{019316D3-9108-4AE0-AEF6-70D689F68796}" srcId="{17E5DF06-908A-4521-B5A0-01CFD93A249C}" destId="{2DF3DF58-8868-420C-83BA-29AD07140210}" srcOrd="4" destOrd="0" parTransId="{88B887E5-C171-4BC5-904E-BA0064F500B1}" sibTransId="{A5607525-92C6-4131-8AB0-78534B5ECF4A}"/>
    <dgm:cxn modelId="{3D3DB2C9-4E67-4A81-9EE1-49AC82F8DBC1}" type="presOf" srcId="{6E3D5B89-C294-4EA7-A500-B4F312E02BE4}" destId="{6F7A5B85-7A27-4C53-B1C7-695034E8D170}" srcOrd="1" destOrd="3" presId="urn:microsoft.com/office/officeart/2005/8/layout/cycle4"/>
    <dgm:cxn modelId="{3EF664EA-8ECA-400E-B13E-EA952BA25470}" type="presOf" srcId="{2DF3DF58-8868-420C-83BA-29AD07140210}" destId="{AD089358-C7F0-413C-A203-F92AB9D478A0}" srcOrd="0" destOrd="4" presId="urn:microsoft.com/office/officeart/2005/8/layout/cycle4"/>
    <dgm:cxn modelId="{DC0F4F50-CA26-4CE1-A928-7683996EE1CC}" srcId="{D93D0F73-0B78-493F-8E70-D14F3546901A}" destId="{9C7331DE-E36A-4F27-B5BE-07A3C595787D}" srcOrd="3" destOrd="0" parTransId="{0D544628-28A1-42E5-9C0D-A47837CA209D}" sibTransId="{B119E0A5-12EF-4D28-B2F2-667255D241EA}"/>
    <dgm:cxn modelId="{8BCD3C13-0AFE-4A66-AB02-032A560FA211}" srcId="{A5A6CBEC-0B69-43D4-8D6F-4EF4CE3DBE19}" destId="{D7A2BA13-5E4F-41F9-8A88-D7EDBFD6433F}" srcOrd="0" destOrd="0" parTransId="{483EA7D1-B685-4C89-A89C-DD017D8A7BB0}" sibTransId="{F2C65447-9F11-4494-B22C-748E2FFE340C}"/>
    <dgm:cxn modelId="{FF2F0989-FD30-413C-ABA7-5F151980C30D}" srcId="{17E5DF06-908A-4521-B5A0-01CFD93A249C}" destId="{23D2AC03-59A6-4D17-B651-54BB5C282356}" srcOrd="1" destOrd="0" parTransId="{D1E40979-9625-4AC6-82B9-D1447CA99B80}" sibTransId="{95185F10-C807-4930-B648-D9822CF93213}"/>
    <dgm:cxn modelId="{6474133E-1F8A-4157-8A09-3D77434E32F4}" srcId="{A979E53E-C375-4EA3-A2CB-7511F1CC922F}" destId="{145420A5-2E62-41CD-BC16-C70F383BBC88}" srcOrd="3" destOrd="0" parTransId="{1D88AB7D-6D8C-4FFD-BEA2-2AABAC9ADCC7}" sibTransId="{AFD9EB80-BDA3-4771-988B-13218CE0AF67}"/>
    <dgm:cxn modelId="{9D394F1D-4519-48F4-A648-818A0E2ACD86}" type="presOf" srcId="{A979E53E-C375-4EA3-A2CB-7511F1CC922F}" destId="{E1A38019-89FF-4C2F-8589-7A4076F828E3}" srcOrd="0" destOrd="0" presId="urn:microsoft.com/office/officeart/2005/8/layout/cycle4"/>
    <dgm:cxn modelId="{2D546258-7B38-4A7A-9150-96DADD2632CC}" srcId="{191D67E7-4E70-4528-B582-614502D8A460}" destId="{CABDACD6-FFD8-4D4B-B57A-5939E99F5306}" srcOrd="8" destOrd="0" parTransId="{17A30359-98DC-47E7-9896-5BDFB7C8275A}" sibTransId="{CEF6E258-C823-4F48-9AC2-3E0EB42309BA}"/>
    <dgm:cxn modelId="{C172937C-AC30-4F22-BB5D-B288A1E3211E}" srcId="{A979E53E-C375-4EA3-A2CB-7511F1CC922F}" destId="{CA8B6833-DEF3-4256-9CE2-74C133F1D717}" srcOrd="1" destOrd="0" parTransId="{AAE1720C-44E9-4802-AEB7-2FD1E96D8323}" sibTransId="{1013C412-886A-415B-AF6A-0883DE25B941}"/>
    <dgm:cxn modelId="{9D1FF056-45D1-445B-A386-C210F198E7F2}" srcId="{A979E53E-C375-4EA3-A2CB-7511F1CC922F}" destId="{391223F8-4C91-4AC1-808C-9C240074F745}" srcOrd="0" destOrd="0" parTransId="{76282BD8-6964-4751-9945-85D3DDD777A6}" sibTransId="{1AAD3ECD-8420-4DD3-A512-3390B1057457}"/>
    <dgm:cxn modelId="{05A7CF7D-8C4C-459B-A222-90E49B1EF9C8}" type="presOf" srcId="{0011BE93-A856-4B90-A031-5994B72840F0}" destId="{E265B176-4AD3-4D6F-8513-CE697E838820}" srcOrd="1" destOrd="1" presId="urn:microsoft.com/office/officeart/2005/8/layout/cycle4"/>
    <dgm:cxn modelId="{D5FB301B-93CD-4258-9374-B0D4F0E93C08}" type="presOf" srcId="{AFDB3CB5-8077-4611-B524-011BC8DC86F0}" destId="{4B30F51B-86A7-4C8F-9FB9-F9248B4F213D}" srcOrd="0" destOrd="2" presId="urn:microsoft.com/office/officeart/2005/8/layout/cycle4"/>
    <dgm:cxn modelId="{4E9FD839-0BCB-4669-9E07-17990D6537F7}" srcId="{17E5DF06-908A-4521-B5A0-01CFD93A249C}" destId="{380F9FB9-F3FB-4457-9EC5-9FFEE6649EE1}" srcOrd="2" destOrd="0" parTransId="{E118D377-9E97-4B36-A25E-4F03AF555A11}" sibTransId="{7E2187ED-A4AE-4160-82FB-58E280919492}"/>
    <dgm:cxn modelId="{FE99875E-795A-456E-B5E5-F82F4AE4FC62}" type="presOf" srcId="{380F9FB9-F3FB-4457-9EC5-9FFEE6649EE1}" destId="{6F7A5B85-7A27-4C53-B1C7-695034E8D170}" srcOrd="1" destOrd="2" presId="urn:microsoft.com/office/officeart/2005/8/layout/cycle4"/>
    <dgm:cxn modelId="{5CE46A2E-E857-4D82-89B1-D4F06516E0EB}" type="presOf" srcId="{E9C28BC8-2E61-4D95-BE73-E0EB4F137FB4}" destId="{CE68F9E4-6F73-42E4-9305-9F1A91094241}" srcOrd="1" destOrd="5" presId="urn:microsoft.com/office/officeart/2005/8/layout/cycle4"/>
    <dgm:cxn modelId="{C9A18402-6577-41F2-82E5-6CA9087B6596}" type="presOf" srcId="{145420A5-2E62-41CD-BC16-C70F383BBC88}" destId="{0DA4ABD9-2B8F-4F46-9B4E-353DA7A0359F}" srcOrd="1" destOrd="3" presId="urn:microsoft.com/office/officeart/2005/8/layout/cycle4"/>
    <dgm:cxn modelId="{BA4627CE-0BD1-472C-9535-2086B0259A8B}" srcId="{191D67E7-4E70-4528-B582-614502D8A460}" destId="{DC8AF0E8-82B5-45A5-A75F-E01126B2D508}" srcOrd="4" destOrd="0" parTransId="{76B91B6F-C4E4-45BE-B598-B6136F926F56}" sibTransId="{395B9DAD-B70E-4675-BF48-9E2D5CC4617D}"/>
    <dgm:cxn modelId="{E56B5581-1AB2-4B0A-AC37-DF85369A3B51}" type="presOf" srcId="{4763C3B4-2B21-4160-98F1-9F0500ED9AF7}" destId="{23CB4951-BC52-40FB-B663-C71200622D52}" srcOrd="0" destOrd="2" presId="urn:microsoft.com/office/officeart/2005/8/layout/cycle4"/>
    <dgm:cxn modelId="{7FE1E9BA-0248-473F-8723-AA7EC11D63FA}" srcId="{191D67E7-4E70-4528-B582-614502D8A460}" destId="{5D7A6B19-FD71-42AA-B401-837C0DF5361E}" srcOrd="6" destOrd="0" parTransId="{79BAB909-5CFC-4C3E-B1E5-EA1B2209655B}" sibTransId="{C6D09C53-4EEE-4132-9892-9C6AE630AC2C}"/>
    <dgm:cxn modelId="{3B939CC7-7639-405A-9BDA-85301E6ED99A}" type="presOf" srcId="{3A421542-F443-41E3-975D-C20BF11C4A4D}" destId="{AD089358-C7F0-413C-A203-F92AB9D478A0}" srcOrd="0" destOrd="5" presId="urn:microsoft.com/office/officeart/2005/8/layout/cycle4"/>
    <dgm:cxn modelId="{332CBA9B-8411-42F4-B2A5-15890A02E206}" type="presOf" srcId="{CA8B6833-DEF3-4256-9CE2-74C133F1D717}" destId="{23409E25-5EF5-43C4-ACCD-E452580F7CAF}" srcOrd="0" destOrd="1" presId="urn:microsoft.com/office/officeart/2005/8/layout/cycle4"/>
    <dgm:cxn modelId="{14B07C94-1433-4001-A7F5-78B32FED1135}" srcId="{A5A6CBEC-0B69-43D4-8D6F-4EF4CE3DBE19}" destId="{4763C3B4-2B21-4160-98F1-9F0500ED9AF7}" srcOrd="2" destOrd="0" parTransId="{232D5F5F-D0EE-4D9D-A0F1-D4957C9BB4C0}" sibTransId="{AB70DABD-2C5C-462C-8E35-A131E2BFB0A8}"/>
    <dgm:cxn modelId="{E5CAD207-5CFB-4490-AEFA-A0D56A3508BD}" type="presOf" srcId="{CA8B6833-DEF3-4256-9CE2-74C133F1D717}" destId="{0DA4ABD9-2B8F-4F46-9B4E-353DA7A0359F}" srcOrd="1" destOrd="1" presId="urn:microsoft.com/office/officeart/2005/8/layout/cycle4"/>
    <dgm:cxn modelId="{26F0F9C5-F39D-465E-82F4-B6AE559D3991}" type="presOf" srcId="{23D2AC03-59A6-4D17-B651-54BB5C282356}" destId="{AD089358-C7F0-413C-A203-F92AB9D478A0}" srcOrd="0" destOrd="1" presId="urn:microsoft.com/office/officeart/2005/8/layout/cycle4"/>
    <dgm:cxn modelId="{F6650C60-8B84-4549-ADE7-061030F5A346}" type="presOf" srcId="{9C7331DE-E36A-4F27-B5BE-07A3C595787D}" destId="{4B30F51B-86A7-4C8F-9FB9-F9248B4F213D}" srcOrd="0" destOrd="3" presId="urn:microsoft.com/office/officeart/2005/8/layout/cycle4"/>
    <dgm:cxn modelId="{5E438242-9F96-47BE-8929-9CAC1D23F24A}" type="presOf" srcId="{D7A2BA13-5E4F-41F9-8A88-D7EDBFD6433F}" destId="{23CB4951-BC52-40FB-B663-C71200622D52}" srcOrd="0" destOrd="0" presId="urn:microsoft.com/office/officeart/2005/8/layout/cycle4"/>
    <dgm:cxn modelId="{145ACEDA-2EDD-45C9-91D1-821AD497FB09}" type="presOf" srcId="{145420A5-2E62-41CD-BC16-C70F383BBC88}" destId="{23409E25-5EF5-43C4-ACCD-E452580F7CAF}" srcOrd="0" destOrd="3" presId="urn:microsoft.com/office/officeart/2005/8/layout/cycle4"/>
    <dgm:cxn modelId="{EA873D0A-3D07-4F2C-B5C8-860989A6BD83}" type="presOf" srcId="{380F9FB9-F3FB-4457-9EC5-9FFEE6649EE1}" destId="{AD089358-C7F0-413C-A203-F92AB9D478A0}" srcOrd="0" destOrd="2" presId="urn:microsoft.com/office/officeart/2005/8/layout/cycle4"/>
    <dgm:cxn modelId="{56CC640D-8369-4D6C-8151-D3A974328BE8}" type="presOf" srcId="{4763C3B4-2B21-4160-98F1-9F0500ED9AF7}" destId="{E265B176-4AD3-4D6F-8513-CE697E838820}" srcOrd="1" destOrd="2" presId="urn:microsoft.com/office/officeart/2005/8/layout/cycle4"/>
    <dgm:cxn modelId="{CA406C24-85B8-49DB-B3AF-16390D7206AD}" type="presOf" srcId="{86C318D0-49BB-4E83-9651-778FB08F8851}" destId="{AD089358-C7F0-413C-A203-F92AB9D478A0}" srcOrd="0" destOrd="0" presId="urn:microsoft.com/office/officeart/2005/8/layout/cycle4"/>
    <dgm:cxn modelId="{210D3D08-A07E-4791-BE57-497CE43B8C5D}" type="presOf" srcId="{0011BE93-A856-4B90-A031-5994B72840F0}" destId="{23CB4951-BC52-40FB-B663-C71200622D52}" srcOrd="0" destOrd="1" presId="urn:microsoft.com/office/officeart/2005/8/layout/cycle4"/>
    <dgm:cxn modelId="{1E848013-AB7B-4C56-93C2-2E6BCD7662CE}" type="presOf" srcId="{A620A9F1-5A7F-466B-8F23-73D67BD434F3}" destId="{4B30F51B-86A7-4C8F-9FB9-F9248B4F213D}" srcOrd="0" destOrd="1" presId="urn:microsoft.com/office/officeart/2005/8/layout/cycle4"/>
    <dgm:cxn modelId="{D49937C0-34CC-4589-8DC2-03664656EE06}" srcId="{A5A6CBEC-0B69-43D4-8D6F-4EF4CE3DBE19}" destId="{0011BE93-A856-4B90-A031-5994B72840F0}" srcOrd="1" destOrd="0" parTransId="{91E111E6-13FD-491D-B6A0-4BDC45F77C00}" sibTransId="{935C38FB-B9E6-4F48-A635-F8583673184E}"/>
    <dgm:cxn modelId="{196768BD-DA15-4116-8A3A-F217D9C783E1}" type="presOf" srcId="{E5C46687-B328-4479-9665-8F54E40F627C}" destId="{4B30F51B-86A7-4C8F-9FB9-F9248B4F213D}" srcOrd="0" destOrd="0" presId="urn:microsoft.com/office/officeart/2005/8/layout/cycle4"/>
    <dgm:cxn modelId="{5394D80A-E05B-4C47-9807-D1882BDBAB31}" srcId="{D93D0F73-0B78-493F-8E70-D14F3546901A}" destId="{AFDB3CB5-8077-4611-B524-011BC8DC86F0}" srcOrd="2" destOrd="0" parTransId="{50753914-5A8B-4377-93BC-7FE1119C160A}" sibTransId="{66DCE108-8B31-4658-9F4B-08A367456456}"/>
    <dgm:cxn modelId="{1AE08DDA-B729-4601-8598-B0DF7F6F4946}" type="presOf" srcId="{BFB74670-906B-4B38-BB06-25C2C8991432}" destId="{CE68F9E4-6F73-42E4-9305-9F1A91094241}" srcOrd="1" destOrd="4" presId="urn:microsoft.com/office/officeart/2005/8/layout/cycle4"/>
    <dgm:cxn modelId="{BA2B9DCE-F03B-40B3-AD29-6F25E8BCF110}" type="presOf" srcId="{391223F8-4C91-4AC1-808C-9C240074F745}" destId="{0DA4ABD9-2B8F-4F46-9B4E-353DA7A0359F}" srcOrd="1" destOrd="0" presId="urn:microsoft.com/office/officeart/2005/8/layout/cycle4"/>
    <dgm:cxn modelId="{E86F7E0F-08F8-4D19-A68B-F8BB5E9BB2CB}" type="presOf" srcId="{2DF3DF58-8868-420C-83BA-29AD07140210}" destId="{6F7A5B85-7A27-4C53-B1C7-695034E8D170}" srcOrd="1" destOrd="4" presId="urn:microsoft.com/office/officeart/2005/8/layout/cycle4"/>
    <dgm:cxn modelId="{B1937B2F-12B1-40A4-B4C6-41B3D2E93F1E}" type="presOf" srcId="{BFB74670-906B-4B38-BB06-25C2C8991432}" destId="{4B30F51B-86A7-4C8F-9FB9-F9248B4F213D}" srcOrd="0" destOrd="4" presId="urn:microsoft.com/office/officeart/2005/8/layout/cycle4"/>
    <dgm:cxn modelId="{EEA87D2B-5BEA-4A7A-86ED-4DA943FEE2C5}" srcId="{17E5DF06-908A-4521-B5A0-01CFD93A249C}" destId="{6E3D5B89-C294-4EA7-A500-B4F312E02BE4}" srcOrd="3" destOrd="0" parTransId="{E7A30597-4927-4F86-AC63-9D5BEA9FD516}" sibTransId="{1DC768B5-28CD-47CE-9954-E5BC514B02A3}"/>
    <dgm:cxn modelId="{D2A435E3-50B9-434D-900C-F8DA05D5F874}" srcId="{191D67E7-4E70-4528-B582-614502D8A460}" destId="{70D99AF1-8182-4904-B85D-1A4347DEB23C}" srcOrd="10" destOrd="0" parTransId="{3635F7DF-3CB0-4377-B896-B906F3C79AA5}" sibTransId="{8AF6EFBB-0A87-474E-85CF-7B67874EA483}"/>
    <dgm:cxn modelId="{4FE11AD1-E1BA-40A5-B450-AE8C163C7C1A}" srcId="{191D67E7-4E70-4528-B582-614502D8A460}" destId="{A5A6CBEC-0B69-43D4-8D6F-4EF4CE3DBE19}" srcOrd="0" destOrd="0" parTransId="{3D4E8BC0-1711-4996-949D-EF6D793D9ED4}" sibTransId="{D1970A95-E8CA-433F-B9F1-36C381E43AC8}"/>
    <dgm:cxn modelId="{810C8353-D9BA-41F2-8E3B-A7A89B454970}" type="presParOf" srcId="{79DAB630-7484-4144-A4F8-83A8BA485BEE}" destId="{350DBD39-7BF8-4562-8CD8-641B1F42509A}" srcOrd="0" destOrd="0" presId="urn:microsoft.com/office/officeart/2005/8/layout/cycle4"/>
    <dgm:cxn modelId="{EADD1893-974A-4303-B7A7-702DA9761040}" type="presParOf" srcId="{350DBD39-7BF8-4562-8CD8-641B1F42509A}" destId="{C8DC691D-46EE-42D6-83E9-B9FBC5628F5A}" srcOrd="0" destOrd="0" presId="urn:microsoft.com/office/officeart/2005/8/layout/cycle4"/>
    <dgm:cxn modelId="{A2C82098-32F4-4DB3-A884-ABB8FE63F2AA}" type="presParOf" srcId="{C8DC691D-46EE-42D6-83E9-B9FBC5628F5A}" destId="{23CB4951-BC52-40FB-B663-C71200622D52}" srcOrd="0" destOrd="0" presId="urn:microsoft.com/office/officeart/2005/8/layout/cycle4"/>
    <dgm:cxn modelId="{819B2496-9202-4E07-AE43-17720E73B3B1}" type="presParOf" srcId="{C8DC691D-46EE-42D6-83E9-B9FBC5628F5A}" destId="{E265B176-4AD3-4D6F-8513-CE697E838820}" srcOrd="1" destOrd="0" presId="urn:microsoft.com/office/officeart/2005/8/layout/cycle4"/>
    <dgm:cxn modelId="{F462F184-87FC-460C-BCA4-6DEEEB8C1E0D}" type="presParOf" srcId="{350DBD39-7BF8-4562-8CD8-641B1F42509A}" destId="{0A248C7E-A8A8-43AB-836D-F9A300E58052}" srcOrd="1" destOrd="0" presId="urn:microsoft.com/office/officeart/2005/8/layout/cycle4"/>
    <dgm:cxn modelId="{1597735F-1227-43BA-A70A-71176DDC8813}" type="presParOf" srcId="{0A248C7E-A8A8-43AB-836D-F9A300E58052}" destId="{4B30F51B-86A7-4C8F-9FB9-F9248B4F213D}" srcOrd="0" destOrd="0" presId="urn:microsoft.com/office/officeart/2005/8/layout/cycle4"/>
    <dgm:cxn modelId="{2A70A12A-3555-45EF-8F8D-17C8836C279D}" type="presParOf" srcId="{0A248C7E-A8A8-43AB-836D-F9A300E58052}" destId="{CE68F9E4-6F73-42E4-9305-9F1A91094241}" srcOrd="1" destOrd="0" presId="urn:microsoft.com/office/officeart/2005/8/layout/cycle4"/>
    <dgm:cxn modelId="{8E46CE58-0F23-4FAC-9240-460860CA8EFF}" type="presParOf" srcId="{350DBD39-7BF8-4562-8CD8-641B1F42509A}" destId="{3B9CAC9A-0B54-4B09-BB6C-A7BF7EE93B0C}" srcOrd="2" destOrd="0" presId="urn:microsoft.com/office/officeart/2005/8/layout/cycle4"/>
    <dgm:cxn modelId="{2BC2AFC1-6C5F-4ED8-AD42-A87DE63241D6}" type="presParOf" srcId="{3B9CAC9A-0B54-4B09-BB6C-A7BF7EE93B0C}" destId="{23409E25-5EF5-43C4-ACCD-E452580F7CAF}" srcOrd="0" destOrd="0" presId="urn:microsoft.com/office/officeart/2005/8/layout/cycle4"/>
    <dgm:cxn modelId="{17EFE5C5-1A4C-43B9-AFD4-42F7A00D7C8B}" type="presParOf" srcId="{3B9CAC9A-0B54-4B09-BB6C-A7BF7EE93B0C}" destId="{0DA4ABD9-2B8F-4F46-9B4E-353DA7A0359F}" srcOrd="1" destOrd="0" presId="urn:microsoft.com/office/officeart/2005/8/layout/cycle4"/>
    <dgm:cxn modelId="{6A4E6221-E327-4F9A-8FD8-C359A864439A}" type="presParOf" srcId="{350DBD39-7BF8-4562-8CD8-641B1F42509A}" destId="{3803F35D-5AB6-4100-9B29-F1A5F70C5A95}" srcOrd="3" destOrd="0" presId="urn:microsoft.com/office/officeart/2005/8/layout/cycle4"/>
    <dgm:cxn modelId="{D2EB0F85-0CB2-4CAC-92C3-6314C836EA15}" type="presParOf" srcId="{3803F35D-5AB6-4100-9B29-F1A5F70C5A95}" destId="{AD089358-C7F0-413C-A203-F92AB9D478A0}" srcOrd="0" destOrd="0" presId="urn:microsoft.com/office/officeart/2005/8/layout/cycle4"/>
    <dgm:cxn modelId="{522A622B-C5E7-43BF-8B5F-DFC50F8A551C}" type="presParOf" srcId="{3803F35D-5AB6-4100-9B29-F1A5F70C5A95}" destId="{6F7A5B85-7A27-4C53-B1C7-695034E8D170}" srcOrd="1" destOrd="0" presId="urn:microsoft.com/office/officeart/2005/8/layout/cycle4"/>
    <dgm:cxn modelId="{3EE72274-313E-4336-AEC1-02C67E5D6817}" type="presParOf" srcId="{350DBD39-7BF8-4562-8CD8-641B1F42509A}" destId="{D2BDEEDB-B841-44B5-9D1F-16993933E7F4}" srcOrd="4" destOrd="0" presId="urn:microsoft.com/office/officeart/2005/8/layout/cycle4"/>
    <dgm:cxn modelId="{32BA2B23-6CCD-4ED0-8ACC-9B6CDA80D6BA}" type="presParOf" srcId="{79DAB630-7484-4144-A4F8-83A8BA485BEE}" destId="{3224A363-BEFD-4D08-B0D3-3B40946DF112}" srcOrd="1" destOrd="0" presId="urn:microsoft.com/office/officeart/2005/8/layout/cycle4"/>
    <dgm:cxn modelId="{A448E9FA-820D-479B-BE85-11726CB42E04}" type="presParOf" srcId="{3224A363-BEFD-4D08-B0D3-3B40946DF112}" destId="{81AF5B56-1CCB-4088-AA8A-3B95222734B1}" srcOrd="0" destOrd="0" presId="urn:microsoft.com/office/officeart/2005/8/layout/cycle4"/>
    <dgm:cxn modelId="{11C45FCC-A653-4855-B924-BB689A29CCC2}" type="presParOf" srcId="{3224A363-BEFD-4D08-B0D3-3B40946DF112}" destId="{C23A8957-86A8-449C-BFA5-01BB6CBF94CE}" srcOrd="1" destOrd="0" presId="urn:microsoft.com/office/officeart/2005/8/layout/cycle4"/>
    <dgm:cxn modelId="{72273AC1-59E1-4AD2-8AD1-20A93B0B3EFF}" type="presParOf" srcId="{3224A363-BEFD-4D08-B0D3-3B40946DF112}" destId="{E1A38019-89FF-4C2F-8589-7A4076F828E3}" srcOrd="2" destOrd="0" presId="urn:microsoft.com/office/officeart/2005/8/layout/cycle4"/>
    <dgm:cxn modelId="{D926A2D0-6088-406B-AA2D-C736F9564B3D}" type="presParOf" srcId="{3224A363-BEFD-4D08-B0D3-3B40946DF112}" destId="{63F97F72-0622-49C4-AFD0-CC69768227FB}" srcOrd="3" destOrd="0" presId="urn:microsoft.com/office/officeart/2005/8/layout/cycle4"/>
    <dgm:cxn modelId="{E471A3E8-6699-4A83-81E9-E86B0D4BAD70}" type="presParOf" srcId="{3224A363-BEFD-4D08-B0D3-3B40946DF112}" destId="{D0B1029A-FA1F-407A-8B14-5E95C0112BC0}" srcOrd="4" destOrd="0" presId="urn:microsoft.com/office/officeart/2005/8/layout/cycle4"/>
    <dgm:cxn modelId="{C790A1E8-08B9-4A72-8781-3A4C8509D0A7}" type="presParOf" srcId="{79DAB630-7484-4144-A4F8-83A8BA485BEE}" destId="{5200BD0D-0EB0-4E22-8546-1C4A9088EB20}" srcOrd="2" destOrd="0" presId="urn:microsoft.com/office/officeart/2005/8/layout/cycle4"/>
    <dgm:cxn modelId="{56BDA6F8-DEC2-40DF-82DA-E86E17E6C6CA}" type="presParOf" srcId="{79DAB630-7484-4144-A4F8-83A8BA485BEE}" destId="{48FEFF74-ED2E-44EB-BE22-348E30E2FF42}" srcOrd="3" destOrd="0" presId="urn:microsoft.com/office/officeart/2005/8/layout/cycle4"/>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76B4D8-DABD-4887-B513-46F970BDD78F}">
      <dsp:nvSpPr>
        <dsp:cNvPr id="0" name=""/>
        <dsp:cNvSpPr/>
      </dsp:nvSpPr>
      <dsp:spPr>
        <a:xfrm>
          <a:off x="2865470" y="1995359"/>
          <a:ext cx="2580582" cy="131259"/>
        </a:xfrm>
        <a:custGeom>
          <a:avLst/>
          <a:gdLst/>
          <a:ahLst/>
          <a:cxnLst/>
          <a:rect l="0" t="0" r="0" b="0"/>
          <a:pathLst>
            <a:path>
              <a:moveTo>
                <a:pt x="0" y="0"/>
              </a:moveTo>
              <a:lnTo>
                <a:pt x="0" y="72030"/>
              </a:lnTo>
              <a:lnTo>
                <a:pt x="2580582" y="72030"/>
              </a:lnTo>
              <a:lnTo>
                <a:pt x="2580582" y="131259"/>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C931D4C-946D-4C44-9ABC-673DA0C8FEF0}">
      <dsp:nvSpPr>
        <dsp:cNvPr id="0" name=""/>
        <dsp:cNvSpPr/>
      </dsp:nvSpPr>
      <dsp:spPr>
        <a:xfrm>
          <a:off x="2865470" y="1995359"/>
          <a:ext cx="1119373" cy="139210"/>
        </a:xfrm>
        <a:custGeom>
          <a:avLst/>
          <a:gdLst/>
          <a:ahLst/>
          <a:cxnLst/>
          <a:rect l="0" t="0" r="0" b="0"/>
          <a:pathLst>
            <a:path>
              <a:moveTo>
                <a:pt x="0" y="0"/>
              </a:moveTo>
              <a:lnTo>
                <a:pt x="0" y="79981"/>
              </a:lnTo>
              <a:lnTo>
                <a:pt x="1119373" y="79981"/>
              </a:lnTo>
              <a:lnTo>
                <a:pt x="1119373" y="139210"/>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B42267F-9158-424B-9774-9DEE1214865B}">
      <dsp:nvSpPr>
        <dsp:cNvPr id="0" name=""/>
        <dsp:cNvSpPr/>
      </dsp:nvSpPr>
      <dsp:spPr>
        <a:xfrm>
          <a:off x="899987" y="2766145"/>
          <a:ext cx="410020" cy="290852"/>
        </a:xfrm>
        <a:custGeom>
          <a:avLst/>
          <a:gdLst/>
          <a:ahLst/>
          <a:cxnLst/>
          <a:rect l="0" t="0" r="0" b="0"/>
          <a:pathLst>
            <a:path>
              <a:moveTo>
                <a:pt x="410020" y="0"/>
              </a:moveTo>
              <a:lnTo>
                <a:pt x="0" y="290852"/>
              </a:lnTo>
            </a:path>
          </a:pathLst>
        </a:custGeom>
        <a:noFill/>
        <a:ln w="12700" cap="flat" cmpd="sng" algn="ctr">
          <a:noFill/>
          <a:prstDash val="solid"/>
          <a:miter lim="800000"/>
        </a:ln>
        <a:effectLst/>
      </dsp:spPr>
      <dsp:style>
        <a:lnRef idx="2">
          <a:scrgbClr r="0" g="0" b="0"/>
        </a:lnRef>
        <a:fillRef idx="0">
          <a:scrgbClr r="0" g="0" b="0"/>
        </a:fillRef>
        <a:effectRef idx="0">
          <a:scrgbClr r="0" g="0" b="0"/>
        </a:effectRef>
        <a:fontRef idx="minor"/>
      </dsp:style>
    </dsp:sp>
    <dsp:sp modelId="{53CBF0C4-B0D4-4508-B77F-81F0C15C4E24}">
      <dsp:nvSpPr>
        <dsp:cNvPr id="0" name=""/>
        <dsp:cNvSpPr/>
      </dsp:nvSpPr>
      <dsp:spPr>
        <a:xfrm>
          <a:off x="2765768" y="2414796"/>
          <a:ext cx="91440" cy="124318"/>
        </a:xfrm>
        <a:custGeom>
          <a:avLst/>
          <a:gdLst/>
          <a:ahLst/>
          <a:cxnLst/>
          <a:rect l="0" t="0" r="0" b="0"/>
          <a:pathLst>
            <a:path>
              <a:moveTo>
                <a:pt x="102438" y="0"/>
              </a:moveTo>
              <a:lnTo>
                <a:pt x="102438" y="65089"/>
              </a:lnTo>
              <a:lnTo>
                <a:pt x="45720" y="65089"/>
              </a:lnTo>
              <a:lnTo>
                <a:pt x="45720" y="124318"/>
              </a:lnTo>
            </a:path>
          </a:pathLst>
        </a:custGeom>
        <a:noFill/>
        <a:ln w="12700" cap="flat" cmpd="sng" algn="ctr">
          <a:noFill/>
          <a:prstDash val="solid"/>
          <a:miter lim="800000"/>
        </a:ln>
        <a:effectLst/>
      </dsp:spPr>
      <dsp:style>
        <a:lnRef idx="2">
          <a:scrgbClr r="0" g="0" b="0"/>
        </a:lnRef>
        <a:fillRef idx="0">
          <a:scrgbClr r="0" g="0" b="0"/>
        </a:fillRef>
        <a:effectRef idx="0">
          <a:scrgbClr r="0" g="0" b="0"/>
        </a:effectRef>
        <a:fontRef idx="minor"/>
      </dsp:style>
    </dsp:sp>
    <dsp:sp modelId="{ACB5A128-9EFA-4234-BC0D-F6DB15F8518A}">
      <dsp:nvSpPr>
        <dsp:cNvPr id="0" name=""/>
        <dsp:cNvSpPr/>
      </dsp:nvSpPr>
      <dsp:spPr>
        <a:xfrm>
          <a:off x="2819750" y="1995359"/>
          <a:ext cx="91440" cy="112597"/>
        </a:xfrm>
        <a:custGeom>
          <a:avLst/>
          <a:gdLst/>
          <a:ahLst/>
          <a:cxnLst/>
          <a:rect l="0" t="0" r="0" b="0"/>
          <a:pathLst>
            <a:path>
              <a:moveTo>
                <a:pt x="45720" y="0"/>
              </a:moveTo>
              <a:lnTo>
                <a:pt x="45720" y="53368"/>
              </a:lnTo>
              <a:lnTo>
                <a:pt x="48455" y="53368"/>
              </a:lnTo>
              <a:lnTo>
                <a:pt x="48455" y="112597"/>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9F9F69C-A879-474A-AFFF-5BAF7C224016}">
      <dsp:nvSpPr>
        <dsp:cNvPr id="0" name=""/>
        <dsp:cNvSpPr/>
      </dsp:nvSpPr>
      <dsp:spPr>
        <a:xfrm>
          <a:off x="1722448" y="1995359"/>
          <a:ext cx="1143022" cy="118457"/>
        </a:xfrm>
        <a:custGeom>
          <a:avLst/>
          <a:gdLst/>
          <a:ahLst/>
          <a:cxnLst/>
          <a:rect l="0" t="0" r="0" b="0"/>
          <a:pathLst>
            <a:path>
              <a:moveTo>
                <a:pt x="1143022" y="0"/>
              </a:moveTo>
              <a:lnTo>
                <a:pt x="1143022" y="59228"/>
              </a:lnTo>
              <a:lnTo>
                <a:pt x="0" y="59228"/>
              </a:lnTo>
              <a:lnTo>
                <a:pt x="0" y="118457"/>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6546D67-511D-4B97-AC7E-2A4EAAF096AC}">
      <dsp:nvSpPr>
        <dsp:cNvPr id="0" name=""/>
        <dsp:cNvSpPr/>
      </dsp:nvSpPr>
      <dsp:spPr>
        <a:xfrm>
          <a:off x="559042" y="1995359"/>
          <a:ext cx="2306428" cy="118457"/>
        </a:xfrm>
        <a:custGeom>
          <a:avLst/>
          <a:gdLst/>
          <a:ahLst/>
          <a:cxnLst/>
          <a:rect l="0" t="0" r="0" b="0"/>
          <a:pathLst>
            <a:path>
              <a:moveTo>
                <a:pt x="2306428" y="0"/>
              </a:moveTo>
              <a:lnTo>
                <a:pt x="2306428" y="59228"/>
              </a:lnTo>
              <a:lnTo>
                <a:pt x="0" y="59228"/>
              </a:lnTo>
              <a:lnTo>
                <a:pt x="0" y="118457"/>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3AFF558-7610-4A49-9323-DE6A6DECB2D2}">
      <dsp:nvSpPr>
        <dsp:cNvPr id="0" name=""/>
        <dsp:cNvSpPr/>
      </dsp:nvSpPr>
      <dsp:spPr>
        <a:xfrm>
          <a:off x="2819750" y="1594858"/>
          <a:ext cx="91440" cy="118457"/>
        </a:xfrm>
        <a:custGeom>
          <a:avLst/>
          <a:gdLst/>
          <a:ahLst/>
          <a:cxnLst/>
          <a:rect l="0" t="0" r="0" b="0"/>
          <a:pathLst>
            <a:path>
              <a:moveTo>
                <a:pt x="45720" y="0"/>
              </a:moveTo>
              <a:lnTo>
                <a:pt x="45720" y="118457"/>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74FAC85-FC95-49CC-820B-7E6ADE356FB5}">
      <dsp:nvSpPr>
        <dsp:cNvPr id="0" name=""/>
        <dsp:cNvSpPr/>
      </dsp:nvSpPr>
      <dsp:spPr>
        <a:xfrm>
          <a:off x="2819750" y="1194358"/>
          <a:ext cx="91440" cy="118457"/>
        </a:xfrm>
        <a:custGeom>
          <a:avLst/>
          <a:gdLst/>
          <a:ahLst/>
          <a:cxnLst/>
          <a:rect l="0" t="0" r="0" b="0"/>
          <a:pathLst>
            <a:path>
              <a:moveTo>
                <a:pt x="45720" y="0"/>
              </a:moveTo>
              <a:lnTo>
                <a:pt x="45720" y="118457"/>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4CAA067-36DE-4B49-A78F-75AAABCE25AC}">
      <dsp:nvSpPr>
        <dsp:cNvPr id="0" name=""/>
        <dsp:cNvSpPr/>
      </dsp:nvSpPr>
      <dsp:spPr>
        <a:xfrm>
          <a:off x="2819750" y="793857"/>
          <a:ext cx="91440" cy="118457"/>
        </a:xfrm>
        <a:custGeom>
          <a:avLst/>
          <a:gdLst/>
          <a:ahLst/>
          <a:cxnLst/>
          <a:rect l="0" t="0" r="0" b="0"/>
          <a:pathLst>
            <a:path>
              <a:moveTo>
                <a:pt x="45720" y="0"/>
              </a:moveTo>
              <a:lnTo>
                <a:pt x="45720" y="118457"/>
              </a:lnTo>
            </a:path>
          </a:pathLst>
        </a:custGeom>
        <a:noFill/>
        <a:ln w="12700" cap="flat" cmpd="sng" algn="ctr">
          <a:noFill/>
          <a:prstDash val="solid"/>
          <a:miter lim="800000"/>
        </a:ln>
        <a:effectLst/>
      </dsp:spPr>
      <dsp:style>
        <a:lnRef idx="2">
          <a:scrgbClr r="0" g="0" b="0"/>
        </a:lnRef>
        <a:fillRef idx="0">
          <a:scrgbClr r="0" g="0" b="0"/>
        </a:fillRef>
        <a:effectRef idx="0">
          <a:scrgbClr r="0" g="0" b="0"/>
        </a:effectRef>
        <a:fontRef idx="minor"/>
      </dsp:style>
    </dsp:sp>
    <dsp:sp modelId="{41F8FF15-E2D7-48CA-A822-3DC0118E92AF}">
      <dsp:nvSpPr>
        <dsp:cNvPr id="0" name=""/>
        <dsp:cNvSpPr/>
      </dsp:nvSpPr>
      <dsp:spPr>
        <a:xfrm>
          <a:off x="1518438" y="511815"/>
          <a:ext cx="2694065" cy="282042"/>
        </a:xfrm>
        <a:prstGeom prst="rect">
          <a:avLst/>
        </a:prstGeom>
        <a:no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1" kern="1200">
              <a:solidFill>
                <a:sysClr val="windowText" lastClr="000000"/>
              </a:solidFill>
              <a:latin typeface="Calibri" panose="020F0502020204030204"/>
              <a:ea typeface="+mn-ea"/>
              <a:cs typeface="+mn-cs"/>
            </a:rPr>
            <a:t>SAMPLE LABORATORY ORGANOGRAM</a:t>
          </a:r>
        </a:p>
      </dsp:txBody>
      <dsp:txXfrm>
        <a:off x="1518438" y="511815"/>
        <a:ext cx="2694065" cy="282042"/>
      </dsp:txXfrm>
    </dsp:sp>
    <dsp:sp modelId="{599D336D-8D1C-4650-A226-3DEBD5E99CBE}">
      <dsp:nvSpPr>
        <dsp:cNvPr id="0" name=""/>
        <dsp:cNvSpPr/>
      </dsp:nvSpPr>
      <dsp:spPr>
        <a:xfrm>
          <a:off x="1405361" y="912315"/>
          <a:ext cx="2920218" cy="282042"/>
        </a:xfrm>
        <a:prstGeom prst="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panose="020F0502020204030204"/>
              <a:ea typeface="+mn-ea"/>
              <a:cs typeface="+mn-cs"/>
            </a:rPr>
            <a:t>CHEIF EXECUITIVE / BOARD OF DIRECTORS</a:t>
          </a:r>
        </a:p>
      </dsp:txBody>
      <dsp:txXfrm>
        <a:off x="1405361" y="912315"/>
        <a:ext cx="2920218" cy="282042"/>
      </dsp:txXfrm>
    </dsp:sp>
    <dsp:sp modelId="{7C29F4AC-45DC-4B75-894D-666D62A23B88}">
      <dsp:nvSpPr>
        <dsp:cNvPr id="0" name=""/>
        <dsp:cNvSpPr/>
      </dsp:nvSpPr>
      <dsp:spPr>
        <a:xfrm>
          <a:off x="1688780" y="1312816"/>
          <a:ext cx="2353380" cy="282042"/>
        </a:xfrm>
        <a:prstGeom prst="rect">
          <a:avLst/>
        </a:prstGeom>
        <a:solidFill>
          <a:sysClr val="windowText" lastClr="00000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solidFill>
                <a:sysClr val="window" lastClr="FFFFFF"/>
              </a:solidFill>
              <a:latin typeface="Calibri" panose="020F0502020204030204"/>
              <a:ea typeface="+mn-ea"/>
              <a:cs typeface="+mn-cs"/>
            </a:rPr>
            <a:t>TECHNICAL DIRECTOR / EXECUTIVE DIRECTOR</a:t>
          </a:r>
        </a:p>
      </dsp:txBody>
      <dsp:txXfrm>
        <a:off x="1688780" y="1312816"/>
        <a:ext cx="2353380" cy="282042"/>
      </dsp:txXfrm>
    </dsp:sp>
    <dsp:sp modelId="{1E834780-DFEE-43F3-BE93-C895A8FAACEB}">
      <dsp:nvSpPr>
        <dsp:cNvPr id="0" name=""/>
        <dsp:cNvSpPr/>
      </dsp:nvSpPr>
      <dsp:spPr>
        <a:xfrm>
          <a:off x="2272490" y="1713316"/>
          <a:ext cx="1185961" cy="282042"/>
        </a:xfrm>
        <a:prstGeom prst="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panose="020F0502020204030204"/>
              <a:ea typeface="+mn-ea"/>
              <a:cs typeface="+mn-cs"/>
            </a:rPr>
            <a:t>SECTION HEADS</a:t>
          </a:r>
        </a:p>
      </dsp:txBody>
      <dsp:txXfrm>
        <a:off x="2272490" y="1713316"/>
        <a:ext cx="1185961" cy="282042"/>
      </dsp:txXfrm>
    </dsp:sp>
    <dsp:sp modelId="{49657A41-9C8C-474E-9978-E9F349B3E9C9}">
      <dsp:nvSpPr>
        <dsp:cNvPr id="0" name=""/>
        <dsp:cNvSpPr/>
      </dsp:nvSpPr>
      <dsp:spPr>
        <a:xfrm>
          <a:off x="2208" y="2113817"/>
          <a:ext cx="1113667" cy="353520"/>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MICROBIOLOGY</a:t>
          </a:r>
        </a:p>
      </dsp:txBody>
      <dsp:txXfrm>
        <a:off x="19465" y="2131074"/>
        <a:ext cx="1079153" cy="319006"/>
      </dsp:txXfrm>
    </dsp:sp>
    <dsp:sp modelId="{7F96B4D7-57F1-47C9-8961-68B76D7119C7}">
      <dsp:nvSpPr>
        <dsp:cNvPr id="0" name=""/>
        <dsp:cNvSpPr/>
      </dsp:nvSpPr>
      <dsp:spPr>
        <a:xfrm>
          <a:off x="1234333" y="2113817"/>
          <a:ext cx="976228" cy="334911"/>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BIOCHEMISTRY</a:t>
          </a:r>
        </a:p>
      </dsp:txBody>
      <dsp:txXfrm>
        <a:off x="1250682" y="2130166"/>
        <a:ext cx="943530" cy="302213"/>
      </dsp:txXfrm>
    </dsp:sp>
    <dsp:sp modelId="{6D394E61-9A12-497E-BDC1-688E115C9287}">
      <dsp:nvSpPr>
        <dsp:cNvPr id="0" name=""/>
        <dsp:cNvSpPr/>
      </dsp:nvSpPr>
      <dsp:spPr>
        <a:xfrm>
          <a:off x="2385739" y="2107956"/>
          <a:ext cx="964935" cy="306839"/>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IMMUNOLOGY</a:t>
          </a:r>
        </a:p>
      </dsp:txBody>
      <dsp:txXfrm>
        <a:off x="2400718" y="2122935"/>
        <a:ext cx="934977" cy="276881"/>
      </dsp:txXfrm>
    </dsp:sp>
    <dsp:sp modelId="{0458E1C6-4B0E-4056-8C01-0CA4BBC28FA2}">
      <dsp:nvSpPr>
        <dsp:cNvPr id="0" name=""/>
        <dsp:cNvSpPr/>
      </dsp:nvSpPr>
      <dsp:spPr>
        <a:xfrm>
          <a:off x="934638" y="2539115"/>
          <a:ext cx="3753699" cy="227030"/>
        </a:xfrm>
        <a:prstGeom prst="rect">
          <a:avLst/>
        </a:prstGeom>
        <a:solidFill>
          <a:srgbClr val="FFFF0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solidFill>
                <a:sysClr val="windowText" lastClr="000000"/>
              </a:solidFill>
              <a:latin typeface="Calibri" panose="020F0502020204030204"/>
              <a:ea typeface="+mn-ea"/>
              <a:cs typeface="+mn-cs"/>
            </a:rPr>
            <a:t>LAB TECHNICIAN     /    ASSISTANT    /     PHLEBOTOMISTS </a:t>
          </a:r>
        </a:p>
      </dsp:txBody>
      <dsp:txXfrm>
        <a:off x="934638" y="2539115"/>
        <a:ext cx="3753699" cy="227030"/>
      </dsp:txXfrm>
    </dsp:sp>
    <dsp:sp modelId="{4AC05C62-E302-4BFC-BBAD-EB626365888B}">
      <dsp:nvSpPr>
        <dsp:cNvPr id="0" name=""/>
        <dsp:cNvSpPr/>
      </dsp:nvSpPr>
      <dsp:spPr>
        <a:xfrm>
          <a:off x="899987" y="2901006"/>
          <a:ext cx="4286043" cy="311981"/>
        </a:xfrm>
        <a:prstGeom prst="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RECEPTIONIST   /   DATA ENTRY OPERATOR   /   WM STAFF   /   SECURITY</a:t>
          </a:r>
        </a:p>
      </dsp:txBody>
      <dsp:txXfrm>
        <a:off x="899987" y="2901006"/>
        <a:ext cx="4286043" cy="311981"/>
      </dsp:txXfrm>
    </dsp:sp>
    <dsp:sp modelId="{9B8FD153-245F-4D92-B9A3-7F935C8D6830}">
      <dsp:nvSpPr>
        <dsp:cNvPr id="0" name=""/>
        <dsp:cNvSpPr/>
      </dsp:nvSpPr>
      <dsp:spPr>
        <a:xfrm>
          <a:off x="3443850" y="2134570"/>
          <a:ext cx="1081988" cy="326365"/>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HAEMATOLOGY</a:t>
          </a:r>
        </a:p>
      </dsp:txBody>
      <dsp:txXfrm>
        <a:off x="3459782" y="2150502"/>
        <a:ext cx="1050124" cy="294501"/>
      </dsp:txXfrm>
    </dsp:sp>
    <dsp:sp modelId="{5B28F4E7-2824-42FD-B62A-9090A7D11737}">
      <dsp:nvSpPr>
        <dsp:cNvPr id="0" name=""/>
        <dsp:cNvSpPr/>
      </dsp:nvSpPr>
      <dsp:spPr>
        <a:xfrm>
          <a:off x="4888117" y="2126619"/>
          <a:ext cx="1115873" cy="33592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HISTOPATHOLOGY</a:t>
          </a:r>
        </a:p>
      </dsp:txBody>
      <dsp:txXfrm>
        <a:off x="4904515" y="2143017"/>
        <a:ext cx="1083077" cy="303128"/>
      </dsp:txXfrm>
    </dsp:sp>
  </dsp:spTree>
</dsp:drawing>
</file>

<file path=word/diagrams/drawing3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3409E25-5EF5-43C4-ACCD-E452580F7CAF}">
      <dsp:nvSpPr>
        <dsp:cNvPr id="0" name=""/>
        <dsp:cNvSpPr/>
      </dsp:nvSpPr>
      <dsp:spPr>
        <a:xfrm>
          <a:off x="3824959" y="2453342"/>
          <a:ext cx="1120420" cy="1945937"/>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Char char="••"/>
          </a:pPr>
          <a:r>
            <a:rPr lang="en-US" sz="800" kern="1200">
              <a:solidFill>
                <a:sysClr val="windowText" lastClr="000000">
                  <a:hueOff val="0"/>
                  <a:satOff val="0"/>
                  <a:lumOff val="0"/>
                  <a:alphaOff val="0"/>
                </a:sysClr>
              </a:solidFill>
              <a:latin typeface="Calibri" panose="020F0502020204030204"/>
              <a:ea typeface="+mn-ea"/>
              <a:cs typeface="+mn-cs"/>
            </a:rPr>
            <a:t>Static Analysis</a:t>
          </a:r>
        </a:p>
        <a:p>
          <a:pPr marL="57150" lvl="1" indent="-57150" algn="l" defTabSz="355600">
            <a:lnSpc>
              <a:spcPct val="90000"/>
            </a:lnSpc>
            <a:spcBef>
              <a:spcPct val="0"/>
            </a:spcBef>
            <a:spcAft>
              <a:spcPct val="15000"/>
            </a:spcAft>
            <a:buChar char="••"/>
          </a:pPr>
          <a:r>
            <a:rPr lang="en-US" sz="800" kern="1200">
              <a:solidFill>
                <a:sysClr val="windowText" lastClr="000000">
                  <a:hueOff val="0"/>
                  <a:satOff val="0"/>
                  <a:lumOff val="0"/>
                  <a:alphaOff val="0"/>
                </a:sysClr>
              </a:solidFill>
              <a:latin typeface="Calibri" panose="020F0502020204030204"/>
              <a:ea typeface="+mn-ea"/>
              <a:cs typeface="+mn-cs"/>
            </a:rPr>
            <a:t>Unit Testing</a:t>
          </a:r>
        </a:p>
        <a:p>
          <a:pPr marL="57150" lvl="1" indent="-57150" algn="l" defTabSz="355600">
            <a:lnSpc>
              <a:spcPct val="90000"/>
            </a:lnSpc>
            <a:spcBef>
              <a:spcPct val="0"/>
            </a:spcBef>
            <a:spcAft>
              <a:spcPct val="15000"/>
            </a:spcAft>
            <a:buChar char="••"/>
          </a:pPr>
          <a:r>
            <a:rPr lang="en-US" sz="800" kern="1200">
              <a:solidFill>
                <a:sysClr val="windowText" lastClr="000000">
                  <a:hueOff val="0"/>
                  <a:satOff val="0"/>
                  <a:lumOff val="0"/>
                  <a:alphaOff val="0"/>
                </a:sysClr>
              </a:solidFill>
              <a:latin typeface="Calibri" panose="020F0502020204030204"/>
              <a:ea typeface="+mn-ea"/>
              <a:cs typeface="+mn-cs"/>
            </a:rPr>
            <a:t>Run-Time Error Detection</a:t>
          </a:r>
        </a:p>
        <a:p>
          <a:pPr marL="57150" lvl="1" indent="-57150" algn="ctr" defTabSz="355600">
            <a:lnSpc>
              <a:spcPct val="90000"/>
            </a:lnSpc>
            <a:spcBef>
              <a:spcPct val="0"/>
            </a:spcBef>
            <a:spcAft>
              <a:spcPct val="15000"/>
            </a:spcAft>
            <a:buChar char="••"/>
          </a:pPr>
          <a:r>
            <a:rPr lang="en-US" sz="800" kern="1200">
              <a:solidFill>
                <a:sysClr val="windowText" lastClr="000000">
                  <a:hueOff val="0"/>
                  <a:satOff val="0"/>
                  <a:lumOff val="0"/>
                  <a:alphaOff val="0"/>
                </a:sysClr>
              </a:solidFill>
              <a:latin typeface="Calibri" panose="020F0502020204030204"/>
              <a:ea typeface="+mn-ea"/>
              <a:cs typeface="+mn-cs"/>
            </a:rPr>
            <a:t>Test Coverage Analysis</a:t>
          </a:r>
        </a:p>
      </dsp:txBody>
      <dsp:txXfrm>
        <a:off x="4184056" y="2962797"/>
        <a:ext cx="738352" cy="1413511"/>
      </dsp:txXfrm>
    </dsp:sp>
    <dsp:sp modelId="{AD089358-C7F0-413C-A203-F92AB9D478A0}">
      <dsp:nvSpPr>
        <dsp:cNvPr id="0" name=""/>
        <dsp:cNvSpPr/>
      </dsp:nvSpPr>
      <dsp:spPr>
        <a:xfrm>
          <a:off x="0" y="2234825"/>
          <a:ext cx="1092945" cy="2202491"/>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Char char="••"/>
          </a:pPr>
          <a:r>
            <a:rPr lang="en-US" sz="800" kern="1200">
              <a:solidFill>
                <a:sysClr val="windowText" lastClr="000000">
                  <a:hueOff val="0"/>
                  <a:satOff val="0"/>
                  <a:lumOff val="0"/>
                  <a:alphaOff val="0"/>
                </a:sysClr>
              </a:solidFill>
              <a:latin typeface="Calibri" panose="020F0502020204030204"/>
              <a:ea typeface="+mn-ea"/>
              <a:cs typeface="+mn-cs"/>
            </a:rPr>
            <a:t>Unit Testing</a:t>
          </a:r>
        </a:p>
        <a:p>
          <a:pPr marL="57150" lvl="1" indent="-57150" algn="l" defTabSz="355600">
            <a:lnSpc>
              <a:spcPct val="90000"/>
            </a:lnSpc>
            <a:spcBef>
              <a:spcPct val="0"/>
            </a:spcBef>
            <a:spcAft>
              <a:spcPct val="15000"/>
            </a:spcAft>
            <a:buChar char="••"/>
          </a:pPr>
          <a:r>
            <a:rPr lang="en-US" sz="800" kern="1200">
              <a:solidFill>
                <a:sysClr val="windowText" lastClr="000000">
                  <a:hueOff val="0"/>
                  <a:satOff val="0"/>
                  <a:lumOff val="0"/>
                  <a:alphaOff val="0"/>
                </a:sysClr>
              </a:solidFill>
              <a:latin typeface="Calibri" panose="020F0502020204030204"/>
              <a:ea typeface="+mn-ea"/>
              <a:cs typeface="+mn-cs"/>
            </a:rPr>
            <a:t>System Testing</a:t>
          </a:r>
        </a:p>
        <a:p>
          <a:pPr marL="57150" lvl="1" indent="-57150" algn="l" defTabSz="355600">
            <a:lnSpc>
              <a:spcPct val="90000"/>
            </a:lnSpc>
            <a:spcBef>
              <a:spcPct val="0"/>
            </a:spcBef>
            <a:spcAft>
              <a:spcPct val="15000"/>
            </a:spcAft>
            <a:buChar char="••"/>
          </a:pPr>
          <a:r>
            <a:rPr lang="en-US" sz="800" kern="1200">
              <a:solidFill>
                <a:sysClr val="windowText" lastClr="000000">
                  <a:hueOff val="0"/>
                  <a:satOff val="0"/>
                  <a:lumOff val="0"/>
                  <a:alphaOff val="0"/>
                </a:sysClr>
              </a:solidFill>
              <a:latin typeface="Calibri" panose="020F0502020204030204"/>
              <a:ea typeface="+mn-ea"/>
              <a:cs typeface="+mn-cs"/>
            </a:rPr>
            <a:t>Run-Time Error Detection</a:t>
          </a:r>
        </a:p>
        <a:p>
          <a:pPr marL="57150" lvl="1" indent="-57150" algn="l" defTabSz="355600">
            <a:lnSpc>
              <a:spcPct val="90000"/>
            </a:lnSpc>
            <a:spcBef>
              <a:spcPct val="0"/>
            </a:spcBef>
            <a:spcAft>
              <a:spcPct val="15000"/>
            </a:spcAft>
            <a:buChar char="••"/>
          </a:pPr>
          <a:r>
            <a:rPr lang="en-US" sz="800" kern="1200">
              <a:solidFill>
                <a:sysClr val="windowText" lastClr="000000">
                  <a:hueOff val="0"/>
                  <a:satOff val="0"/>
                  <a:lumOff val="0"/>
                  <a:alphaOff val="0"/>
                </a:sysClr>
              </a:solidFill>
              <a:latin typeface="Calibri" panose="020F0502020204030204"/>
              <a:ea typeface="+mn-ea"/>
              <a:cs typeface="+mn-cs"/>
            </a:rPr>
            <a:t>Functional and Load Testing</a:t>
          </a:r>
        </a:p>
        <a:p>
          <a:pPr marL="57150" lvl="1" indent="-57150" algn="l" defTabSz="355600">
            <a:lnSpc>
              <a:spcPct val="90000"/>
            </a:lnSpc>
            <a:spcBef>
              <a:spcPct val="0"/>
            </a:spcBef>
            <a:spcAft>
              <a:spcPct val="15000"/>
            </a:spcAft>
            <a:buChar char="••"/>
          </a:pPr>
          <a:r>
            <a:rPr lang="en-US" sz="800" kern="1200">
              <a:solidFill>
                <a:sysClr val="windowText" lastClr="000000">
                  <a:hueOff val="0"/>
                  <a:satOff val="0"/>
                  <a:lumOff val="0"/>
                  <a:alphaOff val="0"/>
                </a:sysClr>
              </a:solidFill>
              <a:latin typeface="Calibri" panose="020F0502020204030204"/>
              <a:ea typeface="+mn-ea"/>
              <a:cs typeface="+mn-cs"/>
            </a:rPr>
            <a:t>Documentation-Test Coverage Analysis</a:t>
          </a:r>
        </a:p>
        <a:p>
          <a:pPr marL="57150" lvl="1" indent="-57150" algn="l" defTabSz="355600">
            <a:lnSpc>
              <a:spcPct val="90000"/>
            </a:lnSpc>
            <a:spcBef>
              <a:spcPct val="0"/>
            </a:spcBef>
            <a:spcAft>
              <a:spcPct val="15000"/>
            </a:spcAft>
            <a:buChar char="••"/>
          </a:pPr>
          <a:endParaRPr lang="en-US" sz="800" kern="1200">
            <a:solidFill>
              <a:sysClr val="windowText" lastClr="000000">
                <a:hueOff val="0"/>
                <a:satOff val="0"/>
                <a:lumOff val="0"/>
                <a:alphaOff val="0"/>
              </a:sysClr>
            </a:solidFill>
            <a:latin typeface="Calibri" panose="020F0502020204030204"/>
            <a:ea typeface="+mn-ea"/>
            <a:cs typeface="+mn-cs"/>
          </a:endParaRPr>
        </a:p>
      </dsp:txBody>
      <dsp:txXfrm>
        <a:off x="22408" y="2807856"/>
        <a:ext cx="720245" cy="1607052"/>
      </dsp:txXfrm>
    </dsp:sp>
    <dsp:sp modelId="{4B30F51B-86A7-4C8F-9FB9-F9248B4F213D}">
      <dsp:nvSpPr>
        <dsp:cNvPr id="0" name=""/>
        <dsp:cNvSpPr/>
      </dsp:nvSpPr>
      <dsp:spPr>
        <a:xfrm>
          <a:off x="3831942" y="550161"/>
          <a:ext cx="1113437" cy="1867233"/>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Char char="••"/>
          </a:pPr>
          <a:r>
            <a:rPr lang="en-US" sz="800" kern="1200">
              <a:solidFill>
                <a:sysClr val="windowText" lastClr="000000">
                  <a:hueOff val="0"/>
                  <a:satOff val="0"/>
                  <a:lumOff val="0"/>
                  <a:alphaOff val="0"/>
                </a:sysClr>
              </a:solidFill>
              <a:latin typeface="Calibri" panose="020F0502020204030204"/>
              <a:ea typeface="+mn-ea"/>
              <a:cs typeface="+mn-cs"/>
            </a:rPr>
            <a:t>Test Planning</a:t>
          </a:r>
        </a:p>
        <a:p>
          <a:pPr marL="57150" lvl="1" indent="-57150" algn="l" defTabSz="355600">
            <a:lnSpc>
              <a:spcPct val="90000"/>
            </a:lnSpc>
            <a:spcBef>
              <a:spcPct val="0"/>
            </a:spcBef>
            <a:spcAft>
              <a:spcPct val="15000"/>
            </a:spcAft>
            <a:buChar char="••"/>
          </a:pPr>
          <a:r>
            <a:rPr lang="en-US" sz="800" kern="1200">
              <a:solidFill>
                <a:sysClr val="windowText" lastClr="000000">
                  <a:hueOff val="0"/>
                  <a:satOff val="0"/>
                  <a:lumOff val="0"/>
                  <a:alphaOff val="0"/>
                </a:sysClr>
              </a:solidFill>
              <a:latin typeface="Calibri" panose="020F0502020204030204"/>
              <a:ea typeface="+mn-ea"/>
              <a:cs typeface="+mn-cs"/>
            </a:rPr>
            <a:t>Unit Test Design</a:t>
          </a:r>
        </a:p>
        <a:p>
          <a:pPr marL="57150" lvl="1" indent="-57150" algn="l" defTabSz="355600">
            <a:lnSpc>
              <a:spcPct val="90000"/>
            </a:lnSpc>
            <a:spcBef>
              <a:spcPct val="0"/>
            </a:spcBef>
            <a:spcAft>
              <a:spcPct val="15000"/>
            </a:spcAft>
            <a:buChar char="••"/>
          </a:pPr>
          <a:r>
            <a:rPr lang="en-US" sz="800" kern="1200">
              <a:solidFill>
                <a:sysClr val="windowText" lastClr="000000">
                  <a:hueOff val="0"/>
                  <a:satOff val="0"/>
                  <a:lumOff val="0"/>
                  <a:alphaOff val="0"/>
                </a:sysClr>
              </a:solidFill>
              <a:latin typeface="Calibri" panose="020F0502020204030204"/>
              <a:ea typeface="+mn-ea"/>
              <a:cs typeface="+mn-cs"/>
            </a:rPr>
            <a:t>No Communication Gap Within the Team</a:t>
          </a:r>
        </a:p>
        <a:p>
          <a:pPr marL="57150" lvl="1" indent="-57150" algn="l" defTabSz="355600">
            <a:lnSpc>
              <a:spcPct val="90000"/>
            </a:lnSpc>
            <a:spcBef>
              <a:spcPct val="0"/>
            </a:spcBef>
            <a:spcAft>
              <a:spcPct val="15000"/>
            </a:spcAft>
            <a:buChar char="••"/>
          </a:pPr>
          <a:r>
            <a:rPr lang="en-US" sz="800" kern="1200">
              <a:solidFill>
                <a:sysClr val="windowText" lastClr="000000">
                  <a:hueOff val="0"/>
                  <a:satOff val="0"/>
                  <a:lumOff val="0"/>
                  <a:alphaOff val="0"/>
                </a:sysClr>
              </a:solidFill>
              <a:latin typeface="Calibri" panose="020F0502020204030204"/>
              <a:ea typeface="+mn-ea"/>
              <a:cs typeface="+mn-cs"/>
            </a:rPr>
            <a:t>Test Completion Criteria</a:t>
          </a:r>
        </a:p>
        <a:p>
          <a:pPr marL="57150" lvl="1" indent="-57150" algn="l" defTabSz="355600">
            <a:lnSpc>
              <a:spcPct val="90000"/>
            </a:lnSpc>
            <a:spcBef>
              <a:spcPct val="0"/>
            </a:spcBef>
            <a:spcAft>
              <a:spcPct val="15000"/>
            </a:spcAft>
            <a:buChar char="••"/>
          </a:pPr>
          <a:r>
            <a:rPr lang="en-US" sz="800" kern="1200">
              <a:solidFill>
                <a:sysClr val="windowText" lastClr="000000">
                  <a:hueOff val="0"/>
                  <a:satOff val="0"/>
                  <a:lumOff val="0"/>
                  <a:alphaOff val="0"/>
                </a:sysClr>
              </a:solidFill>
              <a:latin typeface="Calibri" panose="020F0502020204030204"/>
              <a:ea typeface="+mn-ea"/>
              <a:cs typeface="+mn-cs"/>
            </a:rPr>
            <a:t>Static Analysis Tool Design</a:t>
          </a:r>
        </a:p>
        <a:p>
          <a:pPr marL="57150" lvl="1" indent="-57150" algn="l" defTabSz="355600">
            <a:lnSpc>
              <a:spcPct val="90000"/>
            </a:lnSpc>
            <a:spcBef>
              <a:spcPct val="0"/>
            </a:spcBef>
            <a:spcAft>
              <a:spcPct val="15000"/>
            </a:spcAft>
            <a:buChar char="••"/>
          </a:pPr>
          <a:endParaRPr lang="en-US" sz="800" kern="1200">
            <a:solidFill>
              <a:sysClr val="windowText" lastClr="000000">
                <a:hueOff val="0"/>
                <a:satOff val="0"/>
                <a:lumOff val="0"/>
                <a:alphaOff val="0"/>
              </a:sysClr>
            </a:solidFill>
            <a:latin typeface="Calibri" panose="020F0502020204030204"/>
            <a:ea typeface="+mn-ea"/>
            <a:cs typeface="+mn-cs"/>
          </a:endParaRPr>
        </a:p>
      </dsp:txBody>
      <dsp:txXfrm>
        <a:off x="4188802" y="572989"/>
        <a:ext cx="733749" cy="1354769"/>
      </dsp:txXfrm>
    </dsp:sp>
    <dsp:sp modelId="{23CB4951-BC52-40FB-B663-C71200622D52}">
      <dsp:nvSpPr>
        <dsp:cNvPr id="0" name=""/>
        <dsp:cNvSpPr/>
      </dsp:nvSpPr>
      <dsp:spPr>
        <a:xfrm>
          <a:off x="0" y="568477"/>
          <a:ext cx="1088920" cy="1605858"/>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Char char="••"/>
          </a:pPr>
          <a:r>
            <a:rPr lang="en-US" sz="800" kern="1200">
              <a:solidFill>
                <a:sysClr val="windowText" lastClr="000000">
                  <a:hueOff val="0"/>
                  <a:satOff val="0"/>
                  <a:lumOff val="0"/>
                  <a:alphaOff val="0"/>
                </a:sysClr>
              </a:solidFill>
              <a:latin typeface="Calibri" panose="020F0502020204030204"/>
              <a:ea typeface="+mn-ea"/>
              <a:cs typeface="+mn-cs"/>
            </a:rPr>
            <a:t>Regression Testing</a:t>
          </a:r>
        </a:p>
        <a:p>
          <a:pPr marL="57150" lvl="1" indent="-57150" algn="l" defTabSz="355600">
            <a:lnSpc>
              <a:spcPct val="90000"/>
            </a:lnSpc>
            <a:spcBef>
              <a:spcPct val="0"/>
            </a:spcBef>
            <a:spcAft>
              <a:spcPct val="15000"/>
            </a:spcAft>
            <a:buChar char="••"/>
          </a:pPr>
          <a:r>
            <a:rPr lang="en-US" sz="800" kern="1200">
              <a:solidFill>
                <a:sysClr val="windowText" lastClr="000000">
                  <a:hueOff val="0"/>
                  <a:satOff val="0"/>
                  <a:lumOff val="0"/>
                  <a:alphaOff val="0"/>
                </a:sysClr>
              </a:solidFill>
              <a:latin typeface="Calibri" panose="020F0502020204030204"/>
              <a:ea typeface="+mn-ea"/>
              <a:cs typeface="+mn-cs"/>
            </a:rPr>
            <a:t>Documentation-Test Coverage Analysis</a:t>
          </a:r>
        </a:p>
        <a:p>
          <a:pPr marL="57150" lvl="1" indent="-57150" algn="l" defTabSz="355600">
            <a:lnSpc>
              <a:spcPct val="90000"/>
            </a:lnSpc>
            <a:spcBef>
              <a:spcPct val="0"/>
            </a:spcBef>
            <a:spcAft>
              <a:spcPct val="15000"/>
            </a:spcAft>
            <a:buChar char="••"/>
          </a:pPr>
          <a:r>
            <a:rPr lang="en-US" sz="800" kern="1200">
              <a:solidFill>
                <a:sysClr val="windowText" lastClr="000000">
                  <a:hueOff val="0"/>
                  <a:satOff val="0"/>
                  <a:lumOff val="0"/>
                  <a:alphaOff val="0"/>
                </a:sysClr>
              </a:solidFill>
              <a:latin typeface="Calibri" panose="020F0502020204030204"/>
              <a:ea typeface="+mn-ea"/>
              <a:cs typeface="+mn-cs"/>
            </a:rPr>
            <a:t>Functional and Load Testing</a:t>
          </a:r>
        </a:p>
      </dsp:txBody>
      <dsp:txXfrm>
        <a:off x="22325" y="590802"/>
        <a:ext cx="717594" cy="1159743"/>
      </dsp:txXfrm>
    </dsp:sp>
    <dsp:sp modelId="{81AF5B56-1CCB-4088-AA8A-3B95222734B1}">
      <dsp:nvSpPr>
        <dsp:cNvPr id="0" name=""/>
        <dsp:cNvSpPr/>
      </dsp:nvSpPr>
      <dsp:spPr>
        <a:xfrm>
          <a:off x="833011" y="783481"/>
          <a:ext cx="1610900" cy="1610900"/>
        </a:xfrm>
        <a:prstGeom prst="pieWedge">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OPERATION</a:t>
          </a:r>
        </a:p>
      </dsp:txBody>
      <dsp:txXfrm>
        <a:off x="1304833" y="1255303"/>
        <a:ext cx="1139078" cy="1139078"/>
      </dsp:txXfrm>
    </dsp:sp>
    <dsp:sp modelId="{C23A8957-86A8-449C-BFA5-01BB6CBF94CE}">
      <dsp:nvSpPr>
        <dsp:cNvPr id="0" name=""/>
        <dsp:cNvSpPr/>
      </dsp:nvSpPr>
      <dsp:spPr>
        <a:xfrm rot="5400000">
          <a:off x="2509893" y="775056"/>
          <a:ext cx="1610900" cy="1610900"/>
        </a:xfrm>
        <a:prstGeom prst="pieWedge">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DESIGN</a:t>
          </a:r>
        </a:p>
      </dsp:txBody>
      <dsp:txXfrm rot="-5400000">
        <a:off x="2509893" y="1246878"/>
        <a:ext cx="1139078" cy="1139078"/>
      </dsp:txXfrm>
    </dsp:sp>
    <dsp:sp modelId="{E1A38019-89FF-4C2F-8589-7A4076F828E3}">
      <dsp:nvSpPr>
        <dsp:cNvPr id="0" name=""/>
        <dsp:cNvSpPr/>
      </dsp:nvSpPr>
      <dsp:spPr>
        <a:xfrm rot="10800000">
          <a:off x="2509893" y="2460363"/>
          <a:ext cx="1610900" cy="1610900"/>
        </a:xfrm>
        <a:prstGeom prst="pieWedge">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CODING</a:t>
          </a:r>
        </a:p>
      </dsp:txBody>
      <dsp:txXfrm rot="10800000">
        <a:off x="2509893" y="2460363"/>
        <a:ext cx="1139078" cy="1139078"/>
      </dsp:txXfrm>
    </dsp:sp>
    <dsp:sp modelId="{63F97F72-0622-49C4-AFD0-CC69768227FB}">
      <dsp:nvSpPr>
        <dsp:cNvPr id="0" name=""/>
        <dsp:cNvSpPr/>
      </dsp:nvSpPr>
      <dsp:spPr>
        <a:xfrm rot="16200000">
          <a:off x="824586" y="2460363"/>
          <a:ext cx="1610900" cy="1610900"/>
        </a:xfrm>
        <a:prstGeom prst="pieWedge">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INTEGRATION</a:t>
          </a:r>
        </a:p>
      </dsp:txBody>
      <dsp:txXfrm rot="5400000">
        <a:off x="1296408" y="2460363"/>
        <a:ext cx="1139078" cy="1139078"/>
      </dsp:txXfrm>
    </dsp:sp>
    <dsp:sp modelId="{5200BD0D-0EB0-4E22-8546-1C4A9088EB20}">
      <dsp:nvSpPr>
        <dsp:cNvPr id="0" name=""/>
        <dsp:cNvSpPr/>
      </dsp:nvSpPr>
      <dsp:spPr>
        <a:xfrm>
          <a:off x="1623048" y="1838239"/>
          <a:ext cx="1699283" cy="983824"/>
        </a:xfrm>
        <a:prstGeom prst="circularArrow">
          <a:avLst/>
        </a:prstGeom>
        <a:solidFill>
          <a:srgbClr val="5B9BD5">
            <a:tint val="6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48FEFF74-ED2E-44EB-BE22-348E30E2FF42}">
      <dsp:nvSpPr>
        <dsp:cNvPr id="0" name=""/>
        <dsp:cNvSpPr/>
      </dsp:nvSpPr>
      <dsp:spPr>
        <a:xfrm rot="10800000">
          <a:off x="1586612" y="2034743"/>
          <a:ext cx="1772155" cy="962849"/>
        </a:xfrm>
        <a:prstGeom prst="circularArrow">
          <a:avLst/>
        </a:prstGeom>
        <a:solidFill>
          <a:srgbClr val="5B9BD5">
            <a:tint val="6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8.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3.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E693A-3145-4CC0-92B2-58124FB1D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2069</TotalTime>
  <Application>LibreOffice/26.2.1.2$Linux_X86_64 LibreOffice_project/8399f6259d8c87f40e7255cdb3c9b958f5e08948</Application>
  <AppVersion>15.0000</AppVersion>
  <Pages>75</Pages>
  <Words>55645</Words>
  <Characters>314648</Characters>
  <CharactersWithSpaces>368347</CharactersWithSpaces>
  <Paragraphs>4494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2018-05-24T04:19:00Z</dcterms:created>
  <dc:creator>Dr. Anees Ahmed</dc:creator>
  <dc:description/>
  <dc:language>en-US</dc:language>
  <cp:lastModifiedBy/>
  <dcterms:modified xsi:type="dcterms:W3CDTF">2026-04-10T14:27:49Z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